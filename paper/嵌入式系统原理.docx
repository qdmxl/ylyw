
<file path=[Content_Types].xml><?xml version="1.0" encoding="utf-8"?>
<Types xmlns="http://schemas.openxmlformats.org/package/2006/content-types">
  <Default Extension="png" ContentType="image/png"/>
  <Default Extension="emf" ContentType="image/x-emf"/>
  <Default Extension="jpeg" ContentType="image/jpeg"/>
  <Default Extension="JPG" ContentType="image/.jp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384995">
      <w:pPr>
        <w:pStyle w:val="348"/>
        <w:spacing w:before="5161" w:after="999"/>
      </w:pPr>
      <w:r>
        <w:rPr>
          <w:rFonts w:hint="eastAsia"/>
        </w:rPr>
        <w:t>嵌入式系统原理</w:t>
      </w:r>
    </w:p>
    <w:p w14:paraId="3E6BA448">
      <w:pPr>
        <w:pStyle w:val="349"/>
      </w:pPr>
      <w:r>
        <w:rPr>
          <w:rFonts w:hint="eastAsia"/>
        </w:rPr>
        <w:t>马兴录　马圣洁　孙振　编著</w:t>
      </w:r>
    </w:p>
    <w:p w14:paraId="428A3F1D">
      <w:pPr>
        <w:pStyle w:val="397"/>
        <w:spacing w:before="5268"/>
      </w:pPr>
      <w:bookmarkStart w:id="0" w:name="_QWord_Paragraph__3"/>
      <w:r>
        <w:rPr>
          <w:rFonts w:hint="eastAsia"/>
        </w:rPr>
        <w:t>清华大学出版社</w:t>
      </w:r>
      <w:bookmarkEnd w:id="0"/>
    </w:p>
    <w:p w14:paraId="4CA41706">
      <w:pPr>
        <w:pStyle w:val="400"/>
      </w:pPr>
      <w:bookmarkStart w:id="1" w:name="_QWord_Paragraph__4"/>
      <w:r>
        <w:rPr>
          <w:rFonts w:hint="eastAsia"/>
        </w:rPr>
        <w:t>北京</w:t>
      </w:r>
      <w:bookmarkEnd w:id="1"/>
    </w:p>
    <w:p w14:paraId="649CE93B">
      <w:pPr>
        <w:sectPr>
          <w:headerReference r:id="rId5" w:type="first"/>
          <w:footerReference r:id="rId8" w:type="first"/>
          <w:headerReference r:id="rId3" w:type="default"/>
          <w:footerReference r:id="rId6" w:type="default"/>
          <w:headerReference r:id="rId4" w:type="even"/>
          <w:footerReference r:id="rId7" w:type="even"/>
          <w:pgSz w:w="11906" w:h="16838"/>
          <w:pgMar w:top="1701" w:right="1854" w:bottom="1701" w:left="1854" w:header="1134" w:footer="1134" w:gutter="0"/>
          <w:pgNumType w:start="1"/>
          <w:cols w:space="0" w:num="1"/>
          <w:docGrid w:type="lines" w:linePitch="333" w:charSpace="0"/>
        </w:sectPr>
      </w:pPr>
    </w:p>
    <w:p w14:paraId="731E4ED7">
      <w:pPr>
        <w:pStyle w:val="354"/>
      </w:pPr>
      <w:bookmarkStart w:id="2" w:name="_QWord_Source_Comparison_Para_7"/>
      <w:bookmarkStart w:id="3" w:name="_QWord_Source_Comparison_40"/>
      <w:r>
        <w:rPr>
          <w:rFonts w:hint="eastAsia"/>
        </w:rPr>
        <w:t>版权信息</w:t>
      </w:r>
      <w:bookmarkEnd w:id="2"/>
      <w:bookmarkEnd w:id="3"/>
    </w:p>
    <w:p w14:paraId="6CC38AEF">
      <w:pPr>
        <w:pStyle w:val="353"/>
        <w:ind w:firstLine="281"/>
      </w:pPr>
      <w:bookmarkStart w:id="4" w:name="_QWord_Source_Comparison_41"/>
      <w:bookmarkStart w:id="5" w:name="_QWord_Source_Comparison_Para_8"/>
      <w:r>
        <w:rPr>
          <w:rFonts w:hint="eastAsia"/>
        </w:rPr>
        <w:t>书名：</w:t>
      </w:r>
      <w:bookmarkEnd w:id="4"/>
      <w:bookmarkEnd w:id="5"/>
      <w:r>
        <w:rPr>
          <w:rFonts w:hint="eastAsia"/>
        </w:rPr>
        <w:t>嵌入式系统原理</w:t>
      </w:r>
    </w:p>
    <w:p w14:paraId="24B5E458">
      <w:pPr>
        <w:pStyle w:val="353"/>
        <w:ind w:firstLine="281"/>
      </w:pPr>
      <w:bookmarkStart w:id="6" w:name="_QWord_Source_Comparison_42"/>
      <w:bookmarkStart w:id="7" w:name="_QWord_Source_Comparison_Para_9"/>
      <w:r>
        <w:rPr>
          <w:rFonts w:hint="eastAsia"/>
        </w:rPr>
        <w:t>I</w:t>
      </w:r>
      <w:bookmarkEnd w:id="6"/>
      <w:bookmarkStart w:id="8" w:name="_QWord_Source_Comparison_43"/>
      <w:r>
        <w:t>SBN</w:t>
      </w:r>
      <w:bookmarkEnd w:id="8"/>
      <w:bookmarkStart w:id="9" w:name="_QWord_Source_Comparison_44"/>
      <w:r>
        <w:rPr>
          <w:rFonts w:hint="eastAsia"/>
        </w:rPr>
        <w:t>：</w:t>
      </w:r>
      <w:bookmarkEnd w:id="9"/>
      <w:bookmarkStart w:id="10" w:name="_QWord_Source_Comparison_45"/>
      <w:r>
        <w:rPr>
          <w:rFonts w:hint="eastAsia"/>
        </w:rPr>
        <w:t>978-7-89511-330-5</w:t>
      </w:r>
      <w:bookmarkEnd w:id="7"/>
      <w:bookmarkEnd w:id="10"/>
    </w:p>
    <w:p w14:paraId="7105BEA3">
      <w:pPr>
        <w:pStyle w:val="353"/>
        <w:ind w:firstLine="281"/>
      </w:pPr>
      <w:bookmarkStart w:id="11" w:name="_QWord_Source_Comparison_Para_10"/>
      <w:bookmarkStart w:id="12" w:name="_QWord_Source_Comparison_57"/>
      <w:r>
        <w:rPr>
          <w:rFonts w:hint="eastAsia"/>
        </w:rPr>
        <w:t>编著：</w:t>
      </w:r>
      <w:bookmarkEnd w:id="11"/>
      <w:bookmarkEnd w:id="12"/>
      <w:r>
        <w:rPr>
          <w:rFonts w:hint="eastAsia"/>
        </w:rPr>
        <w:t>马兴录、马圣洁、孙振</w:t>
      </w:r>
    </w:p>
    <w:p w14:paraId="046F55AD">
      <w:pPr>
        <w:pStyle w:val="353"/>
        <w:ind w:firstLine="281"/>
      </w:pPr>
      <w:r>
        <w:rPr>
          <w:rFonts w:hint="eastAsia"/>
        </w:rPr>
        <w:t>字数：</w:t>
      </w:r>
      <w:bookmarkStart w:id="13" w:name="_QWord_Source_Comparison_61"/>
      <w:r>
        <w:rPr>
          <w:rFonts w:hint="eastAsia"/>
          <w:lang w:val="en-US" w:eastAsia="zh-CN"/>
        </w:rPr>
        <w:t>320</w:t>
      </w:r>
      <w:r>
        <w:rPr>
          <w:rFonts w:hint="eastAsia"/>
        </w:rPr>
        <w:t>千字</w:t>
      </w:r>
      <w:bookmarkEnd w:id="13"/>
    </w:p>
    <w:p w14:paraId="3E367509">
      <w:pPr>
        <w:pStyle w:val="353"/>
        <w:ind w:firstLine="281"/>
      </w:pPr>
      <w:bookmarkStart w:id="14" w:name="_QWord_Source_Comparison_62"/>
      <w:bookmarkStart w:id="15" w:name="_QWord_Source_Comparison_Para_13"/>
      <w:r>
        <w:rPr>
          <w:rFonts w:hint="eastAsia"/>
        </w:rPr>
        <w:t>版次：</w:t>
      </w:r>
      <w:bookmarkEnd w:id="14"/>
      <w:bookmarkStart w:id="16" w:name="_QWord_Source_Comparison_63"/>
      <w:r>
        <w:rPr>
          <w:rFonts w:hint="eastAsia"/>
        </w:rPr>
        <w:t>2</w:t>
      </w:r>
      <w:bookmarkEnd w:id="16"/>
      <w:bookmarkStart w:id="17" w:name="_QWord_Source_Comparison_64"/>
      <w:r>
        <w:t>02</w:t>
      </w:r>
      <w:bookmarkEnd w:id="17"/>
      <w:bookmarkStart w:id="18" w:name="_QWord_Source_Comparison_65"/>
      <w:r>
        <w:rPr>
          <w:rFonts w:hint="eastAsia"/>
        </w:rPr>
        <w:t>4</w:t>
      </w:r>
      <w:bookmarkEnd w:id="18"/>
      <w:bookmarkStart w:id="19" w:name="_QWord_Source_Comparison_66"/>
      <w:r>
        <w:rPr>
          <w:rFonts w:hint="eastAsia"/>
        </w:rPr>
        <w:t>年</w:t>
      </w:r>
      <w:bookmarkEnd w:id="19"/>
      <w:bookmarkStart w:id="20" w:name="_QWord_Source_Comparison_68"/>
      <w:r>
        <w:rPr>
          <w:rFonts w:hint="eastAsia"/>
          <w:lang w:val="en-US" w:eastAsia="zh-CN"/>
        </w:rPr>
        <w:t>12</w:t>
      </w:r>
      <w:r>
        <w:rPr>
          <w:rFonts w:hint="eastAsia"/>
        </w:rPr>
        <w:t>月</w:t>
      </w:r>
      <w:bookmarkEnd w:id="20"/>
      <w:bookmarkStart w:id="21" w:name="_QWord_Source_Comparison_69"/>
      <w:r>
        <w:rPr>
          <w:rFonts w:hint="eastAsia"/>
        </w:rPr>
        <w:t xml:space="preserve"> </w:t>
      </w:r>
      <w:bookmarkEnd w:id="21"/>
      <w:bookmarkStart w:id="22" w:name="_QWord_Source_Comparison_70"/>
      <w:r>
        <w:rPr>
          <w:rFonts w:hint="eastAsia"/>
        </w:rPr>
        <w:t>第</w:t>
      </w:r>
      <w:bookmarkEnd w:id="22"/>
      <w:bookmarkStart w:id="23" w:name="_QWord_Source_Comparison_71"/>
      <w:r>
        <w:rPr>
          <w:rFonts w:hint="eastAsia"/>
        </w:rPr>
        <w:t>1</w:t>
      </w:r>
      <w:bookmarkEnd w:id="23"/>
      <w:bookmarkStart w:id="24" w:name="_QWord_Source_Comparison_72"/>
      <w:r>
        <w:rPr>
          <w:rFonts w:hint="eastAsia"/>
        </w:rPr>
        <w:t>版</w:t>
      </w:r>
      <w:bookmarkEnd w:id="15"/>
      <w:bookmarkEnd w:id="24"/>
    </w:p>
    <w:p w14:paraId="4A34B409">
      <w:pPr>
        <w:pStyle w:val="353"/>
        <w:ind w:firstLine="281"/>
      </w:pPr>
      <w:bookmarkStart w:id="25" w:name="_QWord_Source_Comparison_73"/>
      <w:bookmarkStart w:id="26" w:name="_QWord_Source_Comparison_Para_14"/>
      <w:r>
        <w:rPr>
          <w:rFonts w:hint="eastAsia"/>
        </w:rPr>
        <w:t>定价：</w:t>
      </w:r>
      <w:bookmarkEnd w:id="25"/>
      <w:bookmarkStart w:id="27" w:name="_QWord_Source_Comparison_74"/>
      <w:r>
        <w:rPr>
          <w:rFonts w:hint="eastAsia"/>
          <w:lang w:val="en-US" w:eastAsia="zh-CN"/>
        </w:rPr>
        <w:t>4</w:t>
      </w:r>
      <w:r>
        <w:rPr>
          <w:rFonts w:hint="eastAsia"/>
        </w:rPr>
        <w:t>9</w:t>
      </w:r>
      <w:bookmarkEnd w:id="27"/>
      <w:bookmarkStart w:id="28" w:name="_QWord_Source_Comparison_75"/>
      <w:r>
        <w:t>.00</w:t>
      </w:r>
      <w:bookmarkEnd w:id="28"/>
      <w:bookmarkStart w:id="29" w:name="_QWord_Source_Comparison_76"/>
      <w:r>
        <w:rPr>
          <w:rFonts w:hint="eastAsia"/>
        </w:rPr>
        <w:t>元</w:t>
      </w:r>
      <w:bookmarkEnd w:id="26"/>
      <w:bookmarkEnd w:id="29"/>
    </w:p>
    <w:p w14:paraId="62EB87F9">
      <w:pPr>
        <w:pStyle w:val="353"/>
        <w:ind w:firstLine="281"/>
      </w:pPr>
      <w:bookmarkStart w:id="30" w:name="_QWord_Source_Comparison_77"/>
      <w:bookmarkStart w:id="31" w:name="_QWord_Source_Comparison_Para_15"/>
      <w:r>
        <w:rPr>
          <w:rFonts w:hint="eastAsia"/>
        </w:rPr>
        <w:t>出版：清华大学出版社</w:t>
      </w:r>
      <w:bookmarkEnd w:id="30"/>
      <w:bookmarkEnd w:id="31"/>
    </w:p>
    <w:p w14:paraId="00CC38F9">
      <w:pPr>
        <w:pStyle w:val="353"/>
        <w:ind w:firstLine="281"/>
      </w:pPr>
      <w:bookmarkStart w:id="32" w:name="_QWord_Source_Comparison_78"/>
      <w:bookmarkStart w:id="33" w:name="_QWord_Source_Comparison_Para_16"/>
      <w:r>
        <w:rPr>
          <w:rFonts w:hint="eastAsia"/>
        </w:rPr>
        <w:t>网址：</w:t>
      </w:r>
      <w:bookmarkEnd w:id="32"/>
      <w:bookmarkStart w:id="34" w:name="_QWord_Source_Comparison_79"/>
      <w:r>
        <w:rPr>
          <w:rFonts w:hint="eastAsia"/>
        </w:rPr>
        <w:t>h</w:t>
      </w:r>
      <w:bookmarkEnd w:id="34"/>
      <w:bookmarkStart w:id="35" w:name="_QWord_Source_Comparison_80"/>
      <w:r>
        <w:t>ttp</w:t>
      </w:r>
      <w:bookmarkEnd w:id="35"/>
      <w:bookmarkStart w:id="36" w:name="_QWord_Source_Comparison_81"/>
      <w:r>
        <w:rPr>
          <w:rFonts w:hint="eastAsia"/>
        </w:rPr>
        <w:t>s</w:t>
      </w:r>
      <w:bookmarkEnd w:id="36"/>
      <w:bookmarkStart w:id="37" w:name="_QWord_Source_Comparison_82"/>
      <w:r>
        <w:t>://www.tup.com.cn</w:t>
      </w:r>
      <w:bookmarkEnd w:id="33"/>
      <w:bookmarkEnd w:id="37"/>
    </w:p>
    <w:p w14:paraId="35B24FF2">
      <w:pPr>
        <w:pStyle w:val="353"/>
        <w:ind w:firstLine="281"/>
      </w:pPr>
      <w:bookmarkStart w:id="38" w:name="_QWord_Source_Comparison_83"/>
      <w:bookmarkStart w:id="39" w:name="_QWord_Source_Comparison_Para_17"/>
      <w:r>
        <w:rPr>
          <w:rFonts w:hint="eastAsia"/>
        </w:rPr>
        <w:t>地址：北京市清华大学学研大厦</w:t>
      </w:r>
      <w:bookmarkEnd w:id="38"/>
      <w:bookmarkStart w:id="40" w:name="_QWord_Source_Comparison_84"/>
      <w:r>
        <w:rPr>
          <w:rFonts w:hint="eastAsia"/>
        </w:rPr>
        <w:t>A</w:t>
      </w:r>
      <w:bookmarkEnd w:id="40"/>
      <w:bookmarkStart w:id="41" w:name="_QWord_Source_Comparison_85"/>
      <w:r>
        <w:rPr>
          <w:rFonts w:hint="eastAsia"/>
        </w:rPr>
        <w:t>座</w:t>
      </w:r>
      <w:bookmarkEnd w:id="39"/>
      <w:bookmarkEnd w:id="41"/>
    </w:p>
    <w:p w14:paraId="14B1C631">
      <w:pPr>
        <w:pStyle w:val="353"/>
        <w:ind w:firstLine="281"/>
      </w:pPr>
      <w:bookmarkStart w:id="42" w:name="_QWord_Source_Comparison_86"/>
      <w:bookmarkStart w:id="43" w:name="_QWord_Source_Comparison_Para_18"/>
      <w:r>
        <w:rPr>
          <w:rFonts w:hint="eastAsia"/>
        </w:rPr>
        <w:t>电话：</w:t>
      </w:r>
      <w:bookmarkEnd w:id="42"/>
      <w:bookmarkStart w:id="44" w:name="_QWord_Source_Comparison_87"/>
      <w:r>
        <w:rPr>
          <w:rFonts w:hint="eastAsia"/>
        </w:rPr>
        <w:t>0</w:t>
      </w:r>
      <w:bookmarkEnd w:id="44"/>
      <w:bookmarkStart w:id="45" w:name="_QWord_Source_Comparison_88"/>
      <w:r>
        <w:t>10</w:t>
      </w:r>
      <w:bookmarkEnd w:id="45"/>
      <w:bookmarkStart w:id="46" w:name="_QWord_Source_Comparison_89"/>
      <w:r>
        <w:noBreakHyphen/>
      </w:r>
      <w:r>
        <w:t>83470000</w:t>
      </w:r>
      <w:bookmarkEnd w:id="43"/>
      <w:bookmarkEnd w:id="46"/>
    </w:p>
    <w:p w14:paraId="030D0B7D">
      <w:pPr>
        <w:pStyle w:val="353"/>
        <w:ind w:firstLine="281"/>
      </w:pPr>
      <w:bookmarkStart w:id="47" w:name="_QWord_Source_Comparison_90"/>
      <w:bookmarkStart w:id="48" w:name="_QWord_Source_Comparison_Para_19"/>
      <w:r>
        <w:rPr>
          <w:rFonts w:hint="eastAsia"/>
        </w:rPr>
        <w:t>发行：文泉学堂</w:t>
      </w:r>
      <w:bookmarkEnd w:id="47"/>
      <w:bookmarkStart w:id="49" w:name="_QWord_Source_Comparison_91"/>
      <w:r>
        <w:t>https://www.wqxuetang.com</w:t>
      </w:r>
      <w:bookmarkEnd w:id="48"/>
      <w:bookmarkEnd w:id="49"/>
    </w:p>
    <w:p w14:paraId="267E6B0A">
      <w:pPr>
        <w:pStyle w:val="353"/>
        <w:ind w:firstLine="281"/>
      </w:pPr>
      <w:bookmarkStart w:id="50" w:name="_QWord_Source_Comparison_92"/>
      <w:bookmarkStart w:id="51" w:name="_QWord_Source_Comparison_Para_20"/>
      <w:r>
        <w:rPr>
          <w:rFonts w:hint="eastAsia"/>
        </w:rPr>
        <w:t>读者服务：</w:t>
      </w:r>
      <w:bookmarkEnd w:id="50"/>
      <w:bookmarkStart w:id="52" w:name="_QWord_Source_Comparison_93"/>
      <w:r>
        <w:t>010</w:t>
      </w:r>
      <w:bookmarkEnd w:id="52"/>
      <w:bookmarkStart w:id="53" w:name="_QWord_Source_Comparison_94"/>
      <w:r>
        <w:noBreakHyphen/>
      </w:r>
      <w:bookmarkEnd w:id="53"/>
      <w:bookmarkStart w:id="54" w:name="_QWord_Source_Comparison_95"/>
      <w:r>
        <w:rPr>
          <w:rFonts w:hint="eastAsia"/>
        </w:rPr>
        <w:t>62776969</w:t>
      </w:r>
      <w:bookmarkEnd w:id="51"/>
      <w:bookmarkEnd w:id="54"/>
    </w:p>
    <w:p w14:paraId="5ADD340D">
      <w:pPr>
        <w:pStyle w:val="353"/>
        <w:ind w:firstLine="281"/>
      </w:pPr>
    </w:p>
    <w:p w14:paraId="7322CA42">
      <w:pPr>
        <w:pStyle w:val="353"/>
        <w:ind w:firstLine="281"/>
        <w:rPr>
          <w:rFonts w:hint="eastAsia"/>
          <w:lang w:val="en-US" w:eastAsia="zh-CN"/>
        </w:rPr>
      </w:pPr>
      <w:bookmarkStart w:id="55" w:name="_QWord_Source_Comparison_96"/>
      <w:bookmarkStart w:id="56" w:name="_QWord_Source_Comparison_Para_21"/>
      <w:r>
        <w:rPr>
          <w:rFonts w:hint="eastAsia"/>
        </w:rPr>
        <w:t>责任编辑：</w:t>
      </w:r>
      <w:bookmarkEnd w:id="55"/>
      <w:bookmarkEnd w:id="56"/>
      <w:r>
        <w:rPr>
          <w:rFonts w:hint="eastAsia"/>
          <w:lang w:val="en-US" w:eastAsia="zh-CN"/>
        </w:rPr>
        <w:t>曹国兴</w:t>
      </w:r>
    </w:p>
    <w:p w14:paraId="4892B2F9">
      <w:pPr>
        <w:pStyle w:val="353"/>
        <w:ind w:firstLine="281"/>
        <w:rPr>
          <w:rFonts w:hint="default"/>
          <w:lang w:val="en-US" w:eastAsia="zh-CN"/>
        </w:rPr>
      </w:pPr>
      <w:r>
        <w:rPr>
          <w:rFonts w:hint="eastAsia"/>
          <w:lang w:val="en-US" w:eastAsia="zh-CN"/>
        </w:rPr>
        <w:t>责任校对：齐东旭</w:t>
      </w:r>
    </w:p>
    <w:p w14:paraId="61BD83D5">
      <w:pPr>
        <w:pStyle w:val="353"/>
        <w:ind w:firstLine="281"/>
      </w:pPr>
      <w:bookmarkStart w:id="57" w:name="_QWord_Source_Comparison_99"/>
      <w:bookmarkStart w:id="58" w:name="_QWord_Source_Comparison_Para_24"/>
      <w:r>
        <w:rPr>
          <w:rFonts w:hint="eastAsia"/>
        </w:rPr>
        <w:t>封面设计：</w:t>
      </w:r>
      <w:bookmarkEnd w:id="57"/>
      <w:bookmarkEnd w:id="58"/>
      <w:r>
        <w:rPr>
          <w:rFonts w:hint="eastAsia"/>
          <w:lang w:val="en-US" w:eastAsia="zh-CN"/>
        </w:rPr>
        <w:t>谭雅丽</w:t>
      </w:r>
    </w:p>
    <w:p w14:paraId="04531F6F">
      <w:pPr>
        <w:pStyle w:val="353"/>
        <w:ind w:firstLine="281"/>
      </w:pPr>
      <w:bookmarkStart w:id="59" w:name="_QWord_Source_Comparison_Para_26"/>
      <w:bookmarkStart w:id="60" w:name="_QWord_Source_Comparison_101"/>
      <w:r>
        <w:rPr>
          <w:rFonts w:hint="eastAsia"/>
        </w:rPr>
        <w:t>数据加工：北京欣博友数据科技有限公司</w:t>
      </w:r>
      <w:bookmarkEnd w:id="59"/>
      <w:bookmarkEnd w:id="60"/>
    </w:p>
    <w:p w14:paraId="03E992A9">
      <w:pPr>
        <w:pStyle w:val="353"/>
        <w:ind w:firstLine="281"/>
      </w:pPr>
      <w:bookmarkStart w:id="61" w:name="_QWord_Source_Comparison_102"/>
      <w:bookmarkStart w:id="62" w:name="_QWord_Source_Comparison_Para_27"/>
      <w:r>
        <w:rPr>
          <w:rFonts w:hint="eastAsia"/>
        </w:rPr>
        <w:t>质量反馈：</w:t>
      </w:r>
      <w:bookmarkEnd w:id="61"/>
      <w:bookmarkStart w:id="63" w:name="_QWord_Source_Comparison_103"/>
      <w:r>
        <w:rPr>
          <w:rFonts w:hint="eastAsia"/>
        </w:rPr>
        <w:t>0</w:t>
      </w:r>
      <w:bookmarkEnd w:id="63"/>
      <w:bookmarkStart w:id="64" w:name="_QWord_Source_Comparison_104"/>
      <w:r>
        <w:t>10</w:t>
      </w:r>
      <w:bookmarkEnd w:id="64"/>
      <w:bookmarkStart w:id="65" w:name="_QWord_Source_Comparison_105"/>
      <w:r>
        <w:noBreakHyphen/>
      </w:r>
      <w:r>
        <w:t>834704</w:t>
      </w:r>
      <w:bookmarkEnd w:id="65"/>
      <w:bookmarkStart w:id="66" w:name="_QWord_Source_Comparison_106"/>
      <w:r>
        <w:rPr>
          <w:rFonts w:hint="eastAsia"/>
        </w:rPr>
        <w:t>28</w:t>
      </w:r>
      <w:bookmarkEnd w:id="66"/>
      <w:bookmarkStart w:id="67" w:name="_QWord_Source_Comparison_107"/>
      <w:r>
        <w:rPr>
          <w:rFonts w:hint="eastAsia"/>
        </w:rPr>
        <w:t>；</w:t>
      </w:r>
      <w:bookmarkEnd w:id="67"/>
      <w:bookmarkStart w:id="68" w:name="_QWord_Source_Comparison_108"/>
      <w:r>
        <w:rPr>
          <w:rFonts w:hint="eastAsia"/>
        </w:rPr>
        <w:t>wenyh@tup.tsinghua.edu.cn</w:t>
      </w:r>
      <w:bookmarkEnd w:id="62"/>
      <w:bookmarkEnd w:id="68"/>
    </w:p>
    <w:p w14:paraId="32AC0CC0">
      <w:pPr>
        <w:pStyle w:val="353"/>
        <w:ind w:firstLine="281"/>
      </w:pPr>
      <w:bookmarkStart w:id="69" w:name="_QWord_Source_Comparison_109"/>
      <w:bookmarkStart w:id="70" w:name="_QWord_Source_Comparison_Para_28"/>
      <w:r>
        <w:rPr>
          <w:rFonts w:hint="eastAsia"/>
        </w:rPr>
        <w:t>投稿服务：</w:t>
      </w:r>
      <w:bookmarkEnd w:id="69"/>
      <w:bookmarkStart w:id="71" w:name="_QWord_Source_Comparison_110"/>
      <w:r>
        <w:rPr>
          <w:rFonts w:hint="eastAsia"/>
        </w:rPr>
        <w:t>c</w:t>
      </w:r>
      <w:bookmarkEnd w:id="71"/>
      <w:bookmarkStart w:id="72" w:name="_QWord_Source_Comparison_111"/>
      <w:r>
        <w:noBreakHyphen/>
      </w:r>
      <w:bookmarkEnd w:id="72"/>
      <w:bookmarkStart w:id="73" w:name="_QWord_Source_Comparison_112"/>
      <w:r>
        <w:rPr>
          <w:rFonts w:hint="eastAsia"/>
        </w:rPr>
        <w:t>service@tup.tsinghua.edu.cn</w:t>
      </w:r>
      <w:bookmarkEnd w:id="70"/>
      <w:bookmarkEnd w:id="73"/>
    </w:p>
    <w:p w14:paraId="0D71F3CD">
      <w:pPr>
        <w:pStyle w:val="353"/>
        <w:ind w:firstLine="281"/>
      </w:pPr>
    </w:p>
    <w:p w14:paraId="67A2AEFA">
      <w:pPr>
        <w:pStyle w:val="353"/>
        <w:ind w:firstLine="281"/>
      </w:pPr>
      <w:bookmarkStart w:id="74" w:name="_QWord_Source_Comparison_Para_29"/>
      <w:bookmarkStart w:id="75" w:name="_QWord_Source_Comparison_113"/>
      <w:r>
        <w:rPr>
          <w:rFonts w:hint="eastAsia"/>
        </w:rPr>
        <w:t>版权所有，侵权必究。</w:t>
      </w:r>
      <w:bookmarkEnd w:id="74"/>
      <w:bookmarkEnd w:id="75"/>
    </w:p>
    <w:p w14:paraId="671F8CCD">
      <w:pPr>
        <w:pStyle w:val="353"/>
        <w:ind w:firstLine="281"/>
      </w:pPr>
      <w:bookmarkStart w:id="76" w:name="_QWord_Source_Comparison_114"/>
      <w:bookmarkStart w:id="77" w:name="_QWord_Source_Comparison_Para_30"/>
      <w:r>
        <w:rPr>
          <w:rFonts w:hint="eastAsia"/>
        </w:rPr>
        <w:t>侵权举报电话：</w:t>
      </w:r>
      <w:bookmarkEnd w:id="76"/>
      <w:bookmarkStart w:id="78" w:name="_QWord_Source_Comparison_115"/>
      <w:r>
        <w:rPr>
          <w:rFonts w:hint="eastAsia"/>
        </w:rPr>
        <w:t>0</w:t>
      </w:r>
      <w:bookmarkEnd w:id="78"/>
      <w:bookmarkStart w:id="79" w:name="_QWord_Source_Comparison_116"/>
      <w:r>
        <w:t>10</w:t>
      </w:r>
      <w:bookmarkEnd w:id="79"/>
      <w:bookmarkStart w:id="80" w:name="_QWord_Source_Comparison_117"/>
      <w:r>
        <w:noBreakHyphen/>
      </w:r>
      <w:r>
        <w:t>62782989</w:t>
      </w:r>
      <w:bookmarkEnd w:id="77"/>
      <w:bookmarkEnd w:id="80"/>
    </w:p>
    <w:p w14:paraId="40698876">
      <w:pPr>
        <w:pStyle w:val="353"/>
        <w:ind w:firstLine="281"/>
      </w:pPr>
      <w:bookmarkStart w:id="81" w:name="_QWord_Source_Comparison_118"/>
      <w:bookmarkStart w:id="82" w:name="_QWord_Source_Comparison_Para_31"/>
      <w:r>
        <w:rPr>
          <w:rFonts w:hint="eastAsia"/>
        </w:rPr>
        <w:t>侵权举报邮箱：</w:t>
      </w:r>
      <w:bookmarkEnd w:id="81"/>
      <w:bookmarkStart w:id="83" w:name="_QWord_Source_Comparison_119"/>
      <w:r>
        <w:rPr>
          <w:rFonts w:hint="eastAsia"/>
        </w:rPr>
        <w:t>beiqingquan@tup</w:t>
      </w:r>
      <w:bookmarkEnd w:id="83"/>
      <w:bookmarkStart w:id="84" w:name="_QWord_Source_Comparison_120"/>
      <w:r>
        <w:t>.tsinghua.edu.cn</w:t>
      </w:r>
      <w:bookmarkEnd w:id="82"/>
      <w:bookmarkEnd w:id="84"/>
    </w:p>
    <w:p w14:paraId="2BA4F79A">
      <w:pPr>
        <w:pStyle w:val="353"/>
        <w:ind w:firstLine="281"/>
      </w:pPr>
      <w:bookmarkStart w:id="85" w:name="_QWord_Source_Comparison_Para_32"/>
      <w:r>
        <w:t>‌</w:t>
      </w:r>
      <w:bookmarkStart w:id="86" w:name="_QWord_Source_Comparison_121"/>
      <w:bookmarkEnd w:id="86"/>
      <w:bookmarkStart w:id="87" w:name="_QWord_Source_Comparison_122"/>
      <w:r>
        <w:noBreakHyphen/>
      </w:r>
      <w:bookmarkEnd w:id="87"/>
      <w:bookmarkStart w:id="88" w:name="_QWord_Source_Comparison_123"/>
      <w:r>
        <w:noBreakHyphen/>
      </w:r>
      <w:bookmarkEnd w:id="88"/>
      <w:bookmarkStart w:id="89" w:name="_QWord_Source_Comparison_124"/>
      <w:r>
        <w:noBreakHyphen/>
      </w:r>
      <w:bookmarkEnd w:id="89"/>
      <w:bookmarkStart w:id="90" w:name="_QWord_Source_Comparison_125"/>
      <w:r>
        <w:noBreakHyphen/>
      </w:r>
      <w:bookmarkEnd w:id="90"/>
      <w:bookmarkStart w:id="91" w:name="_QWord_Source_Comparison_126"/>
      <w:r>
        <w:noBreakHyphen/>
      </w:r>
      <w:bookmarkEnd w:id="91"/>
      <w:bookmarkStart w:id="92" w:name="_QWord_Source_Comparison_127"/>
      <w:r>
        <w:noBreakHyphen/>
      </w:r>
      <w:bookmarkEnd w:id="92"/>
      <w:bookmarkStart w:id="93" w:name="_QWord_Source_Comparison_128"/>
      <w:r>
        <w:noBreakHyphen/>
      </w:r>
      <w:bookmarkEnd w:id="93"/>
      <w:bookmarkStart w:id="94" w:name="_QWord_Source_Comparison_129"/>
      <w:r>
        <w:noBreakHyphen/>
      </w:r>
      <w:bookmarkEnd w:id="94"/>
      <w:bookmarkStart w:id="95" w:name="_QWord_Source_Comparison_130"/>
      <w:r>
        <w:noBreakHyphen/>
      </w:r>
      <w:bookmarkEnd w:id="95"/>
      <w:bookmarkStart w:id="96" w:name="_QWord_Source_Comparison_131"/>
      <w:r>
        <w:noBreakHyphen/>
      </w:r>
      <w:bookmarkEnd w:id="96"/>
      <w:bookmarkStart w:id="97" w:name="_QWord_Source_Comparison_132"/>
      <w:r>
        <w:noBreakHyphen/>
      </w:r>
      <w:bookmarkEnd w:id="97"/>
      <w:bookmarkStart w:id="98" w:name="_QWord_Source_Comparison_133"/>
      <w:r>
        <w:noBreakHyphen/>
      </w:r>
      <w:bookmarkEnd w:id="98"/>
      <w:bookmarkStart w:id="99" w:name="_QWord_Source_Comparison_134"/>
      <w:r>
        <w:noBreakHyphen/>
      </w:r>
      <w:bookmarkEnd w:id="99"/>
      <w:bookmarkStart w:id="100" w:name="_QWord_Source_Comparison_135"/>
      <w:r>
        <w:noBreakHyphen/>
      </w:r>
      <w:bookmarkEnd w:id="100"/>
      <w:bookmarkStart w:id="101" w:name="_QWord_Source_Comparison_136"/>
      <w:r>
        <w:noBreakHyphen/>
      </w:r>
      <w:bookmarkEnd w:id="101"/>
      <w:bookmarkStart w:id="102" w:name="_QWord_Source_Comparison_137"/>
      <w:r>
        <w:noBreakHyphen/>
      </w:r>
      <w:bookmarkEnd w:id="102"/>
      <w:bookmarkStart w:id="103" w:name="_QWord_Source_Comparison_138"/>
      <w:r>
        <w:noBreakHyphen/>
      </w:r>
      <w:bookmarkEnd w:id="103"/>
      <w:bookmarkStart w:id="104" w:name="_QWord_Source_Comparison_139"/>
      <w:r>
        <w:noBreakHyphen/>
      </w:r>
      <w:bookmarkEnd w:id="104"/>
      <w:bookmarkStart w:id="105" w:name="_QWord_Source_Comparison_140"/>
      <w:r>
        <w:noBreakHyphen/>
      </w:r>
      <w:bookmarkEnd w:id="105"/>
      <w:bookmarkStart w:id="106" w:name="_QWord_Source_Comparison_141"/>
      <w:r>
        <w:noBreakHyphen/>
      </w:r>
      <w:bookmarkEnd w:id="106"/>
      <w:bookmarkStart w:id="107" w:name="_QWord_Source_Comparison_142"/>
      <w:r>
        <w:noBreakHyphen/>
      </w:r>
      <w:bookmarkEnd w:id="107"/>
      <w:bookmarkStart w:id="108" w:name="_QWord_Source_Comparison_143"/>
      <w:r>
        <w:noBreakHyphen/>
      </w:r>
      <w:bookmarkEnd w:id="108"/>
      <w:bookmarkStart w:id="109" w:name="_QWord_Source_Comparison_144"/>
      <w:r>
        <w:noBreakHyphen/>
      </w:r>
      <w:bookmarkEnd w:id="109"/>
      <w:bookmarkStart w:id="110" w:name="_QWord_Source_Comparison_145"/>
      <w:r>
        <w:noBreakHyphen/>
      </w:r>
      <w:bookmarkEnd w:id="110"/>
      <w:bookmarkStart w:id="111" w:name="_QWord_Source_Comparison_146"/>
      <w:r>
        <w:noBreakHyphen/>
      </w:r>
      <w:bookmarkEnd w:id="111"/>
      <w:bookmarkStart w:id="112" w:name="_QWord_Source_Comparison_147"/>
      <w:r>
        <w:noBreakHyphen/>
      </w:r>
      <w:bookmarkEnd w:id="112"/>
      <w:bookmarkStart w:id="113" w:name="_QWord_Source_Comparison_148"/>
      <w:r>
        <w:noBreakHyphen/>
      </w:r>
      <w:bookmarkEnd w:id="113"/>
      <w:bookmarkStart w:id="114" w:name="_QWord_Source_Comparison_149"/>
      <w:r>
        <w:noBreakHyphen/>
      </w:r>
      <w:bookmarkEnd w:id="114"/>
      <w:bookmarkStart w:id="115" w:name="_QWord_Source_Comparison_150"/>
      <w:r>
        <w:noBreakHyphen/>
      </w:r>
      <w:bookmarkEnd w:id="115"/>
      <w:bookmarkStart w:id="116" w:name="_QWord_Source_Comparison_151"/>
      <w:r>
        <w:noBreakHyphen/>
      </w:r>
      <w:bookmarkEnd w:id="116"/>
      <w:bookmarkStart w:id="117" w:name="_QWord_Source_Comparison_152"/>
      <w:r>
        <w:noBreakHyphen/>
      </w:r>
      <w:bookmarkEnd w:id="117"/>
      <w:bookmarkStart w:id="118" w:name="_QWord_Source_Comparison_153"/>
      <w:r>
        <w:noBreakHyphen/>
      </w:r>
      <w:bookmarkEnd w:id="118"/>
      <w:bookmarkStart w:id="119" w:name="_QWord_Source_Comparison_154"/>
      <w:r>
        <w:noBreakHyphen/>
      </w:r>
      <w:bookmarkEnd w:id="119"/>
      <w:bookmarkStart w:id="120" w:name="_QWord_Source_Comparison_155"/>
      <w:r>
        <w:noBreakHyphen/>
      </w:r>
      <w:bookmarkEnd w:id="120"/>
      <w:bookmarkStart w:id="121" w:name="_QWord_Source_Comparison_156"/>
      <w:r>
        <w:noBreakHyphen/>
      </w:r>
      <w:bookmarkEnd w:id="121"/>
      <w:bookmarkStart w:id="122" w:name="_QWord_Source_Comparison_157"/>
      <w:r>
        <w:noBreakHyphen/>
      </w:r>
      <w:bookmarkEnd w:id="122"/>
      <w:bookmarkStart w:id="123" w:name="_QWord_Source_Comparison_158"/>
      <w:r>
        <w:noBreakHyphen/>
      </w:r>
      <w:bookmarkEnd w:id="123"/>
      <w:bookmarkStart w:id="124" w:name="_QWord_Source_Comparison_159"/>
      <w:r>
        <w:noBreakHyphen/>
      </w:r>
      <w:bookmarkEnd w:id="124"/>
      <w:bookmarkStart w:id="125" w:name="_QWord_Source_Comparison_160"/>
      <w:r>
        <w:noBreakHyphen/>
      </w:r>
      <w:bookmarkEnd w:id="125"/>
      <w:bookmarkStart w:id="126" w:name="_QWord_Source_Comparison_161"/>
      <w:r>
        <w:noBreakHyphen/>
      </w:r>
      <w:bookmarkEnd w:id="126"/>
      <w:bookmarkStart w:id="127" w:name="_QWord_Source_Comparison_162"/>
      <w:r>
        <w:noBreakHyphen/>
      </w:r>
      <w:bookmarkEnd w:id="127"/>
      <w:bookmarkStart w:id="128" w:name="_QWord_Source_Comparison_163"/>
      <w:r>
        <w:noBreakHyphen/>
      </w:r>
      <w:bookmarkEnd w:id="128"/>
      <w:bookmarkStart w:id="129" w:name="_QWord_Source_Comparison_164"/>
      <w:r>
        <w:noBreakHyphen/>
      </w:r>
      <w:bookmarkEnd w:id="129"/>
      <w:bookmarkStart w:id="130" w:name="_QWord_Source_Comparison_165"/>
      <w:r>
        <w:noBreakHyphen/>
      </w:r>
      <w:bookmarkEnd w:id="130"/>
      <w:bookmarkStart w:id="131" w:name="_QWord_Source_Comparison_166"/>
      <w:r>
        <w:noBreakHyphen/>
      </w:r>
      <w:bookmarkEnd w:id="131"/>
      <w:bookmarkStart w:id="132" w:name="_QWord_Source_Comparison_167"/>
      <w:r>
        <w:noBreakHyphen/>
      </w:r>
      <w:bookmarkEnd w:id="132"/>
      <w:bookmarkStart w:id="133" w:name="_QWord_Source_Comparison_168"/>
      <w:r>
        <w:noBreakHyphen/>
      </w:r>
      <w:bookmarkEnd w:id="133"/>
      <w:bookmarkStart w:id="134" w:name="_QWord_Source_Comparison_169"/>
      <w:r>
        <w:noBreakHyphen/>
      </w:r>
      <w:bookmarkEnd w:id="134"/>
      <w:bookmarkStart w:id="135" w:name="_QWord_Source_Comparison_170"/>
      <w:r>
        <w:noBreakHyphen/>
      </w:r>
      <w:bookmarkEnd w:id="135"/>
      <w:bookmarkStart w:id="136" w:name="_QWord_Source_Comparison_171"/>
      <w:r>
        <w:noBreakHyphen/>
      </w:r>
      <w:bookmarkEnd w:id="136"/>
      <w:bookmarkStart w:id="137" w:name="_QWord_Source_Comparison_172"/>
      <w:r>
        <w:noBreakHyphen/>
      </w:r>
      <w:bookmarkEnd w:id="137"/>
      <w:bookmarkStart w:id="138" w:name="_QWord_Source_Comparison_173"/>
      <w:r>
        <w:noBreakHyphen/>
      </w:r>
      <w:bookmarkEnd w:id="138"/>
      <w:bookmarkStart w:id="139" w:name="_QWord_Source_Comparison_174"/>
      <w:r>
        <w:noBreakHyphen/>
      </w:r>
      <w:bookmarkEnd w:id="139"/>
      <w:bookmarkStart w:id="140" w:name="_QWord_Source_Comparison_175"/>
      <w:r>
        <w:noBreakHyphen/>
      </w:r>
      <w:bookmarkEnd w:id="140"/>
      <w:bookmarkStart w:id="141" w:name="_QWord_Source_Comparison_176"/>
      <w:r>
        <w:noBreakHyphen/>
      </w:r>
      <w:bookmarkEnd w:id="141"/>
      <w:bookmarkStart w:id="142" w:name="_QWord_Source_Comparison_177"/>
      <w:r>
        <w:noBreakHyphen/>
      </w:r>
      <w:bookmarkEnd w:id="142"/>
      <w:bookmarkStart w:id="143" w:name="_QWord_Source_Comparison_178"/>
      <w:r>
        <w:noBreakHyphen/>
      </w:r>
      <w:bookmarkEnd w:id="143"/>
      <w:bookmarkStart w:id="144" w:name="_QWord_Source_Comparison_179"/>
      <w:r>
        <w:noBreakHyphen/>
      </w:r>
      <w:bookmarkEnd w:id="144"/>
      <w:bookmarkStart w:id="145" w:name="_QWord_Source_Comparison_180"/>
      <w:r>
        <w:noBreakHyphen/>
      </w:r>
      <w:bookmarkEnd w:id="145"/>
      <w:bookmarkStart w:id="146" w:name="_QWord_Source_Comparison_181"/>
      <w:r>
        <w:noBreakHyphen/>
      </w:r>
      <w:bookmarkEnd w:id="146"/>
      <w:bookmarkStart w:id="147" w:name="_QWord_Source_Comparison_182"/>
      <w:r>
        <w:noBreakHyphen/>
      </w:r>
      <w:bookmarkEnd w:id="147"/>
      <w:bookmarkStart w:id="148" w:name="_QWord_Source_Comparison_183"/>
      <w:r>
        <w:noBreakHyphen/>
      </w:r>
      <w:bookmarkEnd w:id="148"/>
      <w:bookmarkStart w:id="149" w:name="_QWord_Source_Comparison_184"/>
      <w:r>
        <w:noBreakHyphen/>
      </w:r>
      <w:bookmarkEnd w:id="149"/>
      <w:bookmarkStart w:id="150" w:name="_QWord_Source_Comparison_185"/>
      <w:r>
        <w:noBreakHyphen/>
      </w:r>
      <w:bookmarkEnd w:id="150"/>
      <w:bookmarkStart w:id="151" w:name="_QWord_Source_Comparison_186"/>
      <w:r>
        <w:noBreakHyphen/>
      </w:r>
      <w:bookmarkEnd w:id="151"/>
      <w:bookmarkStart w:id="152" w:name="_QWord_Source_Comparison_187"/>
      <w:r>
        <w:noBreakHyphen/>
      </w:r>
      <w:bookmarkEnd w:id="152"/>
      <w:bookmarkStart w:id="153" w:name="_QWord_Source_Comparison_188"/>
      <w:r>
        <w:noBreakHyphen/>
      </w:r>
      <w:bookmarkEnd w:id="153"/>
      <w:bookmarkStart w:id="154" w:name="_QWord_Source_Comparison_189"/>
      <w:r>
        <w:noBreakHyphen/>
      </w:r>
      <w:bookmarkEnd w:id="154"/>
      <w:bookmarkStart w:id="155" w:name="_QWord_Source_Comparison_190"/>
      <w:r>
        <w:noBreakHyphen/>
      </w:r>
      <w:bookmarkEnd w:id="155"/>
      <w:bookmarkStart w:id="156" w:name="_QWord_Source_Comparison_191"/>
      <w:r>
        <w:noBreakHyphen/>
      </w:r>
      <w:bookmarkEnd w:id="156"/>
      <w:bookmarkStart w:id="157" w:name="_QWord_Source_Comparison_192"/>
      <w:r>
        <w:noBreakHyphen/>
      </w:r>
      <w:bookmarkEnd w:id="157"/>
      <w:bookmarkStart w:id="158" w:name="_QWord_Source_Comparison_193"/>
      <w:r>
        <w:noBreakHyphen/>
      </w:r>
      <w:bookmarkEnd w:id="158"/>
      <w:bookmarkStart w:id="159" w:name="_QWord_Source_Comparison_194"/>
      <w:r>
        <w:noBreakHyphen/>
      </w:r>
      <w:bookmarkEnd w:id="159"/>
      <w:bookmarkStart w:id="160" w:name="_QWord_Source_Comparison_195"/>
      <w:r>
        <w:noBreakHyphen/>
      </w:r>
      <w:bookmarkEnd w:id="85"/>
      <w:bookmarkEnd w:id="160"/>
    </w:p>
    <w:p w14:paraId="72BB9586">
      <w:pPr>
        <w:pStyle w:val="353"/>
        <w:ind w:firstLine="281"/>
        <w:rPr>
          <w:rFonts w:hint="default" w:eastAsia="宋体"/>
          <w:lang w:val="en-US" w:eastAsia="zh-CN"/>
        </w:rPr>
      </w:pPr>
      <w:bookmarkStart w:id="161" w:name="_QWord_Source_Comparison_196"/>
      <w:bookmarkStart w:id="162" w:name="_QWord_Source_Comparison_Para_33"/>
      <w:r>
        <w:t>产品编号：</w:t>
      </w:r>
      <w:bookmarkEnd w:id="161"/>
      <w:bookmarkEnd w:id="162"/>
      <w:r>
        <w:t>108450</w:t>
      </w:r>
      <w:r>
        <w:rPr>
          <w:rFonts w:hint="eastAsia"/>
          <w:lang w:val="en-US" w:eastAsia="zh-CN"/>
        </w:rPr>
        <w:t>-01</w:t>
      </w:r>
    </w:p>
    <w:p w14:paraId="5F051BCB">
      <w:pPr>
        <w:sectPr>
          <w:footerReference r:id="rId9" w:type="default"/>
          <w:pgSz w:w="11906" w:h="16838"/>
          <w:pgMar w:top="1701" w:right="1854" w:bottom="1701" w:left="1854" w:header="1134" w:footer="1134" w:gutter="0"/>
          <w:pgNumType w:start="1"/>
          <w:cols w:space="0" w:num="1"/>
          <w:docGrid w:type="lines" w:linePitch="333" w:charSpace="0"/>
        </w:sectPr>
      </w:pPr>
    </w:p>
    <w:p w14:paraId="1D0F29DE">
      <w:pPr>
        <w:pStyle w:val="82"/>
      </w:pPr>
      <w:r>
        <w:rPr>
          <w:rFonts w:hint="eastAsia"/>
        </w:rPr>
        <w:t>内 容 简 介</w:t>
      </w:r>
    </w:p>
    <w:p w14:paraId="69C5EB49">
      <w:pPr>
        <w:pStyle w:val="392"/>
        <w:ind w:firstLine="420"/>
      </w:pPr>
      <w:r>
        <w:rPr>
          <w:rFonts w:hint="eastAsia"/>
        </w:rPr>
        <w:t>嵌入式系统是以应用为中心、以计算机技术为基础的专用计算机系统，是当前人工智能应用落地的支撑技术，在设备升级改造、智能制造、机器人、物联网等领域发挥重要作用。可以说，嵌入式系统无处不在。</w:t>
      </w:r>
    </w:p>
    <w:p w14:paraId="68E02DDA">
      <w:pPr>
        <w:pStyle w:val="392"/>
        <w:ind w:firstLine="420"/>
      </w:pPr>
      <w:r>
        <w:rPr>
          <w:rFonts w:hint="eastAsia"/>
        </w:rPr>
        <w:t>本书是作者在讲授嵌入式系统原理课程十几年的讲稿基础上整理而成，融入了丰富的产品研发经验，通过精心安排的3个实际产品项目将内容穿插起来，在讲述原理知识的同时，注重应用开发能力的培养。配套的课程于2023年评为国家一流本科线上线下混合式课程。</w:t>
      </w:r>
    </w:p>
    <w:p w14:paraId="7B4BF855">
      <w:pPr>
        <w:pStyle w:val="392"/>
        <w:ind w:firstLine="420"/>
      </w:pPr>
      <w:r>
        <w:rPr>
          <w:rFonts w:hint="eastAsia"/>
        </w:rPr>
        <w:t>本书从嵌入式系统的入门知识开始，从单片机到ARM，从裸机编程到基于嵌入式操作系统的应用开发，逐步学习嵌入式系统的工作原理及设计方法。</w:t>
      </w:r>
    </w:p>
    <w:p w14:paraId="2C82C38D">
      <w:pPr>
        <w:pStyle w:val="392"/>
        <w:ind w:firstLine="420"/>
      </w:pPr>
      <w:r>
        <w:rPr>
          <w:rFonts w:hint="eastAsia"/>
        </w:rPr>
        <w:t>本书适合作为计算机类、自动化类或机电类本科高年级学生的教材使用。同时，也可作为工程技术人员的参考用书。</w:t>
      </w:r>
    </w:p>
    <w:p w14:paraId="2F3C51E8"/>
    <w:p w14:paraId="6FD2EC04"/>
    <w:p w14:paraId="09CE6F56"/>
    <w:p w14:paraId="39806452"/>
    <w:p w14:paraId="75D5D800"/>
    <w:p w14:paraId="62C2841C"/>
    <w:p w14:paraId="1F456217"/>
    <w:p w14:paraId="112F7ADC"/>
    <w:p w14:paraId="64A2FE25"/>
    <w:p w14:paraId="43281C94"/>
    <w:p w14:paraId="294E92F7"/>
    <w:p w14:paraId="177200F3"/>
    <w:p w14:paraId="08C4E23C"/>
    <w:p w14:paraId="1EDD17E0"/>
    <w:p w14:paraId="38AC0D2D"/>
    <w:p w14:paraId="4C34E550"/>
    <w:p w14:paraId="552427CD"/>
    <w:p w14:paraId="6798848D"/>
    <w:p w14:paraId="2CB5F0A1"/>
    <w:p w14:paraId="22C9B04F"/>
    <w:p w14:paraId="64287F2C"/>
    <w:p w14:paraId="239FE566"/>
    <w:p w14:paraId="352BAFC4"/>
    <w:p w14:paraId="19D837EF"/>
    <w:p w14:paraId="5910B589"/>
    <w:p w14:paraId="03C0D880">
      <w:pPr>
        <w:pStyle w:val="7"/>
        <w:bidi w:val="0"/>
        <w:jc w:val="center"/>
        <w:rPr>
          <w:rFonts w:hint="eastAsia" w:ascii="Times New Roman" w:hAnsi="Times New Roman" w:cs="Times New Roman"/>
          <w:bCs w:val="0"/>
          <w:color w:val="000000"/>
          <w:sz w:val="36"/>
          <w:szCs w:val="36"/>
          <w:lang w:val="en-US" w:eastAsia="zh-CN"/>
        </w:rPr>
      </w:pPr>
      <w:r>
        <w:rPr>
          <w:rFonts w:hint="eastAsia" w:ascii="Times New Roman" w:hAnsi="Times New Roman" w:cs="Times New Roman"/>
          <w:bCs w:val="0"/>
          <w:color w:val="000000"/>
          <w:sz w:val="36"/>
          <w:szCs w:val="36"/>
          <w:lang w:val="en-US" w:eastAsia="zh-CN"/>
        </w:rPr>
        <w:t>前言</w:t>
      </w:r>
    </w:p>
    <w:p w14:paraId="380FC0DC">
      <w:pPr>
        <w:pStyle w:val="596"/>
        <w:spacing w:line="360" w:lineRule="auto"/>
        <w:ind w:firstLine="340"/>
        <w:rPr>
          <w:rFonts w:hint="default" w:ascii="宋体" w:hAnsi="宋体" w:cs="宋体"/>
          <w:color w:val="auto"/>
          <w:kern w:val="2"/>
          <w:lang w:val="en-US" w:eastAsia="zh-CN"/>
        </w:rPr>
      </w:pPr>
      <w:r>
        <w:rPr>
          <w:rFonts w:hint="eastAsia" w:ascii="宋体" w:hAnsi="宋体" w:cs="宋体"/>
          <w:color w:val="auto"/>
          <w:kern w:val="2"/>
          <w:lang w:val="en-US" w:eastAsia="zh-CN"/>
        </w:rPr>
        <w:t>在当前数智时代，嵌入式系统在各类应用领域都发挥着重要作用。从简单的8051系列单片机到高端的集成NPU的AI计算模块，都属于嵌入式系统，可满足各类应用需求。我从事嵌入式系统开发30余年，从最早使用汇编语言编写单片机程序，到使用Python语言开发嵌入式AI应用，做过工业控制、智能仪器、物联网、机器人等方面的嵌入式系统开发。我从2008年起讲授嵌入式系统原理这门课程，深知该课程内容繁杂，存在着软硬件融会贯通难、理论向应用转变难等特点。</w:t>
      </w:r>
    </w:p>
    <w:p w14:paraId="6ABB6256">
      <w:pPr>
        <w:pStyle w:val="596"/>
        <w:spacing w:line="360" w:lineRule="auto"/>
        <w:ind w:firstLine="340"/>
        <w:rPr>
          <w:rFonts w:hint="eastAsia" w:ascii="宋体" w:hAnsi="宋体" w:cs="宋体"/>
          <w:color w:val="auto"/>
          <w:kern w:val="2"/>
          <w:lang w:val="en-US" w:eastAsia="zh-CN"/>
        </w:rPr>
      </w:pPr>
      <w:r>
        <w:rPr>
          <w:rFonts w:hint="eastAsia" w:ascii="宋体" w:hAnsi="宋体" w:cs="宋体"/>
          <w:color w:val="auto"/>
          <w:kern w:val="2"/>
          <w:lang w:val="en-US" w:eastAsia="zh-CN"/>
        </w:rPr>
        <w:t>为了帮助学生尽快掌握原理知识并能应用到实践中，课程组精选做过的真实产品项目，通过虚拟化技术引入到课程中，重构课程内容，实现项目贯穿式的教学模式。通过不断提高课程资源质量，探索创新教学方法，将课程建成为了国家级一流本科课程，并获得了全国高校教师教学创新大赛的国家级奖项。</w:t>
      </w:r>
    </w:p>
    <w:p w14:paraId="2132F6D2">
      <w:pPr>
        <w:pStyle w:val="596"/>
        <w:spacing w:line="360" w:lineRule="auto"/>
        <w:ind w:firstLine="340"/>
        <w:rPr>
          <w:rFonts w:hint="eastAsia" w:ascii="宋体" w:hAnsi="宋体" w:cs="宋体"/>
          <w:color w:val="auto"/>
          <w:kern w:val="2"/>
          <w:lang w:val="en-US" w:eastAsia="zh-CN"/>
        </w:rPr>
      </w:pPr>
      <w:r>
        <w:rPr>
          <w:rFonts w:hint="eastAsia" w:ascii="宋体" w:hAnsi="宋体" w:cs="宋体"/>
          <w:color w:val="auto"/>
          <w:kern w:val="2"/>
          <w:lang w:val="en-US" w:eastAsia="zh-CN"/>
        </w:rPr>
        <w:t>基于前期的课程资源的积累，课程组系统编写了该课程的数字教材。教材涵盖了低端嵌入式系统8051单片机、中端嵌入式系统STM32、以及高端嵌入式系统嵌入式Linux等方面的内容，力争呈现给嵌入式开发者一个嵌入式系统开发的全貌，也符合嵌入式系统以应用为中心的特点。三类不同层次的嵌入式系统，分别使用自动进样器、机器人运动控制器和离子色谱仪三个产品项目进行贯穿。其中，自动进样器实现了半虚拟化和全虚拟化的仿真，配套的仿真软件可通过数字教材的课程资源链接进行下载。</w:t>
      </w:r>
    </w:p>
    <w:p w14:paraId="04520B4D">
      <w:pPr>
        <w:pStyle w:val="596"/>
        <w:spacing w:line="360" w:lineRule="auto"/>
        <w:ind w:firstLine="340"/>
        <w:rPr>
          <w:rFonts w:hint="default"/>
          <w:szCs w:val="21"/>
          <w:lang w:val="en-US" w:eastAsia="zh-CN"/>
        </w:rPr>
      </w:pPr>
      <w:r>
        <w:rPr>
          <w:rFonts w:hint="eastAsia" w:ascii="宋体" w:hAnsi="宋体" w:cs="宋体"/>
          <w:color w:val="auto"/>
          <w:kern w:val="2"/>
          <w:lang w:val="en-US" w:eastAsia="zh-CN"/>
        </w:rPr>
        <w:t>全书共分7章，</w:t>
      </w:r>
      <w:r>
        <w:rPr>
          <w:rFonts w:hint="eastAsia"/>
          <w:szCs w:val="21"/>
        </w:rPr>
        <w:t>从内容组织上可分为四大部分：</w:t>
      </w:r>
      <w:r>
        <w:rPr>
          <w:rFonts w:hint="eastAsia"/>
          <w:szCs w:val="21"/>
          <w:lang w:val="en-US" w:eastAsia="zh-CN"/>
        </w:rPr>
        <w:t>绪论</w:t>
      </w:r>
      <w:r>
        <w:rPr>
          <w:rFonts w:hint="eastAsia"/>
          <w:szCs w:val="21"/>
        </w:rPr>
        <w:t>、</w:t>
      </w:r>
      <w:r>
        <w:rPr>
          <w:rFonts w:hint="eastAsia"/>
          <w:szCs w:val="21"/>
          <w:lang w:val="en-US" w:eastAsia="zh-CN"/>
        </w:rPr>
        <w:t>8051单片机原理与应用、ARM（以STM32为主）原理与应用、嵌入式Linux原理与应用开发。这四部分内容是按照从简单到复杂的嵌入式系统顺序排列的，每一部分也可以单独学习。学过8051单片机的读者可以略过第2章内容。只想学习嵌入式操作系统及应用开发的读者可以直接阅读第6-7章。</w:t>
      </w:r>
    </w:p>
    <w:p w14:paraId="6F45119C">
      <w:pPr>
        <w:pStyle w:val="596"/>
        <w:spacing w:line="360" w:lineRule="auto"/>
        <w:ind w:firstLine="340"/>
        <w:rPr>
          <w:rFonts w:hint="eastAsia" w:ascii="宋体" w:hAnsi="宋体" w:cs="宋体"/>
          <w:color w:val="auto"/>
          <w:kern w:val="2"/>
          <w:lang w:val="en-US" w:eastAsia="zh-CN"/>
        </w:rPr>
      </w:pPr>
      <w:r>
        <w:rPr>
          <w:rFonts w:hint="eastAsia" w:ascii="宋体" w:hAnsi="宋体" w:cs="宋体"/>
          <w:color w:val="auto"/>
          <w:kern w:val="2"/>
          <w:lang w:val="en-US" w:eastAsia="zh-CN"/>
        </w:rPr>
        <w:t>教材由马兴录负责总体内容规划，并编写了第1、6、7三章。课程组的马圣洁老师负责第2章内容的编写；孙振老师负责第3、4、5三章内容的编写。在编写过程中，研究生张毅辰、尚文卿、王聪、肖子坚等同学参与了资料整理，在此对他们表示感谢。</w:t>
      </w:r>
    </w:p>
    <w:p w14:paraId="5CAD458E">
      <w:pPr>
        <w:topLinePunct/>
        <w:adjustRightInd w:val="0"/>
        <w:snapToGrid w:val="0"/>
        <w:spacing w:line="301" w:lineRule="atLeast"/>
        <w:ind w:firstLine="425"/>
        <w:rPr>
          <w:rFonts w:hint="eastAsia" w:ascii="宋体" w:hAnsi="宋体" w:eastAsia="宋体" w:cs="宋体"/>
          <w:szCs w:val="21"/>
        </w:rPr>
      </w:pPr>
      <w:r>
        <w:rPr>
          <w:rFonts w:hint="eastAsia" w:ascii="宋体" w:hAnsi="宋体" w:eastAsia="宋体" w:cs="宋体"/>
          <w:szCs w:val="21"/>
        </w:rPr>
        <w:t>由于编者的实际工作经验及水平的限制，书中仍难免存在一些不当之处，恳请读者批评指正。</w:t>
      </w:r>
    </w:p>
    <w:p w14:paraId="67ECC1C1">
      <w:pPr>
        <w:topLinePunct/>
        <w:adjustRightInd w:val="0"/>
        <w:snapToGrid w:val="0"/>
        <w:spacing w:line="301" w:lineRule="atLeast"/>
        <w:ind w:right="258"/>
        <w:jc w:val="right"/>
        <w:rPr>
          <w:rFonts w:hint="eastAsia" w:ascii="宋体" w:hAnsi="宋体" w:eastAsia="宋体" w:cs="宋体"/>
          <w:szCs w:val="21"/>
        </w:rPr>
      </w:pPr>
    </w:p>
    <w:p w14:paraId="0793979C">
      <w:pPr>
        <w:topLinePunct/>
        <w:adjustRightInd w:val="0"/>
        <w:snapToGrid w:val="0"/>
        <w:spacing w:line="301" w:lineRule="atLeast"/>
        <w:ind w:right="258"/>
        <w:jc w:val="right"/>
        <w:rPr>
          <w:rFonts w:hint="eastAsia" w:ascii="宋体" w:hAnsi="宋体" w:eastAsia="宋体" w:cs="宋体"/>
          <w:sz w:val="21"/>
          <w:szCs w:val="21"/>
        </w:rPr>
      </w:pPr>
      <w:r>
        <w:rPr>
          <w:rFonts w:hint="eastAsia" w:ascii="宋体" w:hAnsi="宋体" w:eastAsia="宋体" w:cs="宋体"/>
          <w:sz w:val="21"/>
          <w:szCs w:val="21"/>
        </w:rPr>
        <w:t>编  者</w:t>
      </w:r>
    </w:p>
    <w:p w14:paraId="3551EE92">
      <w:pPr>
        <w:topLinePunct/>
        <w:adjustRightInd w:val="0"/>
        <w:snapToGrid w:val="0"/>
        <w:spacing w:line="301" w:lineRule="atLeast"/>
        <w:ind w:right="258" w:firstLine="425"/>
        <w:jc w:val="right"/>
        <w:rPr>
          <w:rFonts w:hint="eastAsia" w:ascii="宋体" w:hAnsi="宋体" w:eastAsia="宋体" w:cs="宋体"/>
          <w:sz w:val="21"/>
          <w:szCs w:val="21"/>
        </w:rPr>
      </w:pPr>
      <w:r>
        <w:rPr>
          <w:rFonts w:hint="eastAsia" w:ascii="宋体" w:hAnsi="宋体" w:eastAsia="宋体" w:cs="宋体"/>
          <w:sz w:val="21"/>
          <w:szCs w:val="21"/>
        </w:rPr>
        <w:t>20</w:t>
      </w:r>
      <w:r>
        <w:rPr>
          <w:rFonts w:hint="eastAsia" w:ascii="宋体" w:hAnsi="宋体" w:eastAsia="宋体" w:cs="宋体"/>
          <w:sz w:val="21"/>
          <w:szCs w:val="21"/>
          <w:lang w:val="en-US" w:eastAsia="zh-CN"/>
        </w:rPr>
        <w:t>2</w:t>
      </w:r>
      <w:r>
        <w:rPr>
          <w:rFonts w:hint="eastAsia" w:ascii="宋体" w:hAnsi="宋体" w:eastAsia="宋体" w:cs="宋体"/>
          <w:sz w:val="21"/>
          <w:szCs w:val="21"/>
        </w:rPr>
        <w:t>4年于青岛</w:t>
      </w:r>
    </w:p>
    <w:p w14:paraId="4CAA685F">
      <w:pPr>
        <w:pStyle w:val="596"/>
        <w:spacing w:line="360" w:lineRule="auto"/>
        <w:ind w:firstLine="340"/>
        <w:rPr>
          <w:rFonts w:hint="default" w:ascii="宋体" w:hAnsi="宋体" w:cs="宋体"/>
          <w:color w:val="auto"/>
          <w:kern w:val="2"/>
          <w:lang w:val="en-US" w:eastAsia="zh-CN"/>
        </w:rPr>
      </w:pPr>
    </w:p>
    <w:p w14:paraId="084E7A37">
      <w:pPr>
        <w:pStyle w:val="596"/>
        <w:spacing w:line="360" w:lineRule="auto"/>
        <w:ind w:firstLine="340"/>
        <w:rPr>
          <w:rFonts w:hint="default" w:ascii="宋体" w:hAnsi="宋体" w:cs="宋体"/>
          <w:color w:val="auto"/>
          <w:kern w:val="2"/>
          <w:lang w:val="en-US" w:eastAsia="zh-CN"/>
        </w:rPr>
      </w:pPr>
    </w:p>
    <w:p w14:paraId="11CED648">
      <w:pPr>
        <w:sectPr>
          <w:footerReference r:id="rId10" w:type="default"/>
          <w:pgSz w:w="11906" w:h="16838"/>
          <w:pgMar w:top="1701" w:right="1854" w:bottom="1701" w:left="1854" w:header="1134" w:footer="1134" w:gutter="0"/>
          <w:pgNumType w:fmt="upperRoman" w:start="3"/>
          <w:cols w:space="0" w:num="1"/>
          <w:docGrid w:type="lines" w:linePitch="333" w:charSpace="0"/>
        </w:sectPr>
      </w:pPr>
    </w:p>
    <w:p w14:paraId="772F70D1">
      <w:pPr>
        <w:pStyle w:val="73"/>
      </w:pPr>
      <w:bookmarkStart w:id="163" w:name="_QWord_Source_Comparison_1"/>
      <w:bookmarkStart w:id="164" w:name="_QWord_Source_Comparison_Para_1"/>
      <w:r>
        <w:rPr>
          <w:rFonts w:hint="eastAsia"/>
        </w:rPr>
        <w:t>目录</w:t>
      </w:r>
      <w:bookmarkEnd w:id="163"/>
      <w:bookmarkEnd w:id="164"/>
    </w:p>
    <w:p w14:paraId="259941C2">
      <w:pPr>
        <w:pStyle w:val="37"/>
        <w:tabs>
          <w:tab w:val="right" w:leader="dot" w:pos="8198"/>
        </w:tabs>
      </w:pPr>
      <w:bookmarkStart w:id="165" w:name="_QWord_Source_Comparison_2"/>
      <w:r>
        <w:rPr>
          <w:rFonts w:eastAsia="宋体"/>
        </w:rPr>
        <w:fldChar w:fldCharType="begin"/>
      </w:r>
      <w:bookmarkEnd w:id="165"/>
      <w:bookmarkStart w:id="166" w:name="_QWord_Source_Comparison_3"/>
      <w:r>
        <w:instrText xml:space="preserve"> </w:instrText>
      </w:r>
      <w:bookmarkEnd w:id="166"/>
      <w:bookmarkStart w:id="167" w:name="_QWord_Source_Comparison_4"/>
      <w:r>
        <w:rPr>
          <w:rFonts w:hint="eastAsia"/>
        </w:rPr>
        <w:instrText xml:space="preserve">TOC \f Q \h \z \t "</w:instrText>
      </w:r>
      <w:bookmarkEnd w:id="167"/>
      <w:bookmarkStart w:id="168" w:name="_QWord_Source_Comparison_5"/>
      <w:r>
        <w:rPr>
          <w:rFonts w:hint="eastAsia"/>
        </w:rPr>
        <w:instrText xml:space="preserve">标题</w:instrText>
      </w:r>
      <w:bookmarkEnd w:id="168"/>
      <w:bookmarkStart w:id="169" w:name="_QWord_Source_Comparison_6"/>
      <w:r>
        <w:rPr>
          <w:rFonts w:hint="eastAsia"/>
        </w:rPr>
        <w:instrText xml:space="preserve"> 1,</w:instrText>
      </w:r>
      <w:bookmarkEnd w:id="169"/>
      <w:bookmarkStart w:id="170" w:name="_QWord_Source_Comparison_7"/>
      <w:r>
        <w:instrText xml:space="preserve">1</w:instrText>
      </w:r>
      <w:bookmarkEnd w:id="170"/>
      <w:bookmarkStart w:id="171" w:name="_QWord_Source_Comparison_8"/>
      <w:r>
        <w:rPr>
          <w:rFonts w:hint="eastAsia"/>
        </w:rPr>
        <w:instrText xml:space="preserve">, #B-001,</w:instrText>
      </w:r>
      <w:bookmarkEnd w:id="171"/>
      <w:bookmarkStart w:id="172" w:name="_QWord_Source_Comparison_9"/>
      <w:r>
        <w:instrText xml:space="preserve">1</w:instrText>
      </w:r>
      <w:bookmarkEnd w:id="172"/>
      <w:bookmarkStart w:id="173" w:name="_QWord_Source_Comparison_10"/>
      <w:r>
        <w:rPr>
          <w:rFonts w:hint="eastAsia"/>
        </w:rPr>
        <w:instrText xml:space="preserve">,  #B-001b-</w:instrText>
      </w:r>
      <w:bookmarkEnd w:id="173"/>
      <w:bookmarkStart w:id="174" w:name="_QWord_Source_Comparison_11"/>
      <w:r>
        <w:rPr>
          <w:rFonts w:hint="eastAsia"/>
        </w:rPr>
        <w:instrText xml:space="preserve">隐藏</w:instrText>
      </w:r>
      <w:bookmarkEnd w:id="174"/>
      <w:bookmarkStart w:id="175" w:name="_QWord_Source_Comparison_12"/>
      <w:r>
        <w:rPr>
          <w:rFonts w:hint="eastAsia"/>
        </w:rPr>
        <w:instrText xml:space="preserve">,</w:instrText>
      </w:r>
      <w:bookmarkEnd w:id="175"/>
      <w:bookmarkStart w:id="176" w:name="_QWord_Source_Comparison_13"/>
      <w:r>
        <w:instrText xml:space="preserve">2</w:instrText>
      </w:r>
      <w:bookmarkEnd w:id="176"/>
      <w:bookmarkStart w:id="177" w:name="_QWord_Source_Comparison_14"/>
      <w:r>
        <w:rPr>
          <w:rFonts w:hint="eastAsia"/>
        </w:rPr>
        <w:instrText xml:space="preserve">, #P-</w:instrText>
      </w:r>
      <w:bookmarkEnd w:id="177"/>
      <w:bookmarkStart w:id="178" w:name="_QWord_Source_Comparison_15"/>
      <w:r>
        <w:rPr>
          <w:rFonts w:hint="eastAsia"/>
        </w:rPr>
        <w:instrText xml:space="preserve">参考文献</w:instrText>
      </w:r>
      <w:bookmarkEnd w:id="178"/>
      <w:bookmarkStart w:id="179" w:name="_QWord_Source_Comparison_16"/>
      <w:r>
        <w:rPr>
          <w:rFonts w:hint="eastAsia"/>
        </w:rPr>
        <w:instrText xml:space="preserve">-</w:instrText>
      </w:r>
      <w:bookmarkEnd w:id="179"/>
      <w:bookmarkStart w:id="180" w:name="_QWord_Source_Comparison_17"/>
      <w:r>
        <w:rPr>
          <w:rFonts w:hint="eastAsia"/>
        </w:rPr>
        <w:instrText xml:space="preserve">标题</w:instrText>
      </w:r>
      <w:bookmarkEnd w:id="180"/>
      <w:bookmarkStart w:id="181" w:name="_QWord_Source_Comparison_18"/>
      <w:r>
        <w:rPr>
          <w:rFonts w:hint="eastAsia"/>
        </w:rPr>
        <w:instrText xml:space="preserve">,1, #P-</w:instrText>
      </w:r>
      <w:bookmarkEnd w:id="181"/>
      <w:bookmarkStart w:id="182" w:name="_QWord_Source_Comparison_19"/>
      <w:r>
        <w:rPr>
          <w:rFonts w:hint="eastAsia"/>
        </w:rPr>
        <w:instrText xml:space="preserve">附录</w:instrText>
      </w:r>
      <w:bookmarkEnd w:id="182"/>
      <w:bookmarkStart w:id="183" w:name="_QWord_Source_Comparison_20"/>
      <w:r>
        <w:rPr>
          <w:rFonts w:hint="eastAsia"/>
        </w:rPr>
        <w:instrText xml:space="preserve">-1</w:instrText>
      </w:r>
      <w:bookmarkEnd w:id="183"/>
      <w:bookmarkStart w:id="184" w:name="_QWord_Source_Comparison_21"/>
      <w:r>
        <w:rPr>
          <w:rFonts w:hint="eastAsia"/>
        </w:rPr>
        <w:instrText xml:space="preserve">级</w:instrText>
      </w:r>
      <w:bookmarkEnd w:id="184"/>
      <w:bookmarkStart w:id="185" w:name="_QWord_Source_Comparison_22"/>
      <w:r>
        <w:rPr>
          <w:rFonts w:hint="eastAsia"/>
        </w:rPr>
        <w:instrText xml:space="preserve">,</w:instrText>
      </w:r>
      <w:bookmarkEnd w:id="185"/>
      <w:bookmarkStart w:id="186" w:name="_QWord_Source_Comparison_23"/>
      <w:r>
        <w:instrText xml:space="preserve">2</w:instrText>
      </w:r>
      <w:bookmarkEnd w:id="186"/>
      <w:bookmarkStart w:id="187" w:name="_QWord_Source_Comparison_24"/>
      <w:r>
        <w:rPr>
          <w:rFonts w:hint="eastAsia"/>
        </w:rPr>
        <w:instrText xml:space="preserve">, #P-</w:instrText>
      </w:r>
      <w:bookmarkEnd w:id="187"/>
      <w:bookmarkStart w:id="188" w:name="_QWord_Source_Comparison_25"/>
      <w:r>
        <w:rPr>
          <w:rFonts w:hint="eastAsia"/>
        </w:rPr>
        <w:instrText xml:space="preserve">获奖</w:instrText>
      </w:r>
      <w:bookmarkEnd w:id="188"/>
      <w:bookmarkStart w:id="189" w:name="_QWord_Source_Comparison_26"/>
      <w:r>
        <w:rPr>
          <w:rFonts w:hint="eastAsia"/>
        </w:rPr>
        <w:instrText xml:space="preserve">-</w:instrText>
      </w:r>
      <w:bookmarkEnd w:id="189"/>
      <w:bookmarkStart w:id="190" w:name="_QWord_Source_Comparison_27"/>
      <w:r>
        <w:rPr>
          <w:rFonts w:hint="eastAsia"/>
        </w:rPr>
        <w:instrText xml:space="preserve">标题</w:instrText>
      </w:r>
      <w:bookmarkEnd w:id="190"/>
      <w:bookmarkStart w:id="191" w:name="_QWord_Source_Comparison_28"/>
      <w:r>
        <w:rPr>
          <w:rFonts w:hint="eastAsia"/>
        </w:rPr>
        <w:instrText xml:space="preserve">,</w:instrText>
      </w:r>
      <w:bookmarkEnd w:id="191"/>
      <w:bookmarkStart w:id="192" w:name="_QWord_Source_Comparison_29"/>
      <w:r>
        <w:instrText xml:space="preserve">2</w:instrText>
      </w:r>
      <w:bookmarkEnd w:id="192"/>
      <w:bookmarkStart w:id="193" w:name="_QWord_Source_Comparison_30"/>
      <w:r>
        <w:rPr>
          <w:rFonts w:hint="eastAsia"/>
        </w:rPr>
        <w:instrText xml:space="preserve">, #P-</w:instrText>
      </w:r>
      <w:bookmarkEnd w:id="193"/>
      <w:bookmarkStart w:id="194" w:name="_QWord_Source_Comparison_31"/>
      <w:r>
        <w:rPr>
          <w:rFonts w:hint="eastAsia"/>
        </w:rPr>
        <w:instrText xml:space="preserve">结论</w:instrText>
      </w:r>
      <w:bookmarkEnd w:id="194"/>
      <w:bookmarkStart w:id="195" w:name="_QWord_Source_Comparison_32"/>
      <w:r>
        <w:rPr>
          <w:rFonts w:hint="eastAsia"/>
        </w:rPr>
        <w:instrText xml:space="preserve">-</w:instrText>
      </w:r>
      <w:bookmarkEnd w:id="195"/>
      <w:bookmarkStart w:id="196" w:name="_QWord_Source_Comparison_33"/>
      <w:r>
        <w:rPr>
          <w:rFonts w:hint="eastAsia"/>
        </w:rPr>
        <w:instrText xml:space="preserve">标题</w:instrText>
      </w:r>
      <w:bookmarkEnd w:id="196"/>
      <w:bookmarkStart w:id="197" w:name="_QWord_Source_Comparison_34"/>
      <w:r>
        <w:rPr>
          <w:rFonts w:hint="eastAsia"/>
        </w:rPr>
        <w:instrText xml:space="preserve">,</w:instrText>
      </w:r>
      <w:bookmarkEnd w:id="197"/>
      <w:bookmarkStart w:id="198" w:name="_QWord_Source_Comparison_35"/>
      <w:r>
        <w:instrText xml:space="preserve">2</w:instrText>
      </w:r>
      <w:bookmarkEnd w:id="198"/>
      <w:bookmarkStart w:id="199" w:name="_QWord_Source_Comparison_36"/>
      <w:r>
        <w:rPr>
          <w:rFonts w:hint="eastAsia"/>
        </w:rPr>
        <w:instrText xml:space="preserve">, #P-</w:instrText>
      </w:r>
      <w:bookmarkEnd w:id="199"/>
      <w:bookmarkStart w:id="200" w:name="_QWord_Source_Comparison_37"/>
      <w:r>
        <w:rPr>
          <w:rFonts w:hint="eastAsia"/>
        </w:rPr>
        <w:instrText xml:space="preserve">目录</w:instrText>
      </w:r>
      <w:bookmarkEnd w:id="200"/>
      <w:bookmarkStart w:id="201" w:name="_QWord_Source_Comparison_38"/>
      <w:r>
        <w:rPr>
          <w:rFonts w:hint="eastAsia"/>
        </w:rPr>
        <w:instrText xml:space="preserve">-</w:instrText>
      </w:r>
      <w:bookmarkEnd w:id="201"/>
      <w:bookmarkStart w:id="202" w:name="_QWord_Source_Comparison_39"/>
      <w:r>
        <w:rPr>
          <w:rFonts w:hint="eastAsia"/>
        </w:rPr>
        <w:instrText xml:space="preserve">标题</w:instrText>
      </w:r>
      <w:bookmarkEnd w:id="202"/>
      <w:r>
        <w:rPr>
          <w:rFonts w:hint="eastAsia"/>
        </w:rPr>
        <w:instrText xml:space="preserve">,</w:instrText>
      </w:r>
      <w:r>
        <w:instrText xml:space="preserve">2</w:instrText>
      </w:r>
      <w:r>
        <w:rPr>
          <w:rFonts w:hint="eastAsia"/>
        </w:rPr>
        <w:instrText xml:space="preserve">, #P-申明-标题,</w:instrText>
      </w:r>
      <w:r>
        <w:instrText xml:space="preserve">2</w:instrText>
      </w:r>
      <w:r>
        <w:rPr>
          <w:rFonts w:hint="eastAsia"/>
        </w:rPr>
        <w:instrText xml:space="preserve">, #P-英文摘要-标题,</w:instrText>
      </w:r>
      <w:r>
        <w:instrText xml:space="preserve">2</w:instrText>
      </w:r>
      <w:bookmarkStart w:id="203" w:name="_QWord_Source_Comparison_54"/>
      <w:r>
        <w:rPr>
          <w:rFonts w:hint="eastAsia"/>
        </w:rPr>
        <w:instrText xml:space="preserve">, #P-</w:instrText>
      </w:r>
      <w:bookmarkEnd w:id="203"/>
      <w:bookmarkStart w:id="204" w:name="_QWord_Source_Comparison_55"/>
      <w:r>
        <w:rPr>
          <w:rFonts w:hint="eastAsia"/>
        </w:rPr>
        <w:instrText xml:space="preserve">致谢</w:instrText>
      </w:r>
      <w:bookmarkEnd w:id="204"/>
      <w:bookmarkStart w:id="205" w:name="_QWord_Source_Comparison_56"/>
      <w:r>
        <w:rPr>
          <w:rFonts w:hint="eastAsia"/>
        </w:rPr>
        <w:instrText xml:space="preserve">-</w:instrText>
      </w:r>
      <w:bookmarkEnd w:id="205"/>
      <w:r>
        <w:rPr>
          <w:rFonts w:hint="eastAsia"/>
        </w:rPr>
        <w:instrText xml:space="preserve">标题</w:instrText>
      </w:r>
      <w:bookmarkStart w:id="206" w:name="_QWord_Source_Comparison_58"/>
      <w:r>
        <w:rPr>
          <w:rFonts w:hint="eastAsia"/>
        </w:rPr>
        <w:instrText xml:space="preserve">,</w:instrText>
      </w:r>
      <w:bookmarkEnd w:id="206"/>
      <w:bookmarkStart w:id="207" w:name="_QWord_Source_Comparison_59"/>
      <w:r>
        <w:instrText xml:space="preserve">2</w:instrText>
      </w:r>
      <w:bookmarkEnd w:id="207"/>
      <w:r>
        <w:rPr>
          <w:rFonts w:hint="eastAsia"/>
        </w:rPr>
        <w:instrText xml:space="preserve">, #P-中文摘要-标题,</w:instrText>
      </w:r>
      <w:r>
        <w:instrText xml:space="preserve">2</w:instrText>
      </w:r>
      <w:r>
        <w:rPr>
          <w:rFonts w:hint="eastAsia"/>
        </w:rPr>
        <w:instrText xml:space="preserve">, #P-注释-标题,</w:instrText>
      </w:r>
      <w:r>
        <w:instrText xml:space="preserve">2</w:instrText>
      </w:r>
      <w:r>
        <w:rPr>
          <w:rFonts w:hint="eastAsia"/>
        </w:rPr>
        <w:instrText xml:space="preserve">, #P-作者简介-标题,</w:instrText>
      </w:r>
      <w:r>
        <w:instrText xml:space="preserve">2</w:instrText>
      </w:r>
      <w:r>
        <w:rPr>
          <w:rFonts w:hint="eastAsia"/>
        </w:rPr>
        <w:instrText xml:space="preserve">, 标题 2,</w:instrText>
      </w:r>
      <w:r>
        <w:instrText xml:space="preserve">2</w:instrText>
      </w:r>
      <w:r>
        <w:rPr>
          <w:rFonts w:hint="eastAsia"/>
        </w:rPr>
        <w:instrText xml:space="preserve">, #B-002,</w:instrText>
      </w:r>
      <w:r>
        <w:instrText xml:space="preserve">3</w:instrText>
      </w:r>
      <w:r>
        <w:rPr>
          <w:rFonts w:hint="eastAsia"/>
        </w:rPr>
        <w:instrText xml:space="preserve">, #P-附录-2级,</w:instrText>
      </w:r>
      <w:r>
        <w:instrText xml:space="preserve">3, #B-003,4</w:instrText>
      </w:r>
      <w:r>
        <w:rPr>
          <w:rFonts w:hint="eastAsia"/>
        </w:rPr>
        <w:instrText xml:space="preserve">,</w:instrText>
      </w:r>
      <w:r>
        <w:instrText xml:space="preserve"> #A-003,3</w:instrText>
      </w:r>
      <w:r>
        <w:rPr>
          <w:rFonts w:hint="eastAsia"/>
        </w:rPr>
        <w:instrText xml:space="preserve">"</w:instrText>
      </w:r>
      <w:r>
        <w:instrText xml:space="preserve"> </w:instrText>
      </w:r>
      <w:r>
        <w:rPr>
          <w:rFonts w:eastAsia="宋体"/>
        </w:rPr>
        <w:fldChar w:fldCharType="separate"/>
      </w:r>
      <w:bookmarkStart w:id="208" w:name="_QWord_Source_Comparison_829"/>
      <w:bookmarkStart w:id="209" w:name="_QWord_Source_Comparison_Para_191"/>
      <w:r>
        <w:fldChar w:fldCharType="begin"/>
      </w:r>
      <w:r>
        <w:instrText xml:space="preserve"> HYPERLINK \l _Toc22843 </w:instrText>
      </w:r>
      <w:r>
        <w:fldChar w:fldCharType="separate"/>
      </w:r>
      <w:r>
        <w:rPr>
          <w:rFonts w:hint="eastAsia" w:ascii="Times New Roman" w:hAnsi="Times New Roman" w:eastAsia="黑体" w:cs="Times New Roman"/>
          <w:i w:val="0"/>
          <w:strike w:val="0"/>
          <w:dstrike w:val="0"/>
        </w:rPr>
        <w:t xml:space="preserve">第一章 </w:t>
      </w:r>
      <w:r>
        <w:rPr>
          <w:rFonts w:hint="eastAsia"/>
        </w:rPr>
        <w:t>嵌入式系统概述</w:t>
      </w:r>
      <w:r>
        <w:tab/>
      </w:r>
      <w:r>
        <w:fldChar w:fldCharType="begin"/>
      </w:r>
      <w:r>
        <w:instrText xml:space="preserve"> PAGEREF _Toc22843 \h </w:instrText>
      </w:r>
      <w:r>
        <w:fldChar w:fldCharType="separate"/>
      </w:r>
      <w:r>
        <w:t>1</w:t>
      </w:r>
      <w:r>
        <w:fldChar w:fldCharType="end"/>
      </w:r>
      <w:r>
        <w:fldChar w:fldCharType="end"/>
      </w:r>
    </w:p>
    <w:p w14:paraId="6E338622">
      <w:pPr>
        <w:pStyle w:val="47"/>
        <w:tabs>
          <w:tab w:val="right" w:leader="dot" w:pos="8198"/>
        </w:tabs>
      </w:pPr>
      <w:r>
        <w:fldChar w:fldCharType="begin"/>
      </w:r>
      <w:r>
        <w:instrText xml:space="preserve"> HYPERLINK \l _Toc15330 </w:instrText>
      </w:r>
      <w:r>
        <w:fldChar w:fldCharType="separate"/>
      </w:r>
      <w:r>
        <w:rPr>
          <w:rFonts w:hint="eastAsia" w:ascii="Times New Roman" w:hAnsi="Times New Roman" w:eastAsia="黑体" w:cs="Times New Roman"/>
          <w:i w:val="0"/>
          <w:strike w:val="0"/>
          <w:dstrike w:val="0"/>
        </w:rPr>
        <w:t xml:space="preserve">1.1 </w:t>
      </w:r>
      <w:r>
        <w:rPr>
          <w:rFonts w:hint="eastAsia"/>
        </w:rPr>
        <w:t>嵌入式系统的产生和发展</w:t>
      </w:r>
      <w:r>
        <w:tab/>
      </w:r>
      <w:r>
        <w:fldChar w:fldCharType="begin"/>
      </w:r>
      <w:r>
        <w:instrText xml:space="preserve"> PAGEREF _Toc15330 \h </w:instrText>
      </w:r>
      <w:r>
        <w:fldChar w:fldCharType="separate"/>
      </w:r>
      <w:r>
        <w:t>1</w:t>
      </w:r>
      <w:r>
        <w:fldChar w:fldCharType="end"/>
      </w:r>
      <w:r>
        <w:fldChar w:fldCharType="end"/>
      </w:r>
    </w:p>
    <w:p w14:paraId="0E03B130">
      <w:pPr>
        <w:pStyle w:val="28"/>
        <w:tabs>
          <w:tab w:val="right" w:leader="dot" w:pos="8198"/>
        </w:tabs>
      </w:pPr>
      <w:r>
        <w:fldChar w:fldCharType="begin"/>
      </w:r>
      <w:r>
        <w:instrText xml:space="preserve"> HYPERLINK \l _Toc30329 </w:instrText>
      </w:r>
      <w:r>
        <w:fldChar w:fldCharType="separate"/>
      </w:r>
      <w:r>
        <w:rPr>
          <w:rFonts w:hint="eastAsia" w:ascii="Times New Roman" w:hAnsi="Times New Roman" w:eastAsia="黑体" w:cs="Times New Roman"/>
          <w:i w:val="0"/>
          <w:strike w:val="0"/>
          <w:dstrike w:val="0"/>
        </w:rPr>
        <w:t xml:space="preserve">1.1.1 </w:t>
      </w:r>
      <w:r>
        <w:rPr>
          <w:rFonts w:hint="eastAsia"/>
        </w:rPr>
        <w:t>嵌入式系统的定义</w:t>
      </w:r>
      <w:r>
        <w:tab/>
      </w:r>
      <w:r>
        <w:fldChar w:fldCharType="begin"/>
      </w:r>
      <w:r>
        <w:instrText xml:space="preserve"> PAGEREF _Toc30329 \h </w:instrText>
      </w:r>
      <w:r>
        <w:fldChar w:fldCharType="separate"/>
      </w:r>
      <w:r>
        <w:t>2</w:t>
      </w:r>
      <w:r>
        <w:fldChar w:fldCharType="end"/>
      </w:r>
      <w:r>
        <w:fldChar w:fldCharType="end"/>
      </w:r>
    </w:p>
    <w:p w14:paraId="155C8817">
      <w:pPr>
        <w:pStyle w:val="28"/>
        <w:tabs>
          <w:tab w:val="right" w:leader="dot" w:pos="8198"/>
        </w:tabs>
      </w:pPr>
      <w:r>
        <w:fldChar w:fldCharType="begin"/>
      </w:r>
      <w:r>
        <w:instrText xml:space="preserve"> HYPERLINK \l _Toc16895 </w:instrText>
      </w:r>
      <w:r>
        <w:fldChar w:fldCharType="separate"/>
      </w:r>
      <w:r>
        <w:rPr>
          <w:rFonts w:hint="eastAsia" w:ascii="Times New Roman" w:hAnsi="Times New Roman" w:eastAsia="黑体" w:cs="Times New Roman"/>
          <w:i w:val="0"/>
          <w:strike w:val="0"/>
          <w:dstrike w:val="0"/>
        </w:rPr>
        <w:t xml:space="preserve">1.1.2 </w:t>
      </w:r>
      <w:r>
        <w:rPr>
          <w:rFonts w:hint="eastAsia"/>
        </w:rPr>
        <w:t>嵌入式硬件系统的发展</w:t>
      </w:r>
      <w:r>
        <w:tab/>
      </w:r>
      <w:r>
        <w:fldChar w:fldCharType="begin"/>
      </w:r>
      <w:r>
        <w:instrText xml:space="preserve"> PAGEREF _Toc16895 \h </w:instrText>
      </w:r>
      <w:r>
        <w:fldChar w:fldCharType="separate"/>
      </w:r>
      <w:r>
        <w:t>2</w:t>
      </w:r>
      <w:r>
        <w:fldChar w:fldCharType="end"/>
      </w:r>
      <w:r>
        <w:fldChar w:fldCharType="end"/>
      </w:r>
    </w:p>
    <w:p w14:paraId="1E32B185">
      <w:pPr>
        <w:pStyle w:val="28"/>
        <w:tabs>
          <w:tab w:val="right" w:leader="dot" w:pos="8198"/>
        </w:tabs>
      </w:pPr>
      <w:r>
        <w:fldChar w:fldCharType="begin"/>
      </w:r>
      <w:r>
        <w:instrText xml:space="preserve"> HYPERLINK \l _Toc17594 </w:instrText>
      </w:r>
      <w:r>
        <w:fldChar w:fldCharType="separate"/>
      </w:r>
      <w:r>
        <w:rPr>
          <w:rFonts w:hint="eastAsia" w:ascii="Times New Roman" w:hAnsi="Times New Roman" w:eastAsia="黑体" w:cs="Times New Roman"/>
          <w:i w:val="0"/>
          <w:strike w:val="0"/>
          <w:dstrike w:val="0"/>
        </w:rPr>
        <w:t xml:space="preserve">1.1.3 </w:t>
      </w:r>
      <w:r>
        <w:rPr>
          <w:rFonts w:hint="eastAsia"/>
        </w:rPr>
        <w:t>嵌入式开发软件的发展</w:t>
      </w:r>
      <w:r>
        <w:tab/>
      </w:r>
      <w:r>
        <w:fldChar w:fldCharType="begin"/>
      </w:r>
      <w:r>
        <w:instrText xml:space="preserve"> PAGEREF _Toc17594 \h </w:instrText>
      </w:r>
      <w:r>
        <w:fldChar w:fldCharType="separate"/>
      </w:r>
      <w:r>
        <w:t>2</w:t>
      </w:r>
      <w:r>
        <w:fldChar w:fldCharType="end"/>
      </w:r>
      <w:r>
        <w:fldChar w:fldCharType="end"/>
      </w:r>
    </w:p>
    <w:p w14:paraId="7939318B">
      <w:pPr>
        <w:pStyle w:val="28"/>
        <w:tabs>
          <w:tab w:val="right" w:leader="dot" w:pos="8198"/>
        </w:tabs>
      </w:pPr>
      <w:r>
        <w:fldChar w:fldCharType="begin"/>
      </w:r>
      <w:r>
        <w:instrText xml:space="preserve"> HYPERLINK \l _Toc18198 </w:instrText>
      </w:r>
      <w:r>
        <w:fldChar w:fldCharType="separate"/>
      </w:r>
      <w:r>
        <w:rPr>
          <w:rFonts w:hint="eastAsia" w:ascii="Times New Roman" w:hAnsi="Times New Roman" w:eastAsia="黑体" w:cs="Times New Roman"/>
          <w:i w:val="0"/>
          <w:strike w:val="0"/>
          <w:dstrike w:val="0"/>
        </w:rPr>
        <w:t xml:space="preserve">1.1.4 </w:t>
      </w:r>
      <w:r>
        <w:rPr>
          <w:rFonts w:hint="eastAsia"/>
        </w:rPr>
        <w:t>计算模式的发展</w:t>
      </w:r>
      <w:r>
        <w:tab/>
      </w:r>
      <w:r>
        <w:fldChar w:fldCharType="begin"/>
      </w:r>
      <w:r>
        <w:instrText xml:space="preserve"> PAGEREF _Toc18198 \h </w:instrText>
      </w:r>
      <w:r>
        <w:fldChar w:fldCharType="separate"/>
      </w:r>
      <w:r>
        <w:t>3</w:t>
      </w:r>
      <w:r>
        <w:fldChar w:fldCharType="end"/>
      </w:r>
      <w:r>
        <w:fldChar w:fldCharType="end"/>
      </w:r>
    </w:p>
    <w:p w14:paraId="5CAB1823">
      <w:pPr>
        <w:pStyle w:val="28"/>
        <w:tabs>
          <w:tab w:val="right" w:leader="dot" w:pos="8198"/>
        </w:tabs>
      </w:pPr>
      <w:r>
        <w:fldChar w:fldCharType="begin"/>
      </w:r>
      <w:r>
        <w:instrText xml:space="preserve"> HYPERLINK \l _Toc12554 </w:instrText>
      </w:r>
      <w:r>
        <w:fldChar w:fldCharType="separate"/>
      </w:r>
      <w:r>
        <w:rPr>
          <w:rFonts w:hint="eastAsia" w:ascii="Times New Roman" w:hAnsi="Times New Roman" w:eastAsia="黑体" w:cs="Times New Roman"/>
          <w:i w:val="0"/>
          <w:strike w:val="0"/>
          <w:dstrike w:val="0"/>
        </w:rPr>
        <w:t xml:space="preserve">1.1.5 </w:t>
      </w:r>
      <w:r>
        <w:rPr>
          <w:rFonts w:hint="eastAsia"/>
        </w:rPr>
        <w:t>普适计算</w:t>
      </w:r>
      <w:r>
        <w:tab/>
      </w:r>
      <w:r>
        <w:fldChar w:fldCharType="begin"/>
      </w:r>
      <w:r>
        <w:instrText xml:space="preserve"> PAGEREF _Toc12554 \h </w:instrText>
      </w:r>
      <w:r>
        <w:fldChar w:fldCharType="separate"/>
      </w:r>
      <w:r>
        <w:t>3</w:t>
      </w:r>
      <w:r>
        <w:fldChar w:fldCharType="end"/>
      </w:r>
      <w:r>
        <w:fldChar w:fldCharType="end"/>
      </w:r>
    </w:p>
    <w:p w14:paraId="18B2EBAC">
      <w:pPr>
        <w:pStyle w:val="28"/>
        <w:tabs>
          <w:tab w:val="right" w:leader="dot" w:pos="8198"/>
        </w:tabs>
      </w:pPr>
      <w:r>
        <w:fldChar w:fldCharType="begin"/>
      </w:r>
      <w:r>
        <w:instrText xml:space="preserve"> HYPERLINK \l _Toc11774 </w:instrText>
      </w:r>
      <w:r>
        <w:fldChar w:fldCharType="separate"/>
      </w:r>
      <w:r>
        <w:rPr>
          <w:rFonts w:hint="eastAsia" w:ascii="Times New Roman" w:hAnsi="Times New Roman" w:eastAsia="黑体" w:cs="Times New Roman"/>
          <w:i w:val="0"/>
          <w:strike w:val="0"/>
          <w:dstrike w:val="0"/>
        </w:rPr>
        <w:t xml:space="preserve">1.1.6 </w:t>
      </w:r>
      <w:r>
        <w:rPr>
          <w:rFonts w:hint="eastAsia"/>
        </w:rPr>
        <w:t>小结</w:t>
      </w:r>
      <w:r>
        <w:tab/>
      </w:r>
      <w:r>
        <w:fldChar w:fldCharType="begin"/>
      </w:r>
      <w:r>
        <w:instrText xml:space="preserve"> PAGEREF _Toc11774 \h </w:instrText>
      </w:r>
      <w:r>
        <w:fldChar w:fldCharType="separate"/>
      </w:r>
      <w:r>
        <w:t>3</w:t>
      </w:r>
      <w:r>
        <w:fldChar w:fldCharType="end"/>
      </w:r>
      <w:r>
        <w:fldChar w:fldCharType="end"/>
      </w:r>
    </w:p>
    <w:p w14:paraId="6182CB86">
      <w:pPr>
        <w:pStyle w:val="47"/>
        <w:tabs>
          <w:tab w:val="right" w:leader="dot" w:pos="8198"/>
        </w:tabs>
      </w:pPr>
      <w:r>
        <w:fldChar w:fldCharType="begin"/>
      </w:r>
      <w:r>
        <w:instrText xml:space="preserve"> HYPERLINK \l _Toc7395 </w:instrText>
      </w:r>
      <w:r>
        <w:fldChar w:fldCharType="separate"/>
      </w:r>
      <w:r>
        <w:rPr>
          <w:rFonts w:hint="eastAsia" w:ascii="Times New Roman" w:hAnsi="Times New Roman" w:eastAsia="黑体" w:cs="Times New Roman"/>
          <w:i w:val="0"/>
          <w:strike w:val="0"/>
          <w:dstrike w:val="0"/>
        </w:rPr>
        <w:t xml:space="preserve">1.2 </w:t>
      </w:r>
      <w:r>
        <w:rPr>
          <w:rFonts w:hint="eastAsia"/>
        </w:rPr>
        <w:t>无所不在的嵌入式系统</w:t>
      </w:r>
      <w:r>
        <w:tab/>
      </w:r>
      <w:r>
        <w:fldChar w:fldCharType="begin"/>
      </w:r>
      <w:r>
        <w:instrText xml:space="preserve"> PAGEREF _Toc7395 \h </w:instrText>
      </w:r>
      <w:r>
        <w:fldChar w:fldCharType="separate"/>
      </w:r>
      <w:r>
        <w:t>4</w:t>
      </w:r>
      <w:r>
        <w:fldChar w:fldCharType="end"/>
      </w:r>
      <w:r>
        <w:fldChar w:fldCharType="end"/>
      </w:r>
    </w:p>
    <w:p w14:paraId="57C2D047">
      <w:pPr>
        <w:pStyle w:val="28"/>
        <w:tabs>
          <w:tab w:val="right" w:leader="dot" w:pos="8198"/>
        </w:tabs>
      </w:pPr>
      <w:r>
        <w:fldChar w:fldCharType="begin"/>
      </w:r>
      <w:r>
        <w:instrText xml:space="preserve"> HYPERLINK \l _Toc7267 </w:instrText>
      </w:r>
      <w:r>
        <w:fldChar w:fldCharType="separate"/>
      </w:r>
      <w:r>
        <w:rPr>
          <w:rFonts w:hint="eastAsia" w:ascii="Times New Roman" w:hAnsi="Times New Roman" w:eastAsia="黑体" w:cs="Times New Roman"/>
          <w:i w:val="0"/>
          <w:strike w:val="0"/>
          <w:dstrike w:val="0"/>
        </w:rPr>
        <w:t xml:space="preserve">1.2.1 </w:t>
      </w:r>
      <w:r>
        <w:rPr>
          <w:rFonts w:hint="eastAsia"/>
        </w:rPr>
        <w:t>嵌入式设备的生产规模</w:t>
      </w:r>
      <w:r>
        <w:tab/>
      </w:r>
      <w:r>
        <w:fldChar w:fldCharType="begin"/>
      </w:r>
      <w:r>
        <w:instrText xml:space="preserve"> PAGEREF _Toc7267 \h </w:instrText>
      </w:r>
      <w:r>
        <w:fldChar w:fldCharType="separate"/>
      </w:r>
      <w:r>
        <w:t>4</w:t>
      </w:r>
      <w:r>
        <w:fldChar w:fldCharType="end"/>
      </w:r>
      <w:r>
        <w:fldChar w:fldCharType="end"/>
      </w:r>
    </w:p>
    <w:p w14:paraId="07F55981">
      <w:pPr>
        <w:pStyle w:val="28"/>
        <w:tabs>
          <w:tab w:val="right" w:leader="dot" w:pos="8198"/>
        </w:tabs>
      </w:pPr>
      <w:r>
        <w:fldChar w:fldCharType="begin"/>
      </w:r>
      <w:r>
        <w:instrText xml:space="preserve"> HYPERLINK \l _Toc266 </w:instrText>
      </w:r>
      <w:r>
        <w:fldChar w:fldCharType="separate"/>
      </w:r>
      <w:r>
        <w:rPr>
          <w:rFonts w:hint="eastAsia" w:ascii="Times New Roman" w:hAnsi="Times New Roman" w:eastAsia="黑体" w:cs="Times New Roman"/>
          <w:i w:val="0"/>
          <w:strike w:val="0"/>
          <w:dstrike w:val="0"/>
        </w:rPr>
        <w:t xml:space="preserve">1.2.2 </w:t>
      </w:r>
      <w:r>
        <w:rPr>
          <w:rFonts w:hint="eastAsia"/>
        </w:rPr>
        <w:t>小结</w:t>
      </w:r>
      <w:r>
        <w:tab/>
      </w:r>
      <w:r>
        <w:fldChar w:fldCharType="begin"/>
      </w:r>
      <w:r>
        <w:instrText xml:space="preserve"> PAGEREF _Toc266 \h </w:instrText>
      </w:r>
      <w:r>
        <w:fldChar w:fldCharType="separate"/>
      </w:r>
      <w:r>
        <w:t>6</w:t>
      </w:r>
      <w:r>
        <w:fldChar w:fldCharType="end"/>
      </w:r>
      <w:r>
        <w:fldChar w:fldCharType="end"/>
      </w:r>
    </w:p>
    <w:p w14:paraId="6D570B1C">
      <w:pPr>
        <w:pStyle w:val="47"/>
        <w:tabs>
          <w:tab w:val="right" w:leader="dot" w:pos="8198"/>
        </w:tabs>
      </w:pPr>
      <w:r>
        <w:fldChar w:fldCharType="begin"/>
      </w:r>
      <w:r>
        <w:instrText xml:space="preserve"> HYPERLINK \l _Toc4754 </w:instrText>
      </w:r>
      <w:r>
        <w:fldChar w:fldCharType="separate"/>
      </w:r>
      <w:r>
        <w:rPr>
          <w:rFonts w:hint="eastAsia" w:ascii="Times New Roman" w:hAnsi="Times New Roman" w:eastAsia="黑体" w:cs="Times New Roman"/>
          <w:i w:val="0"/>
          <w:strike w:val="0"/>
          <w:dstrike w:val="0"/>
        </w:rPr>
        <w:t xml:space="preserve">1.3 </w:t>
      </w:r>
      <w:r>
        <w:rPr>
          <w:rFonts w:hint="eastAsia"/>
        </w:rPr>
        <w:t>如何学习嵌入式系统</w:t>
      </w:r>
      <w:r>
        <w:tab/>
      </w:r>
      <w:r>
        <w:fldChar w:fldCharType="begin"/>
      </w:r>
      <w:r>
        <w:instrText xml:space="preserve"> PAGEREF _Toc4754 \h </w:instrText>
      </w:r>
      <w:r>
        <w:fldChar w:fldCharType="separate"/>
      </w:r>
      <w:r>
        <w:t>6</w:t>
      </w:r>
      <w:r>
        <w:fldChar w:fldCharType="end"/>
      </w:r>
      <w:r>
        <w:fldChar w:fldCharType="end"/>
      </w:r>
    </w:p>
    <w:p w14:paraId="3FD0EFB4">
      <w:pPr>
        <w:pStyle w:val="28"/>
        <w:tabs>
          <w:tab w:val="right" w:leader="dot" w:pos="8198"/>
        </w:tabs>
      </w:pPr>
      <w:r>
        <w:fldChar w:fldCharType="begin"/>
      </w:r>
      <w:r>
        <w:instrText xml:space="preserve"> HYPERLINK \l _Toc9388 </w:instrText>
      </w:r>
      <w:r>
        <w:fldChar w:fldCharType="separate"/>
      </w:r>
      <w:r>
        <w:rPr>
          <w:rFonts w:hint="eastAsia" w:ascii="Times New Roman" w:hAnsi="Times New Roman" w:eastAsia="黑体" w:cs="Times New Roman"/>
          <w:i w:val="0"/>
          <w:strike w:val="0"/>
          <w:dstrike w:val="0"/>
        </w:rPr>
        <w:t xml:space="preserve">1.3.1 </w:t>
      </w:r>
      <w:r>
        <w:rPr>
          <w:rFonts w:hint="eastAsia"/>
        </w:rPr>
        <w:t>学习嵌入式的必备知识和条件</w:t>
      </w:r>
      <w:r>
        <w:tab/>
      </w:r>
      <w:r>
        <w:fldChar w:fldCharType="begin"/>
      </w:r>
      <w:r>
        <w:instrText xml:space="preserve"> PAGEREF _Toc9388 \h </w:instrText>
      </w:r>
      <w:r>
        <w:fldChar w:fldCharType="separate"/>
      </w:r>
      <w:r>
        <w:t>6</w:t>
      </w:r>
      <w:r>
        <w:fldChar w:fldCharType="end"/>
      </w:r>
      <w:r>
        <w:fldChar w:fldCharType="end"/>
      </w:r>
    </w:p>
    <w:p w14:paraId="2FA37A4F">
      <w:pPr>
        <w:pStyle w:val="28"/>
        <w:tabs>
          <w:tab w:val="right" w:leader="dot" w:pos="8198"/>
        </w:tabs>
      </w:pPr>
      <w:r>
        <w:fldChar w:fldCharType="begin"/>
      </w:r>
      <w:r>
        <w:instrText xml:space="preserve"> HYPERLINK \l _Toc19131 </w:instrText>
      </w:r>
      <w:r>
        <w:fldChar w:fldCharType="separate"/>
      </w:r>
      <w:r>
        <w:rPr>
          <w:rFonts w:hint="eastAsia" w:ascii="Times New Roman" w:hAnsi="Times New Roman" w:eastAsia="黑体" w:cs="Times New Roman"/>
          <w:i w:val="0"/>
          <w:strike w:val="0"/>
          <w:dstrike w:val="0"/>
        </w:rPr>
        <w:t xml:space="preserve">1.3.2 </w:t>
      </w:r>
      <w:r>
        <w:rPr>
          <w:rFonts w:hint="eastAsia"/>
        </w:rPr>
        <w:t>嵌入式学习方法与路线</w:t>
      </w:r>
      <w:r>
        <w:tab/>
      </w:r>
      <w:r>
        <w:fldChar w:fldCharType="begin"/>
      </w:r>
      <w:r>
        <w:instrText xml:space="preserve"> PAGEREF _Toc19131 \h </w:instrText>
      </w:r>
      <w:r>
        <w:fldChar w:fldCharType="separate"/>
      </w:r>
      <w:r>
        <w:t>7</w:t>
      </w:r>
      <w:r>
        <w:fldChar w:fldCharType="end"/>
      </w:r>
      <w:r>
        <w:fldChar w:fldCharType="end"/>
      </w:r>
    </w:p>
    <w:p w14:paraId="25CB7DC4">
      <w:pPr>
        <w:pStyle w:val="28"/>
        <w:tabs>
          <w:tab w:val="right" w:leader="dot" w:pos="8198"/>
        </w:tabs>
      </w:pPr>
      <w:r>
        <w:fldChar w:fldCharType="begin"/>
      </w:r>
      <w:r>
        <w:instrText xml:space="preserve"> HYPERLINK \l _Toc29226 </w:instrText>
      </w:r>
      <w:r>
        <w:fldChar w:fldCharType="separate"/>
      </w:r>
      <w:r>
        <w:rPr>
          <w:rFonts w:hint="eastAsia" w:ascii="Times New Roman" w:hAnsi="Times New Roman" w:eastAsia="黑体" w:cs="Times New Roman"/>
          <w:i w:val="0"/>
          <w:strike w:val="0"/>
          <w:dstrike w:val="0"/>
        </w:rPr>
        <w:t xml:space="preserve">1.3.3 </w:t>
      </w:r>
      <w:r>
        <w:rPr>
          <w:rFonts w:hint="eastAsia"/>
        </w:rPr>
        <w:t>嵌入式系统深造学习方向</w:t>
      </w:r>
      <w:r>
        <w:tab/>
      </w:r>
      <w:r>
        <w:fldChar w:fldCharType="begin"/>
      </w:r>
      <w:r>
        <w:instrText xml:space="preserve"> PAGEREF _Toc29226 \h </w:instrText>
      </w:r>
      <w:r>
        <w:fldChar w:fldCharType="separate"/>
      </w:r>
      <w:r>
        <w:t>9</w:t>
      </w:r>
      <w:r>
        <w:fldChar w:fldCharType="end"/>
      </w:r>
      <w:r>
        <w:fldChar w:fldCharType="end"/>
      </w:r>
    </w:p>
    <w:p w14:paraId="6CBF0636">
      <w:pPr>
        <w:pStyle w:val="28"/>
        <w:tabs>
          <w:tab w:val="right" w:leader="dot" w:pos="8198"/>
        </w:tabs>
      </w:pPr>
      <w:r>
        <w:fldChar w:fldCharType="begin"/>
      </w:r>
      <w:r>
        <w:instrText xml:space="preserve"> HYPERLINK \l _Toc25335 </w:instrText>
      </w:r>
      <w:r>
        <w:fldChar w:fldCharType="separate"/>
      </w:r>
      <w:r>
        <w:rPr>
          <w:rFonts w:hint="eastAsia" w:ascii="Times New Roman" w:hAnsi="Times New Roman" w:eastAsia="黑体" w:cs="Times New Roman"/>
          <w:i w:val="0"/>
          <w:strike w:val="0"/>
          <w:dstrike w:val="0"/>
        </w:rPr>
        <w:t xml:space="preserve">1.3.4 </w:t>
      </w:r>
      <w:r>
        <w:rPr>
          <w:rFonts w:hint="eastAsia"/>
        </w:rPr>
        <w:t>嵌入式课程的学习内容</w:t>
      </w:r>
      <w:r>
        <w:tab/>
      </w:r>
      <w:r>
        <w:fldChar w:fldCharType="begin"/>
      </w:r>
      <w:r>
        <w:instrText xml:space="preserve"> PAGEREF _Toc25335 \h </w:instrText>
      </w:r>
      <w:r>
        <w:fldChar w:fldCharType="separate"/>
      </w:r>
      <w:r>
        <w:t>9</w:t>
      </w:r>
      <w:r>
        <w:fldChar w:fldCharType="end"/>
      </w:r>
      <w:r>
        <w:fldChar w:fldCharType="end"/>
      </w:r>
    </w:p>
    <w:p w14:paraId="4B6ABEFE">
      <w:pPr>
        <w:pStyle w:val="47"/>
        <w:tabs>
          <w:tab w:val="right" w:leader="dot" w:pos="8198"/>
        </w:tabs>
      </w:pPr>
      <w:r>
        <w:fldChar w:fldCharType="begin"/>
      </w:r>
      <w:r>
        <w:instrText xml:space="preserve"> HYPERLINK \l _Toc32623 </w:instrText>
      </w:r>
      <w:r>
        <w:fldChar w:fldCharType="separate"/>
      </w:r>
      <w:r>
        <w:rPr>
          <w:rFonts w:hint="eastAsia" w:ascii="Times New Roman" w:hAnsi="Times New Roman" w:eastAsia="黑体" w:cs="Times New Roman"/>
          <w:i w:val="0"/>
          <w:strike w:val="0"/>
          <w:dstrike w:val="0"/>
        </w:rPr>
        <w:t xml:space="preserve">1.4 </w:t>
      </w:r>
      <w:r>
        <w:rPr>
          <w:rFonts w:hint="eastAsia"/>
        </w:rPr>
        <w:t>嵌入式系统的特点与组成</w:t>
      </w:r>
      <w:r>
        <w:tab/>
      </w:r>
      <w:r>
        <w:fldChar w:fldCharType="begin"/>
      </w:r>
      <w:r>
        <w:instrText xml:space="preserve"> PAGEREF _Toc32623 \h </w:instrText>
      </w:r>
      <w:r>
        <w:fldChar w:fldCharType="separate"/>
      </w:r>
      <w:r>
        <w:t>10</w:t>
      </w:r>
      <w:r>
        <w:fldChar w:fldCharType="end"/>
      </w:r>
      <w:r>
        <w:fldChar w:fldCharType="end"/>
      </w:r>
    </w:p>
    <w:p w14:paraId="7BEA43D6">
      <w:pPr>
        <w:pStyle w:val="28"/>
        <w:tabs>
          <w:tab w:val="right" w:leader="dot" w:pos="8198"/>
        </w:tabs>
      </w:pPr>
      <w:r>
        <w:fldChar w:fldCharType="begin"/>
      </w:r>
      <w:r>
        <w:instrText xml:space="preserve"> HYPERLINK \l _Toc12508 </w:instrText>
      </w:r>
      <w:r>
        <w:fldChar w:fldCharType="separate"/>
      </w:r>
      <w:r>
        <w:rPr>
          <w:rFonts w:hint="eastAsia" w:ascii="Times New Roman" w:hAnsi="Times New Roman" w:eastAsia="黑体" w:cs="Times New Roman"/>
          <w:i w:val="0"/>
          <w:strike w:val="0"/>
          <w:dstrike w:val="0"/>
        </w:rPr>
        <w:t xml:space="preserve">1.4.1 </w:t>
      </w:r>
      <w:r>
        <w:rPr>
          <w:rFonts w:hint="eastAsia"/>
        </w:rPr>
        <w:t>嵌入式系统的特点</w:t>
      </w:r>
      <w:r>
        <w:tab/>
      </w:r>
      <w:r>
        <w:fldChar w:fldCharType="begin"/>
      </w:r>
      <w:r>
        <w:instrText xml:space="preserve"> PAGEREF _Toc12508 \h </w:instrText>
      </w:r>
      <w:r>
        <w:fldChar w:fldCharType="separate"/>
      </w:r>
      <w:r>
        <w:t>10</w:t>
      </w:r>
      <w:r>
        <w:fldChar w:fldCharType="end"/>
      </w:r>
      <w:r>
        <w:fldChar w:fldCharType="end"/>
      </w:r>
    </w:p>
    <w:p w14:paraId="13ADEF4A">
      <w:pPr>
        <w:pStyle w:val="28"/>
        <w:tabs>
          <w:tab w:val="right" w:leader="dot" w:pos="8198"/>
        </w:tabs>
      </w:pPr>
      <w:r>
        <w:fldChar w:fldCharType="begin"/>
      </w:r>
      <w:r>
        <w:instrText xml:space="preserve"> HYPERLINK \l _Toc19910 </w:instrText>
      </w:r>
      <w:r>
        <w:fldChar w:fldCharType="separate"/>
      </w:r>
      <w:r>
        <w:rPr>
          <w:rFonts w:hint="eastAsia" w:ascii="Times New Roman" w:hAnsi="Times New Roman" w:eastAsia="黑体" w:cs="Times New Roman"/>
          <w:i w:val="0"/>
          <w:strike w:val="0"/>
          <w:dstrike w:val="0"/>
        </w:rPr>
        <w:t xml:space="preserve">1.4.2 </w:t>
      </w:r>
      <w:r>
        <w:rPr>
          <w:rFonts w:hint="eastAsia"/>
        </w:rPr>
        <w:t>嵌入式系统的组成</w:t>
      </w:r>
      <w:r>
        <w:tab/>
      </w:r>
      <w:r>
        <w:fldChar w:fldCharType="begin"/>
      </w:r>
      <w:r>
        <w:instrText xml:space="preserve"> PAGEREF _Toc19910 \h </w:instrText>
      </w:r>
      <w:r>
        <w:fldChar w:fldCharType="separate"/>
      </w:r>
      <w:r>
        <w:t>11</w:t>
      </w:r>
      <w:r>
        <w:fldChar w:fldCharType="end"/>
      </w:r>
      <w:r>
        <w:fldChar w:fldCharType="end"/>
      </w:r>
    </w:p>
    <w:p w14:paraId="20DFC8A4">
      <w:pPr>
        <w:pStyle w:val="28"/>
        <w:tabs>
          <w:tab w:val="right" w:leader="dot" w:pos="8198"/>
        </w:tabs>
      </w:pPr>
      <w:r>
        <w:fldChar w:fldCharType="begin"/>
      </w:r>
      <w:r>
        <w:instrText xml:space="preserve"> HYPERLINK \l _Toc21098 </w:instrText>
      </w:r>
      <w:r>
        <w:fldChar w:fldCharType="separate"/>
      </w:r>
      <w:r>
        <w:rPr>
          <w:rFonts w:hint="eastAsia" w:ascii="Times New Roman" w:hAnsi="Times New Roman" w:eastAsia="黑体" w:cs="Times New Roman"/>
          <w:i w:val="0"/>
          <w:strike w:val="0"/>
          <w:dstrike w:val="0"/>
        </w:rPr>
        <w:t xml:space="preserve">1.4.3 </w:t>
      </w:r>
      <w:r>
        <w:rPr>
          <w:rFonts w:hint="eastAsia"/>
        </w:rPr>
        <w:t>小结</w:t>
      </w:r>
      <w:r>
        <w:tab/>
      </w:r>
      <w:r>
        <w:fldChar w:fldCharType="begin"/>
      </w:r>
      <w:r>
        <w:instrText xml:space="preserve"> PAGEREF _Toc21098 \h </w:instrText>
      </w:r>
      <w:r>
        <w:fldChar w:fldCharType="separate"/>
      </w:r>
      <w:r>
        <w:t>12</w:t>
      </w:r>
      <w:r>
        <w:fldChar w:fldCharType="end"/>
      </w:r>
      <w:r>
        <w:fldChar w:fldCharType="end"/>
      </w:r>
    </w:p>
    <w:p w14:paraId="53702243">
      <w:pPr>
        <w:pStyle w:val="47"/>
        <w:tabs>
          <w:tab w:val="right" w:leader="dot" w:pos="8198"/>
        </w:tabs>
      </w:pPr>
      <w:r>
        <w:fldChar w:fldCharType="begin"/>
      </w:r>
      <w:r>
        <w:instrText xml:space="preserve"> HYPERLINK \l _Toc9606 </w:instrText>
      </w:r>
      <w:r>
        <w:fldChar w:fldCharType="separate"/>
      </w:r>
      <w:r>
        <w:rPr>
          <w:rFonts w:hint="eastAsia" w:ascii="Times New Roman" w:hAnsi="Times New Roman" w:eastAsia="黑体" w:cs="Times New Roman"/>
          <w:i w:val="0"/>
          <w:strike w:val="0"/>
          <w:dstrike w:val="0"/>
        </w:rPr>
        <w:t xml:space="preserve">1.5 </w:t>
      </w:r>
      <w:r>
        <w:rPr>
          <w:rFonts w:hint="eastAsia"/>
        </w:rPr>
        <w:t>嵌入式系统的分类和发展趋势</w:t>
      </w:r>
      <w:r>
        <w:tab/>
      </w:r>
      <w:r>
        <w:fldChar w:fldCharType="begin"/>
      </w:r>
      <w:r>
        <w:instrText xml:space="preserve"> PAGEREF _Toc9606 \h </w:instrText>
      </w:r>
      <w:r>
        <w:fldChar w:fldCharType="separate"/>
      </w:r>
      <w:r>
        <w:t>13</w:t>
      </w:r>
      <w:r>
        <w:fldChar w:fldCharType="end"/>
      </w:r>
      <w:r>
        <w:fldChar w:fldCharType="end"/>
      </w:r>
    </w:p>
    <w:p w14:paraId="23702629">
      <w:pPr>
        <w:pStyle w:val="28"/>
        <w:tabs>
          <w:tab w:val="right" w:leader="dot" w:pos="8198"/>
        </w:tabs>
      </w:pPr>
      <w:r>
        <w:fldChar w:fldCharType="begin"/>
      </w:r>
      <w:r>
        <w:instrText xml:space="preserve"> HYPERLINK \l _Toc28556 </w:instrText>
      </w:r>
      <w:r>
        <w:fldChar w:fldCharType="separate"/>
      </w:r>
      <w:r>
        <w:rPr>
          <w:rFonts w:hint="eastAsia" w:ascii="Times New Roman" w:hAnsi="Times New Roman" w:eastAsia="黑体" w:cs="Times New Roman"/>
          <w:i w:val="0"/>
          <w:strike w:val="0"/>
          <w:dstrike w:val="0"/>
        </w:rPr>
        <w:t xml:space="preserve">1.5.1 </w:t>
      </w:r>
      <w:r>
        <w:rPr>
          <w:rFonts w:hint="eastAsia"/>
        </w:rPr>
        <w:t>嵌入式系统的分类</w:t>
      </w:r>
      <w:r>
        <w:tab/>
      </w:r>
      <w:r>
        <w:fldChar w:fldCharType="begin"/>
      </w:r>
      <w:r>
        <w:instrText xml:space="preserve"> PAGEREF _Toc28556 \h </w:instrText>
      </w:r>
      <w:r>
        <w:fldChar w:fldCharType="separate"/>
      </w:r>
      <w:r>
        <w:t>13</w:t>
      </w:r>
      <w:r>
        <w:fldChar w:fldCharType="end"/>
      </w:r>
      <w:r>
        <w:fldChar w:fldCharType="end"/>
      </w:r>
    </w:p>
    <w:p w14:paraId="684CB4A4">
      <w:pPr>
        <w:pStyle w:val="28"/>
        <w:tabs>
          <w:tab w:val="right" w:leader="dot" w:pos="8198"/>
        </w:tabs>
      </w:pPr>
      <w:r>
        <w:fldChar w:fldCharType="begin"/>
      </w:r>
      <w:r>
        <w:instrText xml:space="preserve"> HYPERLINK \l _Toc21527 </w:instrText>
      </w:r>
      <w:r>
        <w:fldChar w:fldCharType="separate"/>
      </w:r>
      <w:r>
        <w:rPr>
          <w:rFonts w:hint="eastAsia" w:ascii="Times New Roman" w:hAnsi="Times New Roman" w:eastAsia="黑体" w:cs="Times New Roman"/>
          <w:i w:val="0"/>
          <w:strike w:val="0"/>
          <w:dstrike w:val="0"/>
        </w:rPr>
        <w:t xml:space="preserve">1.5.2 </w:t>
      </w:r>
      <w:r>
        <w:rPr>
          <w:rFonts w:hint="eastAsia"/>
        </w:rPr>
        <w:t>小结</w:t>
      </w:r>
      <w:r>
        <w:tab/>
      </w:r>
      <w:r>
        <w:fldChar w:fldCharType="begin"/>
      </w:r>
      <w:r>
        <w:instrText xml:space="preserve"> PAGEREF _Toc21527 \h </w:instrText>
      </w:r>
      <w:r>
        <w:fldChar w:fldCharType="separate"/>
      </w:r>
      <w:r>
        <w:t>15</w:t>
      </w:r>
      <w:r>
        <w:fldChar w:fldCharType="end"/>
      </w:r>
      <w:r>
        <w:fldChar w:fldCharType="end"/>
      </w:r>
    </w:p>
    <w:p w14:paraId="50427031">
      <w:pPr>
        <w:pStyle w:val="47"/>
        <w:tabs>
          <w:tab w:val="right" w:leader="dot" w:pos="8198"/>
        </w:tabs>
      </w:pPr>
      <w:r>
        <w:fldChar w:fldCharType="begin"/>
      </w:r>
      <w:r>
        <w:instrText xml:space="preserve"> HYPERLINK \l _Toc30861 </w:instrText>
      </w:r>
      <w:r>
        <w:fldChar w:fldCharType="separate"/>
      </w:r>
      <w:r>
        <w:rPr>
          <w:rFonts w:hint="eastAsia" w:ascii="Times New Roman" w:hAnsi="Times New Roman" w:eastAsia="黑体" w:cs="Times New Roman"/>
          <w:i w:val="0"/>
          <w:strike w:val="0"/>
          <w:dstrike w:val="0"/>
        </w:rPr>
        <w:t xml:space="preserve">1.6 </w:t>
      </w:r>
      <w:r>
        <w:rPr>
          <w:rFonts w:hint="eastAsia"/>
        </w:rPr>
        <w:t>单元测试</w:t>
      </w:r>
      <w:r>
        <w:tab/>
      </w:r>
      <w:r>
        <w:fldChar w:fldCharType="begin"/>
      </w:r>
      <w:r>
        <w:instrText xml:space="preserve"> PAGEREF _Toc30861 \h </w:instrText>
      </w:r>
      <w:r>
        <w:fldChar w:fldCharType="separate"/>
      </w:r>
      <w:r>
        <w:t>15</w:t>
      </w:r>
      <w:r>
        <w:fldChar w:fldCharType="end"/>
      </w:r>
      <w:r>
        <w:fldChar w:fldCharType="end"/>
      </w:r>
    </w:p>
    <w:p w14:paraId="61CD246C">
      <w:pPr>
        <w:pStyle w:val="37"/>
        <w:tabs>
          <w:tab w:val="right" w:leader="dot" w:pos="8198"/>
        </w:tabs>
      </w:pPr>
      <w:r>
        <w:fldChar w:fldCharType="begin"/>
      </w:r>
      <w:r>
        <w:instrText xml:space="preserve"> HYPERLINK \l _Toc1816 </w:instrText>
      </w:r>
      <w:r>
        <w:fldChar w:fldCharType="separate"/>
      </w:r>
      <w:r>
        <w:rPr>
          <w:rFonts w:hint="eastAsia" w:ascii="Times New Roman" w:hAnsi="Times New Roman" w:eastAsia="黑体" w:cs="Times New Roman"/>
          <w:i w:val="0"/>
          <w:strike w:val="0"/>
          <w:dstrike w:val="0"/>
        </w:rPr>
        <w:t xml:space="preserve">第二章 </w:t>
      </w:r>
      <w:r>
        <w:rPr>
          <w:rFonts w:hint="eastAsia"/>
        </w:rPr>
        <w:t>单片机原理及应用</w:t>
      </w:r>
      <w:r>
        <w:tab/>
      </w:r>
      <w:r>
        <w:fldChar w:fldCharType="begin"/>
      </w:r>
      <w:r>
        <w:instrText xml:space="preserve"> PAGEREF _Toc1816 \h </w:instrText>
      </w:r>
      <w:r>
        <w:fldChar w:fldCharType="separate"/>
      </w:r>
      <w:r>
        <w:t>17</w:t>
      </w:r>
      <w:r>
        <w:fldChar w:fldCharType="end"/>
      </w:r>
      <w:r>
        <w:fldChar w:fldCharType="end"/>
      </w:r>
    </w:p>
    <w:p w14:paraId="26E0A07C">
      <w:pPr>
        <w:pStyle w:val="47"/>
        <w:tabs>
          <w:tab w:val="right" w:leader="dot" w:pos="8198"/>
        </w:tabs>
      </w:pPr>
      <w:r>
        <w:fldChar w:fldCharType="begin"/>
      </w:r>
      <w:r>
        <w:instrText xml:space="preserve"> HYPERLINK \l _Toc20771 </w:instrText>
      </w:r>
      <w:r>
        <w:fldChar w:fldCharType="separate"/>
      </w:r>
      <w:r>
        <w:rPr>
          <w:rFonts w:hint="eastAsia"/>
          <w:lang w:val="en-US" w:eastAsia="zh-CN"/>
        </w:rPr>
        <w:t>2.0</w:t>
      </w:r>
      <w:r>
        <w:rPr>
          <w:rFonts w:hint="eastAsia"/>
        </w:rPr>
        <w:t>二自由度自动进样器控制系统的设计</w:t>
      </w:r>
      <w:r>
        <w:tab/>
      </w:r>
      <w:r>
        <w:fldChar w:fldCharType="begin"/>
      </w:r>
      <w:r>
        <w:instrText xml:space="preserve"> PAGEREF _Toc20771 \h </w:instrText>
      </w:r>
      <w:r>
        <w:fldChar w:fldCharType="separate"/>
      </w:r>
      <w:r>
        <w:t>17</w:t>
      </w:r>
      <w:r>
        <w:fldChar w:fldCharType="end"/>
      </w:r>
      <w:r>
        <w:fldChar w:fldCharType="end"/>
      </w:r>
    </w:p>
    <w:p w14:paraId="66BBC56C">
      <w:pPr>
        <w:pStyle w:val="28"/>
        <w:tabs>
          <w:tab w:val="right" w:leader="dot" w:pos="8198"/>
        </w:tabs>
      </w:pPr>
      <w:r>
        <w:fldChar w:fldCharType="begin"/>
      </w:r>
      <w:r>
        <w:instrText xml:space="preserve"> HYPERLINK \l _Toc5546 </w:instrText>
      </w:r>
      <w:r>
        <w:fldChar w:fldCharType="separate"/>
      </w:r>
      <w:r>
        <w:rPr>
          <w:rFonts w:hint="eastAsia"/>
          <w:lang w:val="en-US" w:eastAsia="zh-CN"/>
        </w:rPr>
        <w:t>2.0.1</w:t>
      </w:r>
      <w:r>
        <w:rPr>
          <w:rFonts w:hint="eastAsia"/>
        </w:rPr>
        <w:t>自动进样器工作原理</w:t>
      </w:r>
      <w:r>
        <w:tab/>
      </w:r>
      <w:r>
        <w:fldChar w:fldCharType="begin"/>
      </w:r>
      <w:r>
        <w:instrText xml:space="preserve"> PAGEREF _Toc5546 \h </w:instrText>
      </w:r>
      <w:r>
        <w:fldChar w:fldCharType="separate"/>
      </w:r>
      <w:r>
        <w:t>17</w:t>
      </w:r>
      <w:r>
        <w:fldChar w:fldCharType="end"/>
      </w:r>
      <w:r>
        <w:fldChar w:fldCharType="end"/>
      </w:r>
    </w:p>
    <w:p w14:paraId="067F26E6">
      <w:pPr>
        <w:pStyle w:val="28"/>
        <w:tabs>
          <w:tab w:val="right" w:leader="dot" w:pos="8198"/>
        </w:tabs>
      </w:pPr>
      <w:r>
        <w:fldChar w:fldCharType="begin"/>
      </w:r>
      <w:r>
        <w:instrText xml:space="preserve"> HYPERLINK \l _Toc5388 </w:instrText>
      </w:r>
      <w:r>
        <w:fldChar w:fldCharType="separate"/>
      </w:r>
      <w:r>
        <w:rPr>
          <w:rFonts w:hint="eastAsia"/>
          <w:lang w:val="en-US" w:eastAsia="zh-CN"/>
        </w:rPr>
        <w:t>2.0.2</w:t>
      </w:r>
      <w:r>
        <w:rPr>
          <w:rFonts w:hint="eastAsia"/>
        </w:rPr>
        <w:t>自动进样器的控制要求</w:t>
      </w:r>
      <w:r>
        <w:tab/>
      </w:r>
      <w:r>
        <w:fldChar w:fldCharType="begin"/>
      </w:r>
      <w:r>
        <w:instrText xml:space="preserve"> PAGEREF _Toc5388 \h </w:instrText>
      </w:r>
      <w:r>
        <w:fldChar w:fldCharType="separate"/>
      </w:r>
      <w:r>
        <w:t>18</w:t>
      </w:r>
      <w:r>
        <w:fldChar w:fldCharType="end"/>
      </w:r>
      <w:r>
        <w:fldChar w:fldCharType="end"/>
      </w:r>
    </w:p>
    <w:p w14:paraId="3B2F952A">
      <w:pPr>
        <w:pStyle w:val="28"/>
        <w:tabs>
          <w:tab w:val="right" w:leader="dot" w:pos="8198"/>
        </w:tabs>
      </w:pPr>
      <w:r>
        <w:fldChar w:fldCharType="begin"/>
      </w:r>
      <w:r>
        <w:instrText xml:space="preserve"> HYPERLINK \l _Toc20786 </w:instrText>
      </w:r>
      <w:r>
        <w:fldChar w:fldCharType="separate"/>
      </w:r>
      <w:r>
        <w:rPr>
          <w:rFonts w:hint="eastAsia"/>
          <w:lang w:val="en-US" w:eastAsia="zh-CN"/>
        </w:rPr>
        <w:t>2.0.3</w:t>
      </w:r>
      <w:r>
        <w:rPr>
          <w:rFonts w:hint="eastAsia"/>
        </w:rPr>
        <w:t>需求分析</w:t>
      </w:r>
      <w:r>
        <w:tab/>
      </w:r>
      <w:r>
        <w:fldChar w:fldCharType="begin"/>
      </w:r>
      <w:r>
        <w:instrText xml:space="preserve"> PAGEREF _Toc20786 \h </w:instrText>
      </w:r>
      <w:r>
        <w:fldChar w:fldCharType="separate"/>
      </w:r>
      <w:r>
        <w:t>19</w:t>
      </w:r>
      <w:r>
        <w:fldChar w:fldCharType="end"/>
      </w:r>
      <w:r>
        <w:fldChar w:fldCharType="end"/>
      </w:r>
    </w:p>
    <w:p w14:paraId="63845113">
      <w:pPr>
        <w:pStyle w:val="47"/>
        <w:tabs>
          <w:tab w:val="right" w:leader="dot" w:pos="8198"/>
        </w:tabs>
      </w:pPr>
      <w:r>
        <w:fldChar w:fldCharType="begin"/>
      </w:r>
      <w:r>
        <w:instrText xml:space="preserve"> HYPERLINK \l _Toc19019 </w:instrText>
      </w:r>
      <w:r>
        <w:fldChar w:fldCharType="separate"/>
      </w:r>
      <w:r>
        <w:rPr>
          <w:rFonts w:hint="eastAsia"/>
          <w:lang w:val="en-US" w:eastAsia="zh-CN"/>
        </w:rPr>
        <w:t xml:space="preserve">2.1 </w:t>
      </w:r>
      <w:r>
        <w:rPr>
          <w:rFonts w:hint="eastAsia"/>
        </w:rPr>
        <w:t>8051单片机简介</w:t>
      </w:r>
      <w:r>
        <w:tab/>
      </w:r>
      <w:r>
        <w:fldChar w:fldCharType="begin"/>
      </w:r>
      <w:r>
        <w:instrText xml:space="preserve"> PAGEREF _Toc19019 \h </w:instrText>
      </w:r>
      <w:r>
        <w:fldChar w:fldCharType="separate"/>
      </w:r>
      <w:r>
        <w:t>20</w:t>
      </w:r>
      <w:r>
        <w:fldChar w:fldCharType="end"/>
      </w:r>
      <w:r>
        <w:fldChar w:fldCharType="end"/>
      </w:r>
    </w:p>
    <w:p w14:paraId="26282C1E">
      <w:pPr>
        <w:pStyle w:val="28"/>
        <w:tabs>
          <w:tab w:val="right" w:leader="dot" w:pos="8198"/>
        </w:tabs>
      </w:pPr>
      <w:r>
        <w:fldChar w:fldCharType="begin"/>
      </w:r>
      <w:r>
        <w:instrText xml:space="preserve"> HYPERLINK \l _Toc273 </w:instrText>
      </w:r>
      <w:r>
        <w:fldChar w:fldCharType="separate"/>
      </w:r>
      <w:r>
        <w:rPr>
          <w:rFonts w:hint="eastAsia"/>
          <w:lang w:val="en-US" w:eastAsia="zh-CN"/>
        </w:rPr>
        <w:t>2.1.1</w:t>
      </w:r>
      <w:r>
        <w:rPr>
          <w:rFonts w:hint="eastAsia"/>
        </w:rPr>
        <w:t>适用的计算机</w:t>
      </w:r>
      <w:r>
        <w:tab/>
      </w:r>
      <w:r>
        <w:fldChar w:fldCharType="begin"/>
      </w:r>
      <w:r>
        <w:instrText xml:space="preserve"> PAGEREF _Toc273 \h </w:instrText>
      </w:r>
      <w:r>
        <w:fldChar w:fldCharType="separate"/>
      </w:r>
      <w:r>
        <w:t>20</w:t>
      </w:r>
      <w:r>
        <w:fldChar w:fldCharType="end"/>
      </w:r>
      <w:r>
        <w:fldChar w:fldCharType="end"/>
      </w:r>
    </w:p>
    <w:p w14:paraId="2DCF569A">
      <w:pPr>
        <w:pStyle w:val="28"/>
        <w:tabs>
          <w:tab w:val="right" w:leader="dot" w:pos="8198"/>
        </w:tabs>
      </w:pPr>
      <w:r>
        <w:fldChar w:fldCharType="begin"/>
      </w:r>
      <w:r>
        <w:instrText xml:space="preserve"> HYPERLINK \l _Toc13953 </w:instrText>
      </w:r>
      <w:r>
        <w:fldChar w:fldCharType="separate"/>
      </w:r>
      <w:r>
        <w:rPr>
          <w:rFonts w:hint="eastAsia" w:ascii="Times New Roman" w:hAnsi="Times New Roman" w:eastAsia="黑体" w:cs="Times New Roman"/>
          <w:i w:val="0"/>
          <w:strike w:val="0"/>
          <w:dstrike w:val="0"/>
        </w:rPr>
        <w:t xml:space="preserve">2.1.2 </w:t>
      </w:r>
      <w:r>
        <w:rPr>
          <w:rFonts w:hint="eastAsia"/>
        </w:rPr>
        <w:t>8051单片机简介</w:t>
      </w:r>
      <w:r>
        <w:tab/>
      </w:r>
      <w:r>
        <w:fldChar w:fldCharType="begin"/>
      </w:r>
      <w:r>
        <w:instrText xml:space="preserve"> PAGEREF _Toc13953 \h </w:instrText>
      </w:r>
      <w:r>
        <w:fldChar w:fldCharType="separate"/>
      </w:r>
      <w:r>
        <w:t>21</w:t>
      </w:r>
      <w:r>
        <w:fldChar w:fldCharType="end"/>
      </w:r>
      <w:r>
        <w:fldChar w:fldCharType="end"/>
      </w:r>
    </w:p>
    <w:p w14:paraId="22494949">
      <w:pPr>
        <w:pStyle w:val="28"/>
        <w:tabs>
          <w:tab w:val="right" w:leader="dot" w:pos="8198"/>
        </w:tabs>
      </w:pPr>
      <w:r>
        <w:fldChar w:fldCharType="begin"/>
      </w:r>
      <w:r>
        <w:instrText xml:space="preserve"> HYPERLINK \l _Toc2330 </w:instrText>
      </w:r>
      <w:r>
        <w:fldChar w:fldCharType="separate"/>
      </w:r>
      <w:r>
        <w:rPr>
          <w:rFonts w:hint="eastAsia" w:ascii="Times New Roman" w:hAnsi="Times New Roman" w:eastAsia="黑体" w:cs="Times New Roman"/>
          <w:i w:val="0"/>
          <w:strike w:val="0"/>
          <w:dstrike w:val="0"/>
        </w:rPr>
        <w:t xml:space="preserve">2.1.3 </w:t>
      </w:r>
      <w:r>
        <w:rPr>
          <w:rFonts w:hint="eastAsia"/>
        </w:rPr>
        <w:t>8051单片机应用</w:t>
      </w:r>
      <w:r>
        <w:tab/>
      </w:r>
      <w:r>
        <w:fldChar w:fldCharType="begin"/>
      </w:r>
      <w:r>
        <w:instrText xml:space="preserve"> PAGEREF _Toc2330 \h </w:instrText>
      </w:r>
      <w:r>
        <w:fldChar w:fldCharType="separate"/>
      </w:r>
      <w:r>
        <w:t>21</w:t>
      </w:r>
      <w:r>
        <w:fldChar w:fldCharType="end"/>
      </w:r>
      <w:r>
        <w:fldChar w:fldCharType="end"/>
      </w:r>
    </w:p>
    <w:p w14:paraId="37AACF11">
      <w:pPr>
        <w:pStyle w:val="28"/>
        <w:tabs>
          <w:tab w:val="right" w:leader="dot" w:pos="8198"/>
        </w:tabs>
      </w:pPr>
      <w:r>
        <w:fldChar w:fldCharType="begin"/>
      </w:r>
      <w:r>
        <w:instrText xml:space="preserve"> HYPERLINK \l _Toc30724 </w:instrText>
      </w:r>
      <w:r>
        <w:fldChar w:fldCharType="separate"/>
      </w:r>
      <w:r>
        <w:rPr>
          <w:rFonts w:hint="eastAsia" w:ascii="Times New Roman" w:hAnsi="Times New Roman" w:eastAsia="黑体" w:cs="Times New Roman"/>
          <w:i w:val="0"/>
          <w:strike w:val="0"/>
          <w:dstrike w:val="0"/>
        </w:rPr>
        <w:t xml:space="preserve">2.1.4 </w:t>
      </w:r>
      <w:r>
        <w:rPr>
          <w:rFonts w:hint="eastAsia"/>
        </w:rPr>
        <w:t>小结</w:t>
      </w:r>
      <w:r>
        <w:tab/>
      </w:r>
      <w:r>
        <w:fldChar w:fldCharType="begin"/>
      </w:r>
      <w:r>
        <w:instrText xml:space="preserve"> PAGEREF _Toc30724 \h </w:instrText>
      </w:r>
      <w:r>
        <w:fldChar w:fldCharType="separate"/>
      </w:r>
      <w:r>
        <w:t>21</w:t>
      </w:r>
      <w:r>
        <w:fldChar w:fldCharType="end"/>
      </w:r>
      <w:r>
        <w:fldChar w:fldCharType="end"/>
      </w:r>
    </w:p>
    <w:p w14:paraId="2205041B">
      <w:pPr>
        <w:pStyle w:val="47"/>
        <w:tabs>
          <w:tab w:val="right" w:leader="dot" w:pos="8198"/>
        </w:tabs>
      </w:pPr>
      <w:r>
        <w:fldChar w:fldCharType="begin"/>
      </w:r>
      <w:r>
        <w:instrText xml:space="preserve"> HYPERLINK \l _Toc30936 </w:instrText>
      </w:r>
      <w:r>
        <w:fldChar w:fldCharType="separate"/>
      </w:r>
      <w:r>
        <w:rPr>
          <w:rFonts w:hint="eastAsia" w:ascii="Times New Roman" w:hAnsi="Times New Roman" w:eastAsia="黑体" w:cs="Times New Roman"/>
          <w:i w:val="0"/>
          <w:strike w:val="0"/>
          <w:dstrike w:val="0"/>
        </w:rPr>
        <w:t xml:space="preserve">2.2 </w:t>
      </w:r>
      <w:r>
        <w:rPr>
          <w:rFonts w:hint="eastAsia"/>
        </w:rPr>
        <w:t>8051单片机的外围引脚及其基本电路连接</w:t>
      </w:r>
      <w:r>
        <w:tab/>
      </w:r>
      <w:r>
        <w:fldChar w:fldCharType="begin"/>
      </w:r>
      <w:r>
        <w:instrText xml:space="preserve"> PAGEREF _Toc30936 \h </w:instrText>
      </w:r>
      <w:r>
        <w:fldChar w:fldCharType="separate"/>
      </w:r>
      <w:r>
        <w:t>22</w:t>
      </w:r>
      <w:r>
        <w:fldChar w:fldCharType="end"/>
      </w:r>
      <w:r>
        <w:fldChar w:fldCharType="end"/>
      </w:r>
    </w:p>
    <w:p w14:paraId="68C7F680">
      <w:pPr>
        <w:pStyle w:val="28"/>
        <w:tabs>
          <w:tab w:val="right" w:leader="dot" w:pos="8198"/>
        </w:tabs>
      </w:pPr>
      <w:r>
        <w:fldChar w:fldCharType="begin"/>
      </w:r>
      <w:r>
        <w:instrText xml:space="preserve"> HYPERLINK \l _Toc18581 </w:instrText>
      </w:r>
      <w:r>
        <w:fldChar w:fldCharType="separate"/>
      </w:r>
      <w:r>
        <w:rPr>
          <w:rFonts w:hint="eastAsia" w:ascii="Times New Roman" w:hAnsi="Times New Roman" w:eastAsia="黑体" w:cs="Times New Roman"/>
          <w:i w:val="0"/>
          <w:strike w:val="0"/>
          <w:dstrike w:val="0"/>
        </w:rPr>
        <w:t xml:space="preserve">2.2.1 </w:t>
      </w:r>
      <w:r>
        <w:rPr>
          <w:rFonts w:hint="eastAsia"/>
        </w:rPr>
        <w:t>8051单片机的引脚</w:t>
      </w:r>
      <w:r>
        <w:tab/>
      </w:r>
      <w:r>
        <w:fldChar w:fldCharType="begin"/>
      </w:r>
      <w:r>
        <w:instrText xml:space="preserve"> PAGEREF _Toc18581 \h </w:instrText>
      </w:r>
      <w:r>
        <w:fldChar w:fldCharType="separate"/>
      </w:r>
      <w:r>
        <w:t>22</w:t>
      </w:r>
      <w:r>
        <w:fldChar w:fldCharType="end"/>
      </w:r>
      <w:r>
        <w:fldChar w:fldCharType="end"/>
      </w:r>
    </w:p>
    <w:p w14:paraId="15C4D952">
      <w:pPr>
        <w:pStyle w:val="28"/>
        <w:tabs>
          <w:tab w:val="right" w:leader="dot" w:pos="8198"/>
        </w:tabs>
      </w:pPr>
      <w:r>
        <w:fldChar w:fldCharType="begin"/>
      </w:r>
      <w:r>
        <w:instrText xml:space="preserve"> HYPERLINK \l _Toc29152 </w:instrText>
      </w:r>
      <w:r>
        <w:fldChar w:fldCharType="separate"/>
      </w:r>
      <w:r>
        <w:rPr>
          <w:rFonts w:hint="eastAsia" w:ascii="Times New Roman" w:hAnsi="Times New Roman" w:eastAsia="黑体" w:cs="Times New Roman"/>
          <w:i w:val="0"/>
          <w:strike w:val="0"/>
          <w:dstrike w:val="0"/>
        </w:rPr>
        <w:t xml:space="preserve">2.2.2 </w:t>
      </w:r>
      <w:r>
        <w:rPr>
          <w:rFonts w:hint="eastAsia"/>
        </w:rPr>
        <w:t>基本连接形式</w:t>
      </w:r>
      <w:r>
        <w:tab/>
      </w:r>
      <w:r>
        <w:fldChar w:fldCharType="begin"/>
      </w:r>
      <w:r>
        <w:instrText xml:space="preserve"> PAGEREF _Toc29152 \h </w:instrText>
      </w:r>
      <w:r>
        <w:fldChar w:fldCharType="separate"/>
      </w:r>
      <w:r>
        <w:t>23</w:t>
      </w:r>
      <w:r>
        <w:fldChar w:fldCharType="end"/>
      </w:r>
      <w:r>
        <w:fldChar w:fldCharType="end"/>
      </w:r>
    </w:p>
    <w:p w14:paraId="62FE3FFF">
      <w:pPr>
        <w:pStyle w:val="28"/>
        <w:tabs>
          <w:tab w:val="right" w:leader="dot" w:pos="8198"/>
        </w:tabs>
      </w:pPr>
      <w:r>
        <w:fldChar w:fldCharType="begin"/>
      </w:r>
      <w:r>
        <w:instrText xml:space="preserve"> HYPERLINK \l _Toc16107 </w:instrText>
      </w:r>
      <w:r>
        <w:fldChar w:fldCharType="separate"/>
      </w:r>
      <w:r>
        <w:rPr>
          <w:rFonts w:hint="eastAsia" w:ascii="Times New Roman" w:hAnsi="Times New Roman" w:eastAsia="黑体" w:cs="Times New Roman"/>
          <w:i w:val="0"/>
          <w:strike w:val="0"/>
          <w:dstrike w:val="0"/>
        </w:rPr>
        <w:t xml:space="preserve">2.2.3 </w:t>
      </w:r>
      <w:r>
        <w:rPr>
          <w:rFonts w:hint="eastAsia"/>
        </w:rPr>
        <w:t>详细连接实例</w:t>
      </w:r>
      <w:r>
        <w:tab/>
      </w:r>
      <w:r>
        <w:fldChar w:fldCharType="begin"/>
      </w:r>
      <w:r>
        <w:instrText xml:space="preserve"> PAGEREF _Toc16107 \h </w:instrText>
      </w:r>
      <w:r>
        <w:fldChar w:fldCharType="separate"/>
      </w:r>
      <w:r>
        <w:t>23</w:t>
      </w:r>
      <w:r>
        <w:fldChar w:fldCharType="end"/>
      </w:r>
      <w:r>
        <w:fldChar w:fldCharType="end"/>
      </w:r>
    </w:p>
    <w:p w14:paraId="165E5299">
      <w:pPr>
        <w:pStyle w:val="28"/>
        <w:tabs>
          <w:tab w:val="right" w:leader="dot" w:pos="8198"/>
        </w:tabs>
      </w:pPr>
      <w:r>
        <w:fldChar w:fldCharType="begin"/>
      </w:r>
      <w:r>
        <w:instrText xml:space="preserve"> HYPERLINK \l _Toc1467 </w:instrText>
      </w:r>
      <w:r>
        <w:fldChar w:fldCharType="separate"/>
      </w:r>
      <w:r>
        <w:rPr>
          <w:rFonts w:hint="eastAsia" w:ascii="Times New Roman" w:hAnsi="Times New Roman" w:eastAsia="黑体" w:cs="Times New Roman"/>
          <w:i w:val="0"/>
          <w:strike w:val="0"/>
          <w:dstrike w:val="0"/>
        </w:rPr>
        <w:t xml:space="preserve">2.2.4 </w:t>
      </w:r>
      <w:r>
        <w:rPr>
          <w:rFonts w:hint="eastAsia"/>
        </w:rPr>
        <w:t>其他特殊引脚</w:t>
      </w:r>
      <w:r>
        <w:tab/>
      </w:r>
      <w:r>
        <w:fldChar w:fldCharType="begin"/>
      </w:r>
      <w:r>
        <w:instrText xml:space="preserve"> PAGEREF _Toc1467 \h </w:instrText>
      </w:r>
      <w:r>
        <w:fldChar w:fldCharType="separate"/>
      </w:r>
      <w:r>
        <w:t>24</w:t>
      </w:r>
      <w:r>
        <w:fldChar w:fldCharType="end"/>
      </w:r>
      <w:r>
        <w:fldChar w:fldCharType="end"/>
      </w:r>
    </w:p>
    <w:p w14:paraId="0D16878E">
      <w:pPr>
        <w:pStyle w:val="28"/>
        <w:tabs>
          <w:tab w:val="right" w:leader="dot" w:pos="8198"/>
        </w:tabs>
      </w:pPr>
      <w:r>
        <w:fldChar w:fldCharType="begin"/>
      </w:r>
      <w:r>
        <w:instrText xml:space="preserve"> HYPERLINK \l _Toc19816 </w:instrText>
      </w:r>
      <w:r>
        <w:fldChar w:fldCharType="separate"/>
      </w:r>
      <w:r>
        <w:rPr>
          <w:rFonts w:hint="eastAsia" w:ascii="Times New Roman" w:hAnsi="Times New Roman" w:eastAsia="黑体" w:cs="Times New Roman"/>
          <w:i w:val="0"/>
          <w:strike w:val="0"/>
          <w:dstrike w:val="0"/>
        </w:rPr>
        <w:t xml:space="preserve">2.2.5 </w:t>
      </w:r>
      <w:r>
        <w:rPr>
          <w:rFonts w:hint="eastAsia"/>
        </w:rPr>
        <w:t>小结</w:t>
      </w:r>
      <w:r>
        <w:tab/>
      </w:r>
      <w:r>
        <w:fldChar w:fldCharType="begin"/>
      </w:r>
      <w:r>
        <w:instrText xml:space="preserve"> PAGEREF _Toc19816 \h </w:instrText>
      </w:r>
      <w:r>
        <w:fldChar w:fldCharType="separate"/>
      </w:r>
      <w:r>
        <w:t>24</w:t>
      </w:r>
      <w:r>
        <w:fldChar w:fldCharType="end"/>
      </w:r>
      <w:r>
        <w:fldChar w:fldCharType="end"/>
      </w:r>
    </w:p>
    <w:p w14:paraId="2E3856B4">
      <w:pPr>
        <w:pStyle w:val="47"/>
        <w:tabs>
          <w:tab w:val="right" w:leader="dot" w:pos="8198"/>
        </w:tabs>
      </w:pPr>
      <w:r>
        <w:fldChar w:fldCharType="begin"/>
      </w:r>
      <w:r>
        <w:instrText xml:space="preserve"> HYPERLINK \l _Toc28725 </w:instrText>
      </w:r>
      <w:r>
        <w:fldChar w:fldCharType="separate"/>
      </w:r>
      <w:r>
        <w:rPr>
          <w:rFonts w:hint="eastAsia" w:ascii="Times New Roman" w:hAnsi="Times New Roman" w:eastAsia="黑体" w:cs="Times New Roman"/>
          <w:i w:val="0"/>
          <w:strike w:val="0"/>
          <w:dstrike w:val="0"/>
        </w:rPr>
        <w:t xml:space="preserve">2.3 </w:t>
      </w:r>
      <w:r>
        <w:rPr>
          <w:rFonts w:hint="eastAsia"/>
        </w:rPr>
        <w:t>8051单片机的输入与输出端口</w:t>
      </w:r>
      <w:r>
        <w:tab/>
      </w:r>
      <w:r>
        <w:fldChar w:fldCharType="begin"/>
      </w:r>
      <w:r>
        <w:instrText xml:space="preserve"> PAGEREF _Toc28725 \h </w:instrText>
      </w:r>
      <w:r>
        <w:fldChar w:fldCharType="separate"/>
      </w:r>
      <w:r>
        <w:t>24</w:t>
      </w:r>
      <w:r>
        <w:fldChar w:fldCharType="end"/>
      </w:r>
      <w:r>
        <w:fldChar w:fldCharType="end"/>
      </w:r>
    </w:p>
    <w:p w14:paraId="09CDCA51">
      <w:pPr>
        <w:pStyle w:val="28"/>
        <w:tabs>
          <w:tab w:val="right" w:leader="dot" w:pos="8198"/>
        </w:tabs>
      </w:pPr>
      <w:r>
        <w:fldChar w:fldCharType="begin"/>
      </w:r>
      <w:r>
        <w:instrText xml:space="preserve"> HYPERLINK \l _Toc28603 </w:instrText>
      </w:r>
      <w:r>
        <w:fldChar w:fldCharType="separate"/>
      </w:r>
      <w:r>
        <w:rPr>
          <w:rFonts w:hint="eastAsia" w:ascii="Times New Roman" w:hAnsi="Times New Roman" w:eastAsia="黑体" w:cs="Times New Roman"/>
          <w:i w:val="0"/>
          <w:strike w:val="0"/>
          <w:dstrike w:val="0"/>
        </w:rPr>
        <w:t xml:space="preserve">2.3.1 </w:t>
      </w:r>
      <w:r>
        <w:rPr>
          <w:rFonts w:hint="eastAsia"/>
        </w:rPr>
        <w:t>输入输出引脚介绍</w:t>
      </w:r>
      <w:r>
        <w:tab/>
      </w:r>
      <w:r>
        <w:fldChar w:fldCharType="begin"/>
      </w:r>
      <w:r>
        <w:instrText xml:space="preserve"> PAGEREF _Toc28603 \h </w:instrText>
      </w:r>
      <w:r>
        <w:fldChar w:fldCharType="separate"/>
      </w:r>
      <w:r>
        <w:t>24</w:t>
      </w:r>
      <w:r>
        <w:fldChar w:fldCharType="end"/>
      </w:r>
      <w:r>
        <w:fldChar w:fldCharType="end"/>
      </w:r>
    </w:p>
    <w:p w14:paraId="277A46B8">
      <w:pPr>
        <w:pStyle w:val="28"/>
        <w:tabs>
          <w:tab w:val="right" w:leader="dot" w:pos="8198"/>
        </w:tabs>
      </w:pPr>
      <w:r>
        <w:fldChar w:fldCharType="begin"/>
      </w:r>
      <w:r>
        <w:instrText xml:space="preserve"> HYPERLINK \l _Toc30997 </w:instrText>
      </w:r>
      <w:r>
        <w:fldChar w:fldCharType="separate"/>
      </w:r>
      <w:r>
        <w:rPr>
          <w:rFonts w:hint="eastAsia" w:ascii="Times New Roman" w:hAnsi="Times New Roman" w:eastAsia="黑体" w:cs="Times New Roman"/>
          <w:i w:val="0"/>
          <w:strike w:val="0"/>
          <w:dstrike w:val="0"/>
        </w:rPr>
        <w:t xml:space="preserve">2.3.2 </w:t>
      </w:r>
      <w:r>
        <w:t>8051</w:t>
      </w:r>
      <w:r>
        <w:rPr>
          <w:rFonts w:hint="eastAsia"/>
        </w:rPr>
        <w:t>单片机的四个端口特性详解</w:t>
      </w:r>
      <w:r>
        <w:tab/>
      </w:r>
      <w:r>
        <w:fldChar w:fldCharType="begin"/>
      </w:r>
      <w:r>
        <w:instrText xml:space="preserve"> PAGEREF _Toc30997 \h </w:instrText>
      </w:r>
      <w:r>
        <w:fldChar w:fldCharType="separate"/>
      </w:r>
      <w:r>
        <w:t>27</w:t>
      </w:r>
      <w:r>
        <w:fldChar w:fldCharType="end"/>
      </w:r>
      <w:r>
        <w:fldChar w:fldCharType="end"/>
      </w:r>
    </w:p>
    <w:p w14:paraId="5AB50DD0">
      <w:pPr>
        <w:pStyle w:val="28"/>
        <w:tabs>
          <w:tab w:val="right" w:leader="dot" w:pos="8198"/>
        </w:tabs>
      </w:pPr>
      <w:r>
        <w:fldChar w:fldCharType="begin"/>
      </w:r>
      <w:r>
        <w:instrText xml:space="preserve"> HYPERLINK \l _Toc17972 </w:instrText>
      </w:r>
      <w:r>
        <w:fldChar w:fldCharType="separate"/>
      </w:r>
      <w:r>
        <w:rPr>
          <w:rFonts w:hint="eastAsia" w:ascii="Times New Roman" w:hAnsi="Times New Roman" w:eastAsia="黑体" w:cs="Times New Roman"/>
          <w:i w:val="0"/>
          <w:strike w:val="0"/>
          <w:dstrike w:val="0"/>
        </w:rPr>
        <w:t xml:space="preserve">2.3.3 </w:t>
      </w:r>
      <w:r>
        <w:rPr>
          <w:rFonts w:hint="eastAsia"/>
        </w:rPr>
        <w:t>自动进样器设计及其在单片机输入输出端口中的应用</w:t>
      </w:r>
      <w:r>
        <w:tab/>
      </w:r>
      <w:r>
        <w:fldChar w:fldCharType="begin"/>
      </w:r>
      <w:r>
        <w:instrText xml:space="preserve"> PAGEREF _Toc17972 \h </w:instrText>
      </w:r>
      <w:r>
        <w:fldChar w:fldCharType="separate"/>
      </w:r>
      <w:r>
        <w:t>28</w:t>
      </w:r>
      <w:r>
        <w:fldChar w:fldCharType="end"/>
      </w:r>
      <w:r>
        <w:fldChar w:fldCharType="end"/>
      </w:r>
    </w:p>
    <w:p w14:paraId="3853865F">
      <w:pPr>
        <w:pStyle w:val="47"/>
        <w:tabs>
          <w:tab w:val="right" w:leader="dot" w:pos="8198"/>
        </w:tabs>
      </w:pPr>
      <w:r>
        <w:fldChar w:fldCharType="begin"/>
      </w:r>
      <w:r>
        <w:instrText xml:space="preserve"> HYPERLINK \l _Toc24704 </w:instrText>
      </w:r>
      <w:r>
        <w:fldChar w:fldCharType="separate"/>
      </w:r>
      <w:r>
        <w:rPr>
          <w:rFonts w:hint="eastAsia" w:ascii="Times New Roman" w:hAnsi="Times New Roman" w:eastAsia="黑体" w:cs="Times New Roman"/>
          <w:i w:val="0"/>
          <w:strike w:val="0"/>
          <w:dstrike w:val="0"/>
        </w:rPr>
        <w:t xml:space="preserve">2.4 </w:t>
      </w:r>
      <w:r>
        <w:rPr>
          <w:rFonts w:hint="eastAsia"/>
        </w:rPr>
        <w:t>8051单片机的存储器结构</w:t>
      </w:r>
      <w:r>
        <w:tab/>
      </w:r>
      <w:r>
        <w:fldChar w:fldCharType="begin"/>
      </w:r>
      <w:r>
        <w:instrText xml:space="preserve"> PAGEREF _Toc24704 \h </w:instrText>
      </w:r>
      <w:r>
        <w:fldChar w:fldCharType="separate"/>
      </w:r>
      <w:r>
        <w:t>29</w:t>
      </w:r>
      <w:r>
        <w:fldChar w:fldCharType="end"/>
      </w:r>
      <w:r>
        <w:fldChar w:fldCharType="end"/>
      </w:r>
    </w:p>
    <w:p w14:paraId="43680497">
      <w:pPr>
        <w:pStyle w:val="28"/>
        <w:tabs>
          <w:tab w:val="right" w:leader="dot" w:pos="8198"/>
        </w:tabs>
      </w:pPr>
      <w:r>
        <w:fldChar w:fldCharType="begin"/>
      </w:r>
      <w:r>
        <w:instrText xml:space="preserve"> HYPERLINK \l _Toc5396 </w:instrText>
      </w:r>
      <w:r>
        <w:fldChar w:fldCharType="separate"/>
      </w:r>
      <w:r>
        <w:rPr>
          <w:rFonts w:hint="eastAsia" w:ascii="Times New Roman" w:hAnsi="Times New Roman" w:eastAsia="黑体" w:cs="Times New Roman"/>
          <w:i w:val="0"/>
          <w:strike w:val="0"/>
          <w:dstrike w:val="0"/>
        </w:rPr>
        <w:t xml:space="preserve">2.4.1 </w:t>
      </w:r>
      <w:r>
        <w:rPr>
          <w:rFonts w:hint="eastAsia"/>
        </w:rPr>
        <w:t>变量和指令的存储与运行机制</w:t>
      </w:r>
      <w:r>
        <w:tab/>
      </w:r>
      <w:r>
        <w:fldChar w:fldCharType="begin"/>
      </w:r>
      <w:r>
        <w:instrText xml:space="preserve"> PAGEREF _Toc5396 \h </w:instrText>
      </w:r>
      <w:r>
        <w:fldChar w:fldCharType="separate"/>
      </w:r>
      <w:r>
        <w:t>30</w:t>
      </w:r>
      <w:r>
        <w:fldChar w:fldCharType="end"/>
      </w:r>
      <w:r>
        <w:fldChar w:fldCharType="end"/>
      </w:r>
    </w:p>
    <w:p w14:paraId="72063B3A">
      <w:pPr>
        <w:pStyle w:val="28"/>
        <w:tabs>
          <w:tab w:val="right" w:leader="dot" w:pos="8198"/>
        </w:tabs>
      </w:pPr>
      <w:r>
        <w:fldChar w:fldCharType="begin"/>
      </w:r>
      <w:r>
        <w:instrText xml:space="preserve"> HYPERLINK \l _Toc5020 </w:instrText>
      </w:r>
      <w:r>
        <w:fldChar w:fldCharType="separate"/>
      </w:r>
      <w:r>
        <w:rPr>
          <w:rFonts w:hint="eastAsia" w:ascii="Times New Roman" w:hAnsi="Times New Roman" w:eastAsia="黑体" w:cs="Times New Roman"/>
          <w:i w:val="0"/>
          <w:strike w:val="0"/>
          <w:dstrike w:val="0"/>
        </w:rPr>
        <w:t xml:space="preserve">2.4.2 </w:t>
      </w:r>
      <w:r>
        <w:rPr>
          <w:rFonts w:hint="eastAsia"/>
        </w:rPr>
        <w:t>存储器结构与工作原理</w:t>
      </w:r>
      <w:r>
        <w:tab/>
      </w:r>
      <w:r>
        <w:fldChar w:fldCharType="begin"/>
      </w:r>
      <w:r>
        <w:instrText xml:space="preserve"> PAGEREF _Toc5020 \h </w:instrText>
      </w:r>
      <w:r>
        <w:fldChar w:fldCharType="separate"/>
      </w:r>
      <w:r>
        <w:t>30</w:t>
      </w:r>
      <w:r>
        <w:fldChar w:fldCharType="end"/>
      </w:r>
      <w:r>
        <w:fldChar w:fldCharType="end"/>
      </w:r>
    </w:p>
    <w:p w14:paraId="53662819">
      <w:pPr>
        <w:pStyle w:val="28"/>
        <w:tabs>
          <w:tab w:val="right" w:leader="dot" w:pos="8198"/>
        </w:tabs>
      </w:pPr>
      <w:r>
        <w:fldChar w:fldCharType="begin"/>
      </w:r>
      <w:r>
        <w:instrText xml:space="preserve"> HYPERLINK \l _Toc3885 </w:instrText>
      </w:r>
      <w:r>
        <w:fldChar w:fldCharType="separate"/>
      </w:r>
      <w:r>
        <w:rPr>
          <w:rFonts w:hint="eastAsia" w:ascii="Times New Roman" w:hAnsi="Times New Roman" w:eastAsia="黑体" w:cs="Times New Roman"/>
          <w:i w:val="0"/>
          <w:strike w:val="0"/>
          <w:dstrike w:val="0"/>
        </w:rPr>
        <w:t xml:space="preserve">2.4.3 </w:t>
      </w:r>
      <w:r>
        <w:rPr>
          <w:rFonts w:hint="eastAsia"/>
        </w:rPr>
        <w:t>程序存储器与扩展管理</w:t>
      </w:r>
      <w:r>
        <w:tab/>
      </w:r>
      <w:r>
        <w:fldChar w:fldCharType="begin"/>
      </w:r>
      <w:r>
        <w:instrText xml:space="preserve"> PAGEREF _Toc3885 \h </w:instrText>
      </w:r>
      <w:r>
        <w:fldChar w:fldCharType="separate"/>
      </w:r>
      <w:r>
        <w:t>31</w:t>
      </w:r>
      <w:r>
        <w:fldChar w:fldCharType="end"/>
      </w:r>
      <w:r>
        <w:fldChar w:fldCharType="end"/>
      </w:r>
    </w:p>
    <w:p w14:paraId="4FDD0D51">
      <w:pPr>
        <w:pStyle w:val="28"/>
        <w:tabs>
          <w:tab w:val="right" w:leader="dot" w:pos="8198"/>
        </w:tabs>
      </w:pPr>
      <w:r>
        <w:fldChar w:fldCharType="begin"/>
      </w:r>
      <w:r>
        <w:instrText xml:space="preserve"> HYPERLINK \l _Toc4911 </w:instrText>
      </w:r>
      <w:r>
        <w:fldChar w:fldCharType="separate"/>
      </w:r>
      <w:r>
        <w:rPr>
          <w:rFonts w:hint="eastAsia" w:ascii="Times New Roman" w:hAnsi="Times New Roman" w:eastAsia="黑体" w:cs="Times New Roman"/>
          <w:i w:val="0"/>
          <w:strike w:val="0"/>
          <w:dstrike w:val="0"/>
        </w:rPr>
        <w:t xml:space="preserve">2.4.4 </w:t>
      </w:r>
      <w:r>
        <w:rPr>
          <w:rFonts w:hint="eastAsia"/>
        </w:rPr>
        <w:t>Flash程序存储器选择与特性</w:t>
      </w:r>
      <w:r>
        <w:tab/>
      </w:r>
      <w:r>
        <w:fldChar w:fldCharType="begin"/>
      </w:r>
      <w:r>
        <w:instrText xml:space="preserve"> PAGEREF _Toc4911 \h </w:instrText>
      </w:r>
      <w:r>
        <w:fldChar w:fldCharType="separate"/>
      </w:r>
      <w:r>
        <w:t>32</w:t>
      </w:r>
      <w:r>
        <w:fldChar w:fldCharType="end"/>
      </w:r>
      <w:r>
        <w:fldChar w:fldCharType="end"/>
      </w:r>
    </w:p>
    <w:p w14:paraId="0D879ABC">
      <w:pPr>
        <w:pStyle w:val="28"/>
        <w:tabs>
          <w:tab w:val="right" w:leader="dot" w:pos="8198"/>
        </w:tabs>
      </w:pPr>
      <w:r>
        <w:fldChar w:fldCharType="begin"/>
      </w:r>
      <w:r>
        <w:instrText xml:space="preserve"> HYPERLINK \l _Toc20091 </w:instrText>
      </w:r>
      <w:r>
        <w:fldChar w:fldCharType="separate"/>
      </w:r>
      <w:r>
        <w:rPr>
          <w:rFonts w:hint="eastAsia" w:ascii="Times New Roman" w:hAnsi="Times New Roman" w:eastAsia="黑体" w:cs="Times New Roman"/>
          <w:i w:val="0"/>
          <w:strike w:val="0"/>
          <w:dstrike w:val="0"/>
        </w:rPr>
        <w:t xml:space="preserve">2.4.5 </w:t>
      </w:r>
      <w:r>
        <w:rPr>
          <w:rFonts w:hint="eastAsia"/>
        </w:rPr>
        <w:t>数据存储器架构与使用介绍</w:t>
      </w:r>
      <w:r>
        <w:tab/>
      </w:r>
      <w:r>
        <w:fldChar w:fldCharType="begin"/>
      </w:r>
      <w:r>
        <w:instrText xml:space="preserve"> PAGEREF _Toc20091 \h </w:instrText>
      </w:r>
      <w:r>
        <w:fldChar w:fldCharType="separate"/>
      </w:r>
      <w:r>
        <w:t>32</w:t>
      </w:r>
      <w:r>
        <w:fldChar w:fldCharType="end"/>
      </w:r>
      <w:r>
        <w:fldChar w:fldCharType="end"/>
      </w:r>
    </w:p>
    <w:p w14:paraId="5EBC3A1F">
      <w:pPr>
        <w:pStyle w:val="28"/>
        <w:tabs>
          <w:tab w:val="right" w:leader="dot" w:pos="8198"/>
        </w:tabs>
      </w:pPr>
      <w:r>
        <w:fldChar w:fldCharType="begin"/>
      </w:r>
      <w:r>
        <w:instrText xml:space="preserve"> HYPERLINK \l _Toc1100 </w:instrText>
      </w:r>
      <w:r>
        <w:fldChar w:fldCharType="separate"/>
      </w:r>
      <w:r>
        <w:rPr>
          <w:rFonts w:hint="eastAsia" w:ascii="Times New Roman" w:hAnsi="Times New Roman" w:eastAsia="黑体" w:cs="Times New Roman"/>
          <w:i w:val="0"/>
          <w:strike w:val="0"/>
          <w:dstrike w:val="0"/>
        </w:rPr>
        <w:t xml:space="preserve">2.4.6 </w:t>
      </w:r>
      <w:r>
        <w:rPr>
          <w:rFonts w:hint="eastAsia"/>
        </w:rPr>
        <w:t>变量在数据存储器中的分配与使用</w:t>
      </w:r>
      <w:r>
        <w:tab/>
      </w:r>
      <w:r>
        <w:fldChar w:fldCharType="begin"/>
      </w:r>
      <w:r>
        <w:instrText xml:space="preserve"> PAGEREF _Toc1100 \h </w:instrText>
      </w:r>
      <w:r>
        <w:fldChar w:fldCharType="separate"/>
      </w:r>
      <w:r>
        <w:t>34</w:t>
      </w:r>
      <w:r>
        <w:fldChar w:fldCharType="end"/>
      </w:r>
      <w:r>
        <w:fldChar w:fldCharType="end"/>
      </w:r>
    </w:p>
    <w:p w14:paraId="012439A8">
      <w:pPr>
        <w:pStyle w:val="28"/>
        <w:tabs>
          <w:tab w:val="right" w:leader="dot" w:pos="8198"/>
        </w:tabs>
      </w:pPr>
      <w:r>
        <w:fldChar w:fldCharType="begin"/>
      </w:r>
      <w:r>
        <w:instrText xml:space="preserve"> HYPERLINK \l _Toc12971 </w:instrText>
      </w:r>
      <w:r>
        <w:fldChar w:fldCharType="separate"/>
      </w:r>
      <w:r>
        <w:rPr>
          <w:rFonts w:hint="eastAsia" w:ascii="Times New Roman" w:hAnsi="Times New Roman" w:eastAsia="黑体" w:cs="Times New Roman"/>
          <w:i w:val="0"/>
          <w:strike w:val="0"/>
          <w:dstrike w:val="0"/>
        </w:rPr>
        <w:t xml:space="preserve">2.4.7 </w:t>
      </w:r>
      <w:r>
        <w:rPr>
          <w:rFonts w:hint="eastAsia"/>
        </w:rPr>
        <w:t>小结</w:t>
      </w:r>
      <w:r>
        <w:tab/>
      </w:r>
      <w:r>
        <w:fldChar w:fldCharType="begin"/>
      </w:r>
      <w:r>
        <w:instrText xml:space="preserve"> PAGEREF _Toc12971 \h </w:instrText>
      </w:r>
      <w:r>
        <w:fldChar w:fldCharType="separate"/>
      </w:r>
      <w:r>
        <w:t>34</w:t>
      </w:r>
      <w:r>
        <w:fldChar w:fldCharType="end"/>
      </w:r>
      <w:r>
        <w:fldChar w:fldCharType="end"/>
      </w:r>
    </w:p>
    <w:p w14:paraId="67FAD6EB">
      <w:pPr>
        <w:pStyle w:val="47"/>
        <w:tabs>
          <w:tab w:val="right" w:leader="dot" w:pos="8198"/>
        </w:tabs>
      </w:pPr>
      <w:r>
        <w:fldChar w:fldCharType="begin"/>
      </w:r>
      <w:r>
        <w:instrText xml:space="preserve"> HYPERLINK \l _Toc25419 </w:instrText>
      </w:r>
      <w:r>
        <w:fldChar w:fldCharType="separate"/>
      </w:r>
      <w:r>
        <w:rPr>
          <w:rFonts w:hint="eastAsia" w:ascii="Times New Roman" w:hAnsi="Times New Roman" w:eastAsia="黑体" w:cs="Times New Roman"/>
          <w:i w:val="0"/>
          <w:strike w:val="0"/>
          <w:dstrike w:val="0"/>
        </w:rPr>
        <w:t xml:space="preserve">2.5 </w:t>
      </w:r>
      <w:r>
        <w:rPr>
          <w:rFonts w:hint="eastAsia"/>
        </w:rPr>
        <w:t>特殊功能寄存器</w:t>
      </w:r>
      <w:r>
        <w:tab/>
      </w:r>
      <w:r>
        <w:fldChar w:fldCharType="begin"/>
      </w:r>
      <w:r>
        <w:instrText xml:space="preserve"> PAGEREF _Toc25419 \h </w:instrText>
      </w:r>
      <w:r>
        <w:fldChar w:fldCharType="separate"/>
      </w:r>
      <w:r>
        <w:t>34</w:t>
      </w:r>
      <w:r>
        <w:fldChar w:fldCharType="end"/>
      </w:r>
      <w:r>
        <w:fldChar w:fldCharType="end"/>
      </w:r>
    </w:p>
    <w:p w14:paraId="753AF898">
      <w:pPr>
        <w:pStyle w:val="28"/>
        <w:tabs>
          <w:tab w:val="right" w:leader="dot" w:pos="8198"/>
        </w:tabs>
      </w:pPr>
      <w:r>
        <w:fldChar w:fldCharType="begin"/>
      </w:r>
      <w:r>
        <w:instrText xml:space="preserve"> HYPERLINK \l _Toc23715 </w:instrText>
      </w:r>
      <w:r>
        <w:fldChar w:fldCharType="separate"/>
      </w:r>
      <w:r>
        <w:rPr>
          <w:rFonts w:hint="eastAsia" w:ascii="Times New Roman" w:hAnsi="Times New Roman" w:eastAsia="黑体" w:cs="Times New Roman"/>
          <w:i w:val="0"/>
          <w:strike w:val="0"/>
          <w:dstrike w:val="0"/>
        </w:rPr>
        <w:t xml:space="preserve">2.5.1 </w:t>
      </w:r>
      <w:r>
        <w:rPr>
          <w:rFonts w:hint="eastAsia"/>
        </w:rPr>
        <w:t>深入理解特殊功能寄存器</w:t>
      </w:r>
      <w:r>
        <w:tab/>
      </w:r>
      <w:r>
        <w:fldChar w:fldCharType="begin"/>
      </w:r>
      <w:r>
        <w:instrText xml:space="preserve"> PAGEREF _Toc23715 \h </w:instrText>
      </w:r>
      <w:r>
        <w:fldChar w:fldCharType="separate"/>
      </w:r>
      <w:r>
        <w:t>35</w:t>
      </w:r>
      <w:r>
        <w:fldChar w:fldCharType="end"/>
      </w:r>
      <w:r>
        <w:fldChar w:fldCharType="end"/>
      </w:r>
    </w:p>
    <w:p w14:paraId="7E14FEE3">
      <w:pPr>
        <w:pStyle w:val="28"/>
        <w:tabs>
          <w:tab w:val="right" w:leader="dot" w:pos="8198"/>
        </w:tabs>
      </w:pPr>
      <w:r>
        <w:fldChar w:fldCharType="begin"/>
      </w:r>
      <w:r>
        <w:instrText xml:space="preserve"> HYPERLINK \l _Toc21409 </w:instrText>
      </w:r>
      <w:r>
        <w:fldChar w:fldCharType="separate"/>
      </w:r>
      <w:r>
        <w:rPr>
          <w:rFonts w:hint="eastAsia" w:ascii="Times New Roman" w:hAnsi="Times New Roman" w:eastAsia="黑体" w:cs="Times New Roman"/>
          <w:i w:val="0"/>
          <w:strike w:val="0"/>
          <w:dstrike w:val="0"/>
        </w:rPr>
        <w:t xml:space="preserve">2.5.2 </w:t>
      </w:r>
      <w:r>
        <w:rPr>
          <w:rFonts w:hint="eastAsia"/>
        </w:rPr>
        <w:t>特殊功能寄存器的使用</w:t>
      </w:r>
      <w:r>
        <w:tab/>
      </w:r>
      <w:r>
        <w:fldChar w:fldCharType="begin"/>
      </w:r>
      <w:r>
        <w:instrText xml:space="preserve"> PAGEREF _Toc21409 \h </w:instrText>
      </w:r>
      <w:r>
        <w:fldChar w:fldCharType="separate"/>
      </w:r>
      <w:r>
        <w:t>37</w:t>
      </w:r>
      <w:r>
        <w:fldChar w:fldCharType="end"/>
      </w:r>
      <w:r>
        <w:fldChar w:fldCharType="end"/>
      </w:r>
    </w:p>
    <w:p w14:paraId="244C1603">
      <w:pPr>
        <w:pStyle w:val="47"/>
        <w:tabs>
          <w:tab w:val="right" w:leader="dot" w:pos="8198"/>
        </w:tabs>
      </w:pPr>
      <w:r>
        <w:fldChar w:fldCharType="begin"/>
      </w:r>
      <w:r>
        <w:instrText xml:space="preserve"> HYPERLINK \l _Toc30602 </w:instrText>
      </w:r>
      <w:r>
        <w:fldChar w:fldCharType="separate"/>
      </w:r>
      <w:r>
        <w:rPr>
          <w:rFonts w:hint="eastAsia" w:ascii="Times New Roman" w:hAnsi="Times New Roman" w:eastAsia="黑体" w:cs="Times New Roman"/>
          <w:i w:val="0"/>
          <w:strike w:val="0"/>
          <w:dstrike w:val="0"/>
        </w:rPr>
        <w:t xml:space="preserve">2.6 </w:t>
      </w:r>
      <w:r>
        <w:rPr>
          <w:rFonts w:hint="eastAsia"/>
        </w:rPr>
        <w:t>计数器和定时器</w:t>
      </w:r>
      <w:r>
        <w:tab/>
      </w:r>
      <w:r>
        <w:fldChar w:fldCharType="begin"/>
      </w:r>
      <w:r>
        <w:instrText xml:space="preserve"> PAGEREF _Toc30602 \h </w:instrText>
      </w:r>
      <w:r>
        <w:fldChar w:fldCharType="separate"/>
      </w:r>
      <w:r>
        <w:t>38</w:t>
      </w:r>
      <w:r>
        <w:fldChar w:fldCharType="end"/>
      </w:r>
      <w:r>
        <w:fldChar w:fldCharType="end"/>
      </w:r>
    </w:p>
    <w:p w14:paraId="793E147E">
      <w:pPr>
        <w:pStyle w:val="28"/>
        <w:tabs>
          <w:tab w:val="right" w:leader="dot" w:pos="8198"/>
        </w:tabs>
      </w:pPr>
      <w:r>
        <w:fldChar w:fldCharType="begin"/>
      </w:r>
      <w:r>
        <w:instrText xml:space="preserve"> HYPERLINK \l _Toc6992 </w:instrText>
      </w:r>
      <w:r>
        <w:fldChar w:fldCharType="separate"/>
      </w:r>
      <w:r>
        <w:rPr>
          <w:rFonts w:hint="eastAsia" w:ascii="Times New Roman" w:hAnsi="Times New Roman" w:eastAsia="黑体" w:cs="Times New Roman"/>
          <w:i w:val="0"/>
          <w:strike w:val="0"/>
          <w:dstrike w:val="0"/>
        </w:rPr>
        <w:t xml:space="preserve">2.6.1 </w:t>
      </w:r>
      <w:r>
        <w:rPr>
          <w:rFonts w:hint="eastAsia"/>
        </w:rPr>
        <w:t>定时器工作原理</w:t>
      </w:r>
      <w:r>
        <w:tab/>
      </w:r>
      <w:r>
        <w:fldChar w:fldCharType="begin"/>
      </w:r>
      <w:r>
        <w:instrText xml:space="preserve"> PAGEREF _Toc6992 \h </w:instrText>
      </w:r>
      <w:r>
        <w:fldChar w:fldCharType="separate"/>
      </w:r>
      <w:r>
        <w:t>38</w:t>
      </w:r>
      <w:r>
        <w:fldChar w:fldCharType="end"/>
      </w:r>
      <w:r>
        <w:fldChar w:fldCharType="end"/>
      </w:r>
    </w:p>
    <w:p w14:paraId="29DEFBBF">
      <w:pPr>
        <w:pStyle w:val="28"/>
        <w:tabs>
          <w:tab w:val="right" w:leader="dot" w:pos="8198"/>
        </w:tabs>
      </w:pPr>
      <w:r>
        <w:fldChar w:fldCharType="begin"/>
      </w:r>
      <w:r>
        <w:instrText xml:space="preserve"> HYPERLINK \l _Toc17130 </w:instrText>
      </w:r>
      <w:r>
        <w:fldChar w:fldCharType="separate"/>
      </w:r>
      <w:r>
        <w:rPr>
          <w:rFonts w:hint="eastAsia" w:ascii="Times New Roman" w:hAnsi="Times New Roman" w:eastAsia="黑体" w:cs="Times New Roman"/>
          <w:i w:val="0"/>
          <w:strike w:val="0"/>
          <w:dstrike w:val="0"/>
        </w:rPr>
        <w:t xml:space="preserve">2.6.2 </w:t>
      </w:r>
      <w:r>
        <w:rPr>
          <w:rFonts w:hint="eastAsia"/>
        </w:rPr>
        <w:t>计数器信号来源</w:t>
      </w:r>
      <w:r>
        <w:tab/>
      </w:r>
      <w:r>
        <w:fldChar w:fldCharType="begin"/>
      </w:r>
      <w:r>
        <w:instrText xml:space="preserve"> PAGEREF _Toc17130 \h </w:instrText>
      </w:r>
      <w:r>
        <w:fldChar w:fldCharType="separate"/>
      </w:r>
      <w:r>
        <w:t>39</w:t>
      </w:r>
      <w:r>
        <w:fldChar w:fldCharType="end"/>
      </w:r>
      <w:r>
        <w:fldChar w:fldCharType="end"/>
      </w:r>
    </w:p>
    <w:p w14:paraId="1D69DAB5">
      <w:pPr>
        <w:pStyle w:val="28"/>
        <w:tabs>
          <w:tab w:val="right" w:leader="dot" w:pos="8198"/>
        </w:tabs>
      </w:pPr>
      <w:r>
        <w:fldChar w:fldCharType="begin"/>
      </w:r>
      <w:r>
        <w:instrText xml:space="preserve"> HYPERLINK \l _Toc3849 </w:instrText>
      </w:r>
      <w:r>
        <w:fldChar w:fldCharType="separate"/>
      </w:r>
      <w:r>
        <w:rPr>
          <w:rFonts w:hint="eastAsia" w:ascii="Times New Roman" w:hAnsi="Times New Roman" w:eastAsia="黑体" w:cs="Times New Roman"/>
          <w:i w:val="0"/>
          <w:strike w:val="0"/>
          <w:dstrike w:val="0"/>
        </w:rPr>
        <w:t xml:space="preserve">2.6.3 </w:t>
      </w:r>
      <w:r>
        <w:rPr>
          <w:rFonts w:hint="eastAsia"/>
        </w:rPr>
        <w:t>启动或停止计数器</w:t>
      </w:r>
      <w:r>
        <w:tab/>
      </w:r>
      <w:r>
        <w:fldChar w:fldCharType="begin"/>
      </w:r>
      <w:r>
        <w:instrText xml:space="preserve"> PAGEREF _Toc3849 \h </w:instrText>
      </w:r>
      <w:r>
        <w:fldChar w:fldCharType="separate"/>
      </w:r>
      <w:r>
        <w:t>39</w:t>
      </w:r>
      <w:r>
        <w:fldChar w:fldCharType="end"/>
      </w:r>
      <w:r>
        <w:fldChar w:fldCharType="end"/>
      </w:r>
    </w:p>
    <w:p w14:paraId="4E2E8717">
      <w:pPr>
        <w:pStyle w:val="28"/>
        <w:tabs>
          <w:tab w:val="right" w:leader="dot" w:pos="8198"/>
        </w:tabs>
      </w:pPr>
      <w:r>
        <w:fldChar w:fldCharType="begin"/>
      </w:r>
      <w:r>
        <w:instrText xml:space="preserve"> HYPERLINK \l _Toc11985 </w:instrText>
      </w:r>
      <w:r>
        <w:fldChar w:fldCharType="separate"/>
      </w:r>
      <w:r>
        <w:rPr>
          <w:rFonts w:hint="eastAsia" w:ascii="Times New Roman" w:hAnsi="Times New Roman" w:eastAsia="黑体" w:cs="Times New Roman"/>
          <w:i w:val="0"/>
          <w:strike w:val="0"/>
          <w:dstrike w:val="0"/>
        </w:rPr>
        <w:t xml:space="preserve">2.6.4 </w:t>
      </w:r>
      <w:r>
        <w:rPr>
          <w:rFonts w:hint="eastAsia"/>
        </w:rPr>
        <w:t>设置计数器工作模式</w:t>
      </w:r>
      <w:r>
        <w:tab/>
      </w:r>
      <w:r>
        <w:fldChar w:fldCharType="begin"/>
      </w:r>
      <w:r>
        <w:instrText xml:space="preserve"> PAGEREF _Toc11985 \h </w:instrText>
      </w:r>
      <w:r>
        <w:fldChar w:fldCharType="separate"/>
      </w:r>
      <w:r>
        <w:t>40</w:t>
      </w:r>
      <w:r>
        <w:fldChar w:fldCharType="end"/>
      </w:r>
      <w:r>
        <w:fldChar w:fldCharType="end"/>
      </w:r>
    </w:p>
    <w:p w14:paraId="4DFEBA8B">
      <w:pPr>
        <w:pStyle w:val="28"/>
        <w:tabs>
          <w:tab w:val="right" w:leader="dot" w:pos="8198"/>
        </w:tabs>
      </w:pPr>
      <w:r>
        <w:fldChar w:fldCharType="begin"/>
      </w:r>
      <w:r>
        <w:instrText xml:space="preserve"> HYPERLINK \l _Toc7227 </w:instrText>
      </w:r>
      <w:r>
        <w:fldChar w:fldCharType="separate"/>
      </w:r>
      <w:r>
        <w:rPr>
          <w:rFonts w:hint="eastAsia" w:ascii="Times New Roman" w:hAnsi="Times New Roman" w:eastAsia="黑体" w:cs="Times New Roman"/>
          <w:i w:val="0"/>
          <w:strike w:val="0"/>
          <w:dstrike w:val="0"/>
        </w:rPr>
        <w:t xml:space="preserve">2.6.5 </w:t>
      </w:r>
      <w:r>
        <w:rPr>
          <w:rFonts w:hint="eastAsia"/>
        </w:rPr>
        <w:t>计数器初始值的设置</w:t>
      </w:r>
      <w:r>
        <w:tab/>
      </w:r>
      <w:r>
        <w:fldChar w:fldCharType="begin"/>
      </w:r>
      <w:r>
        <w:instrText xml:space="preserve"> PAGEREF _Toc7227 \h </w:instrText>
      </w:r>
      <w:r>
        <w:fldChar w:fldCharType="separate"/>
      </w:r>
      <w:r>
        <w:t>40</w:t>
      </w:r>
      <w:r>
        <w:fldChar w:fldCharType="end"/>
      </w:r>
      <w:r>
        <w:fldChar w:fldCharType="end"/>
      </w:r>
    </w:p>
    <w:p w14:paraId="7241779A">
      <w:pPr>
        <w:pStyle w:val="28"/>
        <w:tabs>
          <w:tab w:val="right" w:leader="dot" w:pos="8198"/>
        </w:tabs>
      </w:pPr>
      <w:r>
        <w:fldChar w:fldCharType="begin"/>
      </w:r>
      <w:r>
        <w:instrText xml:space="preserve"> HYPERLINK \l _Toc8743 </w:instrText>
      </w:r>
      <w:r>
        <w:fldChar w:fldCharType="separate"/>
      </w:r>
      <w:r>
        <w:rPr>
          <w:rFonts w:hint="eastAsia" w:ascii="Times New Roman" w:hAnsi="Times New Roman" w:eastAsia="黑体" w:cs="Times New Roman"/>
          <w:i w:val="0"/>
          <w:strike w:val="0"/>
          <w:dstrike w:val="0"/>
        </w:rPr>
        <w:t xml:space="preserve">2.6.6 </w:t>
      </w:r>
      <w:r>
        <w:rPr>
          <w:rFonts w:hint="eastAsia"/>
        </w:rPr>
        <w:t>计数器的启动</w:t>
      </w:r>
      <w:r>
        <w:tab/>
      </w:r>
      <w:r>
        <w:fldChar w:fldCharType="begin"/>
      </w:r>
      <w:r>
        <w:instrText xml:space="preserve"> PAGEREF _Toc8743 \h </w:instrText>
      </w:r>
      <w:r>
        <w:fldChar w:fldCharType="separate"/>
      </w:r>
      <w:r>
        <w:t>41</w:t>
      </w:r>
      <w:r>
        <w:fldChar w:fldCharType="end"/>
      </w:r>
      <w:r>
        <w:fldChar w:fldCharType="end"/>
      </w:r>
    </w:p>
    <w:p w14:paraId="7BAAE764">
      <w:pPr>
        <w:pStyle w:val="28"/>
        <w:tabs>
          <w:tab w:val="right" w:leader="dot" w:pos="8198"/>
        </w:tabs>
      </w:pPr>
      <w:r>
        <w:fldChar w:fldCharType="begin"/>
      </w:r>
      <w:r>
        <w:instrText xml:space="preserve"> HYPERLINK \l _Toc18585 </w:instrText>
      </w:r>
      <w:r>
        <w:fldChar w:fldCharType="separate"/>
      </w:r>
      <w:r>
        <w:rPr>
          <w:rFonts w:hint="eastAsia" w:ascii="Times New Roman" w:hAnsi="Times New Roman" w:eastAsia="黑体" w:cs="Times New Roman"/>
          <w:i w:val="0"/>
          <w:strike w:val="0"/>
          <w:dstrike w:val="0"/>
        </w:rPr>
        <w:t xml:space="preserve">2.6.7 </w:t>
      </w:r>
      <w:r>
        <w:rPr>
          <w:rFonts w:hint="eastAsia"/>
        </w:rPr>
        <w:t>定时器的配置与控制</w:t>
      </w:r>
      <w:r>
        <w:tab/>
      </w:r>
      <w:r>
        <w:fldChar w:fldCharType="begin"/>
      </w:r>
      <w:r>
        <w:instrText xml:space="preserve"> PAGEREF _Toc18585 \h </w:instrText>
      </w:r>
      <w:r>
        <w:fldChar w:fldCharType="separate"/>
      </w:r>
      <w:r>
        <w:t>42</w:t>
      </w:r>
      <w:r>
        <w:fldChar w:fldCharType="end"/>
      </w:r>
      <w:r>
        <w:fldChar w:fldCharType="end"/>
      </w:r>
    </w:p>
    <w:p w14:paraId="1154136F">
      <w:pPr>
        <w:pStyle w:val="28"/>
        <w:tabs>
          <w:tab w:val="right" w:leader="dot" w:pos="8198"/>
        </w:tabs>
      </w:pPr>
      <w:r>
        <w:fldChar w:fldCharType="begin"/>
      </w:r>
      <w:r>
        <w:instrText xml:space="preserve"> HYPERLINK \l _Toc1171 </w:instrText>
      </w:r>
      <w:r>
        <w:fldChar w:fldCharType="separate"/>
      </w:r>
      <w:r>
        <w:rPr>
          <w:rFonts w:hint="eastAsia" w:ascii="Times New Roman" w:hAnsi="Times New Roman" w:eastAsia="黑体" w:cs="Times New Roman"/>
          <w:i w:val="0"/>
          <w:strike w:val="0"/>
          <w:dstrike w:val="0"/>
        </w:rPr>
        <w:t xml:space="preserve">2.6.8 </w:t>
      </w:r>
      <w:r>
        <w:rPr>
          <w:rFonts w:hint="eastAsia"/>
        </w:rPr>
        <w:t>定时器工作模式与配置详解</w:t>
      </w:r>
      <w:r>
        <w:tab/>
      </w:r>
      <w:r>
        <w:fldChar w:fldCharType="begin"/>
      </w:r>
      <w:r>
        <w:instrText xml:space="preserve"> PAGEREF _Toc1171 \h </w:instrText>
      </w:r>
      <w:r>
        <w:fldChar w:fldCharType="separate"/>
      </w:r>
      <w:r>
        <w:t>43</w:t>
      </w:r>
      <w:r>
        <w:fldChar w:fldCharType="end"/>
      </w:r>
      <w:r>
        <w:fldChar w:fldCharType="end"/>
      </w:r>
    </w:p>
    <w:p w14:paraId="09668C12">
      <w:pPr>
        <w:pStyle w:val="28"/>
        <w:tabs>
          <w:tab w:val="right" w:leader="dot" w:pos="8198"/>
        </w:tabs>
      </w:pPr>
      <w:r>
        <w:fldChar w:fldCharType="begin"/>
      </w:r>
      <w:r>
        <w:instrText xml:space="preserve"> HYPERLINK \l _Toc31460 </w:instrText>
      </w:r>
      <w:r>
        <w:fldChar w:fldCharType="separate"/>
      </w:r>
      <w:r>
        <w:rPr>
          <w:rFonts w:hint="eastAsia" w:ascii="Times New Roman" w:hAnsi="Times New Roman" w:eastAsia="黑体" w:cs="Times New Roman"/>
          <w:i w:val="0"/>
          <w:strike w:val="0"/>
          <w:dstrike w:val="0"/>
        </w:rPr>
        <w:t xml:space="preserve">2.6.9 </w:t>
      </w:r>
      <w:r>
        <w:rPr>
          <w:rFonts w:hint="eastAsia"/>
        </w:rPr>
        <w:t>选择定时器工作模式</w:t>
      </w:r>
      <w:r>
        <w:tab/>
      </w:r>
      <w:r>
        <w:fldChar w:fldCharType="begin"/>
      </w:r>
      <w:r>
        <w:instrText xml:space="preserve"> PAGEREF _Toc31460 \h </w:instrText>
      </w:r>
      <w:r>
        <w:fldChar w:fldCharType="separate"/>
      </w:r>
      <w:r>
        <w:t>43</w:t>
      </w:r>
      <w:r>
        <w:fldChar w:fldCharType="end"/>
      </w:r>
      <w:r>
        <w:fldChar w:fldCharType="end"/>
      </w:r>
    </w:p>
    <w:p w14:paraId="65E579AC">
      <w:pPr>
        <w:pStyle w:val="28"/>
        <w:tabs>
          <w:tab w:val="right" w:leader="dot" w:pos="8198"/>
        </w:tabs>
      </w:pPr>
      <w:r>
        <w:fldChar w:fldCharType="begin"/>
      </w:r>
      <w:r>
        <w:instrText xml:space="preserve"> HYPERLINK \l _Toc12451 </w:instrText>
      </w:r>
      <w:r>
        <w:fldChar w:fldCharType="separate"/>
      </w:r>
      <w:r>
        <w:rPr>
          <w:rFonts w:hint="eastAsia" w:ascii="Times New Roman" w:hAnsi="Times New Roman" w:eastAsia="黑体" w:cs="Times New Roman"/>
          <w:i w:val="0"/>
          <w:strike w:val="0"/>
          <w:dstrike w:val="0"/>
        </w:rPr>
        <w:t xml:space="preserve">2.6.10 </w:t>
      </w:r>
      <w:r>
        <w:rPr>
          <w:rFonts w:hint="eastAsia"/>
        </w:rPr>
        <w:t>定时器初始值设定</w:t>
      </w:r>
      <w:r>
        <w:tab/>
      </w:r>
      <w:r>
        <w:fldChar w:fldCharType="begin"/>
      </w:r>
      <w:r>
        <w:instrText xml:space="preserve"> PAGEREF _Toc12451 \h </w:instrText>
      </w:r>
      <w:r>
        <w:fldChar w:fldCharType="separate"/>
      </w:r>
      <w:r>
        <w:t>44</w:t>
      </w:r>
      <w:r>
        <w:fldChar w:fldCharType="end"/>
      </w:r>
      <w:r>
        <w:fldChar w:fldCharType="end"/>
      </w:r>
    </w:p>
    <w:p w14:paraId="4B1D76A8">
      <w:pPr>
        <w:pStyle w:val="28"/>
        <w:tabs>
          <w:tab w:val="right" w:leader="dot" w:pos="8198"/>
        </w:tabs>
      </w:pPr>
      <w:r>
        <w:fldChar w:fldCharType="begin"/>
      </w:r>
      <w:r>
        <w:instrText xml:space="preserve"> HYPERLINK \l _Toc16127 </w:instrText>
      </w:r>
      <w:r>
        <w:fldChar w:fldCharType="separate"/>
      </w:r>
      <w:r>
        <w:rPr>
          <w:rFonts w:hint="eastAsia" w:ascii="Times New Roman" w:hAnsi="Times New Roman" w:eastAsia="黑体" w:cs="Times New Roman"/>
          <w:i w:val="0"/>
          <w:strike w:val="0"/>
          <w:dstrike w:val="0"/>
        </w:rPr>
        <w:t xml:space="preserve">2.6.11 </w:t>
      </w:r>
      <w:r>
        <w:rPr>
          <w:rFonts w:hint="eastAsia"/>
        </w:rPr>
        <w:t>启动与结束定时器</w:t>
      </w:r>
      <w:r>
        <w:tab/>
      </w:r>
      <w:r>
        <w:fldChar w:fldCharType="begin"/>
      </w:r>
      <w:r>
        <w:instrText xml:space="preserve"> PAGEREF _Toc16127 \h </w:instrText>
      </w:r>
      <w:r>
        <w:fldChar w:fldCharType="separate"/>
      </w:r>
      <w:r>
        <w:t>44</w:t>
      </w:r>
      <w:r>
        <w:fldChar w:fldCharType="end"/>
      </w:r>
      <w:r>
        <w:fldChar w:fldCharType="end"/>
      </w:r>
    </w:p>
    <w:p w14:paraId="5E8ACB25">
      <w:pPr>
        <w:pStyle w:val="28"/>
        <w:tabs>
          <w:tab w:val="right" w:leader="dot" w:pos="8198"/>
        </w:tabs>
      </w:pPr>
      <w:r>
        <w:fldChar w:fldCharType="begin"/>
      </w:r>
      <w:r>
        <w:instrText xml:space="preserve"> HYPERLINK \l _Toc22547 </w:instrText>
      </w:r>
      <w:r>
        <w:fldChar w:fldCharType="separate"/>
      </w:r>
      <w:r>
        <w:rPr>
          <w:rFonts w:hint="eastAsia" w:ascii="Times New Roman" w:hAnsi="Times New Roman" w:eastAsia="黑体" w:cs="Times New Roman"/>
          <w:i w:val="0"/>
          <w:strike w:val="0"/>
          <w:dstrike w:val="0"/>
        </w:rPr>
        <w:t xml:space="preserve">2.6.12 </w:t>
      </w:r>
      <w:r>
        <w:rPr>
          <w:rFonts w:hint="eastAsia"/>
        </w:rPr>
        <w:t>定时器准确延时设置</w:t>
      </w:r>
      <w:r>
        <w:tab/>
      </w:r>
      <w:r>
        <w:fldChar w:fldCharType="begin"/>
      </w:r>
      <w:r>
        <w:instrText xml:space="preserve"> PAGEREF _Toc22547 \h </w:instrText>
      </w:r>
      <w:r>
        <w:fldChar w:fldCharType="separate"/>
      </w:r>
      <w:r>
        <w:t>45</w:t>
      </w:r>
      <w:r>
        <w:fldChar w:fldCharType="end"/>
      </w:r>
      <w:r>
        <w:fldChar w:fldCharType="end"/>
      </w:r>
    </w:p>
    <w:p w14:paraId="660FA60F">
      <w:pPr>
        <w:pStyle w:val="47"/>
        <w:tabs>
          <w:tab w:val="right" w:leader="dot" w:pos="8198"/>
        </w:tabs>
      </w:pPr>
      <w:r>
        <w:fldChar w:fldCharType="begin"/>
      </w:r>
      <w:r>
        <w:instrText xml:space="preserve"> HYPERLINK \l _Toc1934 </w:instrText>
      </w:r>
      <w:r>
        <w:fldChar w:fldCharType="separate"/>
      </w:r>
      <w:r>
        <w:rPr>
          <w:rFonts w:hint="eastAsia" w:ascii="Times New Roman" w:hAnsi="Times New Roman" w:eastAsia="黑体" w:cs="Times New Roman"/>
          <w:i w:val="0"/>
          <w:strike w:val="0"/>
          <w:dstrike w:val="0"/>
        </w:rPr>
        <w:t xml:space="preserve">2.7 </w:t>
      </w:r>
      <w:r>
        <w:rPr>
          <w:rFonts w:hint="eastAsia"/>
        </w:rPr>
        <w:t>通用异步收发器（UART）</w:t>
      </w:r>
      <w:r>
        <w:tab/>
      </w:r>
      <w:r>
        <w:fldChar w:fldCharType="begin"/>
      </w:r>
      <w:r>
        <w:instrText xml:space="preserve"> PAGEREF _Toc1934 \h </w:instrText>
      </w:r>
      <w:r>
        <w:fldChar w:fldCharType="separate"/>
      </w:r>
      <w:r>
        <w:t>46</w:t>
      </w:r>
      <w:r>
        <w:fldChar w:fldCharType="end"/>
      </w:r>
      <w:r>
        <w:fldChar w:fldCharType="end"/>
      </w:r>
    </w:p>
    <w:p w14:paraId="4FE4782B">
      <w:pPr>
        <w:pStyle w:val="28"/>
        <w:tabs>
          <w:tab w:val="right" w:leader="dot" w:pos="8198"/>
        </w:tabs>
      </w:pPr>
      <w:r>
        <w:fldChar w:fldCharType="begin"/>
      </w:r>
      <w:r>
        <w:instrText xml:space="preserve"> HYPERLINK \l _Toc29541 </w:instrText>
      </w:r>
      <w:r>
        <w:fldChar w:fldCharType="separate"/>
      </w:r>
      <w:r>
        <w:rPr>
          <w:rFonts w:hint="eastAsia" w:ascii="Times New Roman" w:hAnsi="Times New Roman" w:eastAsia="黑体" w:cs="Times New Roman"/>
          <w:i w:val="0"/>
          <w:strike w:val="0"/>
          <w:dstrike w:val="0"/>
        </w:rPr>
        <w:t xml:space="preserve">2.7.1 </w:t>
      </w:r>
      <w:r>
        <w:rPr>
          <w:rFonts w:hint="eastAsia"/>
        </w:rPr>
        <w:t>异步串行通信简介</w:t>
      </w:r>
      <w:r>
        <w:tab/>
      </w:r>
      <w:r>
        <w:fldChar w:fldCharType="begin"/>
      </w:r>
      <w:r>
        <w:instrText xml:space="preserve"> PAGEREF _Toc29541 \h </w:instrText>
      </w:r>
      <w:r>
        <w:fldChar w:fldCharType="separate"/>
      </w:r>
      <w:r>
        <w:t>47</w:t>
      </w:r>
      <w:r>
        <w:fldChar w:fldCharType="end"/>
      </w:r>
      <w:r>
        <w:fldChar w:fldCharType="end"/>
      </w:r>
    </w:p>
    <w:p w14:paraId="0571E8AB">
      <w:pPr>
        <w:pStyle w:val="28"/>
        <w:tabs>
          <w:tab w:val="right" w:leader="dot" w:pos="8198"/>
        </w:tabs>
      </w:pPr>
      <w:r>
        <w:fldChar w:fldCharType="begin"/>
      </w:r>
      <w:r>
        <w:instrText xml:space="preserve"> HYPERLINK \l _Toc16824 </w:instrText>
      </w:r>
      <w:r>
        <w:fldChar w:fldCharType="separate"/>
      </w:r>
      <w:r>
        <w:rPr>
          <w:rFonts w:hint="eastAsia" w:ascii="Times New Roman" w:hAnsi="Times New Roman" w:eastAsia="黑体" w:cs="Times New Roman"/>
          <w:i w:val="0"/>
          <w:strike w:val="0"/>
          <w:dstrike w:val="0"/>
        </w:rPr>
        <w:t xml:space="preserve">2.7.2 </w:t>
      </w:r>
      <w:r>
        <w:rPr>
          <w:rFonts w:hint="eastAsia"/>
        </w:rPr>
        <w:t>UART工作原理介绍</w:t>
      </w:r>
      <w:r>
        <w:tab/>
      </w:r>
      <w:r>
        <w:fldChar w:fldCharType="begin"/>
      </w:r>
      <w:r>
        <w:instrText xml:space="preserve"> PAGEREF _Toc16824 \h </w:instrText>
      </w:r>
      <w:r>
        <w:fldChar w:fldCharType="separate"/>
      </w:r>
      <w:r>
        <w:t>48</w:t>
      </w:r>
      <w:r>
        <w:fldChar w:fldCharType="end"/>
      </w:r>
      <w:r>
        <w:fldChar w:fldCharType="end"/>
      </w:r>
    </w:p>
    <w:p w14:paraId="0F2BB31E">
      <w:pPr>
        <w:pStyle w:val="28"/>
        <w:tabs>
          <w:tab w:val="right" w:leader="dot" w:pos="8198"/>
        </w:tabs>
      </w:pPr>
      <w:r>
        <w:fldChar w:fldCharType="begin"/>
      </w:r>
      <w:r>
        <w:instrText xml:space="preserve"> HYPERLINK \l _Toc24363 </w:instrText>
      </w:r>
      <w:r>
        <w:fldChar w:fldCharType="separate"/>
      </w:r>
      <w:r>
        <w:rPr>
          <w:rFonts w:hint="eastAsia" w:ascii="Times New Roman" w:hAnsi="Times New Roman" w:eastAsia="黑体" w:cs="Times New Roman"/>
          <w:i w:val="0"/>
          <w:strike w:val="0"/>
          <w:dstrike w:val="0"/>
        </w:rPr>
        <w:t xml:space="preserve">2.7.3 </w:t>
      </w:r>
      <w:r>
        <w:rPr>
          <w:rFonts w:hint="eastAsia"/>
        </w:rPr>
        <w:t>UART程序设计</w:t>
      </w:r>
      <w:r>
        <w:tab/>
      </w:r>
      <w:r>
        <w:fldChar w:fldCharType="begin"/>
      </w:r>
      <w:r>
        <w:instrText xml:space="preserve"> PAGEREF _Toc24363 \h </w:instrText>
      </w:r>
      <w:r>
        <w:fldChar w:fldCharType="separate"/>
      </w:r>
      <w:r>
        <w:t>51</w:t>
      </w:r>
      <w:r>
        <w:fldChar w:fldCharType="end"/>
      </w:r>
      <w:r>
        <w:fldChar w:fldCharType="end"/>
      </w:r>
    </w:p>
    <w:p w14:paraId="4157382C">
      <w:pPr>
        <w:pStyle w:val="28"/>
        <w:tabs>
          <w:tab w:val="right" w:leader="dot" w:pos="8198"/>
        </w:tabs>
      </w:pPr>
      <w:r>
        <w:fldChar w:fldCharType="begin"/>
      </w:r>
      <w:r>
        <w:instrText xml:space="preserve"> HYPERLINK \l _Toc29629 </w:instrText>
      </w:r>
      <w:r>
        <w:fldChar w:fldCharType="separate"/>
      </w:r>
      <w:r>
        <w:rPr>
          <w:rFonts w:hint="eastAsia" w:ascii="Times New Roman" w:hAnsi="Times New Roman" w:eastAsia="黑体" w:cs="Times New Roman"/>
          <w:i w:val="0"/>
          <w:strike w:val="0"/>
          <w:dstrike w:val="0"/>
        </w:rPr>
        <w:t xml:space="preserve">2.7.4 </w:t>
      </w:r>
      <w:r>
        <w:rPr>
          <w:rFonts w:hint="eastAsia"/>
        </w:rPr>
        <w:t>小结</w:t>
      </w:r>
      <w:r>
        <w:tab/>
      </w:r>
      <w:r>
        <w:fldChar w:fldCharType="begin"/>
      </w:r>
      <w:r>
        <w:instrText xml:space="preserve"> PAGEREF _Toc29629 \h </w:instrText>
      </w:r>
      <w:r>
        <w:fldChar w:fldCharType="separate"/>
      </w:r>
      <w:r>
        <w:t>52</w:t>
      </w:r>
      <w:r>
        <w:fldChar w:fldCharType="end"/>
      </w:r>
      <w:r>
        <w:fldChar w:fldCharType="end"/>
      </w:r>
    </w:p>
    <w:p w14:paraId="6A48C11B">
      <w:pPr>
        <w:pStyle w:val="47"/>
        <w:tabs>
          <w:tab w:val="right" w:leader="dot" w:pos="8198"/>
        </w:tabs>
      </w:pPr>
      <w:r>
        <w:fldChar w:fldCharType="begin"/>
      </w:r>
      <w:r>
        <w:instrText xml:space="preserve"> HYPERLINK \l _Toc7347 </w:instrText>
      </w:r>
      <w:r>
        <w:fldChar w:fldCharType="separate"/>
      </w:r>
      <w:r>
        <w:rPr>
          <w:rFonts w:hint="eastAsia" w:ascii="Times New Roman" w:hAnsi="Times New Roman" w:eastAsia="黑体" w:cs="Times New Roman"/>
          <w:i w:val="0"/>
          <w:strike w:val="0"/>
          <w:dstrike w:val="0"/>
        </w:rPr>
        <w:t xml:space="preserve">2.8 </w:t>
      </w:r>
      <w:r>
        <w:rPr>
          <w:rFonts w:hint="eastAsia"/>
        </w:rPr>
        <w:t>8051单片机的中断系统</w:t>
      </w:r>
      <w:r>
        <w:tab/>
      </w:r>
      <w:r>
        <w:fldChar w:fldCharType="begin"/>
      </w:r>
      <w:r>
        <w:instrText xml:space="preserve"> PAGEREF _Toc7347 \h </w:instrText>
      </w:r>
      <w:r>
        <w:fldChar w:fldCharType="separate"/>
      </w:r>
      <w:r>
        <w:t>52</w:t>
      </w:r>
      <w:r>
        <w:fldChar w:fldCharType="end"/>
      </w:r>
      <w:r>
        <w:fldChar w:fldCharType="end"/>
      </w:r>
    </w:p>
    <w:p w14:paraId="4E66C388">
      <w:pPr>
        <w:pStyle w:val="28"/>
        <w:tabs>
          <w:tab w:val="right" w:leader="dot" w:pos="8198"/>
        </w:tabs>
      </w:pPr>
      <w:r>
        <w:fldChar w:fldCharType="begin"/>
      </w:r>
      <w:r>
        <w:instrText xml:space="preserve"> HYPERLINK \l _Toc9603 </w:instrText>
      </w:r>
      <w:r>
        <w:fldChar w:fldCharType="separate"/>
      </w:r>
      <w:r>
        <w:rPr>
          <w:rFonts w:hint="eastAsia" w:ascii="Times New Roman" w:hAnsi="Times New Roman" w:eastAsia="黑体" w:cs="Times New Roman"/>
          <w:i w:val="0"/>
          <w:strike w:val="0"/>
          <w:dstrike w:val="0"/>
        </w:rPr>
        <w:t xml:space="preserve">2.8.1 </w:t>
      </w:r>
      <w:r>
        <w:rPr>
          <w:rFonts w:hint="eastAsia"/>
        </w:rPr>
        <w:t>8051单片机的中断系统简介</w:t>
      </w:r>
      <w:r>
        <w:tab/>
      </w:r>
      <w:r>
        <w:fldChar w:fldCharType="begin"/>
      </w:r>
      <w:r>
        <w:instrText xml:space="preserve"> PAGEREF _Toc9603 \h </w:instrText>
      </w:r>
      <w:r>
        <w:fldChar w:fldCharType="separate"/>
      </w:r>
      <w:r>
        <w:t>53</w:t>
      </w:r>
      <w:r>
        <w:fldChar w:fldCharType="end"/>
      </w:r>
      <w:r>
        <w:fldChar w:fldCharType="end"/>
      </w:r>
    </w:p>
    <w:p w14:paraId="4792FCCA">
      <w:pPr>
        <w:pStyle w:val="28"/>
        <w:tabs>
          <w:tab w:val="right" w:leader="dot" w:pos="8198"/>
        </w:tabs>
      </w:pPr>
      <w:r>
        <w:fldChar w:fldCharType="begin"/>
      </w:r>
      <w:r>
        <w:instrText xml:space="preserve"> HYPERLINK \l _Toc6383 </w:instrText>
      </w:r>
      <w:r>
        <w:fldChar w:fldCharType="separate"/>
      </w:r>
      <w:r>
        <w:rPr>
          <w:rFonts w:hint="eastAsia" w:ascii="Times New Roman" w:hAnsi="Times New Roman" w:eastAsia="黑体" w:cs="Times New Roman"/>
          <w:i w:val="0"/>
          <w:strike w:val="0"/>
          <w:dstrike w:val="0"/>
        </w:rPr>
        <w:t xml:space="preserve">2.8.2 </w:t>
      </w:r>
      <w:r>
        <w:rPr>
          <w:rFonts w:hint="eastAsia"/>
        </w:rPr>
        <w:t>8051单片机的中断处理</w:t>
      </w:r>
      <w:r>
        <w:tab/>
      </w:r>
      <w:r>
        <w:fldChar w:fldCharType="begin"/>
      </w:r>
      <w:r>
        <w:instrText xml:space="preserve"> PAGEREF _Toc6383 \h </w:instrText>
      </w:r>
      <w:r>
        <w:fldChar w:fldCharType="separate"/>
      </w:r>
      <w:r>
        <w:t>55</w:t>
      </w:r>
      <w:r>
        <w:fldChar w:fldCharType="end"/>
      </w:r>
      <w:r>
        <w:fldChar w:fldCharType="end"/>
      </w:r>
    </w:p>
    <w:p w14:paraId="27C258EC">
      <w:pPr>
        <w:pStyle w:val="47"/>
        <w:tabs>
          <w:tab w:val="right" w:leader="dot" w:pos="8198"/>
        </w:tabs>
      </w:pPr>
      <w:r>
        <w:fldChar w:fldCharType="begin"/>
      </w:r>
      <w:r>
        <w:instrText xml:space="preserve"> HYPERLINK \l _Toc2632 </w:instrText>
      </w:r>
      <w:r>
        <w:fldChar w:fldCharType="separate"/>
      </w:r>
      <w:r>
        <w:rPr>
          <w:rFonts w:hint="eastAsia" w:ascii="Times New Roman" w:hAnsi="Times New Roman" w:eastAsia="黑体" w:cs="Times New Roman"/>
          <w:i w:val="0"/>
          <w:strike w:val="0"/>
          <w:dstrike w:val="0"/>
        </w:rPr>
        <w:t xml:space="preserve">2.9 </w:t>
      </w:r>
      <w:r>
        <w:rPr>
          <w:rFonts w:hint="eastAsia"/>
        </w:rPr>
        <w:t>8051单片机的功耗管理</w:t>
      </w:r>
      <w:r>
        <w:tab/>
      </w:r>
      <w:r>
        <w:fldChar w:fldCharType="begin"/>
      </w:r>
      <w:r>
        <w:instrText xml:space="preserve"> PAGEREF _Toc2632 \h </w:instrText>
      </w:r>
      <w:r>
        <w:fldChar w:fldCharType="separate"/>
      </w:r>
      <w:r>
        <w:t>57</w:t>
      </w:r>
      <w:r>
        <w:fldChar w:fldCharType="end"/>
      </w:r>
      <w:r>
        <w:fldChar w:fldCharType="end"/>
      </w:r>
    </w:p>
    <w:p w14:paraId="70FB4B03">
      <w:pPr>
        <w:pStyle w:val="28"/>
        <w:tabs>
          <w:tab w:val="right" w:leader="dot" w:pos="8198"/>
        </w:tabs>
      </w:pPr>
      <w:r>
        <w:fldChar w:fldCharType="begin"/>
      </w:r>
      <w:r>
        <w:instrText xml:space="preserve"> HYPERLINK \l _Toc13269 </w:instrText>
      </w:r>
      <w:r>
        <w:fldChar w:fldCharType="separate"/>
      </w:r>
      <w:r>
        <w:rPr>
          <w:rFonts w:hint="eastAsia" w:ascii="Times New Roman" w:hAnsi="Times New Roman" w:eastAsia="黑体" w:cs="Times New Roman"/>
          <w:i w:val="0"/>
          <w:strike w:val="0"/>
          <w:dstrike w:val="0"/>
        </w:rPr>
        <w:t xml:space="preserve">2.9.1 </w:t>
      </w:r>
      <w:r>
        <w:rPr>
          <w:rFonts w:hint="eastAsia"/>
        </w:rPr>
        <w:t>8051单片机的三种工作模式</w:t>
      </w:r>
      <w:r>
        <w:tab/>
      </w:r>
      <w:r>
        <w:fldChar w:fldCharType="begin"/>
      </w:r>
      <w:r>
        <w:instrText xml:space="preserve"> PAGEREF _Toc13269 \h </w:instrText>
      </w:r>
      <w:r>
        <w:fldChar w:fldCharType="separate"/>
      </w:r>
      <w:r>
        <w:t>58</w:t>
      </w:r>
      <w:r>
        <w:fldChar w:fldCharType="end"/>
      </w:r>
      <w:r>
        <w:fldChar w:fldCharType="end"/>
      </w:r>
    </w:p>
    <w:p w14:paraId="7F0F9E6A">
      <w:pPr>
        <w:pStyle w:val="28"/>
        <w:tabs>
          <w:tab w:val="right" w:leader="dot" w:pos="8198"/>
        </w:tabs>
      </w:pPr>
      <w:r>
        <w:fldChar w:fldCharType="begin"/>
      </w:r>
      <w:r>
        <w:instrText xml:space="preserve"> HYPERLINK \l _Toc23829 </w:instrText>
      </w:r>
      <w:r>
        <w:fldChar w:fldCharType="separate"/>
      </w:r>
      <w:r>
        <w:rPr>
          <w:rFonts w:hint="eastAsia" w:ascii="Times New Roman" w:hAnsi="Times New Roman" w:eastAsia="黑体" w:cs="Times New Roman"/>
          <w:i w:val="0"/>
          <w:strike w:val="0"/>
          <w:dstrike w:val="0"/>
        </w:rPr>
        <w:t xml:space="preserve">2.9.2 </w:t>
      </w:r>
      <w:r>
        <w:rPr>
          <w:rFonts w:hint="eastAsia"/>
        </w:rPr>
        <w:t>8051单片机的三种工作模式的设定</w:t>
      </w:r>
      <w:r>
        <w:tab/>
      </w:r>
      <w:r>
        <w:fldChar w:fldCharType="begin"/>
      </w:r>
      <w:r>
        <w:instrText xml:space="preserve"> PAGEREF _Toc23829 \h </w:instrText>
      </w:r>
      <w:r>
        <w:fldChar w:fldCharType="separate"/>
      </w:r>
      <w:r>
        <w:t>58</w:t>
      </w:r>
      <w:r>
        <w:fldChar w:fldCharType="end"/>
      </w:r>
      <w:r>
        <w:fldChar w:fldCharType="end"/>
      </w:r>
    </w:p>
    <w:p w14:paraId="2467B655">
      <w:pPr>
        <w:pStyle w:val="28"/>
        <w:tabs>
          <w:tab w:val="right" w:leader="dot" w:pos="8198"/>
        </w:tabs>
      </w:pPr>
      <w:r>
        <w:fldChar w:fldCharType="begin"/>
      </w:r>
      <w:r>
        <w:instrText xml:space="preserve"> HYPERLINK \l _Toc21389 </w:instrText>
      </w:r>
      <w:r>
        <w:fldChar w:fldCharType="separate"/>
      </w:r>
      <w:r>
        <w:rPr>
          <w:rFonts w:hint="eastAsia" w:ascii="Times New Roman" w:hAnsi="Times New Roman" w:eastAsia="黑体" w:cs="Times New Roman"/>
          <w:i w:val="0"/>
          <w:strike w:val="0"/>
          <w:dstrike w:val="0"/>
        </w:rPr>
        <w:t xml:space="preserve">2.9.3 </w:t>
      </w:r>
      <w:r>
        <w:rPr>
          <w:rFonts w:hint="eastAsia"/>
        </w:rPr>
        <w:t>小结</w:t>
      </w:r>
      <w:r>
        <w:tab/>
      </w:r>
      <w:r>
        <w:fldChar w:fldCharType="begin"/>
      </w:r>
      <w:r>
        <w:instrText xml:space="preserve"> PAGEREF _Toc21389 \h </w:instrText>
      </w:r>
      <w:r>
        <w:fldChar w:fldCharType="separate"/>
      </w:r>
      <w:r>
        <w:t>59</w:t>
      </w:r>
      <w:r>
        <w:fldChar w:fldCharType="end"/>
      </w:r>
      <w:r>
        <w:fldChar w:fldCharType="end"/>
      </w:r>
    </w:p>
    <w:p w14:paraId="22D71C22">
      <w:pPr>
        <w:pStyle w:val="47"/>
        <w:tabs>
          <w:tab w:val="right" w:leader="dot" w:pos="8198"/>
        </w:tabs>
      </w:pPr>
      <w:r>
        <w:fldChar w:fldCharType="begin"/>
      </w:r>
      <w:r>
        <w:instrText xml:space="preserve"> HYPERLINK \l _Toc11694 </w:instrText>
      </w:r>
      <w:r>
        <w:fldChar w:fldCharType="separate"/>
      </w:r>
      <w:r>
        <w:rPr>
          <w:rFonts w:hint="eastAsia" w:ascii="Times New Roman" w:hAnsi="Times New Roman" w:eastAsia="黑体" w:cs="Times New Roman"/>
          <w:i w:val="0"/>
          <w:strike w:val="0"/>
          <w:dstrike w:val="0"/>
        </w:rPr>
        <w:t xml:space="preserve">2.10 </w:t>
      </w:r>
      <w:r>
        <w:rPr>
          <w:rFonts w:hint="eastAsia"/>
        </w:rPr>
        <w:t>单元测试</w:t>
      </w:r>
      <w:r>
        <w:tab/>
      </w:r>
      <w:r>
        <w:fldChar w:fldCharType="begin"/>
      </w:r>
      <w:r>
        <w:instrText xml:space="preserve"> PAGEREF _Toc11694 \h </w:instrText>
      </w:r>
      <w:r>
        <w:fldChar w:fldCharType="separate"/>
      </w:r>
      <w:r>
        <w:t>60</w:t>
      </w:r>
      <w:r>
        <w:fldChar w:fldCharType="end"/>
      </w:r>
      <w:r>
        <w:fldChar w:fldCharType="end"/>
      </w:r>
    </w:p>
    <w:p w14:paraId="2B4F4286">
      <w:pPr>
        <w:pStyle w:val="47"/>
        <w:tabs>
          <w:tab w:val="right" w:leader="dot" w:pos="8198"/>
        </w:tabs>
      </w:pPr>
      <w:r>
        <w:fldChar w:fldCharType="begin"/>
      </w:r>
      <w:r>
        <w:instrText xml:space="preserve"> HYPERLINK \l _Toc27164 </w:instrText>
      </w:r>
      <w:r>
        <w:fldChar w:fldCharType="separate"/>
      </w:r>
      <w:r>
        <w:rPr>
          <w:rFonts w:hint="eastAsia"/>
        </w:rPr>
        <w:t>实验一　8051单片机的环境搭建</w:t>
      </w:r>
      <w:r>
        <w:tab/>
      </w:r>
      <w:r>
        <w:fldChar w:fldCharType="begin"/>
      </w:r>
      <w:r>
        <w:instrText xml:space="preserve"> PAGEREF _Toc27164 \h </w:instrText>
      </w:r>
      <w:r>
        <w:fldChar w:fldCharType="separate"/>
      </w:r>
      <w:r>
        <w:t>61</w:t>
      </w:r>
      <w:r>
        <w:fldChar w:fldCharType="end"/>
      </w:r>
      <w:r>
        <w:fldChar w:fldCharType="end"/>
      </w:r>
    </w:p>
    <w:p w14:paraId="7A22A5A1">
      <w:pPr>
        <w:pStyle w:val="47"/>
        <w:tabs>
          <w:tab w:val="right" w:leader="dot" w:pos="8198"/>
        </w:tabs>
      </w:pPr>
      <w:r>
        <w:fldChar w:fldCharType="begin"/>
      </w:r>
      <w:r>
        <w:instrText xml:space="preserve"> HYPERLINK \l _Toc2574 </w:instrText>
      </w:r>
      <w:r>
        <w:fldChar w:fldCharType="separate"/>
      </w:r>
      <w:r>
        <w:rPr>
          <w:rFonts w:hint="eastAsia"/>
        </w:rPr>
        <w:t>实验二　8051单片机的I</w:t>
      </w:r>
      <w:r>
        <w:t>/</w:t>
      </w:r>
      <w:r>
        <w:rPr>
          <w:rFonts w:hint="eastAsia"/>
        </w:rPr>
        <w:t>O口操作</w:t>
      </w:r>
      <w:r>
        <w:tab/>
      </w:r>
      <w:r>
        <w:fldChar w:fldCharType="begin"/>
      </w:r>
      <w:r>
        <w:instrText xml:space="preserve"> PAGEREF _Toc2574 \h </w:instrText>
      </w:r>
      <w:r>
        <w:fldChar w:fldCharType="separate"/>
      </w:r>
      <w:r>
        <w:t>61</w:t>
      </w:r>
      <w:r>
        <w:fldChar w:fldCharType="end"/>
      </w:r>
      <w:r>
        <w:fldChar w:fldCharType="end"/>
      </w:r>
    </w:p>
    <w:p w14:paraId="201680F8">
      <w:pPr>
        <w:pStyle w:val="47"/>
        <w:tabs>
          <w:tab w:val="right" w:leader="dot" w:pos="8198"/>
        </w:tabs>
      </w:pPr>
      <w:r>
        <w:fldChar w:fldCharType="begin"/>
      </w:r>
      <w:r>
        <w:instrText xml:space="preserve"> HYPERLINK \l _Toc18808 </w:instrText>
      </w:r>
      <w:r>
        <w:fldChar w:fldCharType="separate"/>
      </w:r>
      <w:r>
        <w:rPr>
          <w:rFonts w:hint="eastAsia"/>
        </w:rPr>
        <w:t>实验三　在自动进样器设计中使用计时器</w:t>
      </w:r>
      <w:r>
        <w:tab/>
      </w:r>
      <w:r>
        <w:fldChar w:fldCharType="begin"/>
      </w:r>
      <w:r>
        <w:instrText xml:space="preserve"> PAGEREF _Toc18808 \h </w:instrText>
      </w:r>
      <w:r>
        <w:fldChar w:fldCharType="separate"/>
      </w:r>
      <w:r>
        <w:t>62</w:t>
      </w:r>
      <w:r>
        <w:fldChar w:fldCharType="end"/>
      </w:r>
      <w:r>
        <w:fldChar w:fldCharType="end"/>
      </w:r>
    </w:p>
    <w:p w14:paraId="24491C02">
      <w:pPr>
        <w:pStyle w:val="47"/>
        <w:tabs>
          <w:tab w:val="right" w:leader="dot" w:pos="8198"/>
        </w:tabs>
      </w:pPr>
      <w:r>
        <w:fldChar w:fldCharType="begin"/>
      </w:r>
      <w:r>
        <w:instrText xml:space="preserve"> HYPERLINK \l _Toc4269 </w:instrText>
      </w:r>
      <w:r>
        <w:fldChar w:fldCharType="separate"/>
      </w:r>
      <w:r>
        <w:rPr>
          <w:rFonts w:hint="eastAsia"/>
        </w:rPr>
        <w:t>实验四　自动进样器设计中的串行通信编程</w:t>
      </w:r>
      <w:r>
        <w:tab/>
      </w:r>
      <w:r>
        <w:fldChar w:fldCharType="begin"/>
      </w:r>
      <w:r>
        <w:instrText xml:space="preserve"> PAGEREF _Toc4269 \h </w:instrText>
      </w:r>
      <w:r>
        <w:fldChar w:fldCharType="separate"/>
      </w:r>
      <w:r>
        <w:t>62</w:t>
      </w:r>
      <w:r>
        <w:fldChar w:fldCharType="end"/>
      </w:r>
      <w:r>
        <w:fldChar w:fldCharType="end"/>
      </w:r>
    </w:p>
    <w:p w14:paraId="26F8C738">
      <w:pPr>
        <w:pStyle w:val="37"/>
        <w:tabs>
          <w:tab w:val="right" w:leader="dot" w:pos="8198"/>
        </w:tabs>
      </w:pPr>
      <w:r>
        <w:fldChar w:fldCharType="begin"/>
      </w:r>
      <w:r>
        <w:instrText xml:space="preserve"> HYPERLINK \l _Toc16675 </w:instrText>
      </w:r>
      <w:r>
        <w:fldChar w:fldCharType="separate"/>
      </w:r>
      <w:r>
        <w:rPr>
          <w:rFonts w:hint="eastAsia" w:ascii="Times New Roman" w:hAnsi="Times New Roman" w:eastAsia="黑体" w:cs="Times New Roman"/>
          <w:i w:val="0"/>
          <w:strike w:val="0"/>
          <w:dstrike w:val="0"/>
        </w:rPr>
        <w:t xml:space="preserve">第三章 </w:t>
      </w:r>
      <w:r>
        <w:rPr>
          <w:rFonts w:hint="eastAsia"/>
        </w:rPr>
        <w:t>嵌入式微处理器</w:t>
      </w:r>
      <w:r>
        <w:tab/>
      </w:r>
      <w:r>
        <w:fldChar w:fldCharType="begin"/>
      </w:r>
      <w:r>
        <w:instrText xml:space="preserve"> PAGEREF _Toc16675 \h </w:instrText>
      </w:r>
      <w:r>
        <w:fldChar w:fldCharType="separate"/>
      </w:r>
      <w:r>
        <w:t>64</w:t>
      </w:r>
      <w:r>
        <w:fldChar w:fldCharType="end"/>
      </w:r>
      <w:r>
        <w:fldChar w:fldCharType="end"/>
      </w:r>
    </w:p>
    <w:p w14:paraId="784166C7">
      <w:pPr>
        <w:pStyle w:val="47"/>
        <w:tabs>
          <w:tab w:val="right" w:leader="dot" w:pos="8198"/>
        </w:tabs>
      </w:pPr>
      <w:r>
        <w:fldChar w:fldCharType="begin"/>
      </w:r>
      <w:r>
        <w:instrText xml:space="preserve"> HYPERLINK \l _Toc6700 </w:instrText>
      </w:r>
      <w:r>
        <w:fldChar w:fldCharType="separate"/>
      </w:r>
      <w:r>
        <w:rPr>
          <w:rFonts w:hint="eastAsia" w:ascii="Times New Roman" w:hAnsi="Times New Roman" w:eastAsia="黑体" w:cs="Times New Roman"/>
          <w:i w:val="0"/>
          <w:strike w:val="0"/>
          <w:dstrike w:val="0"/>
        </w:rPr>
        <w:t xml:space="preserve">3.1 </w:t>
      </w:r>
      <w:r>
        <w:rPr>
          <w:rFonts w:hint="eastAsia"/>
        </w:rPr>
        <w:t>ARM处理器简介</w:t>
      </w:r>
      <w:r>
        <w:tab/>
      </w:r>
      <w:r>
        <w:fldChar w:fldCharType="begin"/>
      </w:r>
      <w:r>
        <w:instrText xml:space="preserve"> PAGEREF _Toc6700 \h </w:instrText>
      </w:r>
      <w:r>
        <w:fldChar w:fldCharType="separate"/>
      </w:r>
      <w:r>
        <w:t>64</w:t>
      </w:r>
      <w:r>
        <w:fldChar w:fldCharType="end"/>
      </w:r>
      <w:r>
        <w:fldChar w:fldCharType="end"/>
      </w:r>
    </w:p>
    <w:p w14:paraId="3349E0A3">
      <w:pPr>
        <w:pStyle w:val="28"/>
        <w:tabs>
          <w:tab w:val="right" w:leader="dot" w:pos="8198"/>
        </w:tabs>
      </w:pPr>
      <w:r>
        <w:fldChar w:fldCharType="begin"/>
      </w:r>
      <w:r>
        <w:instrText xml:space="preserve"> HYPERLINK \l _Toc6597 </w:instrText>
      </w:r>
      <w:r>
        <w:fldChar w:fldCharType="separate"/>
      </w:r>
      <w:r>
        <w:rPr>
          <w:rFonts w:hint="eastAsia" w:ascii="Times New Roman" w:hAnsi="Times New Roman" w:eastAsia="黑体" w:cs="Times New Roman"/>
          <w:i w:val="0"/>
          <w:strike w:val="0"/>
          <w:dstrike w:val="0"/>
        </w:rPr>
        <w:t xml:space="preserve">3.1.1 </w:t>
      </w:r>
      <w:r>
        <w:rPr>
          <w:rFonts w:hint="eastAsia"/>
        </w:rPr>
        <w:t>ARM处理器简介</w:t>
      </w:r>
      <w:r>
        <w:tab/>
      </w:r>
      <w:r>
        <w:fldChar w:fldCharType="begin"/>
      </w:r>
      <w:r>
        <w:instrText xml:space="preserve"> PAGEREF _Toc6597 \h </w:instrText>
      </w:r>
      <w:r>
        <w:fldChar w:fldCharType="separate"/>
      </w:r>
      <w:r>
        <w:t>64</w:t>
      </w:r>
      <w:r>
        <w:fldChar w:fldCharType="end"/>
      </w:r>
      <w:r>
        <w:fldChar w:fldCharType="end"/>
      </w:r>
    </w:p>
    <w:p w14:paraId="79FE135C">
      <w:pPr>
        <w:pStyle w:val="28"/>
        <w:tabs>
          <w:tab w:val="right" w:leader="dot" w:pos="8198"/>
        </w:tabs>
      </w:pPr>
      <w:r>
        <w:fldChar w:fldCharType="begin"/>
      </w:r>
      <w:r>
        <w:instrText xml:space="preserve"> HYPERLINK \l _Toc23825 </w:instrText>
      </w:r>
      <w:r>
        <w:fldChar w:fldCharType="separate"/>
      </w:r>
      <w:r>
        <w:rPr>
          <w:rFonts w:hint="eastAsia" w:ascii="Times New Roman" w:hAnsi="Times New Roman" w:eastAsia="黑体" w:cs="Times New Roman"/>
          <w:i w:val="0"/>
          <w:strike w:val="0"/>
          <w:dstrike w:val="0"/>
        </w:rPr>
        <w:t xml:space="preserve">3.1.2 </w:t>
      </w:r>
      <w:r>
        <w:rPr>
          <w:rFonts w:hint="eastAsia"/>
        </w:rPr>
        <w:t>ARM指令集特点</w:t>
      </w:r>
      <w:r>
        <w:tab/>
      </w:r>
      <w:r>
        <w:fldChar w:fldCharType="begin"/>
      </w:r>
      <w:r>
        <w:instrText xml:space="preserve"> PAGEREF _Toc23825 \h </w:instrText>
      </w:r>
      <w:r>
        <w:fldChar w:fldCharType="separate"/>
      </w:r>
      <w:r>
        <w:t>67</w:t>
      </w:r>
      <w:r>
        <w:fldChar w:fldCharType="end"/>
      </w:r>
      <w:r>
        <w:fldChar w:fldCharType="end"/>
      </w:r>
    </w:p>
    <w:p w14:paraId="43D927A5">
      <w:pPr>
        <w:pStyle w:val="28"/>
        <w:tabs>
          <w:tab w:val="right" w:leader="dot" w:pos="8198"/>
        </w:tabs>
      </w:pPr>
      <w:r>
        <w:fldChar w:fldCharType="begin"/>
      </w:r>
      <w:r>
        <w:instrText xml:space="preserve"> HYPERLINK \l _Toc26197 </w:instrText>
      </w:r>
      <w:r>
        <w:fldChar w:fldCharType="separate"/>
      </w:r>
      <w:r>
        <w:rPr>
          <w:rFonts w:hint="eastAsia" w:ascii="Times New Roman" w:hAnsi="Times New Roman" w:eastAsia="黑体" w:cs="Times New Roman"/>
          <w:i w:val="0"/>
          <w:strike w:val="0"/>
          <w:dstrike w:val="0"/>
        </w:rPr>
        <w:t xml:space="preserve">3.1.3 </w:t>
      </w:r>
      <w:r>
        <w:rPr>
          <w:rFonts w:hint="eastAsia"/>
        </w:rPr>
        <w:t>ARM工作模式</w:t>
      </w:r>
      <w:r>
        <w:tab/>
      </w:r>
      <w:r>
        <w:fldChar w:fldCharType="begin"/>
      </w:r>
      <w:r>
        <w:instrText xml:space="preserve"> PAGEREF _Toc26197 \h </w:instrText>
      </w:r>
      <w:r>
        <w:fldChar w:fldCharType="separate"/>
      </w:r>
      <w:r>
        <w:t>70</w:t>
      </w:r>
      <w:r>
        <w:fldChar w:fldCharType="end"/>
      </w:r>
      <w:r>
        <w:fldChar w:fldCharType="end"/>
      </w:r>
    </w:p>
    <w:p w14:paraId="642BD7D1">
      <w:pPr>
        <w:pStyle w:val="28"/>
        <w:tabs>
          <w:tab w:val="right" w:leader="dot" w:pos="8198"/>
        </w:tabs>
      </w:pPr>
      <w:r>
        <w:fldChar w:fldCharType="begin"/>
      </w:r>
      <w:r>
        <w:instrText xml:space="preserve"> HYPERLINK \l _Toc17598 </w:instrText>
      </w:r>
      <w:r>
        <w:fldChar w:fldCharType="separate"/>
      </w:r>
      <w:r>
        <w:rPr>
          <w:rFonts w:hint="eastAsia" w:ascii="Times New Roman" w:hAnsi="Times New Roman" w:eastAsia="黑体" w:cs="Times New Roman"/>
          <w:i w:val="0"/>
          <w:strike w:val="0"/>
          <w:dstrike w:val="0"/>
        </w:rPr>
        <w:t xml:space="preserve">3.1.4 </w:t>
      </w:r>
      <w:r>
        <w:rPr>
          <w:rFonts w:hint="eastAsia"/>
        </w:rPr>
        <w:t>ARM内部寄存器</w:t>
      </w:r>
      <w:r>
        <w:tab/>
      </w:r>
      <w:r>
        <w:fldChar w:fldCharType="begin"/>
      </w:r>
      <w:r>
        <w:instrText xml:space="preserve"> PAGEREF _Toc17598 \h </w:instrText>
      </w:r>
      <w:r>
        <w:fldChar w:fldCharType="separate"/>
      </w:r>
      <w:r>
        <w:t>72</w:t>
      </w:r>
      <w:r>
        <w:fldChar w:fldCharType="end"/>
      </w:r>
      <w:r>
        <w:fldChar w:fldCharType="end"/>
      </w:r>
    </w:p>
    <w:p w14:paraId="3F28C06A">
      <w:pPr>
        <w:pStyle w:val="28"/>
        <w:tabs>
          <w:tab w:val="right" w:leader="dot" w:pos="8198"/>
        </w:tabs>
      </w:pPr>
      <w:r>
        <w:fldChar w:fldCharType="begin"/>
      </w:r>
      <w:r>
        <w:instrText xml:space="preserve"> HYPERLINK \l _Toc8149 </w:instrText>
      </w:r>
      <w:r>
        <w:fldChar w:fldCharType="separate"/>
      </w:r>
      <w:r>
        <w:rPr>
          <w:rFonts w:hint="eastAsia" w:ascii="Times New Roman" w:hAnsi="Times New Roman" w:eastAsia="黑体" w:cs="Times New Roman"/>
          <w:i w:val="0"/>
          <w:strike w:val="0"/>
          <w:dstrike w:val="0"/>
        </w:rPr>
        <w:t xml:space="preserve">3.1.5 </w:t>
      </w:r>
      <w:r>
        <w:rPr>
          <w:rFonts w:hint="eastAsia"/>
        </w:rPr>
        <w:t>小结</w:t>
      </w:r>
      <w:r>
        <w:tab/>
      </w:r>
      <w:r>
        <w:fldChar w:fldCharType="begin"/>
      </w:r>
      <w:r>
        <w:instrText xml:space="preserve"> PAGEREF _Toc8149 \h </w:instrText>
      </w:r>
      <w:r>
        <w:fldChar w:fldCharType="separate"/>
      </w:r>
      <w:r>
        <w:t>77</w:t>
      </w:r>
      <w:r>
        <w:fldChar w:fldCharType="end"/>
      </w:r>
      <w:r>
        <w:fldChar w:fldCharType="end"/>
      </w:r>
    </w:p>
    <w:p w14:paraId="6250C1EE">
      <w:pPr>
        <w:pStyle w:val="47"/>
        <w:tabs>
          <w:tab w:val="right" w:leader="dot" w:pos="8198"/>
        </w:tabs>
      </w:pPr>
      <w:r>
        <w:fldChar w:fldCharType="begin"/>
      </w:r>
      <w:r>
        <w:instrText xml:space="preserve"> HYPERLINK \l _Toc15563 </w:instrText>
      </w:r>
      <w:r>
        <w:fldChar w:fldCharType="separate"/>
      </w:r>
      <w:r>
        <w:rPr>
          <w:rFonts w:hint="eastAsia" w:ascii="Times New Roman" w:hAnsi="Times New Roman" w:eastAsia="黑体" w:cs="Times New Roman"/>
          <w:i w:val="0"/>
          <w:strike w:val="0"/>
          <w:dstrike w:val="0"/>
        </w:rPr>
        <w:t xml:space="preserve">3.2 </w:t>
      </w:r>
      <w:r>
        <w:rPr>
          <w:rFonts w:hint="eastAsia"/>
        </w:rPr>
        <w:t>ARM处理器的存储组织和</w:t>
      </w:r>
      <w:r>
        <w:rPr>
          <w:rFonts w:hint="eastAsia"/>
          <w:lang w:eastAsia="zh-CN"/>
        </w:rPr>
        <w:t>I/O</w:t>
      </w:r>
      <w:r>
        <w:rPr>
          <w:rFonts w:hint="eastAsia"/>
        </w:rPr>
        <w:t>接口访问</w:t>
      </w:r>
      <w:r>
        <w:tab/>
      </w:r>
      <w:r>
        <w:fldChar w:fldCharType="begin"/>
      </w:r>
      <w:r>
        <w:instrText xml:space="preserve"> PAGEREF _Toc15563 \h </w:instrText>
      </w:r>
      <w:r>
        <w:fldChar w:fldCharType="separate"/>
      </w:r>
      <w:r>
        <w:t>77</w:t>
      </w:r>
      <w:r>
        <w:fldChar w:fldCharType="end"/>
      </w:r>
      <w:r>
        <w:fldChar w:fldCharType="end"/>
      </w:r>
    </w:p>
    <w:p w14:paraId="79B8766E">
      <w:pPr>
        <w:pStyle w:val="28"/>
        <w:tabs>
          <w:tab w:val="right" w:leader="dot" w:pos="8198"/>
        </w:tabs>
      </w:pPr>
      <w:r>
        <w:fldChar w:fldCharType="begin"/>
      </w:r>
      <w:r>
        <w:instrText xml:space="preserve"> HYPERLINK \l _Toc26543 </w:instrText>
      </w:r>
      <w:r>
        <w:fldChar w:fldCharType="separate"/>
      </w:r>
      <w:r>
        <w:rPr>
          <w:rFonts w:hint="eastAsia" w:ascii="Times New Roman" w:hAnsi="Times New Roman" w:eastAsia="黑体" w:cs="Times New Roman"/>
          <w:i w:val="0"/>
          <w:strike w:val="0"/>
          <w:dstrike w:val="0"/>
        </w:rPr>
        <w:t xml:space="preserve">3.2.1 </w:t>
      </w:r>
      <w:r>
        <w:rPr>
          <w:rFonts w:hint="eastAsia"/>
        </w:rPr>
        <w:t>ARM的存储组织结构</w:t>
      </w:r>
      <w:r>
        <w:tab/>
      </w:r>
      <w:r>
        <w:fldChar w:fldCharType="begin"/>
      </w:r>
      <w:r>
        <w:instrText xml:space="preserve"> PAGEREF _Toc26543 \h </w:instrText>
      </w:r>
      <w:r>
        <w:fldChar w:fldCharType="separate"/>
      </w:r>
      <w:r>
        <w:t>77</w:t>
      </w:r>
      <w:r>
        <w:fldChar w:fldCharType="end"/>
      </w:r>
      <w:r>
        <w:fldChar w:fldCharType="end"/>
      </w:r>
    </w:p>
    <w:p w14:paraId="031C69AF">
      <w:pPr>
        <w:pStyle w:val="28"/>
        <w:tabs>
          <w:tab w:val="right" w:leader="dot" w:pos="8198"/>
        </w:tabs>
      </w:pPr>
      <w:r>
        <w:fldChar w:fldCharType="begin"/>
      </w:r>
      <w:r>
        <w:instrText xml:space="preserve"> HYPERLINK \l _Toc31836 </w:instrText>
      </w:r>
      <w:r>
        <w:fldChar w:fldCharType="separate"/>
      </w:r>
      <w:r>
        <w:rPr>
          <w:rFonts w:hint="eastAsia" w:ascii="Times New Roman" w:hAnsi="Times New Roman" w:eastAsia="黑体" w:cs="Times New Roman"/>
          <w:i w:val="0"/>
          <w:strike w:val="0"/>
          <w:dstrike w:val="0"/>
        </w:rPr>
        <w:t xml:space="preserve">3.2.2 </w:t>
      </w:r>
      <w:r>
        <w:rPr>
          <w:rFonts w:hint="eastAsia"/>
        </w:rPr>
        <w:t>I</w:t>
      </w:r>
      <w:r>
        <w:t>/</w:t>
      </w:r>
      <w:r>
        <w:rPr>
          <w:rFonts w:hint="eastAsia"/>
        </w:rPr>
        <w:t>O接口的访问方式</w:t>
      </w:r>
      <w:r>
        <w:tab/>
      </w:r>
      <w:r>
        <w:fldChar w:fldCharType="begin"/>
      </w:r>
      <w:r>
        <w:instrText xml:space="preserve"> PAGEREF _Toc31836 \h </w:instrText>
      </w:r>
      <w:r>
        <w:fldChar w:fldCharType="separate"/>
      </w:r>
      <w:r>
        <w:t>78</w:t>
      </w:r>
      <w:r>
        <w:fldChar w:fldCharType="end"/>
      </w:r>
      <w:r>
        <w:fldChar w:fldCharType="end"/>
      </w:r>
    </w:p>
    <w:p w14:paraId="49C17E0D">
      <w:pPr>
        <w:pStyle w:val="28"/>
        <w:tabs>
          <w:tab w:val="right" w:leader="dot" w:pos="8198"/>
        </w:tabs>
      </w:pPr>
      <w:r>
        <w:fldChar w:fldCharType="begin"/>
      </w:r>
      <w:r>
        <w:instrText xml:space="preserve"> HYPERLINK \l _Toc28212 </w:instrText>
      </w:r>
      <w:r>
        <w:fldChar w:fldCharType="separate"/>
      </w:r>
      <w:r>
        <w:rPr>
          <w:rFonts w:hint="eastAsia" w:ascii="Times New Roman" w:hAnsi="Times New Roman" w:eastAsia="黑体" w:cs="Times New Roman"/>
          <w:i w:val="0"/>
          <w:strike w:val="0"/>
          <w:dstrike w:val="0"/>
        </w:rPr>
        <w:t xml:space="preserve">3.2.3 </w:t>
      </w:r>
      <w:r>
        <w:rPr>
          <w:rFonts w:hint="eastAsia"/>
        </w:rPr>
        <w:t>小结</w:t>
      </w:r>
      <w:r>
        <w:tab/>
      </w:r>
      <w:r>
        <w:fldChar w:fldCharType="begin"/>
      </w:r>
      <w:r>
        <w:instrText xml:space="preserve"> PAGEREF _Toc28212 \h </w:instrText>
      </w:r>
      <w:r>
        <w:fldChar w:fldCharType="separate"/>
      </w:r>
      <w:r>
        <w:t>80</w:t>
      </w:r>
      <w:r>
        <w:fldChar w:fldCharType="end"/>
      </w:r>
      <w:r>
        <w:fldChar w:fldCharType="end"/>
      </w:r>
    </w:p>
    <w:p w14:paraId="68F610A8">
      <w:pPr>
        <w:pStyle w:val="47"/>
        <w:tabs>
          <w:tab w:val="right" w:leader="dot" w:pos="8198"/>
        </w:tabs>
      </w:pPr>
      <w:r>
        <w:fldChar w:fldCharType="begin"/>
      </w:r>
      <w:r>
        <w:instrText xml:space="preserve"> HYPERLINK \l _Toc31042 </w:instrText>
      </w:r>
      <w:r>
        <w:fldChar w:fldCharType="separate"/>
      </w:r>
      <w:r>
        <w:rPr>
          <w:rFonts w:hint="eastAsia" w:ascii="Times New Roman" w:hAnsi="Times New Roman" w:eastAsia="黑体" w:cs="Times New Roman"/>
          <w:i w:val="0"/>
          <w:strike w:val="0"/>
          <w:dstrike w:val="0"/>
        </w:rPr>
        <w:t xml:space="preserve">3.3 </w:t>
      </w:r>
      <w:r>
        <w:rPr>
          <w:rFonts w:hint="eastAsia"/>
        </w:rPr>
        <w:t>ARM的异常</w:t>
      </w:r>
      <w:r>
        <w:tab/>
      </w:r>
      <w:r>
        <w:fldChar w:fldCharType="begin"/>
      </w:r>
      <w:r>
        <w:instrText xml:space="preserve"> PAGEREF _Toc31042 \h </w:instrText>
      </w:r>
      <w:r>
        <w:fldChar w:fldCharType="separate"/>
      </w:r>
      <w:r>
        <w:t>81</w:t>
      </w:r>
      <w:r>
        <w:fldChar w:fldCharType="end"/>
      </w:r>
      <w:r>
        <w:fldChar w:fldCharType="end"/>
      </w:r>
    </w:p>
    <w:p w14:paraId="10AF7433">
      <w:pPr>
        <w:pStyle w:val="28"/>
        <w:tabs>
          <w:tab w:val="right" w:leader="dot" w:pos="8198"/>
        </w:tabs>
      </w:pPr>
      <w:r>
        <w:fldChar w:fldCharType="begin"/>
      </w:r>
      <w:r>
        <w:instrText xml:space="preserve"> HYPERLINK \l _Toc9671 </w:instrText>
      </w:r>
      <w:r>
        <w:fldChar w:fldCharType="separate"/>
      </w:r>
      <w:r>
        <w:rPr>
          <w:rFonts w:hint="eastAsia" w:ascii="Times New Roman" w:hAnsi="Times New Roman" w:eastAsia="黑体" w:cs="Times New Roman"/>
          <w:i w:val="0"/>
          <w:strike w:val="0"/>
          <w:dstrike w:val="0"/>
        </w:rPr>
        <w:t xml:space="preserve">3.3.1 </w:t>
      </w:r>
      <w:r>
        <w:rPr>
          <w:rFonts w:hint="eastAsia"/>
        </w:rPr>
        <w:t>ARM的异常类型以及入口地址</w:t>
      </w:r>
      <w:r>
        <w:tab/>
      </w:r>
      <w:r>
        <w:fldChar w:fldCharType="begin"/>
      </w:r>
      <w:r>
        <w:instrText xml:space="preserve"> PAGEREF _Toc9671 \h </w:instrText>
      </w:r>
      <w:r>
        <w:fldChar w:fldCharType="separate"/>
      </w:r>
      <w:r>
        <w:t>81</w:t>
      </w:r>
      <w:r>
        <w:fldChar w:fldCharType="end"/>
      </w:r>
      <w:r>
        <w:fldChar w:fldCharType="end"/>
      </w:r>
    </w:p>
    <w:p w14:paraId="75B67A0D">
      <w:pPr>
        <w:pStyle w:val="28"/>
        <w:tabs>
          <w:tab w:val="right" w:leader="dot" w:pos="8198"/>
        </w:tabs>
      </w:pPr>
      <w:r>
        <w:fldChar w:fldCharType="begin"/>
      </w:r>
      <w:r>
        <w:instrText xml:space="preserve"> HYPERLINK \l _Toc10454 </w:instrText>
      </w:r>
      <w:r>
        <w:fldChar w:fldCharType="separate"/>
      </w:r>
      <w:r>
        <w:rPr>
          <w:rFonts w:hint="eastAsia" w:ascii="Times New Roman" w:hAnsi="Times New Roman" w:eastAsia="黑体" w:cs="Times New Roman"/>
          <w:i w:val="0"/>
          <w:strike w:val="0"/>
          <w:dstrike w:val="0"/>
        </w:rPr>
        <w:t xml:space="preserve">3.3.2 </w:t>
      </w:r>
      <w:r>
        <w:rPr>
          <w:rFonts w:hint="eastAsia"/>
        </w:rPr>
        <w:t>ARM的异常状态优先级</w:t>
      </w:r>
      <w:r>
        <w:tab/>
      </w:r>
      <w:r>
        <w:fldChar w:fldCharType="begin"/>
      </w:r>
      <w:r>
        <w:instrText xml:space="preserve"> PAGEREF _Toc10454 \h </w:instrText>
      </w:r>
      <w:r>
        <w:fldChar w:fldCharType="separate"/>
      </w:r>
      <w:r>
        <w:t>81</w:t>
      </w:r>
      <w:r>
        <w:fldChar w:fldCharType="end"/>
      </w:r>
      <w:r>
        <w:fldChar w:fldCharType="end"/>
      </w:r>
    </w:p>
    <w:p w14:paraId="349D6714">
      <w:pPr>
        <w:pStyle w:val="28"/>
        <w:tabs>
          <w:tab w:val="right" w:leader="dot" w:pos="8198"/>
        </w:tabs>
      </w:pPr>
      <w:r>
        <w:fldChar w:fldCharType="begin"/>
      </w:r>
      <w:r>
        <w:instrText xml:space="preserve"> HYPERLINK \l _Toc28865 </w:instrText>
      </w:r>
      <w:r>
        <w:fldChar w:fldCharType="separate"/>
      </w:r>
      <w:r>
        <w:rPr>
          <w:rFonts w:hint="eastAsia" w:ascii="Times New Roman" w:hAnsi="Times New Roman" w:eastAsia="黑体" w:cs="Times New Roman"/>
          <w:i w:val="0"/>
          <w:strike w:val="0"/>
          <w:dstrike w:val="0"/>
        </w:rPr>
        <w:t xml:space="preserve">3.3.3 </w:t>
      </w:r>
      <w:r>
        <w:rPr>
          <w:rFonts w:hint="eastAsia"/>
        </w:rPr>
        <w:t>ARM的异常处理流程</w:t>
      </w:r>
      <w:r>
        <w:tab/>
      </w:r>
      <w:r>
        <w:fldChar w:fldCharType="begin"/>
      </w:r>
      <w:r>
        <w:instrText xml:space="preserve"> PAGEREF _Toc28865 \h </w:instrText>
      </w:r>
      <w:r>
        <w:fldChar w:fldCharType="separate"/>
      </w:r>
      <w:r>
        <w:t>82</w:t>
      </w:r>
      <w:r>
        <w:fldChar w:fldCharType="end"/>
      </w:r>
      <w:r>
        <w:fldChar w:fldCharType="end"/>
      </w:r>
    </w:p>
    <w:p w14:paraId="05C1CFED">
      <w:pPr>
        <w:pStyle w:val="28"/>
        <w:tabs>
          <w:tab w:val="right" w:leader="dot" w:pos="8198"/>
        </w:tabs>
      </w:pPr>
      <w:r>
        <w:fldChar w:fldCharType="begin"/>
      </w:r>
      <w:r>
        <w:instrText xml:space="preserve"> HYPERLINK \l _Toc9454 </w:instrText>
      </w:r>
      <w:r>
        <w:fldChar w:fldCharType="separate"/>
      </w:r>
      <w:r>
        <w:rPr>
          <w:rFonts w:hint="eastAsia" w:ascii="Times New Roman" w:hAnsi="Times New Roman" w:eastAsia="黑体" w:cs="Times New Roman"/>
          <w:i w:val="0"/>
          <w:strike w:val="0"/>
          <w:dstrike w:val="0"/>
        </w:rPr>
        <w:t xml:space="preserve">3.3.4 </w:t>
      </w:r>
      <w:r>
        <w:rPr>
          <w:rFonts w:hint="eastAsia"/>
        </w:rPr>
        <w:t>小结</w:t>
      </w:r>
      <w:r>
        <w:tab/>
      </w:r>
      <w:r>
        <w:fldChar w:fldCharType="begin"/>
      </w:r>
      <w:r>
        <w:instrText xml:space="preserve"> PAGEREF _Toc9454 \h </w:instrText>
      </w:r>
      <w:r>
        <w:fldChar w:fldCharType="separate"/>
      </w:r>
      <w:r>
        <w:t>84</w:t>
      </w:r>
      <w:r>
        <w:fldChar w:fldCharType="end"/>
      </w:r>
      <w:r>
        <w:fldChar w:fldCharType="end"/>
      </w:r>
    </w:p>
    <w:p w14:paraId="6827D5B1">
      <w:pPr>
        <w:pStyle w:val="47"/>
        <w:tabs>
          <w:tab w:val="right" w:leader="dot" w:pos="8198"/>
        </w:tabs>
      </w:pPr>
      <w:r>
        <w:fldChar w:fldCharType="begin"/>
      </w:r>
      <w:r>
        <w:instrText xml:space="preserve"> HYPERLINK \l _Toc9998 </w:instrText>
      </w:r>
      <w:r>
        <w:fldChar w:fldCharType="separate"/>
      </w:r>
      <w:r>
        <w:rPr>
          <w:rFonts w:hint="eastAsia" w:ascii="Times New Roman" w:hAnsi="Times New Roman" w:eastAsia="黑体" w:cs="Times New Roman"/>
          <w:i w:val="0"/>
          <w:strike w:val="0"/>
          <w:dstrike w:val="0"/>
        </w:rPr>
        <w:t xml:space="preserve">3.4 </w:t>
      </w:r>
      <w:r>
        <w:rPr>
          <w:rFonts w:hint="eastAsia"/>
        </w:rPr>
        <w:t>ARM的指令系统</w:t>
      </w:r>
      <w:r>
        <w:tab/>
      </w:r>
      <w:r>
        <w:fldChar w:fldCharType="begin"/>
      </w:r>
      <w:r>
        <w:instrText xml:space="preserve"> PAGEREF _Toc9998 \h </w:instrText>
      </w:r>
      <w:r>
        <w:fldChar w:fldCharType="separate"/>
      </w:r>
      <w:r>
        <w:t>84</w:t>
      </w:r>
      <w:r>
        <w:fldChar w:fldCharType="end"/>
      </w:r>
      <w:r>
        <w:fldChar w:fldCharType="end"/>
      </w:r>
    </w:p>
    <w:p w14:paraId="5075EBDB">
      <w:pPr>
        <w:pStyle w:val="28"/>
        <w:tabs>
          <w:tab w:val="right" w:leader="dot" w:pos="8198"/>
        </w:tabs>
      </w:pPr>
      <w:r>
        <w:fldChar w:fldCharType="begin"/>
      </w:r>
      <w:r>
        <w:instrText xml:space="preserve"> HYPERLINK \l _Toc15722 </w:instrText>
      </w:r>
      <w:r>
        <w:fldChar w:fldCharType="separate"/>
      </w:r>
      <w:r>
        <w:rPr>
          <w:rFonts w:hint="eastAsia" w:ascii="Times New Roman" w:hAnsi="Times New Roman" w:eastAsia="黑体" w:cs="Times New Roman"/>
          <w:i w:val="0"/>
          <w:strike w:val="0"/>
          <w:dstrike w:val="0"/>
        </w:rPr>
        <w:t xml:space="preserve">3.4.1 </w:t>
      </w:r>
      <w:r>
        <w:rPr>
          <w:rFonts w:hint="eastAsia"/>
        </w:rPr>
        <w:t>ARM的指令寻址方式</w:t>
      </w:r>
      <w:r>
        <w:tab/>
      </w:r>
      <w:r>
        <w:fldChar w:fldCharType="begin"/>
      </w:r>
      <w:r>
        <w:instrText xml:space="preserve"> PAGEREF _Toc15722 \h </w:instrText>
      </w:r>
      <w:r>
        <w:fldChar w:fldCharType="separate"/>
      </w:r>
      <w:r>
        <w:t>84</w:t>
      </w:r>
      <w:r>
        <w:fldChar w:fldCharType="end"/>
      </w:r>
      <w:r>
        <w:fldChar w:fldCharType="end"/>
      </w:r>
    </w:p>
    <w:p w14:paraId="5BCBB069">
      <w:pPr>
        <w:pStyle w:val="28"/>
        <w:tabs>
          <w:tab w:val="right" w:leader="dot" w:pos="8198"/>
        </w:tabs>
      </w:pPr>
      <w:r>
        <w:fldChar w:fldCharType="begin"/>
      </w:r>
      <w:r>
        <w:instrText xml:space="preserve"> HYPERLINK \l _Toc31247 </w:instrText>
      </w:r>
      <w:r>
        <w:fldChar w:fldCharType="separate"/>
      </w:r>
      <w:r>
        <w:rPr>
          <w:rFonts w:hint="eastAsia" w:ascii="Times New Roman" w:hAnsi="Times New Roman" w:eastAsia="黑体" w:cs="Times New Roman"/>
          <w:i w:val="0"/>
          <w:strike w:val="0"/>
          <w:dstrike w:val="0"/>
        </w:rPr>
        <w:t xml:space="preserve">3.4.2 </w:t>
      </w:r>
      <w:r>
        <w:rPr>
          <w:rFonts w:hint="eastAsia"/>
        </w:rPr>
        <w:t>ARM的指令集介绍</w:t>
      </w:r>
      <w:r>
        <w:tab/>
      </w:r>
      <w:r>
        <w:fldChar w:fldCharType="begin"/>
      </w:r>
      <w:r>
        <w:instrText xml:space="preserve"> PAGEREF _Toc31247 \h </w:instrText>
      </w:r>
      <w:r>
        <w:fldChar w:fldCharType="separate"/>
      </w:r>
      <w:r>
        <w:t>89</w:t>
      </w:r>
      <w:r>
        <w:fldChar w:fldCharType="end"/>
      </w:r>
      <w:r>
        <w:fldChar w:fldCharType="end"/>
      </w:r>
    </w:p>
    <w:p w14:paraId="1BD47C33">
      <w:pPr>
        <w:pStyle w:val="28"/>
        <w:tabs>
          <w:tab w:val="right" w:leader="dot" w:pos="8198"/>
        </w:tabs>
      </w:pPr>
      <w:r>
        <w:fldChar w:fldCharType="begin"/>
      </w:r>
      <w:r>
        <w:instrText xml:space="preserve"> HYPERLINK \l _Toc802 </w:instrText>
      </w:r>
      <w:r>
        <w:fldChar w:fldCharType="separate"/>
      </w:r>
      <w:r>
        <w:rPr>
          <w:rFonts w:hint="eastAsia" w:ascii="Times New Roman" w:hAnsi="Times New Roman" w:eastAsia="黑体" w:cs="Times New Roman"/>
          <w:i w:val="0"/>
          <w:strike w:val="0"/>
          <w:dstrike w:val="0"/>
        </w:rPr>
        <w:t xml:space="preserve">3.4.3 </w:t>
      </w:r>
      <w:r>
        <w:rPr>
          <w:rFonts w:hint="eastAsia"/>
        </w:rPr>
        <w:t>ARM的各类指令</w:t>
      </w:r>
      <w:r>
        <w:tab/>
      </w:r>
      <w:r>
        <w:fldChar w:fldCharType="begin"/>
      </w:r>
      <w:r>
        <w:instrText xml:space="preserve"> PAGEREF _Toc802 \h </w:instrText>
      </w:r>
      <w:r>
        <w:fldChar w:fldCharType="separate"/>
      </w:r>
      <w:r>
        <w:t>91</w:t>
      </w:r>
      <w:r>
        <w:fldChar w:fldCharType="end"/>
      </w:r>
      <w:r>
        <w:fldChar w:fldCharType="end"/>
      </w:r>
    </w:p>
    <w:p w14:paraId="673D0D5C">
      <w:pPr>
        <w:pStyle w:val="47"/>
        <w:tabs>
          <w:tab w:val="right" w:leader="dot" w:pos="8198"/>
        </w:tabs>
      </w:pPr>
      <w:r>
        <w:fldChar w:fldCharType="begin"/>
      </w:r>
      <w:r>
        <w:instrText xml:space="preserve"> HYPERLINK \l _Toc12370 </w:instrText>
      </w:r>
      <w:r>
        <w:fldChar w:fldCharType="separate"/>
      </w:r>
      <w:r>
        <w:rPr>
          <w:rFonts w:hint="eastAsia" w:ascii="Times New Roman" w:hAnsi="Times New Roman" w:eastAsia="黑体" w:cs="Times New Roman"/>
          <w:i w:val="0"/>
          <w:strike w:val="0"/>
          <w:dstrike w:val="0"/>
        </w:rPr>
        <w:t xml:space="preserve">3.5 </w:t>
      </w:r>
      <w:r>
        <w:rPr>
          <w:rFonts w:hint="eastAsia"/>
        </w:rPr>
        <w:t>ARM程序设计基础</w:t>
      </w:r>
      <w:r>
        <w:tab/>
      </w:r>
      <w:r>
        <w:fldChar w:fldCharType="begin"/>
      </w:r>
      <w:r>
        <w:instrText xml:space="preserve"> PAGEREF _Toc12370 \h </w:instrText>
      </w:r>
      <w:r>
        <w:fldChar w:fldCharType="separate"/>
      </w:r>
      <w:r>
        <w:t>113</w:t>
      </w:r>
      <w:r>
        <w:fldChar w:fldCharType="end"/>
      </w:r>
      <w:r>
        <w:fldChar w:fldCharType="end"/>
      </w:r>
    </w:p>
    <w:p w14:paraId="386B4A2A">
      <w:pPr>
        <w:pStyle w:val="28"/>
        <w:tabs>
          <w:tab w:val="right" w:leader="dot" w:pos="8198"/>
        </w:tabs>
      </w:pPr>
      <w:r>
        <w:fldChar w:fldCharType="begin"/>
      </w:r>
      <w:r>
        <w:instrText xml:space="preserve"> HYPERLINK \l _Toc32570 </w:instrText>
      </w:r>
      <w:r>
        <w:fldChar w:fldCharType="separate"/>
      </w:r>
      <w:r>
        <w:rPr>
          <w:rFonts w:hint="eastAsia" w:ascii="Times New Roman" w:hAnsi="Times New Roman" w:eastAsia="黑体" w:cs="Times New Roman"/>
          <w:i w:val="0"/>
          <w:strike w:val="0"/>
          <w:dstrike w:val="0"/>
        </w:rPr>
        <w:t xml:space="preserve">3.5.1 </w:t>
      </w:r>
      <w:r>
        <w:rPr>
          <w:rFonts w:hint="eastAsia"/>
        </w:rPr>
        <w:t>ARM汇编程序设计</w:t>
      </w:r>
      <w:r>
        <w:tab/>
      </w:r>
      <w:r>
        <w:fldChar w:fldCharType="begin"/>
      </w:r>
      <w:r>
        <w:instrText xml:space="preserve"> PAGEREF _Toc32570 \h </w:instrText>
      </w:r>
      <w:r>
        <w:fldChar w:fldCharType="separate"/>
      </w:r>
      <w:r>
        <w:t>114</w:t>
      </w:r>
      <w:r>
        <w:fldChar w:fldCharType="end"/>
      </w:r>
      <w:r>
        <w:fldChar w:fldCharType="end"/>
      </w:r>
    </w:p>
    <w:p w14:paraId="6A684D4E">
      <w:pPr>
        <w:pStyle w:val="28"/>
        <w:tabs>
          <w:tab w:val="right" w:leader="dot" w:pos="8198"/>
        </w:tabs>
      </w:pPr>
      <w:r>
        <w:fldChar w:fldCharType="begin"/>
      </w:r>
      <w:r>
        <w:instrText xml:space="preserve"> HYPERLINK \l _Toc16396 </w:instrText>
      </w:r>
      <w:r>
        <w:fldChar w:fldCharType="separate"/>
      </w:r>
      <w:r>
        <w:rPr>
          <w:rFonts w:hint="eastAsia" w:ascii="Times New Roman" w:hAnsi="Times New Roman" w:eastAsia="黑体" w:cs="Times New Roman"/>
          <w:i w:val="0"/>
          <w:strike w:val="0"/>
          <w:dstrike w:val="0"/>
        </w:rPr>
        <w:t xml:space="preserve">3.5.2 </w:t>
      </w:r>
      <w:r>
        <w:rPr>
          <w:rFonts w:hint="eastAsia"/>
        </w:rPr>
        <w:t>汇编与C的混合编程</w:t>
      </w:r>
      <w:r>
        <w:tab/>
      </w:r>
      <w:r>
        <w:fldChar w:fldCharType="begin"/>
      </w:r>
      <w:r>
        <w:instrText xml:space="preserve"> PAGEREF _Toc16396 \h </w:instrText>
      </w:r>
      <w:r>
        <w:fldChar w:fldCharType="separate"/>
      </w:r>
      <w:r>
        <w:t>116</w:t>
      </w:r>
      <w:r>
        <w:fldChar w:fldCharType="end"/>
      </w:r>
      <w:r>
        <w:fldChar w:fldCharType="end"/>
      </w:r>
    </w:p>
    <w:p w14:paraId="5EEFF2DD">
      <w:pPr>
        <w:pStyle w:val="28"/>
        <w:tabs>
          <w:tab w:val="right" w:leader="dot" w:pos="8198"/>
        </w:tabs>
      </w:pPr>
      <w:r>
        <w:fldChar w:fldCharType="begin"/>
      </w:r>
      <w:r>
        <w:instrText xml:space="preserve"> HYPERLINK \l _Toc8745 </w:instrText>
      </w:r>
      <w:r>
        <w:fldChar w:fldCharType="separate"/>
      </w:r>
      <w:r>
        <w:rPr>
          <w:rFonts w:hint="eastAsia" w:ascii="Times New Roman" w:hAnsi="Times New Roman" w:eastAsia="黑体" w:cs="Times New Roman"/>
          <w:i w:val="0"/>
          <w:strike w:val="0"/>
          <w:dstrike w:val="0"/>
        </w:rPr>
        <w:t xml:space="preserve">3.5.3 </w:t>
      </w:r>
      <w:r>
        <w:rPr>
          <w:rFonts w:hint="eastAsia"/>
        </w:rPr>
        <w:t>小结</w:t>
      </w:r>
      <w:r>
        <w:tab/>
      </w:r>
      <w:r>
        <w:fldChar w:fldCharType="begin"/>
      </w:r>
      <w:r>
        <w:instrText xml:space="preserve"> PAGEREF _Toc8745 \h </w:instrText>
      </w:r>
      <w:r>
        <w:fldChar w:fldCharType="separate"/>
      </w:r>
      <w:r>
        <w:t>118</w:t>
      </w:r>
      <w:r>
        <w:fldChar w:fldCharType="end"/>
      </w:r>
      <w:r>
        <w:fldChar w:fldCharType="end"/>
      </w:r>
    </w:p>
    <w:p w14:paraId="3A102687">
      <w:pPr>
        <w:pStyle w:val="47"/>
        <w:tabs>
          <w:tab w:val="right" w:leader="dot" w:pos="8198"/>
        </w:tabs>
      </w:pPr>
      <w:r>
        <w:fldChar w:fldCharType="begin"/>
      </w:r>
      <w:r>
        <w:instrText xml:space="preserve"> HYPERLINK \l _Toc18055 </w:instrText>
      </w:r>
      <w:r>
        <w:fldChar w:fldCharType="separate"/>
      </w:r>
      <w:r>
        <w:rPr>
          <w:rFonts w:hint="eastAsia" w:ascii="Times New Roman" w:hAnsi="Times New Roman" w:eastAsia="黑体" w:cs="Times New Roman"/>
          <w:i w:val="0"/>
          <w:strike w:val="0"/>
          <w:dstrike w:val="0"/>
        </w:rPr>
        <w:t xml:space="preserve">3.6 </w:t>
      </w:r>
      <w:r>
        <w:rPr>
          <w:rFonts w:hint="eastAsia"/>
        </w:rPr>
        <w:t>单元测试</w:t>
      </w:r>
      <w:r>
        <w:tab/>
      </w:r>
      <w:r>
        <w:fldChar w:fldCharType="begin"/>
      </w:r>
      <w:r>
        <w:instrText xml:space="preserve"> PAGEREF _Toc18055 \h </w:instrText>
      </w:r>
      <w:r>
        <w:fldChar w:fldCharType="separate"/>
      </w:r>
      <w:r>
        <w:t>119</w:t>
      </w:r>
      <w:r>
        <w:fldChar w:fldCharType="end"/>
      </w:r>
      <w:r>
        <w:fldChar w:fldCharType="end"/>
      </w:r>
    </w:p>
    <w:p w14:paraId="454E7A65">
      <w:pPr>
        <w:pStyle w:val="47"/>
        <w:tabs>
          <w:tab w:val="right" w:leader="dot" w:pos="8198"/>
        </w:tabs>
      </w:pPr>
      <w:r>
        <w:fldChar w:fldCharType="begin"/>
      </w:r>
      <w:r>
        <w:instrText xml:space="preserve"> HYPERLINK \l _Toc4093 </w:instrText>
      </w:r>
      <w:r>
        <w:fldChar w:fldCharType="separate"/>
      </w:r>
      <w:r>
        <w:rPr>
          <w:rFonts w:hint="eastAsia"/>
        </w:rPr>
        <w:t>实验一　R1</w:t>
      </w:r>
      <w:r>
        <w:noBreakHyphen/>
      </w:r>
      <w:r>
        <w:rPr>
          <w:rFonts w:hint="eastAsia"/>
        </w:rPr>
        <w:t>ARM裸机开发环境的搭建及使用</w:t>
      </w:r>
      <w:r>
        <w:tab/>
      </w:r>
      <w:r>
        <w:fldChar w:fldCharType="begin"/>
      </w:r>
      <w:r>
        <w:instrText xml:space="preserve"> PAGEREF _Toc4093 \h </w:instrText>
      </w:r>
      <w:r>
        <w:fldChar w:fldCharType="separate"/>
      </w:r>
      <w:r>
        <w:t>120</w:t>
      </w:r>
      <w:r>
        <w:fldChar w:fldCharType="end"/>
      </w:r>
      <w:r>
        <w:fldChar w:fldCharType="end"/>
      </w:r>
    </w:p>
    <w:p w14:paraId="7766F453">
      <w:pPr>
        <w:pStyle w:val="47"/>
        <w:tabs>
          <w:tab w:val="right" w:leader="dot" w:pos="8198"/>
        </w:tabs>
      </w:pPr>
      <w:r>
        <w:fldChar w:fldCharType="begin"/>
      </w:r>
      <w:r>
        <w:instrText xml:space="preserve"> HYPERLINK \l _Toc3040 </w:instrText>
      </w:r>
      <w:r>
        <w:fldChar w:fldCharType="separate"/>
      </w:r>
      <w:r>
        <w:rPr>
          <w:rFonts w:hint="eastAsia"/>
        </w:rPr>
        <w:t>实验二　R2</w:t>
      </w:r>
      <w:r>
        <w:noBreakHyphen/>
      </w:r>
      <w:r>
        <w:rPr>
          <w:rFonts w:hint="eastAsia"/>
        </w:rPr>
        <w:t>ARM混合语言编程</w:t>
      </w:r>
      <w:r>
        <w:tab/>
      </w:r>
      <w:r>
        <w:fldChar w:fldCharType="begin"/>
      </w:r>
      <w:r>
        <w:instrText xml:space="preserve"> PAGEREF _Toc3040 \h </w:instrText>
      </w:r>
      <w:r>
        <w:fldChar w:fldCharType="separate"/>
      </w:r>
      <w:r>
        <w:t>121</w:t>
      </w:r>
      <w:r>
        <w:fldChar w:fldCharType="end"/>
      </w:r>
      <w:r>
        <w:fldChar w:fldCharType="end"/>
      </w:r>
    </w:p>
    <w:p w14:paraId="3ACFB14E">
      <w:pPr>
        <w:pStyle w:val="37"/>
        <w:tabs>
          <w:tab w:val="right" w:leader="dot" w:pos="8198"/>
        </w:tabs>
      </w:pPr>
      <w:r>
        <w:fldChar w:fldCharType="begin"/>
      </w:r>
      <w:r>
        <w:instrText xml:space="preserve"> HYPERLINK \l _Toc23445 </w:instrText>
      </w:r>
      <w:r>
        <w:fldChar w:fldCharType="separate"/>
      </w:r>
      <w:r>
        <w:rPr>
          <w:rFonts w:hint="eastAsia" w:ascii="Times New Roman" w:hAnsi="Times New Roman" w:eastAsia="黑体" w:cs="Times New Roman"/>
          <w:i w:val="0"/>
          <w:strike w:val="0"/>
          <w:dstrike w:val="0"/>
        </w:rPr>
        <w:t xml:space="preserve">第四章 </w:t>
      </w:r>
      <w:r>
        <w:rPr>
          <w:rFonts w:hint="eastAsia"/>
        </w:rPr>
        <w:t>嵌入式系统的存储系统</w:t>
      </w:r>
      <w:r>
        <w:tab/>
      </w:r>
      <w:r>
        <w:fldChar w:fldCharType="begin"/>
      </w:r>
      <w:r>
        <w:instrText xml:space="preserve"> PAGEREF _Toc23445 \h </w:instrText>
      </w:r>
      <w:r>
        <w:fldChar w:fldCharType="separate"/>
      </w:r>
      <w:r>
        <w:t>123</w:t>
      </w:r>
      <w:r>
        <w:fldChar w:fldCharType="end"/>
      </w:r>
      <w:r>
        <w:fldChar w:fldCharType="end"/>
      </w:r>
    </w:p>
    <w:p w14:paraId="6E8595B9">
      <w:pPr>
        <w:pStyle w:val="47"/>
        <w:tabs>
          <w:tab w:val="right" w:leader="dot" w:pos="8198"/>
        </w:tabs>
      </w:pPr>
      <w:r>
        <w:fldChar w:fldCharType="begin"/>
      </w:r>
      <w:r>
        <w:instrText xml:space="preserve"> HYPERLINK \l _Toc32198 </w:instrText>
      </w:r>
      <w:r>
        <w:fldChar w:fldCharType="separate"/>
      </w:r>
      <w:r>
        <w:rPr>
          <w:rFonts w:hint="eastAsia" w:ascii="Times New Roman" w:hAnsi="Times New Roman" w:eastAsia="黑体" w:cs="Times New Roman"/>
          <w:i w:val="0"/>
          <w:strike w:val="0"/>
          <w:dstrike w:val="0"/>
        </w:rPr>
        <w:t xml:space="preserve">4.1 </w:t>
      </w:r>
      <w:r>
        <w:rPr>
          <w:rFonts w:hint="eastAsia"/>
        </w:rPr>
        <w:t>存储器组织及分类</w:t>
      </w:r>
      <w:r>
        <w:tab/>
      </w:r>
      <w:r>
        <w:fldChar w:fldCharType="begin"/>
      </w:r>
      <w:r>
        <w:instrText xml:space="preserve"> PAGEREF _Toc32198 \h </w:instrText>
      </w:r>
      <w:r>
        <w:fldChar w:fldCharType="separate"/>
      </w:r>
      <w:r>
        <w:t>123</w:t>
      </w:r>
      <w:r>
        <w:fldChar w:fldCharType="end"/>
      </w:r>
      <w:r>
        <w:fldChar w:fldCharType="end"/>
      </w:r>
    </w:p>
    <w:p w14:paraId="0E9333B8">
      <w:pPr>
        <w:pStyle w:val="28"/>
        <w:tabs>
          <w:tab w:val="right" w:leader="dot" w:pos="8198"/>
        </w:tabs>
      </w:pPr>
      <w:r>
        <w:fldChar w:fldCharType="begin"/>
      </w:r>
      <w:r>
        <w:instrText xml:space="preserve"> HYPERLINK \l _Toc4340 </w:instrText>
      </w:r>
      <w:r>
        <w:fldChar w:fldCharType="separate"/>
      </w:r>
      <w:r>
        <w:rPr>
          <w:rFonts w:hint="eastAsia" w:ascii="Times New Roman" w:hAnsi="Times New Roman" w:eastAsia="黑体" w:cs="Times New Roman"/>
          <w:i w:val="0"/>
          <w:strike w:val="0"/>
          <w:dstrike w:val="0"/>
        </w:rPr>
        <w:t xml:space="preserve">4.1.1 </w:t>
      </w:r>
      <w:r>
        <w:rPr>
          <w:rFonts w:hint="eastAsia"/>
        </w:rPr>
        <w:t>分级存储体系</w:t>
      </w:r>
      <w:r>
        <w:tab/>
      </w:r>
      <w:r>
        <w:fldChar w:fldCharType="begin"/>
      </w:r>
      <w:r>
        <w:instrText xml:space="preserve"> PAGEREF _Toc4340 \h </w:instrText>
      </w:r>
      <w:r>
        <w:fldChar w:fldCharType="separate"/>
      </w:r>
      <w:r>
        <w:t>123</w:t>
      </w:r>
      <w:r>
        <w:fldChar w:fldCharType="end"/>
      </w:r>
      <w:r>
        <w:fldChar w:fldCharType="end"/>
      </w:r>
    </w:p>
    <w:p w14:paraId="33521E81">
      <w:pPr>
        <w:pStyle w:val="28"/>
        <w:tabs>
          <w:tab w:val="right" w:leader="dot" w:pos="8198"/>
        </w:tabs>
      </w:pPr>
      <w:r>
        <w:fldChar w:fldCharType="begin"/>
      </w:r>
      <w:r>
        <w:instrText xml:space="preserve"> HYPERLINK \l _Toc8472 </w:instrText>
      </w:r>
      <w:r>
        <w:fldChar w:fldCharType="separate"/>
      </w:r>
      <w:r>
        <w:rPr>
          <w:rFonts w:hint="eastAsia" w:ascii="Times New Roman" w:hAnsi="Times New Roman" w:eastAsia="黑体" w:cs="Times New Roman"/>
          <w:i w:val="0"/>
          <w:strike w:val="0"/>
          <w:dstrike w:val="0"/>
        </w:rPr>
        <w:t xml:space="preserve">4.1.2 </w:t>
      </w:r>
      <w:r>
        <w:rPr>
          <w:rFonts w:hint="eastAsia"/>
        </w:rPr>
        <w:t>主存储器（简称内存）</w:t>
      </w:r>
      <w:r>
        <w:tab/>
      </w:r>
      <w:r>
        <w:fldChar w:fldCharType="begin"/>
      </w:r>
      <w:r>
        <w:instrText xml:space="preserve"> PAGEREF _Toc8472 \h </w:instrText>
      </w:r>
      <w:r>
        <w:fldChar w:fldCharType="separate"/>
      </w:r>
      <w:r>
        <w:t>124</w:t>
      </w:r>
      <w:r>
        <w:fldChar w:fldCharType="end"/>
      </w:r>
      <w:r>
        <w:fldChar w:fldCharType="end"/>
      </w:r>
    </w:p>
    <w:p w14:paraId="507B9AAC">
      <w:pPr>
        <w:pStyle w:val="28"/>
        <w:tabs>
          <w:tab w:val="right" w:leader="dot" w:pos="8198"/>
        </w:tabs>
      </w:pPr>
      <w:r>
        <w:fldChar w:fldCharType="begin"/>
      </w:r>
      <w:r>
        <w:instrText xml:space="preserve"> HYPERLINK \l _Toc11988 </w:instrText>
      </w:r>
      <w:r>
        <w:fldChar w:fldCharType="separate"/>
      </w:r>
      <w:r>
        <w:rPr>
          <w:rFonts w:hint="eastAsia" w:ascii="Times New Roman" w:hAnsi="Times New Roman" w:eastAsia="黑体" w:cs="Times New Roman"/>
          <w:i w:val="0"/>
          <w:strike w:val="0"/>
          <w:dstrike w:val="0"/>
        </w:rPr>
        <w:t xml:space="preserve">4.1.3 </w:t>
      </w:r>
      <w:r>
        <w:rPr>
          <w:rFonts w:hint="eastAsia"/>
        </w:rPr>
        <w:t>外部存储器（简称外存）</w:t>
      </w:r>
      <w:r>
        <w:tab/>
      </w:r>
      <w:r>
        <w:fldChar w:fldCharType="begin"/>
      </w:r>
      <w:r>
        <w:instrText xml:space="preserve"> PAGEREF _Toc11988 \h </w:instrText>
      </w:r>
      <w:r>
        <w:fldChar w:fldCharType="separate"/>
      </w:r>
      <w:r>
        <w:t>125</w:t>
      </w:r>
      <w:r>
        <w:fldChar w:fldCharType="end"/>
      </w:r>
      <w:r>
        <w:fldChar w:fldCharType="end"/>
      </w:r>
    </w:p>
    <w:p w14:paraId="647D3123">
      <w:pPr>
        <w:pStyle w:val="28"/>
        <w:tabs>
          <w:tab w:val="right" w:leader="dot" w:pos="8198"/>
        </w:tabs>
      </w:pPr>
      <w:r>
        <w:fldChar w:fldCharType="begin"/>
      </w:r>
      <w:r>
        <w:instrText xml:space="preserve"> HYPERLINK \l _Toc14742 </w:instrText>
      </w:r>
      <w:r>
        <w:fldChar w:fldCharType="separate"/>
      </w:r>
      <w:r>
        <w:rPr>
          <w:rFonts w:hint="eastAsia" w:ascii="Times New Roman" w:hAnsi="Times New Roman" w:eastAsia="黑体" w:cs="Times New Roman"/>
          <w:i w:val="0"/>
          <w:strike w:val="0"/>
          <w:dstrike w:val="0"/>
        </w:rPr>
        <w:t xml:space="preserve">4.1.4 </w:t>
      </w:r>
      <w:r>
        <w:rPr>
          <w:rFonts w:hint="eastAsia"/>
        </w:rPr>
        <w:t>小结</w:t>
      </w:r>
      <w:r>
        <w:tab/>
      </w:r>
      <w:r>
        <w:fldChar w:fldCharType="begin"/>
      </w:r>
      <w:r>
        <w:instrText xml:space="preserve"> PAGEREF _Toc14742 \h </w:instrText>
      </w:r>
      <w:r>
        <w:fldChar w:fldCharType="separate"/>
      </w:r>
      <w:r>
        <w:t>126</w:t>
      </w:r>
      <w:r>
        <w:fldChar w:fldCharType="end"/>
      </w:r>
      <w:r>
        <w:fldChar w:fldCharType="end"/>
      </w:r>
    </w:p>
    <w:p w14:paraId="4E300D2B">
      <w:pPr>
        <w:pStyle w:val="47"/>
        <w:tabs>
          <w:tab w:val="right" w:leader="dot" w:pos="8198"/>
        </w:tabs>
      </w:pPr>
      <w:r>
        <w:fldChar w:fldCharType="begin"/>
      </w:r>
      <w:r>
        <w:instrText xml:space="preserve"> HYPERLINK \l _Toc29215 </w:instrText>
      </w:r>
      <w:r>
        <w:fldChar w:fldCharType="separate"/>
      </w:r>
      <w:r>
        <w:rPr>
          <w:rFonts w:hint="eastAsia" w:ascii="Times New Roman" w:hAnsi="Times New Roman" w:eastAsia="黑体" w:cs="Times New Roman"/>
          <w:i w:val="0"/>
          <w:strike w:val="0"/>
          <w:dstrike w:val="0"/>
        </w:rPr>
        <w:t xml:space="preserve">4.2 </w:t>
      </w:r>
      <w:r>
        <w:rPr>
          <w:rFonts w:hint="eastAsia"/>
        </w:rPr>
        <w:t>存储器接口设计</w:t>
      </w:r>
      <w:r>
        <w:tab/>
      </w:r>
      <w:r>
        <w:fldChar w:fldCharType="begin"/>
      </w:r>
      <w:r>
        <w:instrText xml:space="preserve"> PAGEREF _Toc29215 \h </w:instrText>
      </w:r>
      <w:r>
        <w:fldChar w:fldCharType="separate"/>
      </w:r>
      <w:r>
        <w:t>126</w:t>
      </w:r>
      <w:r>
        <w:fldChar w:fldCharType="end"/>
      </w:r>
      <w:r>
        <w:fldChar w:fldCharType="end"/>
      </w:r>
    </w:p>
    <w:p w14:paraId="5F2DBCB1">
      <w:pPr>
        <w:pStyle w:val="47"/>
        <w:tabs>
          <w:tab w:val="right" w:leader="dot" w:pos="8198"/>
        </w:tabs>
      </w:pPr>
      <w:r>
        <w:fldChar w:fldCharType="begin"/>
      </w:r>
      <w:r>
        <w:instrText xml:space="preserve"> HYPERLINK \l _Toc8196 </w:instrText>
      </w:r>
      <w:r>
        <w:fldChar w:fldCharType="separate"/>
      </w:r>
      <w:r>
        <w:rPr>
          <w:rFonts w:hint="eastAsia" w:ascii="Times New Roman" w:hAnsi="Times New Roman" w:eastAsia="黑体" w:cs="Times New Roman"/>
          <w:i w:val="0"/>
          <w:strike w:val="0"/>
          <w:dstrike w:val="0"/>
        </w:rPr>
        <w:t xml:space="preserve">4.3 </w:t>
      </w:r>
      <w:r>
        <w:rPr>
          <w:rFonts w:hint="eastAsia"/>
        </w:rPr>
        <w:t>虚拟存储机制</w:t>
      </w:r>
      <w:r>
        <w:tab/>
      </w:r>
      <w:r>
        <w:fldChar w:fldCharType="begin"/>
      </w:r>
      <w:r>
        <w:instrText xml:space="preserve"> PAGEREF _Toc8196 \h </w:instrText>
      </w:r>
      <w:r>
        <w:fldChar w:fldCharType="separate"/>
      </w:r>
      <w:r>
        <w:t>127</w:t>
      </w:r>
      <w:r>
        <w:fldChar w:fldCharType="end"/>
      </w:r>
      <w:r>
        <w:fldChar w:fldCharType="end"/>
      </w:r>
    </w:p>
    <w:p w14:paraId="47871847">
      <w:pPr>
        <w:pStyle w:val="47"/>
        <w:tabs>
          <w:tab w:val="right" w:leader="dot" w:pos="8198"/>
        </w:tabs>
      </w:pPr>
      <w:r>
        <w:fldChar w:fldCharType="begin"/>
      </w:r>
      <w:r>
        <w:instrText xml:space="preserve"> HYPERLINK \l _Toc10756 </w:instrText>
      </w:r>
      <w:r>
        <w:fldChar w:fldCharType="separate"/>
      </w:r>
      <w:r>
        <w:rPr>
          <w:rFonts w:hint="eastAsia" w:ascii="Times New Roman" w:hAnsi="Times New Roman" w:eastAsia="黑体" w:cs="Times New Roman"/>
          <w:i w:val="0"/>
          <w:strike w:val="0"/>
          <w:dstrike w:val="0"/>
        </w:rPr>
        <w:t xml:space="preserve">4.4 </w:t>
      </w:r>
      <w:r>
        <w:rPr>
          <w:rFonts w:hint="eastAsia"/>
        </w:rPr>
        <w:t>单元测试</w:t>
      </w:r>
      <w:r>
        <w:tab/>
      </w:r>
      <w:r>
        <w:fldChar w:fldCharType="begin"/>
      </w:r>
      <w:r>
        <w:instrText xml:space="preserve"> PAGEREF _Toc10756 \h </w:instrText>
      </w:r>
      <w:r>
        <w:fldChar w:fldCharType="separate"/>
      </w:r>
      <w:r>
        <w:t>128</w:t>
      </w:r>
      <w:r>
        <w:fldChar w:fldCharType="end"/>
      </w:r>
      <w:r>
        <w:fldChar w:fldCharType="end"/>
      </w:r>
    </w:p>
    <w:p w14:paraId="593B89DC">
      <w:pPr>
        <w:pStyle w:val="37"/>
        <w:tabs>
          <w:tab w:val="right" w:leader="dot" w:pos="8198"/>
        </w:tabs>
      </w:pPr>
      <w:r>
        <w:fldChar w:fldCharType="begin"/>
      </w:r>
      <w:r>
        <w:instrText xml:space="preserve"> HYPERLINK \l _Toc17003 </w:instrText>
      </w:r>
      <w:r>
        <w:fldChar w:fldCharType="separate"/>
      </w:r>
      <w:r>
        <w:rPr>
          <w:rFonts w:hint="eastAsia" w:ascii="Times New Roman" w:hAnsi="Times New Roman" w:eastAsia="黑体" w:cs="Times New Roman"/>
          <w:i w:val="0"/>
          <w:strike w:val="0"/>
          <w:dstrike w:val="0"/>
        </w:rPr>
        <w:t xml:space="preserve">第五章 </w:t>
      </w:r>
      <w:r>
        <w:rPr>
          <w:rFonts w:hint="eastAsia"/>
        </w:rPr>
        <w:t>嵌入式系统的接口设计</w:t>
      </w:r>
      <w:r>
        <w:tab/>
      </w:r>
      <w:r>
        <w:fldChar w:fldCharType="begin"/>
      </w:r>
      <w:r>
        <w:instrText xml:space="preserve"> PAGEREF _Toc17003 \h </w:instrText>
      </w:r>
      <w:r>
        <w:fldChar w:fldCharType="separate"/>
      </w:r>
      <w:r>
        <w:t>129</w:t>
      </w:r>
      <w:r>
        <w:fldChar w:fldCharType="end"/>
      </w:r>
      <w:r>
        <w:fldChar w:fldCharType="end"/>
      </w:r>
    </w:p>
    <w:p w14:paraId="10EC7B3B">
      <w:pPr>
        <w:pStyle w:val="47"/>
        <w:tabs>
          <w:tab w:val="right" w:leader="dot" w:pos="8198"/>
        </w:tabs>
      </w:pPr>
      <w:r>
        <w:fldChar w:fldCharType="begin"/>
      </w:r>
      <w:r>
        <w:instrText xml:space="preserve"> HYPERLINK \l _Toc16818 </w:instrText>
      </w:r>
      <w:r>
        <w:fldChar w:fldCharType="separate"/>
      </w:r>
      <w:r>
        <w:rPr>
          <w:rFonts w:hint="eastAsia" w:ascii="Times New Roman" w:hAnsi="Times New Roman" w:eastAsia="黑体" w:cs="Times New Roman"/>
          <w:i w:val="0"/>
          <w:strike w:val="0"/>
          <w:dstrike w:val="0"/>
        </w:rPr>
        <w:t xml:space="preserve">5.1 </w:t>
      </w:r>
      <w:r>
        <w:rPr>
          <w:rFonts w:hint="eastAsia"/>
        </w:rPr>
        <w:t>I</w:t>
      </w:r>
      <w:r>
        <w:t>/</w:t>
      </w:r>
      <w:r>
        <w:rPr>
          <w:rFonts w:hint="eastAsia"/>
        </w:rPr>
        <w:t>O控制方式</w:t>
      </w:r>
      <w:r>
        <w:tab/>
      </w:r>
      <w:r>
        <w:fldChar w:fldCharType="begin"/>
      </w:r>
      <w:r>
        <w:instrText xml:space="preserve"> PAGEREF _Toc16818 \h </w:instrText>
      </w:r>
      <w:r>
        <w:fldChar w:fldCharType="separate"/>
      </w:r>
      <w:r>
        <w:t>129</w:t>
      </w:r>
      <w:r>
        <w:fldChar w:fldCharType="end"/>
      </w:r>
      <w:r>
        <w:fldChar w:fldCharType="end"/>
      </w:r>
    </w:p>
    <w:p w14:paraId="2E263078">
      <w:pPr>
        <w:pStyle w:val="28"/>
        <w:tabs>
          <w:tab w:val="right" w:leader="dot" w:pos="8198"/>
        </w:tabs>
      </w:pPr>
      <w:r>
        <w:fldChar w:fldCharType="begin"/>
      </w:r>
      <w:r>
        <w:instrText xml:space="preserve"> HYPERLINK \l _Toc26461 </w:instrText>
      </w:r>
      <w:r>
        <w:fldChar w:fldCharType="separate"/>
      </w:r>
      <w:r>
        <w:rPr>
          <w:rFonts w:hint="eastAsia" w:ascii="Times New Roman" w:hAnsi="Times New Roman" w:eastAsia="黑体" w:cs="Times New Roman"/>
          <w:i w:val="0"/>
          <w:strike w:val="0"/>
          <w:dstrike w:val="0"/>
        </w:rPr>
        <w:t xml:space="preserve">5.1.1 </w:t>
      </w:r>
      <w:r>
        <w:rPr>
          <w:rFonts w:hint="eastAsia"/>
        </w:rPr>
        <w:t>什么是I</w:t>
      </w:r>
      <w:r>
        <w:t>/</w:t>
      </w:r>
      <w:r>
        <w:rPr>
          <w:rFonts w:hint="eastAsia"/>
        </w:rPr>
        <w:t>O控制方式</w:t>
      </w:r>
      <w:r>
        <w:tab/>
      </w:r>
      <w:r>
        <w:fldChar w:fldCharType="begin"/>
      </w:r>
      <w:r>
        <w:instrText xml:space="preserve"> PAGEREF _Toc26461 \h </w:instrText>
      </w:r>
      <w:r>
        <w:fldChar w:fldCharType="separate"/>
      </w:r>
      <w:r>
        <w:t>129</w:t>
      </w:r>
      <w:r>
        <w:fldChar w:fldCharType="end"/>
      </w:r>
      <w:r>
        <w:fldChar w:fldCharType="end"/>
      </w:r>
    </w:p>
    <w:p w14:paraId="650584AE">
      <w:pPr>
        <w:pStyle w:val="28"/>
        <w:tabs>
          <w:tab w:val="right" w:leader="dot" w:pos="8198"/>
        </w:tabs>
      </w:pPr>
      <w:r>
        <w:fldChar w:fldCharType="begin"/>
      </w:r>
      <w:r>
        <w:instrText xml:space="preserve"> HYPERLINK \l _Toc21768 </w:instrText>
      </w:r>
      <w:r>
        <w:fldChar w:fldCharType="separate"/>
      </w:r>
      <w:r>
        <w:rPr>
          <w:rFonts w:hint="eastAsia" w:ascii="Times New Roman" w:hAnsi="Times New Roman" w:eastAsia="黑体" w:cs="Times New Roman"/>
          <w:i w:val="0"/>
          <w:strike w:val="0"/>
          <w:dstrike w:val="0"/>
        </w:rPr>
        <w:t xml:space="preserve">5.1.2 </w:t>
      </w:r>
      <w:r>
        <w:rPr>
          <w:rFonts w:hint="eastAsia"/>
        </w:rPr>
        <w:t>I</w:t>
      </w:r>
      <w:r>
        <w:t>/</w:t>
      </w:r>
      <w:r>
        <w:rPr>
          <w:rFonts w:hint="eastAsia"/>
        </w:rPr>
        <w:t>O控制方式的种类</w:t>
      </w:r>
      <w:r>
        <w:tab/>
      </w:r>
      <w:r>
        <w:fldChar w:fldCharType="begin"/>
      </w:r>
      <w:r>
        <w:instrText xml:space="preserve"> PAGEREF _Toc21768 \h </w:instrText>
      </w:r>
      <w:r>
        <w:fldChar w:fldCharType="separate"/>
      </w:r>
      <w:r>
        <w:t>130</w:t>
      </w:r>
      <w:r>
        <w:fldChar w:fldCharType="end"/>
      </w:r>
      <w:r>
        <w:fldChar w:fldCharType="end"/>
      </w:r>
    </w:p>
    <w:p w14:paraId="534EC897">
      <w:pPr>
        <w:pStyle w:val="47"/>
        <w:tabs>
          <w:tab w:val="right" w:leader="dot" w:pos="8198"/>
        </w:tabs>
      </w:pPr>
      <w:r>
        <w:fldChar w:fldCharType="begin"/>
      </w:r>
      <w:r>
        <w:instrText xml:space="preserve"> HYPERLINK \l _Toc21612 </w:instrText>
      </w:r>
      <w:r>
        <w:fldChar w:fldCharType="separate"/>
      </w:r>
      <w:r>
        <w:rPr>
          <w:rFonts w:hint="eastAsia" w:ascii="Times New Roman" w:hAnsi="Times New Roman" w:eastAsia="黑体" w:cs="Times New Roman"/>
          <w:i w:val="0"/>
          <w:strike w:val="0"/>
          <w:dstrike w:val="0"/>
        </w:rPr>
        <w:t xml:space="preserve">5.2 </w:t>
      </w:r>
      <w:r>
        <w:rPr>
          <w:rFonts w:hint="eastAsia"/>
        </w:rPr>
        <w:t>ARM芯片实例</w:t>
      </w:r>
      <w:r>
        <w:rPr>
          <w:rFonts w:hint="eastAsia"/>
          <w:position w:val="2"/>
          <w:lang w:eastAsia="zh-CN"/>
        </w:rPr>
        <w:t>——</w:t>
      </w:r>
      <w:r>
        <w:rPr>
          <w:rFonts w:hint="eastAsia"/>
        </w:rPr>
        <w:t>LPC21xx</w:t>
      </w:r>
      <w:r>
        <w:tab/>
      </w:r>
      <w:r>
        <w:fldChar w:fldCharType="begin"/>
      </w:r>
      <w:r>
        <w:instrText xml:space="preserve"> PAGEREF _Toc21612 \h </w:instrText>
      </w:r>
      <w:r>
        <w:fldChar w:fldCharType="separate"/>
      </w:r>
      <w:r>
        <w:t>136</w:t>
      </w:r>
      <w:r>
        <w:fldChar w:fldCharType="end"/>
      </w:r>
      <w:r>
        <w:fldChar w:fldCharType="end"/>
      </w:r>
    </w:p>
    <w:p w14:paraId="125A8A77">
      <w:pPr>
        <w:pStyle w:val="28"/>
        <w:tabs>
          <w:tab w:val="right" w:leader="dot" w:pos="8198"/>
        </w:tabs>
      </w:pPr>
      <w:r>
        <w:fldChar w:fldCharType="begin"/>
      </w:r>
      <w:r>
        <w:instrText xml:space="preserve"> HYPERLINK \l _Toc4035 </w:instrText>
      </w:r>
      <w:r>
        <w:fldChar w:fldCharType="separate"/>
      </w:r>
      <w:r>
        <w:rPr>
          <w:rFonts w:hint="eastAsia" w:ascii="Times New Roman" w:hAnsi="Times New Roman" w:eastAsia="黑体" w:cs="Times New Roman"/>
          <w:i w:val="0"/>
          <w:strike w:val="0"/>
          <w:dstrike w:val="0"/>
        </w:rPr>
        <w:t xml:space="preserve">5.2.1 </w:t>
      </w:r>
      <w:r>
        <w:rPr>
          <w:rFonts w:hint="eastAsia"/>
        </w:rPr>
        <w:t>LPC21xx系列的ARM地址空间分配</w:t>
      </w:r>
      <w:r>
        <w:tab/>
      </w:r>
      <w:r>
        <w:fldChar w:fldCharType="begin"/>
      </w:r>
      <w:r>
        <w:instrText xml:space="preserve"> PAGEREF _Toc4035 \h </w:instrText>
      </w:r>
      <w:r>
        <w:fldChar w:fldCharType="separate"/>
      </w:r>
      <w:r>
        <w:t>136</w:t>
      </w:r>
      <w:r>
        <w:fldChar w:fldCharType="end"/>
      </w:r>
      <w:r>
        <w:fldChar w:fldCharType="end"/>
      </w:r>
    </w:p>
    <w:p w14:paraId="3B55A118">
      <w:pPr>
        <w:pStyle w:val="28"/>
        <w:tabs>
          <w:tab w:val="right" w:leader="dot" w:pos="8198"/>
        </w:tabs>
      </w:pPr>
      <w:r>
        <w:fldChar w:fldCharType="begin"/>
      </w:r>
      <w:r>
        <w:instrText xml:space="preserve"> HYPERLINK \l _Toc14635 </w:instrText>
      </w:r>
      <w:r>
        <w:fldChar w:fldCharType="separate"/>
      </w:r>
      <w:r>
        <w:rPr>
          <w:rFonts w:hint="eastAsia" w:ascii="Times New Roman" w:hAnsi="Times New Roman" w:eastAsia="黑体" w:cs="Times New Roman"/>
          <w:i w:val="0"/>
          <w:strike w:val="0"/>
          <w:dstrike w:val="0"/>
        </w:rPr>
        <w:t xml:space="preserve">5.2.2 </w:t>
      </w:r>
      <w:r>
        <w:rPr>
          <w:rFonts w:hint="eastAsia"/>
        </w:rPr>
        <w:t>LPC21xx系列的</w:t>
      </w:r>
      <w:r>
        <w:t>ARM</w:t>
      </w:r>
      <w:r>
        <w:rPr>
          <w:rFonts w:hint="eastAsia"/>
        </w:rPr>
        <w:t>内部总线</w:t>
      </w:r>
      <w:r>
        <w:tab/>
      </w:r>
      <w:r>
        <w:fldChar w:fldCharType="begin"/>
      </w:r>
      <w:r>
        <w:instrText xml:space="preserve"> PAGEREF _Toc14635 \h </w:instrText>
      </w:r>
      <w:r>
        <w:fldChar w:fldCharType="separate"/>
      </w:r>
      <w:r>
        <w:t>138</w:t>
      </w:r>
      <w:r>
        <w:fldChar w:fldCharType="end"/>
      </w:r>
      <w:r>
        <w:fldChar w:fldCharType="end"/>
      </w:r>
    </w:p>
    <w:p w14:paraId="1CB0A3D1">
      <w:pPr>
        <w:pStyle w:val="28"/>
        <w:tabs>
          <w:tab w:val="right" w:leader="dot" w:pos="8198"/>
        </w:tabs>
      </w:pPr>
      <w:r>
        <w:fldChar w:fldCharType="begin"/>
      </w:r>
      <w:r>
        <w:instrText xml:space="preserve"> HYPERLINK \l _Toc21212 </w:instrText>
      </w:r>
      <w:r>
        <w:fldChar w:fldCharType="separate"/>
      </w:r>
      <w:r>
        <w:rPr>
          <w:rFonts w:hint="eastAsia" w:ascii="Times New Roman" w:hAnsi="Times New Roman" w:eastAsia="黑体" w:cs="Times New Roman"/>
          <w:i w:val="0"/>
          <w:strike w:val="0"/>
          <w:dstrike w:val="0"/>
        </w:rPr>
        <w:t xml:space="preserve">5.2.3 </w:t>
      </w:r>
      <w:r>
        <w:rPr>
          <w:rFonts w:hint="eastAsia"/>
        </w:rPr>
        <w:t>LPC21xx系列的I</w:t>
      </w:r>
      <w:r>
        <w:t>/</w:t>
      </w:r>
      <w:r>
        <w:rPr>
          <w:rFonts w:hint="eastAsia"/>
        </w:rPr>
        <w:t>O端口地址分配（固定高端地址）</w:t>
      </w:r>
      <w:r>
        <w:tab/>
      </w:r>
      <w:r>
        <w:fldChar w:fldCharType="begin"/>
      </w:r>
      <w:r>
        <w:instrText xml:space="preserve"> PAGEREF _Toc21212 \h </w:instrText>
      </w:r>
      <w:r>
        <w:fldChar w:fldCharType="separate"/>
      </w:r>
      <w:r>
        <w:t>138</w:t>
      </w:r>
      <w:r>
        <w:fldChar w:fldCharType="end"/>
      </w:r>
      <w:r>
        <w:fldChar w:fldCharType="end"/>
      </w:r>
    </w:p>
    <w:p w14:paraId="668F2DE2">
      <w:pPr>
        <w:pStyle w:val="47"/>
        <w:tabs>
          <w:tab w:val="right" w:leader="dot" w:pos="8198"/>
        </w:tabs>
      </w:pPr>
      <w:r>
        <w:fldChar w:fldCharType="begin"/>
      </w:r>
      <w:r>
        <w:instrText xml:space="preserve"> HYPERLINK \l _Toc2937 </w:instrText>
      </w:r>
      <w:r>
        <w:fldChar w:fldCharType="separate"/>
      </w:r>
      <w:r>
        <w:rPr>
          <w:rFonts w:hint="eastAsia" w:ascii="Times New Roman" w:hAnsi="Times New Roman" w:eastAsia="黑体" w:cs="Times New Roman"/>
          <w:i w:val="0"/>
          <w:strike w:val="0"/>
          <w:dstrike w:val="0"/>
        </w:rPr>
        <w:t xml:space="preserve">5.3 </w:t>
      </w:r>
      <w:r>
        <w:rPr>
          <w:rFonts w:hint="eastAsia"/>
        </w:rPr>
        <w:t>ARM的GPIO接口</w:t>
      </w:r>
      <w:r>
        <w:tab/>
      </w:r>
      <w:r>
        <w:fldChar w:fldCharType="begin"/>
      </w:r>
      <w:r>
        <w:instrText xml:space="preserve"> PAGEREF _Toc2937 \h </w:instrText>
      </w:r>
      <w:r>
        <w:fldChar w:fldCharType="separate"/>
      </w:r>
      <w:r>
        <w:t>139</w:t>
      </w:r>
      <w:r>
        <w:fldChar w:fldCharType="end"/>
      </w:r>
      <w:r>
        <w:fldChar w:fldCharType="end"/>
      </w:r>
    </w:p>
    <w:p w14:paraId="0BC9AE61">
      <w:pPr>
        <w:pStyle w:val="28"/>
        <w:tabs>
          <w:tab w:val="right" w:leader="dot" w:pos="8198"/>
        </w:tabs>
      </w:pPr>
      <w:r>
        <w:fldChar w:fldCharType="begin"/>
      </w:r>
      <w:r>
        <w:instrText xml:space="preserve"> HYPERLINK \l _Toc14917 </w:instrText>
      </w:r>
      <w:r>
        <w:fldChar w:fldCharType="separate"/>
      </w:r>
      <w:r>
        <w:rPr>
          <w:rFonts w:hint="eastAsia" w:ascii="Times New Roman" w:hAnsi="Times New Roman" w:eastAsia="黑体" w:cs="Times New Roman"/>
          <w:i w:val="0"/>
          <w:strike w:val="0"/>
          <w:dstrike w:val="0"/>
        </w:rPr>
        <w:t xml:space="preserve">5.3.1 </w:t>
      </w:r>
      <w:r>
        <w:rPr>
          <w:rFonts w:hint="eastAsia"/>
        </w:rPr>
        <w:t>LPC2138的外围I</w:t>
      </w:r>
      <w:r>
        <w:t>/</w:t>
      </w:r>
      <w:r>
        <w:rPr>
          <w:rFonts w:hint="eastAsia"/>
        </w:rPr>
        <w:t>O引脚</w:t>
      </w:r>
      <w:r>
        <w:tab/>
      </w:r>
      <w:r>
        <w:fldChar w:fldCharType="begin"/>
      </w:r>
      <w:r>
        <w:instrText xml:space="preserve"> PAGEREF _Toc14917 \h </w:instrText>
      </w:r>
      <w:r>
        <w:fldChar w:fldCharType="separate"/>
      </w:r>
      <w:r>
        <w:t>139</w:t>
      </w:r>
      <w:r>
        <w:fldChar w:fldCharType="end"/>
      </w:r>
      <w:r>
        <w:fldChar w:fldCharType="end"/>
      </w:r>
    </w:p>
    <w:p w14:paraId="240F2A8F">
      <w:pPr>
        <w:pStyle w:val="28"/>
        <w:tabs>
          <w:tab w:val="right" w:leader="dot" w:pos="8198"/>
        </w:tabs>
      </w:pPr>
      <w:r>
        <w:fldChar w:fldCharType="begin"/>
      </w:r>
      <w:r>
        <w:instrText xml:space="preserve"> HYPERLINK \l _Toc9958 </w:instrText>
      </w:r>
      <w:r>
        <w:fldChar w:fldCharType="separate"/>
      </w:r>
      <w:r>
        <w:rPr>
          <w:rFonts w:hint="eastAsia" w:ascii="Times New Roman" w:hAnsi="Times New Roman" w:eastAsia="黑体" w:cs="Times New Roman"/>
          <w:i w:val="0"/>
          <w:strike w:val="0"/>
          <w:dstrike w:val="0"/>
        </w:rPr>
        <w:t xml:space="preserve">5.3.2 </w:t>
      </w:r>
      <w:r>
        <w:rPr>
          <w:rFonts w:hint="eastAsia"/>
        </w:rPr>
        <w:t>管脚功能选择寄存器</w:t>
      </w:r>
      <w:r>
        <w:tab/>
      </w:r>
      <w:r>
        <w:fldChar w:fldCharType="begin"/>
      </w:r>
      <w:r>
        <w:instrText xml:space="preserve"> PAGEREF _Toc9958 \h </w:instrText>
      </w:r>
      <w:r>
        <w:fldChar w:fldCharType="separate"/>
      </w:r>
      <w:r>
        <w:t>140</w:t>
      </w:r>
      <w:r>
        <w:fldChar w:fldCharType="end"/>
      </w:r>
      <w:r>
        <w:fldChar w:fldCharType="end"/>
      </w:r>
    </w:p>
    <w:p w14:paraId="611323AF">
      <w:pPr>
        <w:pStyle w:val="28"/>
        <w:tabs>
          <w:tab w:val="right" w:leader="dot" w:pos="8198"/>
        </w:tabs>
      </w:pPr>
      <w:r>
        <w:fldChar w:fldCharType="begin"/>
      </w:r>
      <w:r>
        <w:instrText xml:space="preserve"> HYPERLINK \l _Toc11557 </w:instrText>
      </w:r>
      <w:r>
        <w:fldChar w:fldCharType="separate"/>
      </w:r>
      <w:r>
        <w:rPr>
          <w:rFonts w:hint="eastAsia" w:ascii="Times New Roman" w:hAnsi="Times New Roman" w:eastAsia="黑体" w:cs="Times New Roman"/>
          <w:i w:val="0"/>
          <w:strike w:val="0"/>
          <w:dstrike w:val="0"/>
        </w:rPr>
        <w:t xml:space="preserve">5.3.3 </w:t>
      </w:r>
      <w:r>
        <w:t>GPIO</w:t>
      </w:r>
      <w:r>
        <w:rPr>
          <w:rFonts w:hint="eastAsia"/>
        </w:rPr>
        <w:t>口的控制寄存器</w:t>
      </w:r>
      <w:r>
        <w:tab/>
      </w:r>
      <w:r>
        <w:fldChar w:fldCharType="begin"/>
      </w:r>
      <w:r>
        <w:instrText xml:space="preserve"> PAGEREF _Toc11557 \h </w:instrText>
      </w:r>
      <w:r>
        <w:fldChar w:fldCharType="separate"/>
      </w:r>
      <w:r>
        <w:t>141</w:t>
      </w:r>
      <w:r>
        <w:fldChar w:fldCharType="end"/>
      </w:r>
      <w:r>
        <w:fldChar w:fldCharType="end"/>
      </w:r>
    </w:p>
    <w:p w14:paraId="4D53F4C8">
      <w:pPr>
        <w:pStyle w:val="28"/>
        <w:tabs>
          <w:tab w:val="right" w:leader="dot" w:pos="8198"/>
        </w:tabs>
      </w:pPr>
      <w:r>
        <w:fldChar w:fldCharType="begin"/>
      </w:r>
      <w:r>
        <w:instrText xml:space="preserve"> HYPERLINK \l _Toc20589 </w:instrText>
      </w:r>
      <w:r>
        <w:fldChar w:fldCharType="separate"/>
      </w:r>
      <w:r>
        <w:rPr>
          <w:rFonts w:hint="eastAsia" w:ascii="Times New Roman" w:hAnsi="Times New Roman" w:eastAsia="黑体" w:cs="Times New Roman"/>
          <w:i w:val="0"/>
          <w:strike w:val="0"/>
          <w:dstrike w:val="0"/>
        </w:rPr>
        <w:t xml:space="preserve">5.3.4 </w:t>
      </w:r>
      <w:r>
        <w:t>P0</w:t>
      </w:r>
      <w:r>
        <w:rPr>
          <w:rFonts w:hint="eastAsia"/>
        </w:rPr>
        <w:t>口操作举例</w:t>
      </w:r>
      <w:r>
        <w:tab/>
      </w:r>
      <w:r>
        <w:fldChar w:fldCharType="begin"/>
      </w:r>
      <w:r>
        <w:instrText xml:space="preserve"> PAGEREF _Toc20589 \h </w:instrText>
      </w:r>
      <w:r>
        <w:fldChar w:fldCharType="separate"/>
      </w:r>
      <w:r>
        <w:t>142</w:t>
      </w:r>
      <w:r>
        <w:fldChar w:fldCharType="end"/>
      </w:r>
      <w:r>
        <w:fldChar w:fldCharType="end"/>
      </w:r>
    </w:p>
    <w:p w14:paraId="76003112">
      <w:pPr>
        <w:pStyle w:val="28"/>
        <w:tabs>
          <w:tab w:val="right" w:leader="dot" w:pos="8198"/>
        </w:tabs>
      </w:pPr>
      <w:r>
        <w:fldChar w:fldCharType="begin"/>
      </w:r>
      <w:r>
        <w:instrText xml:space="preserve"> HYPERLINK \l _Toc13625 </w:instrText>
      </w:r>
      <w:r>
        <w:fldChar w:fldCharType="separate"/>
      </w:r>
      <w:r>
        <w:rPr>
          <w:rFonts w:hint="eastAsia" w:ascii="Times New Roman" w:hAnsi="Times New Roman" w:eastAsia="黑体" w:cs="Times New Roman"/>
          <w:i w:val="0"/>
          <w:strike w:val="0"/>
          <w:dstrike w:val="0"/>
        </w:rPr>
        <w:t xml:space="preserve">5.3.5 </w:t>
      </w:r>
      <w:r>
        <w:rPr>
          <w:rFonts w:hint="eastAsia"/>
        </w:rPr>
        <w:t>小结</w:t>
      </w:r>
      <w:r>
        <w:tab/>
      </w:r>
      <w:r>
        <w:fldChar w:fldCharType="begin"/>
      </w:r>
      <w:r>
        <w:instrText xml:space="preserve"> PAGEREF _Toc13625 \h </w:instrText>
      </w:r>
      <w:r>
        <w:fldChar w:fldCharType="separate"/>
      </w:r>
      <w:r>
        <w:t>142</w:t>
      </w:r>
      <w:r>
        <w:fldChar w:fldCharType="end"/>
      </w:r>
      <w:r>
        <w:fldChar w:fldCharType="end"/>
      </w:r>
    </w:p>
    <w:p w14:paraId="007C27D0">
      <w:pPr>
        <w:pStyle w:val="47"/>
        <w:tabs>
          <w:tab w:val="right" w:leader="dot" w:pos="8198"/>
        </w:tabs>
      </w:pPr>
      <w:r>
        <w:fldChar w:fldCharType="begin"/>
      </w:r>
      <w:r>
        <w:instrText xml:space="preserve"> HYPERLINK \l _Toc2268 </w:instrText>
      </w:r>
      <w:r>
        <w:fldChar w:fldCharType="separate"/>
      </w:r>
      <w:r>
        <w:rPr>
          <w:rFonts w:hint="eastAsia" w:ascii="Times New Roman" w:hAnsi="Times New Roman" w:eastAsia="黑体" w:cs="Times New Roman"/>
          <w:i w:val="0"/>
          <w:strike w:val="0"/>
          <w:dstrike w:val="0"/>
        </w:rPr>
        <w:t xml:space="preserve">5.4 </w:t>
      </w:r>
      <w:r>
        <w:t>ARM</w:t>
      </w:r>
      <w:r>
        <w:rPr>
          <w:rFonts w:hint="eastAsia"/>
        </w:rPr>
        <w:t>的</w:t>
      </w:r>
      <w:r>
        <w:t>A/D</w:t>
      </w:r>
      <w:r>
        <w:rPr>
          <w:rFonts w:hint="eastAsia"/>
        </w:rPr>
        <w:t>接口</w:t>
      </w:r>
      <w:r>
        <w:tab/>
      </w:r>
      <w:r>
        <w:fldChar w:fldCharType="begin"/>
      </w:r>
      <w:r>
        <w:instrText xml:space="preserve"> PAGEREF _Toc2268 \h </w:instrText>
      </w:r>
      <w:r>
        <w:fldChar w:fldCharType="separate"/>
      </w:r>
      <w:r>
        <w:t>142</w:t>
      </w:r>
      <w:r>
        <w:fldChar w:fldCharType="end"/>
      </w:r>
      <w:r>
        <w:fldChar w:fldCharType="end"/>
      </w:r>
    </w:p>
    <w:p w14:paraId="5D7D0D5E">
      <w:pPr>
        <w:pStyle w:val="28"/>
        <w:tabs>
          <w:tab w:val="right" w:leader="dot" w:pos="8198"/>
        </w:tabs>
      </w:pPr>
      <w:r>
        <w:fldChar w:fldCharType="begin"/>
      </w:r>
      <w:r>
        <w:instrText xml:space="preserve"> HYPERLINK \l _Toc32269 </w:instrText>
      </w:r>
      <w:r>
        <w:fldChar w:fldCharType="separate"/>
      </w:r>
      <w:r>
        <w:rPr>
          <w:rFonts w:hint="eastAsia" w:ascii="Times New Roman" w:hAnsi="Times New Roman" w:eastAsia="黑体" w:cs="Times New Roman"/>
          <w:i w:val="0"/>
          <w:strike w:val="0"/>
          <w:dstrike w:val="0"/>
        </w:rPr>
        <w:t xml:space="preserve">5.4.1 </w:t>
      </w:r>
      <w:r>
        <w:rPr>
          <w:rFonts w:hint="eastAsia"/>
        </w:rPr>
        <w:t>A</w:t>
      </w:r>
      <w:r>
        <w:t>/</w:t>
      </w:r>
      <w:r>
        <w:rPr>
          <w:rFonts w:hint="eastAsia"/>
        </w:rPr>
        <w:t>D接口的基本知识</w:t>
      </w:r>
      <w:r>
        <w:tab/>
      </w:r>
      <w:r>
        <w:fldChar w:fldCharType="begin"/>
      </w:r>
      <w:r>
        <w:instrText xml:space="preserve"> PAGEREF _Toc32269 \h </w:instrText>
      </w:r>
      <w:r>
        <w:fldChar w:fldCharType="separate"/>
      </w:r>
      <w:r>
        <w:t>143</w:t>
      </w:r>
      <w:r>
        <w:fldChar w:fldCharType="end"/>
      </w:r>
      <w:r>
        <w:fldChar w:fldCharType="end"/>
      </w:r>
    </w:p>
    <w:p w14:paraId="2767D278">
      <w:pPr>
        <w:pStyle w:val="28"/>
        <w:tabs>
          <w:tab w:val="right" w:leader="dot" w:pos="8198"/>
        </w:tabs>
      </w:pPr>
      <w:r>
        <w:fldChar w:fldCharType="begin"/>
      </w:r>
      <w:r>
        <w:instrText xml:space="preserve"> HYPERLINK \l _Toc11168 </w:instrText>
      </w:r>
      <w:r>
        <w:fldChar w:fldCharType="separate"/>
      </w:r>
      <w:r>
        <w:rPr>
          <w:rFonts w:hint="eastAsia" w:ascii="Times New Roman" w:hAnsi="Times New Roman" w:eastAsia="黑体" w:cs="Times New Roman"/>
          <w:i w:val="0"/>
          <w:strike w:val="0"/>
          <w:dstrike w:val="0"/>
        </w:rPr>
        <w:t xml:space="preserve">5.4.2 </w:t>
      </w:r>
      <w:r>
        <w:rPr>
          <w:rFonts w:hint="eastAsia"/>
        </w:rPr>
        <w:t>LPC21xx的AD接口</w:t>
      </w:r>
      <w:r>
        <w:tab/>
      </w:r>
      <w:r>
        <w:fldChar w:fldCharType="begin"/>
      </w:r>
      <w:r>
        <w:instrText xml:space="preserve"> PAGEREF _Toc11168 \h </w:instrText>
      </w:r>
      <w:r>
        <w:fldChar w:fldCharType="separate"/>
      </w:r>
      <w:r>
        <w:t>143</w:t>
      </w:r>
      <w:r>
        <w:fldChar w:fldCharType="end"/>
      </w:r>
      <w:r>
        <w:fldChar w:fldCharType="end"/>
      </w:r>
    </w:p>
    <w:p w14:paraId="2B0FB568">
      <w:pPr>
        <w:pStyle w:val="28"/>
        <w:tabs>
          <w:tab w:val="right" w:leader="dot" w:pos="8198"/>
        </w:tabs>
      </w:pPr>
      <w:r>
        <w:fldChar w:fldCharType="begin"/>
      </w:r>
      <w:r>
        <w:instrText xml:space="preserve"> HYPERLINK \l _Toc8995 </w:instrText>
      </w:r>
      <w:r>
        <w:fldChar w:fldCharType="separate"/>
      </w:r>
      <w:r>
        <w:rPr>
          <w:rFonts w:hint="eastAsia" w:ascii="Times New Roman" w:hAnsi="Times New Roman" w:eastAsia="黑体" w:cs="Times New Roman"/>
          <w:i w:val="0"/>
          <w:strike w:val="0"/>
          <w:dstrike w:val="0"/>
        </w:rPr>
        <w:t xml:space="preserve">5.4.3 </w:t>
      </w:r>
      <w:r>
        <w:rPr>
          <w:rFonts w:hint="eastAsia"/>
        </w:rPr>
        <w:t>A</w:t>
      </w:r>
      <w:r>
        <w:t>/</w:t>
      </w:r>
      <w:r>
        <w:rPr>
          <w:rFonts w:hint="eastAsia"/>
        </w:rPr>
        <w:t>D接口寄存器</w:t>
      </w:r>
      <w:r>
        <w:tab/>
      </w:r>
      <w:r>
        <w:fldChar w:fldCharType="begin"/>
      </w:r>
      <w:r>
        <w:instrText xml:space="preserve"> PAGEREF _Toc8995 \h </w:instrText>
      </w:r>
      <w:r>
        <w:fldChar w:fldCharType="separate"/>
      </w:r>
      <w:r>
        <w:t>143</w:t>
      </w:r>
      <w:r>
        <w:fldChar w:fldCharType="end"/>
      </w:r>
      <w:r>
        <w:fldChar w:fldCharType="end"/>
      </w:r>
    </w:p>
    <w:p w14:paraId="491B8568">
      <w:pPr>
        <w:pStyle w:val="28"/>
        <w:tabs>
          <w:tab w:val="right" w:leader="dot" w:pos="8198"/>
        </w:tabs>
      </w:pPr>
      <w:r>
        <w:fldChar w:fldCharType="begin"/>
      </w:r>
      <w:r>
        <w:instrText xml:space="preserve"> HYPERLINK \l _Toc1234 </w:instrText>
      </w:r>
      <w:r>
        <w:fldChar w:fldCharType="separate"/>
      </w:r>
      <w:r>
        <w:rPr>
          <w:rFonts w:hint="eastAsia" w:ascii="Times New Roman" w:hAnsi="Times New Roman" w:eastAsia="黑体" w:cs="Times New Roman"/>
          <w:i w:val="0"/>
          <w:strike w:val="0"/>
          <w:dstrike w:val="0"/>
        </w:rPr>
        <w:t xml:space="preserve">5.4.4 </w:t>
      </w:r>
      <w:r>
        <w:rPr>
          <w:rFonts w:hint="eastAsia"/>
        </w:rPr>
        <w:t>AD转换实例</w:t>
      </w:r>
      <w:r>
        <w:tab/>
      </w:r>
      <w:r>
        <w:fldChar w:fldCharType="begin"/>
      </w:r>
      <w:r>
        <w:instrText xml:space="preserve"> PAGEREF _Toc1234 \h </w:instrText>
      </w:r>
      <w:r>
        <w:fldChar w:fldCharType="separate"/>
      </w:r>
      <w:r>
        <w:t>144</w:t>
      </w:r>
      <w:r>
        <w:fldChar w:fldCharType="end"/>
      </w:r>
      <w:r>
        <w:fldChar w:fldCharType="end"/>
      </w:r>
    </w:p>
    <w:p w14:paraId="6D570422">
      <w:pPr>
        <w:pStyle w:val="28"/>
        <w:tabs>
          <w:tab w:val="right" w:leader="dot" w:pos="8198"/>
        </w:tabs>
      </w:pPr>
      <w:r>
        <w:fldChar w:fldCharType="begin"/>
      </w:r>
      <w:r>
        <w:instrText xml:space="preserve"> HYPERLINK \l _Toc27725 </w:instrText>
      </w:r>
      <w:r>
        <w:fldChar w:fldCharType="separate"/>
      </w:r>
      <w:r>
        <w:rPr>
          <w:rFonts w:hint="eastAsia" w:ascii="Times New Roman" w:hAnsi="Times New Roman" w:eastAsia="黑体" w:cs="Times New Roman"/>
          <w:i w:val="0"/>
          <w:strike w:val="0"/>
          <w:dstrike w:val="0"/>
        </w:rPr>
        <w:t xml:space="preserve">5.4.5 </w:t>
      </w:r>
      <w:r>
        <w:rPr>
          <w:rFonts w:hint="eastAsia"/>
        </w:rPr>
        <w:t>小结</w:t>
      </w:r>
      <w:r>
        <w:tab/>
      </w:r>
      <w:r>
        <w:fldChar w:fldCharType="begin"/>
      </w:r>
      <w:r>
        <w:instrText xml:space="preserve"> PAGEREF _Toc27725 \h </w:instrText>
      </w:r>
      <w:r>
        <w:fldChar w:fldCharType="separate"/>
      </w:r>
      <w:r>
        <w:t>145</w:t>
      </w:r>
      <w:r>
        <w:fldChar w:fldCharType="end"/>
      </w:r>
      <w:r>
        <w:fldChar w:fldCharType="end"/>
      </w:r>
    </w:p>
    <w:p w14:paraId="57182D1C">
      <w:pPr>
        <w:pStyle w:val="47"/>
        <w:tabs>
          <w:tab w:val="right" w:leader="dot" w:pos="8198"/>
        </w:tabs>
      </w:pPr>
      <w:r>
        <w:fldChar w:fldCharType="begin"/>
      </w:r>
      <w:r>
        <w:instrText xml:space="preserve"> HYPERLINK \l _Toc8369 </w:instrText>
      </w:r>
      <w:r>
        <w:fldChar w:fldCharType="separate"/>
      </w:r>
      <w:r>
        <w:rPr>
          <w:rFonts w:hint="eastAsia" w:ascii="Times New Roman" w:hAnsi="Times New Roman" w:eastAsia="黑体" w:cs="Times New Roman"/>
          <w:i w:val="0"/>
          <w:strike w:val="0"/>
          <w:dstrike w:val="0"/>
        </w:rPr>
        <w:t xml:space="preserve">5.5 </w:t>
      </w:r>
      <w:r>
        <w:rPr>
          <w:rFonts w:hint="eastAsia"/>
        </w:rPr>
        <w:t>UART接口驱动电路设计</w:t>
      </w:r>
      <w:r>
        <w:tab/>
      </w:r>
      <w:r>
        <w:fldChar w:fldCharType="begin"/>
      </w:r>
      <w:r>
        <w:instrText xml:space="preserve"> PAGEREF _Toc8369 \h </w:instrText>
      </w:r>
      <w:r>
        <w:fldChar w:fldCharType="separate"/>
      </w:r>
      <w:r>
        <w:t>145</w:t>
      </w:r>
      <w:r>
        <w:fldChar w:fldCharType="end"/>
      </w:r>
      <w:r>
        <w:fldChar w:fldCharType="end"/>
      </w:r>
    </w:p>
    <w:p w14:paraId="6F38E7D6">
      <w:pPr>
        <w:pStyle w:val="28"/>
        <w:tabs>
          <w:tab w:val="right" w:leader="dot" w:pos="8198"/>
        </w:tabs>
      </w:pPr>
      <w:r>
        <w:fldChar w:fldCharType="begin"/>
      </w:r>
      <w:r>
        <w:instrText xml:space="preserve"> HYPERLINK \l _Toc20923 </w:instrText>
      </w:r>
      <w:r>
        <w:fldChar w:fldCharType="separate"/>
      </w:r>
      <w:r>
        <w:rPr>
          <w:rFonts w:hint="eastAsia" w:ascii="Times New Roman" w:hAnsi="Times New Roman" w:eastAsia="黑体" w:cs="Times New Roman"/>
          <w:i w:val="0"/>
          <w:strike w:val="0"/>
          <w:dstrike w:val="0"/>
        </w:rPr>
        <w:t xml:space="preserve">5.5.1 </w:t>
      </w:r>
      <w:r>
        <w:rPr>
          <w:rFonts w:hint="eastAsia"/>
        </w:rPr>
        <w:t>UART接口与串行通信标准</w:t>
      </w:r>
      <w:r>
        <w:tab/>
      </w:r>
      <w:r>
        <w:fldChar w:fldCharType="begin"/>
      </w:r>
      <w:r>
        <w:instrText xml:space="preserve"> PAGEREF _Toc20923 \h </w:instrText>
      </w:r>
      <w:r>
        <w:fldChar w:fldCharType="separate"/>
      </w:r>
      <w:r>
        <w:t>145</w:t>
      </w:r>
      <w:r>
        <w:fldChar w:fldCharType="end"/>
      </w:r>
      <w:r>
        <w:fldChar w:fldCharType="end"/>
      </w:r>
    </w:p>
    <w:p w14:paraId="51F657EE">
      <w:pPr>
        <w:pStyle w:val="28"/>
        <w:tabs>
          <w:tab w:val="right" w:leader="dot" w:pos="8198"/>
        </w:tabs>
      </w:pPr>
      <w:r>
        <w:fldChar w:fldCharType="begin"/>
      </w:r>
      <w:r>
        <w:instrText xml:space="preserve"> HYPERLINK \l _Toc26606 </w:instrText>
      </w:r>
      <w:r>
        <w:fldChar w:fldCharType="separate"/>
      </w:r>
      <w:r>
        <w:rPr>
          <w:rFonts w:hint="eastAsia" w:ascii="Times New Roman" w:hAnsi="Times New Roman" w:eastAsia="黑体" w:cs="Times New Roman"/>
          <w:i w:val="0"/>
          <w:strike w:val="0"/>
          <w:dstrike w:val="0"/>
        </w:rPr>
        <w:t xml:space="preserve">5.5.2 </w:t>
      </w:r>
      <w:r>
        <w:rPr>
          <w:rFonts w:hint="eastAsia"/>
        </w:rPr>
        <w:t>RS232标准及驱动电路图</w:t>
      </w:r>
      <w:r>
        <w:tab/>
      </w:r>
      <w:r>
        <w:fldChar w:fldCharType="begin"/>
      </w:r>
      <w:r>
        <w:instrText xml:space="preserve"> PAGEREF _Toc26606 \h </w:instrText>
      </w:r>
      <w:r>
        <w:fldChar w:fldCharType="separate"/>
      </w:r>
      <w:r>
        <w:t>146</w:t>
      </w:r>
      <w:r>
        <w:fldChar w:fldCharType="end"/>
      </w:r>
      <w:r>
        <w:fldChar w:fldCharType="end"/>
      </w:r>
    </w:p>
    <w:p w14:paraId="21605536">
      <w:pPr>
        <w:pStyle w:val="28"/>
        <w:tabs>
          <w:tab w:val="right" w:leader="dot" w:pos="8198"/>
        </w:tabs>
      </w:pPr>
      <w:r>
        <w:fldChar w:fldCharType="begin"/>
      </w:r>
      <w:r>
        <w:instrText xml:space="preserve"> HYPERLINK \l _Toc11659 </w:instrText>
      </w:r>
      <w:r>
        <w:fldChar w:fldCharType="separate"/>
      </w:r>
      <w:r>
        <w:rPr>
          <w:rFonts w:hint="eastAsia" w:ascii="Times New Roman" w:hAnsi="Times New Roman" w:eastAsia="黑体" w:cs="Times New Roman"/>
          <w:i w:val="0"/>
          <w:strike w:val="0"/>
          <w:dstrike w:val="0"/>
        </w:rPr>
        <w:t xml:space="preserve">5.5.3 </w:t>
      </w:r>
      <w:r>
        <w:rPr>
          <w:rFonts w:hint="eastAsia"/>
        </w:rPr>
        <w:t>RS485标准及驱动电路</w:t>
      </w:r>
      <w:r>
        <w:tab/>
      </w:r>
      <w:r>
        <w:fldChar w:fldCharType="begin"/>
      </w:r>
      <w:r>
        <w:instrText xml:space="preserve"> PAGEREF _Toc11659 \h </w:instrText>
      </w:r>
      <w:r>
        <w:fldChar w:fldCharType="separate"/>
      </w:r>
      <w:r>
        <w:t>147</w:t>
      </w:r>
      <w:r>
        <w:fldChar w:fldCharType="end"/>
      </w:r>
      <w:r>
        <w:fldChar w:fldCharType="end"/>
      </w:r>
    </w:p>
    <w:p w14:paraId="2561991A">
      <w:pPr>
        <w:pStyle w:val="47"/>
        <w:tabs>
          <w:tab w:val="right" w:leader="dot" w:pos="8198"/>
        </w:tabs>
      </w:pPr>
      <w:r>
        <w:fldChar w:fldCharType="begin"/>
      </w:r>
      <w:r>
        <w:instrText xml:space="preserve"> HYPERLINK \l _Toc30594 </w:instrText>
      </w:r>
      <w:r>
        <w:fldChar w:fldCharType="separate"/>
      </w:r>
      <w:r>
        <w:rPr>
          <w:rFonts w:hint="eastAsia" w:ascii="Times New Roman" w:hAnsi="Times New Roman" w:eastAsia="黑体" w:cs="Times New Roman"/>
          <w:i w:val="0"/>
          <w:strike w:val="0"/>
          <w:dstrike w:val="0"/>
        </w:rPr>
        <w:t xml:space="preserve">5.6 </w:t>
      </w:r>
      <w:r>
        <w:rPr>
          <w:rFonts w:hint="eastAsia"/>
        </w:rPr>
        <w:t>单元测试</w:t>
      </w:r>
      <w:r>
        <w:tab/>
      </w:r>
      <w:r>
        <w:fldChar w:fldCharType="begin"/>
      </w:r>
      <w:r>
        <w:instrText xml:space="preserve"> PAGEREF _Toc30594 \h </w:instrText>
      </w:r>
      <w:r>
        <w:fldChar w:fldCharType="separate"/>
      </w:r>
      <w:r>
        <w:t>148</w:t>
      </w:r>
      <w:r>
        <w:fldChar w:fldCharType="end"/>
      </w:r>
      <w:r>
        <w:fldChar w:fldCharType="end"/>
      </w:r>
    </w:p>
    <w:p w14:paraId="488D06C3">
      <w:pPr>
        <w:pStyle w:val="37"/>
        <w:tabs>
          <w:tab w:val="right" w:leader="dot" w:pos="8198"/>
        </w:tabs>
      </w:pPr>
      <w:r>
        <w:fldChar w:fldCharType="begin"/>
      </w:r>
      <w:r>
        <w:instrText xml:space="preserve"> HYPERLINK \l _Toc28390 </w:instrText>
      </w:r>
      <w:r>
        <w:fldChar w:fldCharType="separate"/>
      </w:r>
      <w:r>
        <w:rPr>
          <w:rFonts w:hint="eastAsia" w:ascii="Times New Roman" w:hAnsi="Times New Roman" w:eastAsia="黑体" w:cs="Times New Roman"/>
          <w:i w:val="0"/>
          <w:strike w:val="0"/>
          <w:dstrike w:val="0"/>
        </w:rPr>
        <w:t xml:space="preserve">第六章 </w:t>
      </w:r>
      <w:r>
        <w:rPr>
          <w:rFonts w:hint="eastAsia"/>
        </w:rPr>
        <w:t>嵌入式操作系统</w:t>
      </w:r>
      <w:r>
        <w:tab/>
      </w:r>
      <w:r>
        <w:fldChar w:fldCharType="begin"/>
      </w:r>
      <w:r>
        <w:instrText xml:space="preserve"> PAGEREF _Toc28390 \h </w:instrText>
      </w:r>
      <w:r>
        <w:fldChar w:fldCharType="separate"/>
      </w:r>
      <w:r>
        <w:t>149</w:t>
      </w:r>
      <w:r>
        <w:fldChar w:fldCharType="end"/>
      </w:r>
      <w:r>
        <w:fldChar w:fldCharType="end"/>
      </w:r>
    </w:p>
    <w:p w14:paraId="5A37B77D">
      <w:pPr>
        <w:pStyle w:val="47"/>
        <w:tabs>
          <w:tab w:val="right" w:leader="dot" w:pos="8198"/>
        </w:tabs>
      </w:pPr>
      <w:r>
        <w:fldChar w:fldCharType="begin"/>
      </w:r>
      <w:r>
        <w:instrText xml:space="preserve"> HYPERLINK \l _Toc22485 </w:instrText>
      </w:r>
      <w:r>
        <w:fldChar w:fldCharType="separate"/>
      </w:r>
      <w:r>
        <w:rPr>
          <w:rFonts w:hint="eastAsia"/>
          <w:lang w:val="en-US" w:eastAsia="zh-CN"/>
        </w:rPr>
        <w:t>6.0</w:t>
      </w:r>
      <w:r>
        <w:rPr>
          <w:rFonts w:hint="eastAsia"/>
        </w:rPr>
        <w:t>项目导入</w:t>
      </w:r>
      <w:r>
        <w:rPr>
          <w:rFonts w:hint="eastAsia"/>
          <w:position w:val="2"/>
          <w:lang w:eastAsia="zh-CN"/>
        </w:rPr>
        <w:t>——</w:t>
      </w:r>
      <w:r>
        <w:rPr>
          <w:rFonts w:hint="eastAsia"/>
        </w:rPr>
        <w:t>离子色谱仪</w:t>
      </w:r>
      <w:r>
        <w:tab/>
      </w:r>
      <w:r>
        <w:fldChar w:fldCharType="begin"/>
      </w:r>
      <w:r>
        <w:instrText xml:space="preserve"> PAGEREF _Toc22485 \h </w:instrText>
      </w:r>
      <w:r>
        <w:fldChar w:fldCharType="separate"/>
      </w:r>
      <w:r>
        <w:t>149</w:t>
      </w:r>
      <w:r>
        <w:fldChar w:fldCharType="end"/>
      </w:r>
      <w:r>
        <w:fldChar w:fldCharType="end"/>
      </w:r>
    </w:p>
    <w:p w14:paraId="4ECD6AEB">
      <w:pPr>
        <w:pStyle w:val="28"/>
        <w:tabs>
          <w:tab w:val="right" w:leader="dot" w:pos="8198"/>
        </w:tabs>
      </w:pPr>
      <w:r>
        <w:fldChar w:fldCharType="begin"/>
      </w:r>
      <w:r>
        <w:instrText xml:space="preserve"> HYPERLINK \l _Toc743 </w:instrText>
      </w:r>
      <w:r>
        <w:fldChar w:fldCharType="separate"/>
      </w:r>
      <w:r>
        <w:rPr>
          <w:rFonts w:hint="eastAsia"/>
          <w:lang w:val="en-US" w:eastAsia="zh-CN"/>
        </w:rPr>
        <w:t>6.0.1</w:t>
      </w:r>
      <w:r>
        <w:rPr>
          <w:rFonts w:hint="eastAsia"/>
        </w:rPr>
        <w:t>课程设计目标</w:t>
      </w:r>
      <w:r>
        <w:tab/>
      </w:r>
      <w:r>
        <w:fldChar w:fldCharType="begin"/>
      </w:r>
      <w:r>
        <w:instrText xml:space="preserve"> PAGEREF _Toc743 \h </w:instrText>
      </w:r>
      <w:r>
        <w:fldChar w:fldCharType="separate"/>
      </w:r>
      <w:r>
        <w:t>149</w:t>
      </w:r>
      <w:r>
        <w:fldChar w:fldCharType="end"/>
      </w:r>
      <w:r>
        <w:fldChar w:fldCharType="end"/>
      </w:r>
    </w:p>
    <w:p w14:paraId="379777F6">
      <w:pPr>
        <w:pStyle w:val="28"/>
        <w:tabs>
          <w:tab w:val="right" w:leader="dot" w:pos="8198"/>
        </w:tabs>
      </w:pPr>
      <w:r>
        <w:fldChar w:fldCharType="begin"/>
      </w:r>
      <w:r>
        <w:instrText xml:space="preserve"> HYPERLINK \l _Toc5763 </w:instrText>
      </w:r>
      <w:r>
        <w:fldChar w:fldCharType="separate"/>
      </w:r>
      <w:r>
        <w:rPr>
          <w:rFonts w:hint="eastAsia"/>
          <w:lang w:val="en-US" w:eastAsia="zh-CN"/>
        </w:rPr>
        <w:t>6.0.2</w:t>
      </w:r>
      <w:r>
        <w:t>系统定义</w:t>
      </w:r>
      <w:r>
        <w:tab/>
      </w:r>
      <w:r>
        <w:fldChar w:fldCharType="begin"/>
      </w:r>
      <w:r>
        <w:instrText xml:space="preserve"> PAGEREF _Toc5763 \h </w:instrText>
      </w:r>
      <w:r>
        <w:fldChar w:fldCharType="separate"/>
      </w:r>
      <w:r>
        <w:t>149</w:t>
      </w:r>
      <w:r>
        <w:fldChar w:fldCharType="end"/>
      </w:r>
      <w:r>
        <w:fldChar w:fldCharType="end"/>
      </w:r>
    </w:p>
    <w:p w14:paraId="55AC9975">
      <w:pPr>
        <w:pStyle w:val="28"/>
        <w:tabs>
          <w:tab w:val="right" w:leader="dot" w:pos="8198"/>
        </w:tabs>
      </w:pPr>
      <w:r>
        <w:fldChar w:fldCharType="begin"/>
      </w:r>
      <w:r>
        <w:instrText xml:space="preserve"> HYPERLINK \l _Toc2532 </w:instrText>
      </w:r>
      <w:r>
        <w:fldChar w:fldCharType="separate"/>
      </w:r>
      <w:r>
        <w:rPr>
          <w:rFonts w:hint="eastAsia"/>
          <w:lang w:val="en-US" w:eastAsia="zh-CN"/>
        </w:rPr>
        <w:t>6.0.3</w:t>
      </w:r>
      <w:r>
        <w:t>离子色谱仪设计要求</w:t>
      </w:r>
      <w:r>
        <w:tab/>
      </w:r>
      <w:r>
        <w:fldChar w:fldCharType="begin"/>
      </w:r>
      <w:r>
        <w:instrText xml:space="preserve"> PAGEREF _Toc2532 \h </w:instrText>
      </w:r>
      <w:r>
        <w:fldChar w:fldCharType="separate"/>
      </w:r>
      <w:r>
        <w:t>150</w:t>
      </w:r>
      <w:r>
        <w:fldChar w:fldCharType="end"/>
      </w:r>
      <w:r>
        <w:fldChar w:fldCharType="end"/>
      </w:r>
    </w:p>
    <w:p w14:paraId="1BA7D343">
      <w:pPr>
        <w:pStyle w:val="28"/>
        <w:tabs>
          <w:tab w:val="right" w:leader="dot" w:pos="8198"/>
        </w:tabs>
      </w:pPr>
      <w:r>
        <w:fldChar w:fldCharType="begin"/>
      </w:r>
      <w:r>
        <w:instrText xml:space="preserve"> HYPERLINK \l _Toc7952 </w:instrText>
      </w:r>
      <w:r>
        <w:fldChar w:fldCharType="separate"/>
      </w:r>
      <w:r>
        <w:rPr>
          <w:rFonts w:hint="eastAsia"/>
          <w:lang w:val="en-US" w:eastAsia="zh-CN"/>
        </w:rPr>
        <w:t>6.0.4</w:t>
      </w:r>
      <w:r>
        <w:t>可行性分析</w:t>
      </w:r>
      <w:r>
        <w:tab/>
      </w:r>
      <w:r>
        <w:fldChar w:fldCharType="begin"/>
      </w:r>
      <w:r>
        <w:instrText xml:space="preserve"> PAGEREF _Toc7952 \h </w:instrText>
      </w:r>
      <w:r>
        <w:fldChar w:fldCharType="separate"/>
      </w:r>
      <w:r>
        <w:t>150</w:t>
      </w:r>
      <w:r>
        <w:fldChar w:fldCharType="end"/>
      </w:r>
      <w:r>
        <w:fldChar w:fldCharType="end"/>
      </w:r>
    </w:p>
    <w:p w14:paraId="0991F214">
      <w:pPr>
        <w:pStyle w:val="28"/>
        <w:tabs>
          <w:tab w:val="right" w:leader="dot" w:pos="8198"/>
        </w:tabs>
      </w:pPr>
      <w:r>
        <w:fldChar w:fldCharType="begin"/>
      </w:r>
      <w:r>
        <w:instrText xml:space="preserve"> HYPERLINK \l _Toc25553 </w:instrText>
      </w:r>
      <w:r>
        <w:fldChar w:fldCharType="separate"/>
      </w:r>
      <w:r>
        <w:rPr>
          <w:rFonts w:hint="eastAsia"/>
          <w:lang w:val="en-US" w:eastAsia="zh-CN"/>
        </w:rPr>
        <w:t>6.0.5</w:t>
      </w:r>
      <w:r>
        <w:t>需求分析</w:t>
      </w:r>
      <w:r>
        <w:tab/>
      </w:r>
      <w:r>
        <w:fldChar w:fldCharType="begin"/>
      </w:r>
      <w:r>
        <w:instrText xml:space="preserve"> PAGEREF _Toc25553 \h </w:instrText>
      </w:r>
      <w:r>
        <w:fldChar w:fldCharType="separate"/>
      </w:r>
      <w:r>
        <w:t>151</w:t>
      </w:r>
      <w:r>
        <w:fldChar w:fldCharType="end"/>
      </w:r>
      <w:r>
        <w:fldChar w:fldCharType="end"/>
      </w:r>
    </w:p>
    <w:p w14:paraId="5AC39C74">
      <w:pPr>
        <w:pStyle w:val="28"/>
        <w:tabs>
          <w:tab w:val="right" w:leader="dot" w:pos="8198"/>
        </w:tabs>
      </w:pPr>
      <w:r>
        <w:fldChar w:fldCharType="begin"/>
      </w:r>
      <w:r>
        <w:instrText xml:space="preserve"> HYPERLINK \l _Toc21044 </w:instrText>
      </w:r>
      <w:r>
        <w:fldChar w:fldCharType="separate"/>
      </w:r>
      <w:r>
        <w:rPr>
          <w:rFonts w:hint="eastAsia"/>
          <w:lang w:val="en-US" w:eastAsia="zh-CN"/>
        </w:rPr>
        <w:t>6.0.6</w:t>
      </w:r>
      <w:r>
        <w:t>需求规格说明书</w:t>
      </w:r>
      <w:r>
        <w:tab/>
      </w:r>
      <w:r>
        <w:fldChar w:fldCharType="begin"/>
      </w:r>
      <w:r>
        <w:instrText xml:space="preserve"> PAGEREF _Toc21044 \h </w:instrText>
      </w:r>
      <w:r>
        <w:fldChar w:fldCharType="separate"/>
      </w:r>
      <w:r>
        <w:t>152</w:t>
      </w:r>
      <w:r>
        <w:fldChar w:fldCharType="end"/>
      </w:r>
      <w:r>
        <w:fldChar w:fldCharType="end"/>
      </w:r>
    </w:p>
    <w:p w14:paraId="2E5B0FAD">
      <w:pPr>
        <w:pStyle w:val="28"/>
        <w:tabs>
          <w:tab w:val="right" w:leader="dot" w:pos="8198"/>
        </w:tabs>
      </w:pPr>
      <w:r>
        <w:fldChar w:fldCharType="begin"/>
      </w:r>
      <w:r>
        <w:instrText xml:space="preserve"> HYPERLINK \l _Toc13515 </w:instrText>
      </w:r>
      <w:r>
        <w:fldChar w:fldCharType="separate"/>
      </w:r>
      <w:r>
        <w:rPr>
          <w:rFonts w:hint="eastAsia"/>
          <w:lang w:val="en-US" w:eastAsia="zh-CN"/>
        </w:rPr>
        <w:t>6.0.7</w:t>
      </w:r>
      <w:r>
        <w:rPr>
          <w:rFonts w:hint="eastAsia"/>
        </w:rPr>
        <w:t>小结</w:t>
      </w:r>
      <w:r>
        <w:tab/>
      </w:r>
      <w:r>
        <w:fldChar w:fldCharType="begin"/>
      </w:r>
      <w:r>
        <w:instrText xml:space="preserve"> PAGEREF _Toc13515 \h </w:instrText>
      </w:r>
      <w:r>
        <w:fldChar w:fldCharType="separate"/>
      </w:r>
      <w:r>
        <w:t>152</w:t>
      </w:r>
      <w:r>
        <w:fldChar w:fldCharType="end"/>
      </w:r>
      <w:r>
        <w:fldChar w:fldCharType="end"/>
      </w:r>
    </w:p>
    <w:p w14:paraId="6C8923FF">
      <w:pPr>
        <w:pStyle w:val="47"/>
        <w:tabs>
          <w:tab w:val="right" w:leader="dot" w:pos="8198"/>
        </w:tabs>
      </w:pPr>
      <w:r>
        <w:fldChar w:fldCharType="begin"/>
      </w:r>
      <w:r>
        <w:instrText xml:space="preserve"> HYPERLINK \l _Toc6324 </w:instrText>
      </w:r>
      <w:r>
        <w:fldChar w:fldCharType="separate"/>
      </w:r>
      <w:r>
        <w:rPr>
          <w:rFonts w:hint="eastAsia" w:ascii="Times New Roman" w:hAnsi="Times New Roman" w:eastAsia="黑体" w:cs="Times New Roman"/>
          <w:i w:val="0"/>
          <w:strike w:val="0"/>
          <w:dstrike w:val="0"/>
        </w:rPr>
        <w:t xml:space="preserve">6.1 </w:t>
      </w:r>
      <w:r>
        <w:rPr>
          <w:rFonts w:hint="eastAsia"/>
        </w:rPr>
        <w:t>嵌入式操作系统</w:t>
      </w:r>
      <w:r>
        <w:tab/>
      </w:r>
      <w:r>
        <w:fldChar w:fldCharType="begin"/>
      </w:r>
      <w:r>
        <w:instrText xml:space="preserve"> PAGEREF _Toc6324 \h </w:instrText>
      </w:r>
      <w:r>
        <w:fldChar w:fldCharType="separate"/>
      </w:r>
      <w:r>
        <w:t>152</w:t>
      </w:r>
      <w:r>
        <w:fldChar w:fldCharType="end"/>
      </w:r>
      <w:r>
        <w:fldChar w:fldCharType="end"/>
      </w:r>
    </w:p>
    <w:p w14:paraId="6D34E7A6">
      <w:pPr>
        <w:pStyle w:val="28"/>
        <w:tabs>
          <w:tab w:val="right" w:leader="dot" w:pos="8198"/>
        </w:tabs>
      </w:pPr>
      <w:r>
        <w:fldChar w:fldCharType="begin"/>
      </w:r>
      <w:r>
        <w:instrText xml:space="preserve"> HYPERLINK \l _Toc19229 </w:instrText>
      </w:r>
      <w:r>
        <w:fldChar w:fldCharType="separate"/>
      </w:r>
      <w:r>
        <w:rPr>
          <w:rFonts w:hint="eastAsia" w:ascii="Times New Roman" w:hAnsi="Times New Roman" w:eastAsia="黑体" w:cs="Times New Roman"/>
          <w:i w:val="0"/>
          <w:strike w:val="0"/>
          <w:dstrike w:val="0"/>
        </w:rPr>
        <w:t xml:space="preserve">6.1.1 </w:t>
      </w:r>
      <w:r>
        <w:t>嵌入式操作系统的简介</w:t>
      </w:r>
      <w:r>
        <w:tab/>
      </w:r>
      <w:r>
        <w:fldChar w:fldCharType="begin"/>
      </w:r>
      <w:r>
        <w:instrText xml:space="preserve"> PAGEREF _Toc19229 \h </w:instrText>
      </w:r>
      <w:r>
        <w:fldChar w:fldCharType="separate"/>
      </w:r>
      <w:r>
        <w:t>153</w:t>
      </w:r>
      <w:r>
        <w:fldChar w:fldCharType="end"/>
      </w:r>
      <w:r>
        <w:fldChar w:fldCharType="end"/>
      </w:r>
    </w:p>
    <w:p w14:paraId="2B30B79F">
      <w:pPr>
        <w:pStyle w:val="28"/>
        <w:tabs>
          <w:tab w:val="right" w:leader="dot" w:pos="8198"/>
        </w:tabs>
      </w:pPr>
      <w:r>
        <w:fldChar w:fldCharType="begin"/>
      </w:r>
      <w:r>
        <w:instrText xml:space="preserve"> HYPERLINK \l _Toc21989 </w:instrText>
      </w:r>
      <w:r>
        <w:fldChar w:fldCharType="separate"/>
      </w:r>
      <w:r>
        <w:rPr>
          <w:rFonts w:hint="eastAsia" w:ascii="Times New Roman" w:hAnsi="Times New Roman" w:eastAsia="黑体" w:cs="Times New Roman"/>
          <w:i w:val="0"/>
          <w:strike w:val="0"/>
          <w:dstrike w:val="0"/>
        </w:rPr>
        <w:t xml:space="preserve">6.1.2 </w:t>
      </w:r>
      <w:r>
        <w:t>小结</w:t>
      </w:r>
      <w:r>
        <w:tab/>
      </w:r>
      <w:r>
        <w:fldChar w:fldCharType="begin"/>
      </w:r>
      <w:r>
        <w:instrText xml:space="preserve"> PAGEREF _Toc21989 \h </w:instrText>
      </w:r>
      <w:r>
        <w:fldChar w:fldCharType="separate"/>
      </w:r>
      <w:r>
        <w:t>155</w:t>
      </w:r>
      <w:r>
        <w:fldChar w:fldCharType="end"/>
      </w:r>
      <w:r>
        <w:fldChar w:fldCharType="end"/>
      </w:r>
    </w:p>
    <w:p w14:paraId="5A7CD62B">
      <w:pPr>
        <w:pStyle w:val="47"/>
        <w:tabs>
          <w:tab w:val="right" w:leader="dot" w:pos="8198"/>
        </w:tabs>
      </w:pPr>
      <w:r>
        <w:fldChar w:fldCharType="begin"/>
      </w:r>
      <w:r>
        <w:instrText xml:space="preserve"> HYPERLINK \l _Toc23092 </w:instrText>
      </w:r>
      <w:r>
        <w:fldChar w:fldCharType="separate"/>
      </w:r>
      <w:r>
        <w:rPr>
          <w:rFonts w:hint="eastAsia" w:ascii="Times New Roman" w:hAnsi="Times New Roman" w:eastAsia="黑体" w:cs="Times New Roman"/>
          <w:i w:val="0"/>
          <w:strike w:val="0"/>
          <w:dstrike w:val="0"/>
        </w:rPr>
        <w:t xml:space="preserve">6.2 </w:t>
      </w:r>
      <w:r>
        <w:rPr>
          <w:rFonts w:hint="eastAsia"/>
        </w:rPr>
        <w:t>嵌入式Linux</w:t>
      </w:r>
      <w:r>
        <w:tab/>
      </w:r>
      <w:r>
        <w:fldChar w:fldCharType="begin"/>
      </w:r>
      <w:r>
        <w:instrText xml:space="preserve"> PAGEREF _Toc23092 \h </w:instrText>
      </w:r>
      <w:r>
        <w:fldChar w:fldCharType="separate"/>
      </w:r>
      <w:r>
        <w:t>155</w:t>
      </w:r>
      <w:r>
        <w:fldChar w:fldCharType="end"/>
      </w:r>
      <w:r>
        <w:fldChar w:fldCharType="end"/>
      </w:r>
    </w:p>
    <w:p w14:paraId="32D951F6">
      <w:pPr>
        <w:pStyle w:val="28"/>
        <w:tabs>
          <w:tab w:val="right" w:leader="dot" w:pos="8198"/>
        </w:tabs>
      </w:pPr>
      <w:r>
        <w:fldChar w:fldCharType="begin"/>
      </w:r>
      <w:r>
        <w:instrText xml:space="preserve"> HYPERLINK \l _Toc32578 </w:instrText>
      </w:r>
      <w:r>
        <w:fldChar w:fldCharType="separate"/>
      </w:r>
      <w:r>
        <w:rPr>
          <w:rFonts w:hint="eastAsia" w:ascii="Times New Roman" w:hAnsi="Times New Roman" w:eastAsia="黑体" w:cs="Times New Roman"/>
          <w:i w:val="0"/>
          <w:strike w:val="0"/>
          <w:dstrike w:val="0"/>
        </w:rPr>
        <w:t xml:space="preserve">6.2.1 </w:t>
      </w:r>
      <w:r>
        <w:t>嵌入式</w:t>
      </w:r>
      <w:r>
        <w:rPr>
          <w:rFonts w:hint="eastAsia"/>
        </w:rPr>
        <w:t>Linux体系结构</w:t>
      </w:r>
      <w:r>
        <w:tab/>
      </w:r>
      <w:r>
        <w:fldChar w:fldCharType="begin"/>
      </w:r>
      <w:r>
        <w:instrText xml:space="preserve"> PAGEREF _Toc32578 \h </w:instrText>
      </w:r>
      <w:r>
        <w:fldChar w:fldCharType="separate"/>
      </w:r>
      <w:r>
        <w:t>155</w:t>
      </w:r>
      <w:r>
        <w:fldChar w:fldCharType="end"/>
      </w:r>
      <w:r>
        <w:fldChar w:fldCharType="end"/>
      </w:r>
    </w:p>
    <w:p w14:paraId="1733331C">
      <w:pPr>
        <w:pStyle w:val="28"/>
        <w:tabs>
          <w:tab w:val="right" w:leader="dot" w:pos="8198"/>
        </w:tabs>
      </w:pPr>
      <w:r>
        <w:fldChar w:fldCharType="begin"/>
      </w:r>
      <w:r>
        <w:instrText xml:space="preserve"> HYPERLINK \l _Toc23129 </w:instrText>
      </w:r>
      <w:r>
        <w:fldChar w:fldCharType="separate"/>
      </w:r>
      <w:r>
        <w:rPr>
          <w:rFonts w:hint="eastAsia" w:ascii="Times New Roman" w:hAnsi="Times New Roman" w:eastAsia="黑体" w:cs="Times New Roman"/>
          <w:i w:val="0"/>
          <w:strike w:val="0"/>
          <w:dstrike w:val="0"/>
        </w:rPr>
        <w:t xml:space="preserve">6.2.2 </w:t>
      </w:r>
      <w:r>
        <w:rPr>
          <w:rFonts w:hint="eastAsia"/>
        </w:rPr>
        <w:t>Linux内核架构</w:t>
      </w:r>
      <w:r>
        <w:tab/>
      </w:r>
      <w:r>
        <w:fldChar w:fldCharType="begin"/>
      </w:r>
      <w:r>
        <w:instrText xml:space="preserve"> PAGEREF _Toc23129 \h </w:instrText>
      </w:r>
      <w:r>
        <w:fldChar w:fldCharType="separate"/>
      </w:r>
      <w:r>
        <w:t>156</w:t>
      </w:r>
      <w:r>
        <w:fldChar w:fldCharType="end"/>
      </w:r>
      <w:r>
        <w:fldChar w:fldCharType="end"/>
      </w:r>
    </w:p>
    <w:p w14:paraId="1A42A90A">
      <w:pPr>
        <w:pStyle w:val="28"/>
        <w:tabs>
          <w:tab w:val="right" w:leader="dot" w:pos="8198"/>
        </w:tabs>
      </w:pPr>
      <w:r>
        <w:fldChar w:fldCharType="begin"/>
      </w:r>
      <w:r>
        <w:instrText xml:space="preserve"> HYPERLINK \l _Toc2496 </w:instrText>
      </w:r>
      <w:r>
        <w:fldChar w:fldCharType="separate"/>
      </w:r>
      <w:r>
        <w:rPr>
          <w:rFonts w:hint="eastAsia" w:ascii="Times New Roman" w:hAnsi="Times New Roman" w:eastAsia="黑体" w:cs="Times New Roman"/>
          <w:i w:val="0"/>
          <w:strike w:val="0"/>
          <w:dstrike w:val="0"/>
        </w:rPr>
        <w:t xml:space="preserve">6.2.3 </w:t>
      </w:r>
      <w:r>
        <w:rPr>
          <w:rFonts w:hint="eastAsia"/>
        </w:rPr>
        <w:t>Linux的用户Shell</w:t>
      </w:r>
      <w:r>
        <w:tab/>
      </w:r>
      <w:r>
        <w:fldChar w:fldCharType="begin"/>
      </w:r>
      <w:r>
        <w:instrText xml:space="preserve"> PAGEREF _Toc2496 \h </w:instrText>
      </w:r>
      <w:r>
        <w:fldChar w:fldCharType="separate"/>
      </w:r>
      <w:r>
        <w:t>156</w:t>
      </w:r>
      <w:r>
        <w:fldChar w:fldCharType="end"/>
      </w:r>
      <w:r>
        <w:fldChar w:fldCharType="end"/>
      </w:r>
    </w:p>
    <w:p w14:paraId="33371F31">
      <w:pPr>
        <w:pStyle w:val="28"/>
        <w:tabs>
          <w:tab w:val="right" w:leader="dot" w:pos="8198"/>
        </w:tabs>
      </w:pPr>
      <w:r>
        <w:fldChar w:fldCharType="begin"/>
      </w:r>
      <w:r>
        <w:instrText xml:space="preserve"> HYPERLINK \l _Toc6964 </w:instrText>
      </w:r>
      <w:r>
        <w:fldChar w:fldCharType="separate"/>
      </w:r>
      <w:r>
        <w:rPr>
          <w:rFonts w:hint="eastAsia" w:ascii="Times New Roman" w:hAnsi="Times New Roman" w:eastAsia="黑体" w:cs="Times New Roman"/>
          <w:i w:val="0"/>
          <w:strike w:val="0"/>
          <w:dstrike w:val="0"/>
        </w:rPr>
        <w:t xml:space="preserve">6.2.4 </w:t>
      </w:r>
      <w:r>
        <w:rPr>
          <w:rFonts w:hint="eastAsia"/>
        </w:rPr>
        <w:t>Linux下应用程序的开发方法</w:t>
      </w:r>
      <w:r>
        <w:tab/>
      </w:r>
      <w:r>
        <w:fldChar w:fldCharType="begin"/>
      </w:r>
      <w:r>
        <w:instrText xml:space="preserve"> PAGEREF _Toc6964 \h </w:instrText>
      </w:r>
      <w:r>
        <w:fldChar w:fldCharType="separate"/>
      </w:r>
      <w:r>
        <w:t>157</w:t>
      </w:r>
      <w:r>
        <w:fldChar w:fldCharType="end"/>
      </w:r>
      <w:r>
        <w:fldChar w:fldCharType="end"/>
      </w:r>
    </w:p>
    <w:p w14:paraId="2F4EDEA9">
      <w:pPr>
        <w:pStyle w:val="28"/>
        <w:tabs>
          <w:tab w:val="right" w:leader="dot" w:pos="8198"/>
        </w:tabs>
      </w:pPr>
      <w:r>
        <w:fldChar w:fldCharType="begin"/>
      </w:r>
      <w:r>
        <w:instrText xml:space="preserve"> HYPERLINK \l _Toc8908 </w:instrText>
      </w:r>
      <w:r>
        <w:fldChar w:fldCharType="separate"/>
      </w:r>
      <w:r>
        <w:rPr>
          <w:rFonts w:hint="eastAsia" w:ascii="Times New Roman" w:hAnsi="Times New Roman" w:eastAsia="黑体" w:cs="Times New Roman"/>
          <w:i w:val="0"/>
          <w:strike w:val="0"/>
          <w:dstrike w:val="0"/>
        </w:rPr>
        <w:t xml:space="preserve">6.2.5 </w:t>
      </w:r>
      <w:r>
        <w:rPr>
          <w:rFonts w:hint="eastAsia"/>
        </w:rPr>
        <w:t>Linux下应用程序的调试</w:t>
      </w:r>
      <w:r>
        <w:tab/>
      </w:r>
      <w:r>
        <w:fldChar w:fldCharType="begin"/>
      </w:r>
      <w:r>
        <w:instrText xml:space="preserve"> PAGEREF _Toc8908 \h </w:instrText>
      </w:r>
      <w:r>
        <w:fldChar w:fldCharType="separate"/>
      </w:r>
      <w:r>
        <w:t>160</w:t>
      </w:r>
      <w:r>
        <w:fldChar w:fldCharType="end"/>
      </w:r>
      <w:r>
        <w:fldChar w:fldCharType="end"/>
      </w:r>
    </w:p>
    <w:p w14:paraId="55171310">
      <w:pPr>
        <w:pStyle w:val="28"/>
        <w:tabs>
          <w:tab w:val="right" w:leader="dot" w:pos="8198"/>
        </w:tabs>
      </w:pPr>
      <w:r>
        <w:fldChar w:fldCharType="begin"/>
      </w:r>
      <w:r>
        <w:instrText xml:space="preserve"> HYPERLINK \l _Toc18270 </w:instrText>
      </w:r>
      <w:r>
        <w:fldChar w:fldCharType="separate"/>
      </w:r>
      <w:r>
        <w:rPr>
          <w:rFonts w:hint="eastAsia" w:ascii="Times New Roman" w:hAnsi="Times New Roman" w:eastAsia="黑体" w:cs="Times New Roman"/>
          <w:i w:val="0"/>
          <w:strike w:val="0"/>
          <w:dstrike w:val="0"/>
        </w:rPr>
        <w:t xml:space="preserve">6.2.6 </w:t>
      </w:r>
      <w:r>
        <w:rPr>
          <w:rFonts w:hint="eastAsia"/>
        </w:rPr>
        <w:t>嵌入式Linux的应用开发环境</w:t>
      </w:r>
      <w:r>
        <w:tab/>
      </w:r>
      <w:r>
        <w:fldChar w:fldCharType="begin"/>
      </w:r>
      <w:r>
        <w:instrText xml:space="preserve"> PAGEREF _Toc18270 \h </w:instrText>
      </w:r>
      <w:r>
        <w:fldChar w:fldCharType="separate"/>
      </w:r>
      <w:r>
        <w:t>161</w:t>
      </w:r>
      <w:r>
        <w:fldChar w:fldCharType="end"/>
      </w:r>
      <w:r>
        <w:fldChar w:fldCharType="end"/>
      </w:r>
    </w:p>
    <w:p w14:paraId="59E3C675">
      <w:pPr>
        <w:pStyle w:val="47"/>
        <w:tabs>
          <w:tab w:val="right" w:leader="dot" w:pos="8198"/>
        </w:tabs>
      </w:pPr>
      <w:r>
        <w:fldChar w:fldCharType="begin"/>
      </w:r>
      <w:r>
        <w:instrText xml:space="preserve"> HYPERLINK \l _Toc6666 </w:instrText>
      </w:r>
      <w:r>
        <w:fldChar w:fldCharType="separate"/>
      </w:r>
      <w:r>
        <w:rPr>
          <w:rFonts w:hint="eastAsia" w:ascii="Times New Roman" w:hAnsi="Times New Roman" w:eastAsia="黑体" w:cs="Times New Roman"/>
          <w:i w:val="0"/>
          <w:strike w:val="0"/>
          <w:dstrike w:val="0"/>
        </w:rPr>
        <w:t xml:space="preserve">6.3 </w:t>
      </w:r>
      <w:r>
        <w:rPr>
          <w:rFonts w:hint="eastAsia"/>
        </w:rPr>
        <w:t>嵌入式Linux系统的打造</w:t>
      </w:r>
      <w:r>
        <w:tab/>
      </w:r>
      <w:r>
        <w:fldChar w:fldCharType="begin"/>
      </w:r>
      <w:r>
        <w:instrText xml:space="preserve"> PAGEREF _Toc6666 \h </w:instrText>
      </w:r>
      <w:r>
        <w:fldChar w:fldCharType="separate"/>
      </w:r>
      <w:r>
        <w:t>163</w:t>
      </w:r>
      <w:r>
        <w:fldChar w:fldCharType="end"/>
      </w:r>
      <w:r>
        <w:fldChar w:fldCharType="end"/>
      </w:r>
    </w:p>
    <w:p w14:paraId="4B0489BC">
      <w:pPr>
        <w:pStyle w:val="28"/>
        <w:tabs>
          <w:tab w:val="right" w:leader="dot" w:pos="8198"/>
        </w:tabs>
      </w:pPr>
      <w:r>
        <w:fldChar w:fldCharType="begin"/>
      </w:r>
      <w:r>
        <w:instrText xml:space="preserve"> HYPERLINK \l _Toc18830 </w:instrText>
      </w:r>
      <w:r>
        <w:fldChar w:fldCharType="separate"/>
      </w:r>
      <w:r>
        <w:rPr>
          <w:rFonts w:hint="eastAsia" w:ascii="Times New Roman" w:hAnsi="Times New Roman" w:eastAsia="黑体" w:cs="Times New Roman"/>
          <w:i w:val="0"/>
          <w:strike w:val="0"/>
          <w:dstrike w:val="0"/>
        </w:rPr>
        <w:t xml:space="preserve">6.3.1 </w:t>
      </w:r>
      <w:r>
        <w:rPr>
          <w:rFonts w:hint="eastAsia"/>
        </w:rPr>
        <w:t>嵌入式Linux软件组成</w:t>
      </w:r>
      <w:r>
        <w:tab/>
      </w:r>
      <w:r>
        <w:fldChar w:fldCharType="begin"/>
      </w:r>
      <w:r>
        <w:instrText xml:space="preserve"> PAGEREF _Toc18830 \h </w:instrText>
      </w:r>
      <w:r>
        <w:fldChar w:fldCharType="separate"/>
      </w:r>
      <w:r>
        <w:t>164</w:t>
      </w:r>
      <w:r>
        <w:fldChar w:fldCharType="end"/>
      </w:r>
      <w:r>
        <w:fldChar w:fldCharType="end"/>
      </w:r>
    </w:p>
    <w:p w14:paraId="5014D3A2">
      <w:pPr>
        <w:pStyle w:val="28"/>
        <w:tabs>
          <w:tab w:val="right" w:leader="dot" w:pos="8198"/>
        </w:tabs>
      </w:pPr>
      <w:r>
        <w:fldChar w:fldCharType="begin"/>
      </w:r>
      <w:r>
        <w:instrText xml:space="preserve"> HYPERLINK \l _Toc19033 </w:instrText>
      </w:r>
      <w:r>
        <w:fldChar w:fldCharType="separate"/>
      </w:r>
      <w:r>
        <w:rPr>
          <w:rFonts w:hint="eastAsia" w:ascii="Times New Roman" w:hAnsi="Times New Roman" w:eastAsia="黑体" w:cs="Times New Roman"/>
          <w:i w:val="0"/>
          <w:strike w:val="0"/>
          <w:dstrike w:val="0"/>
        </w:rPr>
        <w:t xml:space="preserve">6.3.2 </w:t>
      </w:r>
      <w:r>
        <w:rPr>
          <w:rFonts w:hint="eastAsia"/>
        </w:rPr>
        <w:t>BootLoader的打造</w:t>
      </w:r>
      <w:r>
        <w:tab/>
      </w:r>
      <w:r>
        <w:fldChar w:fldCharType="begin"/>
      </w:r>
      <w:r>
        <w:instrText xml:space="preserve"> PAGEREF _Toc19033 \h </w:instrText>
      </w:r>
      <w:r>
        <w:fldChar w:fldCharType="separate"/>
      </w:r>
      <w:r>
        <w:t>164</w:t>
      </w:r>
      <w:r>
        <w:fldChar w:fldCharType="end"/>
      </w:r>
      <w:r>
        <w:fldChar w:fldCharType="end"/>
      </w:r>
    </w:p>
    <w:p w14:paraId="461B136A">
      <w:pPr>
        <w:pStyle w:val="28"/>
        <w:tabs>
          <w:tab w:val="right" w:leader="dot" w:pos="8198"/>
        </w:tabs>
      </w:pPr>
      <w:r>
        <w:fldChar w:fldCharType="begin"/>
      </w:r>
      <w:r>
        <w:instrText xml:space="preserve"> HYPERLINK \l _Toc18469 </w:instrText>
      </w:r>
      <w:r>
        <w:fldChar w:fldCharType="separate"/>
      </w:r>
      <w:r>
        <w:rPr>
          <w:rFonts w:hint="eastAsia" w:ascii="Times New Roman" w:hAnsi="Times New Roman" w:eastAsia="黑体" w:cs="Times New Roman"/>
          <w:i w:val="0"/>
          <w:strike w:val="0"/>
          <w:dstrike w:val="0"/>
        </w:rPr>
        <w:t xml:space="preserve">6.3.3 </w:t>
      </w:r>
      <w:r>
        <w:rPr>
          <w:rFonts w:hint="eastAsia"/>
        </w:rPr>
        <w:t>嵌入式Linux内核的生成</w:t>
      </w:r>
      <w:r>
        <w:tab/>
      </w:r>
      <w:r>
        <w:fldChar w:fldCharType="begin"/>
      </w:r>
      <w:r>
        <w:instrText xml:space="preserve"> PAGEREF _Toc18469 \h </w:instrText>
      </w:r>
      <w:r>
        <w:fldChar w:fldCharType="separate"/>
      </w:r>
      <w:r>
        <w:t>164</w:t>
      </w:r>
      <w:r>
        <w:fldChar w:fldCharType="end"/>
      </w:r>
      <w:r>
        <w:fldChar w:fldCharType="end"/>
      </w:r>
    </w:p>
    <w:p w14:paraId="44CA6077">
      <w:pPr>
        <w:pStyle w:val="28"/>
        <w:tabs>
          <w:tab w:val="right" w:leader="dot" w:pos="8198"/>
        </w:tabs>
      </w:pPr>
      <w:r>
        <w:fldChar w:fldCharType="begin"/>
      </w:r>
      <w:r>
        <w:instrText xml:space="preserve"> HYPERLINK \l _Toc934 </w:instrText>
      </w:r>
      <w:r>
        <w:fldChar w:fldCharType="separate"/>
      </w:r>
      <w:r>
        <w:rPr>
          <w:rFonts w:hint="eastAsia" w:ascii="Times New Roman" w:hAnsi="Times New Roman" w:eastAsia="黑体" w:cs="Times New Roman"/>
          <w:i w:val="0"/>
          <w:strike w:val="0"/>
          <w:dstrike w:val="0"/>
        </w:rPr>
        <w:t xml:space="preserve">6.3.4 </w:t>
      </w:r>
      <w:r>
        <w:rPr>
          <w:rFonts w:hint="eastAsia"/>
        </w:rPr>
        <w:t>嵌入式Linux根文件系统的打造</w:t>
      </w:r>
      <w:r>
        <w:tab/>
      </w:r>
      <w:r>
        <w:fldChar w:fldCharType="begin"/>
      </w:r>
      <w:r>
        <w:instrText xml:space="preserve"> PAGEREF _Toc934 \h </w:instrText>
      </w:r>
      <w:r>
        <w:fldChar w:fldCharType="separate"/>
      </w:r>
      <w:r>
        <w:t>165</w:t>
      </w:r>
      <w:r>
        <w:fldChar w:fldCharType="end"/>
      </w:r>
      <w:r>
        <w:fldChar w:fldCharType="end"/>
      </w:r>
    </w:p>
    <w:p w14:paraId="244E88D8">
      <w:pPr>
        <w:pStyle w:val="28"/>
        <w:tabs>
          <w:tab w:val="right" w:leader="dot" w:pos="8198"/>
        </w:tabs>
      </w:pPr>
      <w:r>
        <w:fldChar w:fldCharType="begin"/>
      </w:r>
      <w:r>
        <w:instrText xml:space="preserve"> HYPERLINK \l _Toc21030 </w:instrText>
      </w:r>
      <w:r>
        <w:fldChar w:fldCharType="separate"/>
      </w:r>
      <w:r>
        <w:rPr>
          <w:rFonts w:hint="eastAsia" w:ascii="Times New Roman" w:hAnsi="Times New Roman" w:eastAsia="黑体" w:cs="Times New Roman"/>
          <w:i w:val="0"/>
          <w:strike w:val="0"/>
          <w:dstrike w:val="0"/>
        </w:rPr>
        <w:t xml:space="preserve">6.3.5 </w:t>
      </w:r>
      <w:r>
        <w:rPr>
          <w:rFonts w:hint="eastAsia"/>
        </w:rPr>
        <w:t>嵌入式Linux的烧写与安装</w:t>
      </w:r>
      <w:r>
        <w:tab/>
      </w:r>
      <w:r>
        <w:fldChar w:fldCharType="begin"/>
      </w:r>
      <w:r>
        <w:instrText xml:space="preserve"> PAGEREF _Toc21030 \h </w:instrText>
      </w:r>
      <w:r>
        <w:fldChar w:fldCharType="separate"/>
      </w:r>
      <w:r>
        <w:t>167</w:t>
      </w:r>
      <w:r>
        <w:fldChar w:fldCharType="end"/>
      </w:r>
      <w:r>
        <w:fldChar w:fldCharType="end"/>
      </w:r>
    </w:p>
    <w:p w14:paraId="5AF6CD03">
      <w:pPr>
        <w:pStyle w:val="47"/>
        <w:tabs>
          <w:tab w:val="right" w:leader="dot" w:pos="8198"/>
        </w:tabs>
      </w:pPr>
      <w:r>
        <w:fldChar w:fldCharType="begin"/>
      </w:r>
      <w:r>
        <w:instrText xml:space="preserve"> HYPERLINK \l _Toc17547 </w:instrText>
      </w:r>
      <w:r>
        <w:fldChar w:fldCharType="separate"/>
      </w:r>
      <w:r>
        <w:rPr>
          <w:rFonts w:hint="eastAsia" w:ascii="Times New Roman" w:hAnsi="Times New Roman" w:eastAsia="黑体" w:cs="Times New Roman"/>
          <w:i w:val="0"/>
          <w:strike w:val="0"/>
          <w:dstrike w:val="0"/>
        </w:rPr>
        <w:t xml:space="preserve">6.4 </w:t>
      </w:r>
      <w:r>
        <w:rPr>
          <w:rFonts w:hint="eastAsia"/>
        </w:rPr>
        <w:t>嵌入式linux下应用程序的开发</w:t>
      </w:r>
      <w:r>
        <w:tab/>
      </w:r>
      <w:r>
        <w:fldChar w:fldCharType="begin"/>
      </w:r>
      <w:r>
        <w:instrText xml:space="preserve"> PAGEREF _Toc17547 \h </w:instrText>
      </w:r>
      <w:r>
        <w:fldChar w:fldCharType="separate"/>
      </w:r>
      <w:r>
        <w:t>167</w:t>
      </w:r>
      <w:r>
        <w:fldChar w:fldCharType="end"/>
      </w:r>
      <w:r>
        <w:fldChar w:fldCharType="end"/>
      </w:r>
    </w:p>
    <w:p w14:paraId="0EABD27D">
      <w:pPr>
        <w:pStyle w:val="28"/>
        <w:tabs>
          <w:tab w:val="right" w:leader="dot" w:pos="8198"/>
        </w:tabs>
      </w:pPr>
      <w:r>
        <w:fldChar w:fldCharType="begin"/>
      </w:r>
      <w:r>
        <w:instrText xml:space="preserve"> HYPERLINK \l _Toc28892 </w:instrText>
      </w:r>
      <w:r>
        <w:fldChar w:fldCharType="separate"/>
      </w:r>
      <w:r>
        <w:rPr>
          <w:rFonts w:hint="eastAsia" w:ascii="Times New Roman" w:hAnsi="Times New Roman" w:eastAsia="黑体" w:cs="Times New Roman"/>
          <w:i w:val="0"/>
          <w:strike w:val="0"/>
          <w:dstrike w:val="0"/>
        </w:rPr>
        <w:t xml:space="preserve">6.4.1 </w:t>
      </w:r>
      <w:r>
        <w:rPr>
          <w:rFonts w:hint="eastAsia"/>
        </w:rPr>
        <w:t>Linux下的接口操作</w:t>
      </w:r>
      <w:r>
        <w:tab/>
      </w:r>
      <w:r>
        <w:fldChar w:fldCharType="begin"/>
      </w:r>
      <w:r>
        <w:instrText xml:space="preserve"> PAGEREF _Toc28892 \h </w:instrText>
      </w:r>
      <w:r>
        <w:fldChar w:fldCharType="separate"/>
      </w:r>
      <w:r>
        <w:t>167</w:t>
      </w:r>
      <w:r>
        <w:fldChar w:fldCharType="end"/>
      </w:r>
      <w:r>
        <w:fldChar w:fldCharType="end"/>
      </w:r>
    </w:p>
    <w:p w14:paraId="71E043FD">
      <w:pPr>
        <w:pStyle w:val="28"/>
        <w:tabs>
          <w:tab w:val="right" w:leader="dot" w:pos="8198"/>
        </w:tabs>
      </w:pPr>
      <w:r>
        <w:fldChar w:fldCharType="begin"/>
      </w:r>
      <w:r>
        <w:instrText xml:space="preserve"> HYPERLINK \l _Toc18907 </w:instrText>
      </w:r>
      <w:r>
        <w:fldChar w:fldCharType="separate"/>
      </w:r>
      <w:r>
        <w:rPr>
          <w:rFonts w:hint="eastAsia" w:ascii="Times New Roman" w:hAnsi="Times New Roman" w:eastAsia="黑体" w:cs="Times New Roman"/>
          <w:i w:val="0"/>
          <w:strike w:val="0"/>
          <w:dstrike w:val="0"/>
        </w:rPr>
        <w:t xml:space="preserve">6.4.2 </w:t>
      </w:r>
      <w:r>
        <w:rPr>
          <w:rFonts w:hint="eastAsia"/>
        </w:rPr>
        <w:t>Linux串口应用程序开发</w:t>
      </w:r>
      <w:r>
        <w:tab/>
      </w:r>
      <w:r>
        <w:fldChar w:fldCharType="begin"/>
      </w:r>
      <w:r>
        <w:instrText xml:space="preserve"> PAGEREF _Toc18907 \h </w:instrText>
      </w:r>
      <w:r>
        <w:fldChar w:fldCharType="separate"/>
      </w:r>
      <w:r>
        <w:t>170</w:t>
      </w:r>
      <w:r>
        <w:fldChar w:fldCharType="end"/>
      </w:r>
      <w:r>
        <w:fldChar w:fldCharType="end"/>
      </w:r>
    </w:p>
    <w:p w14:paraId="6AAEB7E1">
      <w:pPr>
        <w:pStyle w:val="28"/>
        <w:tabs>
          <w:tab w:val="right" w:leader="dot" w:pos="8198"/>
        </w:tabs>
      </w:pPr>
      <w:r>
        <w:fldChar w:fldCharType="begin"/>
      </w:r>
      <w:r>
        <w:instrText xml:space="preserve"> HYPERLINK \l _Toc11193 </w:instrText>
      </w:r>
      <w:r>
        <w:fldChar w:fldCharType="separate"/>
      </w:r>
      <w:r>
        <w:rPr>
          <w:rFonts w:hint="eastAsia" w:ascii="Times New Roman" w:hAnsi="Times New Roman" w:eastAsia="黑体" w:cs="Times New Roman"/>
          <w:i w:val="0"/>
          <w:strike w:val="0"/>
          <w:dstrike w:val="0"/>
        </w:rPr>
        <w:t xml:space="preserve">6.4.3 </w:t>
      </w:r>
      <w:r>
        <w:rPr>
          <w:rFonts w:hint="eastAsia"/>
        </w:rPr>
        <w:t>Linux下的网络通信编程</w:t>
      </w:r>
      <w:r>
        <w:tab/>
      </w:r>
      <w:r>
        <w:fldChar w:fldCharType="begin"/>
      </w:r>
      <w:r>
        <w:instrText xml:space="preserve"> PAGEREF _Toc11193 \h </w:instrText>
      </w:r>
      <w:r>
        <w:fldChar w:fldCharType="separate"/>
      </w:r>
      <w:r>
        <w:t>173</w:t>
      </w:r>
      <w:r>
        <w:fldChar w:fldCharType="end"/>
      </w:r>
      <w:r>
        <w:fldChar w:fldCharType="end"/>
      </w:r>
    </w:p>
    <w:p w14:paraId="661C93E9">
      <w:pPr>
        <w:pStyle w:val="28"/>
        <w:tabs>
          <w:tab w:val="right" w:leader="dot" w:pos="8198"/>
        </w:tabs>
      </w:pPr>
      <w:r>
        <w:fldChar w:fldCharType="begin"/>
      </w:r>
      <w:r>
        <w:instrText xml:space="preserve"> HYPERLINK \l _Toc27519 </w:instrText>
      </w:r>
      <w:r>
        <w:fldChar w:fldCharType="separate"/>
      </w:r>
      <w:r>
        <w:rPr>
          <w:rFonts w:hint="eastAsia" w:ascii="Times New Roman" w:hAnsi="Times New Roman" w:eastAsia="黑体" w:cs="Times New Roman"/>
          <w:i w:val="0"/>
          <w:strike w:val="0"/>
          <w:dstrike w:val="0"/>
        </w:rPr>
        <w:t xml:space="preserve">6.4.4 </w:t>
      </w:r>
      <w:r>
        <w:rPr>
          <w:rFonts w:hint="eastAsia"/>
        </w:rPr>
        <w:t>Linux多线程编程</w:t>
      </w:r>
      <w:r>
        <w:tab/>
      </w:r>
      <w:r>
        <w:fldChar w:fldCharType="begin"/>
      </w:r>
      <w:r>
        <w:instrText xml:space="preserve"> PAGEREF _Toc27519 \h </w:instrText>
      </w:r>
      <w:r>
        <w:fldChar w:fldCharType="separate"/>
      </w:r>
      <w:r>
        <w:t>178</w:t>
      </w:r>
      <w:r>
        <w:fldChar w:fldCharType="end"/>
      </w:r>
      <w:r>
        <w:fldChar w:fldCharType="end"/>
      </w:r>
    </w:p>
    <w:p w14:paraId="754CAE29">
      <w:pPr>
        <w:pStyle w:val="47"/>
        <w:tabs>
          <w:tab w:val="right" w:leader="dot" w:pos="8198"/>
        </w:tabs>
      </w:pPr>
      <w:r>
        <w:fldChar w:fldCharType="begin"/>
      </w:r>
      <w:r>
        <w:instrText xml:space="preserve"> HYPERLINK \l _Toc14393 </w:instrText>
      </w:r>
      <w:r>
        <w:fldChar w:fldCharType="separate"/>
      </w:r>
      <w:r>
        <w:rPr>
          <w:rFonts w:hint="eastAsia" w:ascii="Times New Roman" w:hAnsi="Times New Roman" w:eastAsia="黑体" w:cs="Times New Roman"/>
          <w:i w:val="0"/>
          <w:strike w:val="0"/>
          <w:dstrike w:val="0"/>
        </w:rPr>
        <w:t xml:space="preserve">6.5 </w:t>
      </w:r>
      <w:r>
        <w:rPr>
          <w:rFonts w:hint="eastAsia"/>
        </w:rPr>
        <w:t>嵌入式linux下</w:t>
      </w:r>
      <w:r>
        <w:rPr>
          <w:rFonts w:hint="eastAsia"/>
          <w:lang w:val="en-US" w:eastAsia="zh-CN"/>
        </w:rPr>
        <w:t>设备驱动</w:t>
      </w:r>
      <w:r>
        <w:rPr>
          <w:rFonts w:hint="eastAsia"/>
        </w:rPr>
        <w:t>程序的开发</w:t>
      </w:r>
      <w:r>
        <w:tab/>
      </w:r>
      <w:r>
        <w:fldChar w:fldCharType="begin"/>
      </w:r>
      <w:r>
        <w:instrText xml:space="preserve"> PAGEREF _Toc14393 \h </w:instrText>
      </w:r>
      <w:r>
        <w:fldChar w:fldCharType="separate"/>
      </w:r>
      <w:r>
        <w:t>180</w:t>
      </w:r>
      <w:r>
        <w:fldChar w:fldCharType="end"/>
      </w:r>
      <w:r>
        <w:fldChar w:fldCharType="end"/>
      </w:r>
    </w:p>
    <w:p w14:paraId="0DFCD9D0">
      <w:pPr>
        <w:pStyle w:val="28"/>
        <w:tabs>
          <w:tab w:val="right" w:leader="dot" w:pos="8198"/>
        </w:tabs>
      </w:pPr>
      <w:r>
        <w:fldChar w:fldCharType="begin"/>
      </w:r>
      <w:r>
        <w:instrText xml:space="preserve"> HYPERLINK \l _Toc14679 </w:instrText>
      </w:r>
      <w:r>
        <w:fldChar w:fldCharType="separate"/>
      </w:r>
      <w:r>
        <w:rPr>
          <w:rFonts w:hint="eastAsia" w:ascii="Times New Roman" w:hAnsi="Times New Roman" w:eastAsia="黑体" w:cs="Times New Roman"/>
          <w:i w:val="0"/>
          <w:strike w:val="0"/>
          <w:dstrike w:val="0"/>
        </w:rPr>
        <w:t xml:space="preserve">6.5.1 </w:t>
      </w:r>
      <w:r>
        <w:rPr>
          <w:rFonts w:hint="eastAsia"/>
        </w:rPr>
        <w:t>Linux内核模块编程</w:t>
      </w:r>
      <w:r>
        <w:tab/>
      </w:r>
      <w:r>
        <w:fldChar w:fldCharType="begin"/>
      </w:r>
      <w:r>
        <w:instrText xml:space="preserve"> PAGEREF _Toc14679 \h </w:instrText>
      </w:r>
      <w:r>
        <w:fldChar w:fldCharType="separate"/>
      </w:r>
      <w:r>
        <w:t>180</w:t>
      </w:r>
      <w:r>
        <w:fldChar w:fldCharType="end"/>
      </w:r>
      <w:r>
        <w:fldChar w:fldCharType="end"/>
      </w:r>
    </w:p>
    <w:p w14:paraId="672C1ECE">
      <w:pPr>
        <w:pStyle w:val="28"/>
        <w:tabs>
          <w:tab w:val="right" w:leader="dot" w:pos="8198"/>
        </w:tabs>
      </w:pPr>
      <w:r>
        <w:fldChar w:fldCharType="begin"/>
      </w:r>
      <w:r>
        <w:instrText xml:space="preserve"> HYPERLINK \l _Toc7628 </w:instrText>
      </w:r>
      <w:r>
        <w:fldChar w:fldCharType="separate"/>
      </w:r>
      <w:r>
        <w:rPr>
          <w:rFonts w:hint="eastAsia" w:ascii="Times New Roman" w:hAnsi="Times New Roman" w:eastAsia="黑体" w:cs="Times New Roman"/>
          <w:i w:val="0"/>
          <w:strike w:val="0"/>
          <w:dstrike w:val="0"/>
        </w:rPr>
        <w:t xml:space="preserve">6.5.2 </w:t>
      </w:r>
      <w:r>
        <w:rPr>
          <w:rFonts w:hint="eastAsia"/>
        </w:rPr>
        <w:t>字符设备驱动程序开发</w:t>
      </w:r>
      <w:r>
        <w:tab/>
      </w:r>
      <w:r>
        <w:fldChar w:fldCharType="begin"/>
      </w:r>
      <w:r>
        <w:instrText xml:space="preserve"> PAGEREF _Toc7628 \h </w:instrText>
      </w:r>
      <w:r>
        <w:fldChar w:fldCharType="separate"/>
      </w:r>
      <w:r>
        <w:t>182</w:t>
      </w:r>
      <w:r>
        <w:fldChar w:fldCharType="end"/>
      </w:r>
      <w:r>
        <w:fldChar w:fldCharType="end"/>
      </w:r>
    </w:p>
    <w:p w14:paraId="53CB2BED">
      <w:pPr>
        <w:pStyle w:val="47"/>
        <w:tabs>
          <w:tab w:val="right" w:leader="dot" w:pos="8198"/>
        </w:tabs>
      </w:pPr>
      <w:r>
        <w:fldChar w:fldCharType="begin"/>
      </w:r>
      <w:r>
        <w:instrText xml:space="preserve"> HYPERLINK \l _Toc8181 </w:instrText>
      </w:r>
      <w:r>
        <w:fldChar w:fldCharType="separate"/>
      </w:r>
      <w:r>
        <w:rPr>
          <w:rFonts w:hint="eastAsia" w:ascii="Times New Roman" w:hAnsi="Times New Roman" w:eastAsia="黑体" w:cs="Times New Roman"/>
          <w:i w:val="0"/>
          <w:strike w:val="0"/>
          <w:dstrike w:val="0"/>
        </w:rPr>
        <w:t xml:space="preserve">6.6 </w:t>
      </w:r>
      <w:r>
        <w:rPr>
          <w:rFonts w:hint="eastAsia"/>
        </w:rPr>
        <w:t>单元测试</w:t>
      </w:r>
      <w:r>
        <w:tab/>
      </w:r>
      <w:r>
        <w:fldChar w:fldCharType="begin"/>
      </w:r>
      <w:r>
        <w:instrText xml:space="preserve"> PAGEREF _Toc8181 \h </w:instrText>
      </w:r>
      <w:r>
        <w:fldChar w:fldCharType="separate"/>
      </w:r>
      <w:r>
        <w:t>193</w:t>
      </w:r>
      <w:r>
        <w:fldChar w:fldCharType="end"/>
      </w:r>
      <w:r>
        <w:fldChar w:fldCharType="end"/>
      </w:r>
    </w:p>
    <w:p w14:paraId="254BDDF4">
      <w:pPr>
        <w:pStyle w:val="37"/>
        <w:tabs>
          <w:tab w:val="right" w:leader="dot" w:pos="8198"/>
        </w:tabs>
      </w:pPr>
      <w:r>
        <w:fldChar w:fldCharType="begin"/>
      </w:r>
      <w:r>
        <w:instrText xml:space="preserve"> HYPERLINK \l _Toc5647 </w:instrText>
      </w:r>
      <w:r>
        <w:fldChar w:fldCharType="separate"/>
      </w:r>
      <w:r>
        <w:rPr>
          <w:rFonts w:hint="eastAsia" w:ascii="Times New Roman" w:hAnsi="Times New Roman" w:eastAsia="黑体" w:cs="Times New Roman"/>
          <w:i w:val="0"/>
          <w:strike w:val="0"/>
          <w:dstrike w:val="0"/>
        </w:rPr>
        <w:t xml:space="preserve">第七章 </w:t>
      </w:r>
      <w:r>
        <w:rPr>
          <w:rFonts w:hint="eastAsia"/>
        </w:rPr>
        <w:t>嵌入式系统的设计实例</w:t>
      </w:r>
      <w:r>
        <w:rPr>
          <w:rFonts w:hint="eastAsia"/>
          <w:lang w:eastAsia="zh-CN"/>
        </w:rPr>
        <w:t>——</w:t>
      </w:r>
      <w:r>
        <w:rPr>
          <w:rFonts w:hint="eastAsia"/>
        </w:rPr>
        <w:t>离子色谱仪</w:t>
      </w:r>
      <w:r>
        <w:tab/>
      </w:r>
      <w:r>
        <w:fldChar w:fldCharType="begin"/>
      </w:r>
      <w:r>
        <w:instrText xml:space="preserve"> PAGEREF _Toc5647 \h </w:instrText>
      </w:r>
      <w:r>
        <w:fldChar w:fldCharType="separate"/>
      </w:r>
      <w:r>
        <w:t>194</w:t>
      </w:r>
      <w:r>
        <w:fldChar w:fldCharType="end"/>
      </w:r>
      <w:r>
        <w:fldChar w:fldCharType="end"/>
      </w:r>
    </w:p>
    <w:p w14:paraId="31FBBE4E">
      <w:pPr>
        <w:pStyle w:val="47"/>
        <w:tabs>
          <w:tab w:val="right" w:leader="dot" w:pos="8198"/>
        </w:tabs>
      </w:pPr>
      <w:r>
        <w:fldChar w:fldCharType="begin"/>
      </w:r>
      <w:r>
        <w:instrText xml:space="preserve"> HYPERLINK \l _Toc23667 </w:instrText>
      </w:r>
      <w:r>
        <w:fldChar w:fldCharType="separate"/>
      </w:r>
      <w:r>
        <w:rPr>
          <w:rFonts w:hint="eastAsia" w:ascii="Times New Roman" w:hAnsi="Times New Roman" w:eastAsia="黑体" w:cs="Times New Roman"/>
          <w:i w:val="0"/>
          <w:strike w:val="0"/>
          <w:dstrike w:val="0"/>
        </w:rPr>
        <w:t xml:space="preserve">7.1 </w:t>
      </w:r>
      <w:r>
        <w:rPr>
          <w:rFonts w:hint="eastAsia"/>
        </w:rPr>
        <w:t>离子色谱仪的系统总体设计方案</w:t>
      </w:r>
      <w:r>
        <w:tab/>
      </w:r>
      <w:r>
        <w:fldChar w:fldCharType="begin"/>
      </w:r>
      <w:r>
        <w:instrText xml:space="preserve"> PAGEREF _Toc23667 \h </w:instrText>
      </w:r>
      <w:r>
        <w:fldChar w:fldCharType="separate"/>
      </w:r>
      <w:r>
        <w:t>194</w:t>
      </w:r>
      <w:r>
        <w:fldChar w:fldCharType="end"/>
      </w:r>
      <w:r>
        <w:fldChar w:fldCharType="end"/>
      </w:r>
    </w:p>
    <w:p w14:paraId="06CE3C42">
      <w:pPr>
        <w:pStyle w:val="47"/>
        <w:tabs>
          <w:tab w:val="right" w:leader="dot" w:pos="8198"/>
        </w:tabs>
      </w:pPr>
      <w:r>
        <w:fldChar w:fldCharType="begin"/>
      </w:r>
      <w:r>
        <w:instrText xml:space="preserve"> HYPERLINK \l _Toc29666 </w:instrText>
      </w:r>
      <w:r>
        <w:fldChar w:fldCharType="separate"/>
      </w:r>
      <w:r>
        <w:rPr>
          <w:rFonts w:hint="eastAsia" w:ascii="Times New Roman" w:hAnsi="Times New Roman" w:eastAsia="黑体" w:cs="Times New Roman"/>
          <w:i w:val="0"/>
          <w:strike w:val="0"/>
          <w:dstrike w:val="0"/>
        </w:rPr>
        <w:t xml:space="preserve">7.2 </w:t>
      </w:r>
      <w:r>
        <w:rPr>
          <w:rFonts w:hint="eastAsia"/>
        </w:rPr>
        <w:t>离子色谱仪的软硬件设计方案</w:t>
      </w:r>
      <w:r>
        <w:tab/>
      </w:r>
      <w:r>
        <w:fldChar w:fldCharType="begin"/>
      </w:r>
      <w:r>
        <w:instrText xml:space="preserve"> PAGEREF _Toc29666 \h </w:instrText>
      </w:r>
      <w:r>
        <w:fldChar w:fldCharType="separate"/>
      </w:r>
      <w:r>
        <w:t>197</w:t>
      </w:r>
      <w:r>
        <w:fldChar w:fldCharType="end"/>
      </w:r>
      <w:r>
        <w:fldChar w:fldCharType="end"/>
      </w:r>
    </w:p>
    <w:p w14:paraId="38F0B9DA">
      <w:pPr>
        <w:pStyle w:val="28"/>
        <w:tabs>
          <w:tab w:val="right" w:leader="dot" w:pos="8198"/>
        </w:tabs>
      </w:pPr>
      <w:r>
        <w:fldChar w:fldCharType="begin"/>
      </w:r>
      <w:r>
        <w:instrText xml:space="preserve"> HYPERLINK \l _Toc32689 </w:instrText>
      </w:r>
      <w:r>
        <w:fldChar w:fldCharType="separate"/>
      </w:r>
      <w:r>
        <w:rPr>
          <w:rFonts w:hint="eastAsia" w:ascii="Times New Roman" w:hAnsi="Times New Roman" w:eastAsia="黑体" w:cs="Times New Roman"/>
          <w:i w:val="0"/>
          <w:strike w:val="0"/>
          <w:dstrike w:val="0"/>
        </w:rPr>
        <w:t xml:space="preserve">7.2.1 </w:t>
      </w:r>
      <w:r>
        <w:rPr>
          <w:rFonts w:hint="eastAsia"/>
        </w:rPr>
        <w:t>硬件系统设计</w:t>
      </w:r>
      <w:r>
        <w:tab/>
      </w:r>
      <w:r>
        <w:fldChar w:fldCharType="begin"/>
      </w:r>
      <w:r>
        <w:instrText xml:space="preserve"> PAGEREF _Toc32689 \h </w:instrText>
      </w:r>
      <w:r>
        <w:fldChar w:fldCharType="separate"/>
      </w:r>
      <w:r>
        <w:t>197</w:t>
      </w:r>
      <w:r>
        <w:fldChar w:fldCharType="end"/>
      </w:r>
      <w:r>
        <w:fldChar w:fldCharType="end"/>
      </w:r>
    </w:p>
    <w:p w14:paraId="64164F38">
      <w:pPr>
        <w:pStyle w:val="28"/>
        <w:tabs>
          <w:tab w:val="right" w:leader="dot" w:pos="8198"/>
        </w:tabs>
      </w:pPr>
      <w:r>
        <w:fldChar w:fldCharType="begin"/>
      </w:r>
      <w:r>
        <w:instrText xml:space="preserve"> HYPERLINK \l _Toc28703 </w:instrText>
      </w:r>
      <w:r>
        <w:fldChar w:fldCharType="separate"/>
      </w:r>
      <w:r>
        <w:rPr>
          <w:rFonts w:hint="eastAsia" w:ascii="Times New Roman" w:hAnsi="Times New Roman" w:eastAsia="黑体" w:cs="Times New Roman"/>
          <w:i w:val="0"/>
          <w:strike w:val="0"/>
          <w:dstrike w:val="0"/>
        </w:rPr>
        <w:t xml:space="preserve">7.2.2 </w:t>
      </w:r>
      <w:r>
        <w:rPr>
          <w:rFonts w:hint="eastAsia"/>
        </w:rPr>
        <w:t>软件系统设计</w:t>
      </w:r>
      <w:r>
        <w:tab/>
      </w:r>
      <w:r>
        <w:fldChar w:fldCharType="begin"/>
      </w:r>
      <w:r>
        <w:instrText xml:space="preserve"> PAGEREF _Toc28703 \h </w:instrText>
      </w:r>
      <w:r>
        <w:fldChar w:fldCharType="separate"/>
      </w:r>
      <w:r>
        <w:t>198</w:t>
      </w:r>
      <w:r>
        <w:fldChar w:fldCharType="end"/>
      </w:r>
      <w:r>
        <w:fldChar w:fldCharType="end"/>
      </w:r>
    </w:p>
    <w:p w14:paraId="483D2DE9">
      <w:pPr>
        <w:pStyle w:val="28"/>
        <w:tabs>
          <w:tab w:val="right" w:leader="dot" w:pos="8198"/>
        </w:tabs>
      </w:pPr>
      <w:r>
        <w:fldChar w:fldCharType="begin"/>
      </w:r>
      <w:r>
        <w:instrText xml:space="preserve"> HYPERLINK \l _Toc1208 </w:instrText>
      </w:r>
      <w:r>
        <w:fldChar w:fldCharType="separate"/>
      </w:r>
      <w:r>
        <w:rPr>
          <w:rFonts w:hint="eastAsia" w:ascii="Times New Roman" w:hAnsi="Times New Roman" w:eastAsia="黑体" w:cs="Times New Roman"/>
          <w:i w:val="0"/>
          <w:strike w:val="0"/>
          <w:dstrike w:val="0"/>
        </w:rPr>
        <w:t xml:space="preserve">7.2.3 </w:t>
      </w:r>
      <w:r>
        <w:rPr>
          <w:rFonts w:hint="eastAsia"/>
        </w:rPr>
        <w:t>小结</w:t>
      </w:r>
      <w:r>
        <w:tab/>
      </w:r>
      <w:r>
        <w:fldChar w:fldCharType="begin"/>
      </w:r>
      <w:r>
        <w:instrText xml:space="preserve"> PAGEREF _Toc1208 \h </w:instrText>
      </w:r>
      <w:r>
        <w:fldChar w:fldCharType="separate"/>
      </w:r>
      <w:r>
        <w:t>198</w:t>
      </w:r>
      <w:r>
        <w:fldChar w:fldCharType="end"/>
      </w:r>
      <w:r>
        <w:fldChar w:fldCharType="end"/>
      </w:r>
    </w:p>
    <w:p w14:paraId="73020FF5">
      <w:pPr>
        <w:pStyle w:val="47"/>
        <w:tabs>
          <w:tab w:val="right" w:leader="dot" w:pos="8198"/>
        </w:tabs>
      </w:pPr>
      <w:r>
        <w:fldChar w:fldCharType="begin"/>
      </w:r>
      <w:r>
        <w:instrText xml:space="preserve"> HYPERLINK \l _Toc28914 </w:instrText>
      </w:r>
      <w:r>
        <w:fldChar w:fldCharType="separate"/>
      </w:r>
      <w:r>
        <w:rPr>
          <w:rFonts w:hint="eastAsia" w:ascii="Times New Roman" w:hAnsi="Times New Roman" w:eastAsia="黑体" w:cs="Times New Roman"/>
          <w:i w:val="0"/>
          <w:strike w:val="0"/>
          <w:dstrike w:val="0"/>
        </w:rPr>
        <w:t xml:space="preserve">7.3 </w:t>
      </w:r>
      <w:r>
        <w:rPr>
          <w:rFonts w:hint="eastAsia"/>
        </w:rPr>
        <w:t>离子色谱仪的系统详细设计方案</w:t>
      </w:r>
      <w:r>
        <w:tab/>
      </w:r>
      <w:r>
        <w:fldChar w:fldCharType="begin"/>
      </w:r>
      <w:r>
        <w:instrText xml:space="preserve"> PAGEREF _Toc28914 \h </w:instrText>
      </w:r>
      <w:r>
        <w:fldChar w:fldCharType="separate"/>
      </w:r>
      <w:r>
        <w:t>198</w:t>
      </w:r>
      <w:r>
        <w:fldChar w:fldCharType="end"/>
      </w:r>
      <w:r>
        <w:fldChar w:fldCharType="end"/>
      </w:r>
    </w:p>
    <w:p w14:paraId="127887F2">
      <w:pPr>
        <w:pStyle w:val="28"/>
        <w:tabs>
          <w:tab w:val="right" w:leader="dot" w:pos="8198"/>
        </w:tabs>
      </w:pPr>
      <w:r>
        <w:fldChar w:fldCharType="begin"/>
      </w:r>
      <w:r>
        <w:instrText xml:space="preserve"> HYPERLINK \l _Toc23329 </w:instrText>
      </w:r>
      <w:r>
        <w:fldChar w:fldCharType="separate"/>
      </w:r>
      <w:r>
        <w:rPr>
          <w:rFonts w:hint="eastAsia" w:ascii="Times New Roman" w:hAnsi="Times New Roman" w:eastAsia="黑体" w:cs="Times New Roman"/>
          <w:i w:val="0"/>
          <w:strike w:val="0"/>
          <w:dstrike w:val="0"/>
        </w:rPr>
        <w:t xml:space="preserve">7.3.1 </w:t>
      </w:r>
      <w:r>
        <w:rPr>
          <w:rFonts w:hint="eastAsia"/>
        </w:rPr>
        <w:t>硬件系统</w:t>
      </w:r>
      <w:r>
        <w:tab/>
      </w:r>
      <w:r>
        <w:fldChar w:fldCharType="begin"/>
      </w:r>
      <w:r>
        <w:instrText xml:space="preserve"> PAGEREF _Toc23329 \h </w:instrText>
      </w:r>
      <w:r>
        <w:fldChar w:fldCharType="separate"/>
      </w:r>
      <w:r>
        <w:t>199</w:t>
      </w:r>
      <w:r>
        <w:fldChar w:fldCharType="end"/>
      </w:r>
      <w:r>
        <w:fldChar w:fldCharType="end"/>
      </w:r>
    </w:p>
    <w:p w14:paraId="0875A4A5">
      <w:pPr>
        <w:pStyle w:val="28"/>
        <w:tabs>
          <w:tab w:val="right" w:leader="dot" w:pos="8198"/>
        </w:tabs>
      </w:pPr>
      <w:r>
        <w:fldChar w:fldCharType="begin"/>
      </w:r>
      <w:r>
        <w:instrText xml:space="preserve"> HYPERLINK \l _Toc18736 </w:instrText>
      </w:r>
      <w:r>
        <w:fldChar w:fldCharType="separate"/>
      </w:r>
      <w:r>
        <w:rPr>
          <w:rFonts w:hint="eastAsia" w:ascii="Times New Roman" w:hAnsi="Times New Roman" w:eastAsia="黑体" w:cs="Times New Roman"/>
          <w:i w:val="0"/>
          <w:strike w:val="0"/>
          <w:dstrike w:val="0"/>
        </w:rPr>
        <w:t xml:space="preserve">7.3.2 </w:t>
      </w:r>
      <w:r>
        <w:rPr>
          <w:rFonts w:hint="eastAsia"/>
        </w:rPr>
        <w:t>软件系统</w:t>
      </w:r>
      <w:r>
        <w:tab/>
      </w:r>
      <w:r>
        <w:fldChar w:fldCharType="begin"/>
      </w:r>
      <w:r>
        <w:instrText xml:space="preserve"> PAGEREF _Toc18736 \h </w:instrText>
      </w:r>
      <w:r>
        <w:fldChar w:fldCharType="separate"/>
      </w:r>
      <w:r>
        <w:t>199</w:t>
      </w:r>
      <w:r>
        <w:fldChar w:fldCharType="end"/>
      </w:r>
      <w:r>
        <w:fldChar w:fldCharType="end"/>
      </w:r>
    </w:p>
    <w:p w14:paraId="744F3B2A">
      <w:pPr>
        <w:pStyle w:val="28"/>
        <w:tabs>
          <w:tab w:val="right" w:leader="dot" w:pos="8198"/>
        </w:tabs>
      </w:pPr>
      <w:r>
        <w:fldChar w:fldCharType="begin"/>
      </w:r>
      <w:r>
        <w:instrText xml:space="preserve"> HYPERLINK \l _Toc3490 </w:instrText>
      </w:r>
      <w:r>
        <w:fldChar w:fldCharType="separate"/>
      </w:r>
      <w:r>
        <w:rPr>
          <w:rFonts w:hint="eastAsia" w:ascii="Times New Roman" w:hAnsi="Times New Roman" w:eastAsia="黑体" w:cs="Times New Roman"/>
          <w:i w:val="0"/>
          <w:strike w:val="0"/>
          <w:dstrike w:val="0"/>
        </w:rPr>
        <w:t xml:space="preserve">7.3.3 </w:t>
      </w:r>
      <w:r>
        <w:rPr>
          <w:rFonts w:hint="eastAsia"/>
        </w:rPr>
        <w:t>网络通信协议</w:t>
      </w:r>
      <w:r>
        <w:tab/>
      </w:r>
      <w:r>
        <w:fldChar w:fldCharType="begin"/>
      </w:r>
      <w:r>
        <w:instrText xml:space="preserve"> PAGEREF _Toc3490 \h </w:instrText>
      </w:r>
      <w:r>
        <w:fldChar w:fldCharType="separate"/>
      </w:r>
      <w:r>
        <w:t>201</w:t>
      </w:r>
      <w:r>
        <w:fldChar w:fldCharType="end"/>
      </w:r>
      <w:r>
        <w:fldChar w:fldCharType="end"/>
      </w:r>
    </w:p>
    <w:p w14:paraId="53ABE064">
      <w:pPr>
        <w:pStyle w:val="47"/>
        <w:tabs>
          <w:tab w:val="right" w:leader="dot" w:pos="8198"/>
        </w:tabs>
      </w:pPr>
      <w:r>
        <w:fldChar w:fldCharType="begin"/>
      </w:r>
      <w:r>
        <w:instrText xml:space="preserve"> HYPERLINK \l _Toc5912 </w:instrText>
      </w:r>
      <w:r>
        <w:fldChar w:fldCharType="separate"/>
      </w:r>
      <w:r>
        <w:rPr>
          <w:rFonts w:hint="eastAsia" w:ascii="Times New Roman" w:hAnsi="Times New Roman" w:eastAsia="黑体" w:cs="Times New Roman"/>
          <w:i w:val="0"/>
          <w:strike w:val="0"/>
          <w:dstrike w:val="0"/>
        </w:rPr>
        <w:t xml:space="preserve">7.4 </w:t>
      </w:r>
      <w:r>
        <w:rPr>
          <w:rFonts w:hint="eastAsia"/>
        </w:rPr>
        <w:t>单元测试</w:t>
      </w:r>
      <w:r>
        <w:tab/>
      </w:r>
      <w:r>
        <w:fldChar w:fldCharType="begin"/>
      </w:r>
      <w:r>
        <w:instrText xml:space="preserve"> PAGEREF _Toc5912 \h </w:instrText>
      </w:r>
      <w:r>
        <w:fldChar w:fldCharType="separate"/>
      </w:r>
      <w:r>
        <w:t>202</w:t>
      </w:r>
      <w:r>
        <w:fldChar w:fldCharType="end"/>
      </w:r>
      <w:r>
        <w:fldChar w:fldCharType="end"/>
      </w:r>
    </w:p>
    <w:p w14:paraId="618F016A">
      <w:r>
        <w:fldChar w:fldCharType="end"/>
      </w:r>
      <w:bookmarkEnd w:id="208"/>
      <w:r>
        <w:fldChar w:fldCharType="begin"/>
      </w:r>
      <w:r>
        <w:instrText xml:space="preserve">　</w:instrText>
      </w:r>
      <w:bookmarkStart w:id="210" w:name="_QWord_Source_Comparison_832"/>
      <w:r>
        <w:rPr>
          <w:rFonts w:hint="eastAsia"/>
        </w:rPr>
        <w:instrText xml:space="preserve">RD</w:instrText>
      </w:r>
      <w:bookmarkEnd w:id="210"/>
      <w:bookmarkStart w:id="211" w:name="_QWord_Source_Comparison_833"/>
      <w:r>
        <w:rPr>
          <w:rFonts w:hint="eastAsia"/>
        </w:rPr>
        <w:instrText xml:space="preserve">　</w:instrText>
      </w:r>
      <w:bookmarkEnd w:id="211"/>
      <w:bookmarkStart w:id="212" w:name="_QWord_Source_Comparison_834"/>
      <w:r>
        <w:rPr>
          <w:rFonts w:hint="eastAsia"/>
        </w:rPr>
        <w:instrText xml:space="preserve">.\\</w:instrText>
      </w:r>
      <w:bookmarkEnd w:id="212"/>
      <w:bookmarkStart w:id="213" w:name="_QWord_Source_Comparison_835"/>
      <w:r>
        <w:rPr>
          <w:rFonts w:hint="eastAsia"/>
        </w:rPr>
        <w:instrText xml:space="preserve">01_</w:instrText>
      </w:r>
      <w:bookmarkEnd w:id="213"/>
      <w:bookmarkStart w:id="214" w:name="_QWord_Source_Comparison_836"/>
      <w:r>
        <w:rPr>
          <w:rFonts w:hint="eastAsia"/>
        </w:rPr>
        <w:instrText xml:space="preserve">第</w:instrText>
      </w:r>
      <w:bookmarkEnd w:id="214"/>
      <w:bookmarkStart w:id="215" w:name="_QWord_Source_Comparison_837"/>
      <w:r>
        <w:rPr>
          <w:rFonts w:hint="eastAsia"/>
        </w:rPr>
        <w:instrText xml:space="preserve">01-02</w:instrText>
      </w:r>
      <w:bookmarkEnd w:id="215"/>
      <w:bookmarkStart w:id="216" w:name="_QWord_Source_Comparison_838"/>
      <w:r>
        <w:rPr>
          <w:rFonts w:hint="eastAsia"/>
        </w:rPr>
        <w:instrText xml:space="preserve">章</w:instrText>
      </w:r>
      <w:bookmarkEnd w:id="216"/>
      <w:bookmarkStart w:id="217" w:name="_QWord_Source_Comparison_839"/>
      <w:r>
        <w:rPr>
          <w:rFonts w:hint="eastAsia"/>
        </w:rPr>
        <w:instrText xml:space="preserve">.docx</w:instrText>
      </w:r>
      <w:bookmarkEnd w:id="217"/>
      <w:bookmarkStart w:id="218" w:name="_QWord_Source_Comparison_840"/>
      <w:r>
        <w:rPr>
          <w:rFonts w:hint="eastAsia"/>
        </w:rPr>
        <w:instrText xml:space="preserve">　</w:instrText>
      </w:r>
      <w:bookmarkEnd w:id="218"/>
      <w:bookmarkStart w:id="219" w:name="_QWord_Source_Comparison_841"/>
      <w:r>
        <w:rPr>
          <w:rFonts w:hint="eastAsia"/>
        </w:rPr>
        <w:instrText xml:space="preserve">\f</w:instrText>
      </w:r>
      <w:bookmarkEnd w:id="219"/>
      <w:bookmarkStart w:id="220" w:name="_QWord_Source_Comparison_842"/>
      <w:r>
        <w:instrText xml:space="preserve">　</w:instrText>
      </w:r>
      <w:bookmarkEnd w:id="220"/>
      <w:bookmarkStart w:id="221" w:name="_QWord_Source_Comparison_843"/>
      <w:r>
        <w:fldChar w:fldCharType="end"/>
      </w:r>
      <w:bookmarkEnd w:id="209"/>
      <w:bookmarkEnd w:id="221"/>
    </w:p>
    <w:p w14:paraId="4636276F">
      <w:bookmarkStart w:id="222" w:name="_QWord_Source_Comparison_Para_192"/>
      <w:r>
        <w:t>‌</w:t>
      </w:r>
      <w:r>
        <w:fldChar w:fldCharType="begin"/>
      </w:r>
      <w:r>
        <w:instrText xml:space="preserve">　</w:instrText>
      </w:r>
      <w:bookmarkStart w:id="223" w:name="_QWord_Source_Comparison_846"/>
      <w:r>
        <w:rPr>
          <w:rFonts w:hint="eastAsia"/>
        </w:rPr>
        <w:instrText xml:space="preserve">RD</w:instrText>
      </w:r>
      <w:bookmarkEnd w:id="223"/>
      <w:bookmarkStart w:id="224" w:name="_QWord_Source_Comparison_847"/>
      <w:r>
        <w:rPr>
          <w:rFonts w:hint="eastAsia"/>
        </w:rPr>
        <w:instrText xml:space="preserve">　</w:instrText>
      </w:r>
      <w:bookmarkEnd w:id="224"/>
      <w:bookmarkStart w:id="225" w:name="_QWord_Source_Comparison_848"/>
      <w:r>
        <w:rPr>
          <w:rFonts w:hint="eastAsia"/>
        </w:rPr>
        <w:instrText xml:space="preserve">.\\</w:instrText>
      </w:r>
      <w:bookmarkEnd w:id="225"/>
      <w:bookmarkStart w:id="226" w:name="_QWord_Source_Comparison_849"/>
      <w:r>
        <w:rPr>
          <w:rFonts w:hint="eastAsia"/>
        </w:rPr>
        <w:instrText xml:space="preserve">0</w:instrText>
      </w:r>
      <w:bookmarkEnd w:id="226"/>
      <w:bookmarkStart w:id="227" w:name="_QWord_Source_Comparison_850"/>
      <w:r>
        <w:instrText xml:space="preserve">2</w:instrText>
      </w:r>
      <w:bookmarkEnd w:id="227"/>
      <w:bookmarkStart w:id="228" w:name="_QWord_Source_Comparison_851"/>
      <w:r>
        <w:rPr>
          <w:rFonts w:hint="eastAsia"/>
        </w:rPr>
        <w:instrText xml:space="preserve">_</w:instrText>
      </w:r>
      <w:bookmarkEnd w:id="228"/>
      <w:bookmarkStart w:id="229" w:name="_QWord_Source_Comparison_852"/>
      <w:r>
        <w:rPr>
          <w:rFonts w:hint="eastAsia"/>
        </w:rPr>
        <w:instrText xml:space="preserve">第</w:instrText>
      </w:r>
      <w:bookmarkEnd w:id="229"/>
      <w:bookmarkStart w:id="230" w:name="_QWord_Source_Comparison_853"/>
      <w:r>
        <w:rPr>
          <w:rFonts w:hint="eastAsia"/>
        </w:rPr>
        <w:instrText xml:space="preserve">0</w:instrText>
      </w:r>
      <w:bookmarkEnd w:id="230"/>
      <w:bookmarkStart w:id="231" w:name="_QWord_Source_Comparison_854"/>
      <w:r>
        <w:instrText xml:space="preserve">3</w:instrText>
      </w:r>
      <w:bookmarkEnd w:id="231"/>
      <w:bookmarkStart w:id="232" w:name="_QWord_Source_Comparison_855"/>
      <w:r>
        <w:rPr>
          <w:rFonts w:hint="eastAsia"/>
        </w:rPr>
        <w:instrText xml:space="preserve">-0</w:instrText>
      </w:r>
      <w:bookmarkEnd w:id="232"/>
      <w:bookmarkStart w:id="233" w:name="_QWord_Source_Comparison_856"/>
      <w:r>
        <w:instrText xml:space="preserve">4</w:instrText>
      </w:r>
      <w:bookmarkEnd w:id="233"/>
      <w:bookmarkStart w:id="234" w:name="_QWord_Source_Comparison_857"/>
      <w:r>
        <w:rPr>
          <w:rFonts w:hint="eastAsia"/>
        </w:rPr>
        <w:instrText xml:space="preserve">章</w:instrText>
      </w:r>
      <w:bookmarkEnd w:id="234"/>
      <w:bookmarkStart w:id="235" w:name="_QWord_Source_Comparison_858"/>
      <w:r>
        <w:rPr>
          <w:rFonts w:hint="eastAsia"/>
        </w:rPr>
        <w:instrText xml:space="preserve">.docx</w:instrText>
      </w:r>
      <w:bookmarkEnd w:id="235"/>
      <w:bookmarkStart w:id="236" w:name="_QWord_Source_Comparison_859"/>
      <w:r>
        <w:rPr>
          <w:rFonts w:hint="eastAsia"/>
        </w:rPr>
        <w:instrText xml:space="preserve">　</w:instrText>
      </w:r>
      <w:bookmarkEnd w:id="236"/>
      <w:bookmarkStart w:id="237" w:name="_QWord_Source_Comparison_860"/>
      <w:r>
        <w:rPr>
          <w:rFonts w:hint="eastAsia"/>
        </w:rPr>
        <w:instrText xml:space="preserve">\f</w:instrText>
      </w:r>
      <w:bookmarkEnd w:id="237"/>
      <w:bookmarkStart w:id="238" w:name="_QWord_Source_Comparison_861"/>
      <w:r>
        <w:instrText xml:space="preserve">　</w:instrText>
      </w:r>
      <w:bookmarkEnd w:id="238"/>
      <w:bookmarkStart w:id="239" w:name="_QWord_Source_Comparison_862"/>
      <w:r>
        <w:fldChar w:fldCharType="end"/>
      </w:r>
      <w:bookmarkEnd w:id="222"/>
      <w:bookmarkEnd w:id="239"/>
    </w:p>
    <w:p w14:paraId="2693A4B1">
      <w:bookmarkStart w:id="240" w:name="_QWord_Source_Comparison_Para_193"/>
      <w:r>
        <w:t>‌</w:t>
      </w:r>
      <w:r>
        <w:fldChar w:fldCharType="begin"/>
      </w:r>
      <w:r>
        <w:instrText xml:space="preserve">　</w:instrText>
      </w:r>
      <w:bookmarkStart w:id="241" w:name="_QWord_Source_Comparison_865"/>
      <w:r>
        <w:rPr>
          <w:rFonts w:hint="eastAsia"/>
        </w:rPr>
        <w:instrText xml:space="preserve">RD</w:instrText>
      </w:r>
      <w:bookmarkEnd w:id="241"/>
      <w:bookmarkStart w:id="242" w:name="_QWord_Source_Comparison_866"/>
      <w:r>
        <w:rPr>
          <w:rFonts w:hint="eastAsia"/>
        </w:rPr>
        <w:instrText xml:space="preserve">　</w:instrText>
      </w:r>
      <w:bookmarkEnd w:id="242"/>
      <w:bookmarkStart w:id="243" w:name="_QWord_Source_Comparison_867"/>
      <w:r>
        <w:rPr>
          <w:rFonts w:hint="eastAsia"/>
        </w:rPr>
        <w:instrText xml:space="preserve">.\\03_</w:instrText>
      </w:r>
      <w:bookmarkEnd w:id="243"/>
      <w:bookmarkStart w:id="244" w:name="_QWord_Source_Comparison_868"/>
      <w:r>
        <w:rPr>
          <w:rFonts w:hint="eastAsia"/>
        </w:rPr>
        <w:instrText xml:space="preserve">第</w:instrText>
      </w:r>
      <w:bookmarkEnd w:id="244"/>
      <w:bookmarkStart w:id="245" w:name="_QWord_Source_Comparison_869"/>
      <w:r>
        <w:rPr>
          <w:rFonts w:hint="eastAsia"/>
        </w:rPr>
        <w:instrText xml:space="preserve">0</w:instrText>
      </w:r>
      <w:bookmarkEnd w:id="245"/>
      <w:bookmarkStart w:id="246" w:name="_QWord_Source_Comparison_870"/>
      <w:r>
        <w:instrText xml:space="preserve">5</w:instrText>
      </w:r>
      <w:bookmarkEnd w:id="246"/>
      <w:bookmarkStart w:id="247" w:name="_QWord_Source_Comparison_871"/>
      <w:r>
        <w:rPr>
          <w:rFonts w:hint="eastAsia"/>
        </w:rPr>
        <w:instrText xml:space="preserve">-</w:instrText>
      </w:r>
      <w:bookmarkEnd w:id="247"/>
      <w:bookmarkStart w:id="248" w:name="_QWord_Source_Comparison_872"/>
      <w:r>
        <w:instrText xml:space="preserve">07</w:instrText>
      </w:r>
      <w:bookmarkEnd w:id="248"/>
      <w:bookmarkStart w:id="249" w:name="_QWord_Source_Comparison_873"/>
      <w:r>
        <w:rPr>
          <w:rFonts w:hint="eastAsia"/>
        </w:rPr>
        <w:instrText xml:space="preserve">章</w:instrText>
      </w:r>
      <w:bookmarkEnd w:id="249"/>
      <w:bookmarkStart w:id="250" w:name="_QWord_Source_Comparison_874"/>
      <w:r>
        <w:rPr>
          <w:rFonts w:hint="eastAsia"/>
        </w:rPr>
        <w:instrText xml:space="preserve">.docx</w:instrText>
      </w:r>
      <w:bookmarkEnd w:id="250"/>
      <w:bookmarkStart w:id="251" w:name="_QWord_Source_Comparison_875"/>
      <w:r>
        <w:rPr>
          <w:rFonts w:hint="eastAsia"/>
        </w:rPr>
        <w:instrText xml:space="preserve">　</w:instrText>
      </w:r>
      <w:bookmarkEnd w:id="251"/>
      <w:bookmarkStart w:id="252" w:name="_QWord_Source_Comparison_876"/>
      <w:r>
        <w:rPr>
          <w:rFonts w:hint="eastAsia"/>
        </w:rPr>
        <w:instrText xml:space="preserve">\f</w:instrText>
      </w:r>
      <w:bookmarkEnd w:id="252"/>
      <w:bookmarkStart w:id="253" w:name="_QWord_Source_Comparison_877"/>
      <w:r>
        <w:instrText xml:space="preserve">　</w:instrText>
      </w:r>
      <w:bookmarkEnd w:id="253"/>
      <w:bookmarkStart w:id="254" w:name="_QWord_Source_Comparison_878"/>
      <w:r>
        <w:fldChar w:fldCharType="end"/>
      </w:r>
      <w:bookmarkEnd w:id="240"/>
      <w:bookmarkEnd w:id="254"/>
    </w:p>
    <w:p w14:paraId="41C005F2">
      <w:pPr>
        <w:sectPr>
          <w:footerReference r:id="rId15" w:type="first"/>
          <w:headerReference r:id="rId11" w:type="default"/>
          <w:footerReference r:id="rId13" w:type="default"/>
          <w:headerReference r:id="rId12" w:type="even"/>
          <w:footerReference r:id="rId14" w:type="even"/>
          <w:pgSz w:w="11906" w:h="16838"/>
          <w:pgMar w:top="1701" w:right="1854" w:bottom="1701" w:left="1854" w:header="1134" w:footer="1134" w:gutter="0"/>
          <w:pgNumType w:fmt="upperRoman" w:start="5"/>
          <w:cols w:space="0" w:num="1"/>
          <w:titlePg/>
          <w:docGrid w:type="lines" w:linePitch="333" w:charSpace="0"/>
        </w:sectPr>
      </w:pPr>
    </w:p>
    <w:p w14:paraId="756F2875">
      <w:pPr>
        <w:pStyle w:val="3"/>
        <w:spacing w:before="1058" w:after="352"/>
      </w:pPr>
      <w:bookmarkStart w:id="255" w:name="_Toc22843"/>
      <w:bookmarkStart w:id="256" w:name="_QWord_Paragraph__1"/>
      <w:r>
        <w:rPr>
          <w:rFonts w:hint="eastAsia"/>
        </w:rPr>
        <w:t>嵌入式系统概述</w:t>
      </w:r>
      <w:r>
        <w:fldChar w:fldCharType="begin"/>
      </w:r>
      <w:r>
        <w:instrText xml:space="preserve"> </w:instrText>
      </w:r>
      <w:r>
        <w:rPr>
          <w:rFonts w:hint="eastAsia"/>
        </w:rPr>
        <w:instrText xml:space="preserve">SEQ QWord_Heading1_Sequence \h \r 1</w:instrText>
      </w:r>
      <w:r>
        <w:instrText xml:space="preserve"> </w:instrText>
      </w:r>
      <w:r>
        <w:fldChar w:fldCharType="end"/>
      </w:r>
      <w:bookmarkEnd w:id="255"/>
      <w:bookmarkEnd w:id="256"/>
    </w:p>
    <w:p w14:paraId="446FF8BB">
      <w:pPr>
        <w:pStyle w:val="4"/>
        <w:ind w:firstLine="420"/>
      </w:pPr>
      <w:bookmarkStart w:id="257" w:name="_QWord_Source_Comparison_Para_2"/>
      <w:bookmarkStart w:id="258" w:name="_QWord_Paragraph__2"/>
      <w:r>
        <w:rPr>
          <w:rFonts w:hint="eastAsia"/>
        </w:rPr>
        <w:t>嵌入式技术是将计算机嵌入到场景中的应用技术，是人工智能应用落地的基础技术，在当前设备升级改造、智能制造、机器人、物联网等领域发挥重要作用。本章将从嵌入式系统的定义开始，介绍嵌入式系统的产生与发展，嵌入式系统的特点、组成、分类及发展趋势等。</w:t>
      </w:r>
      <w:bookmarkEnd w:id="257"/>
      <w:bookmarkEnd w:id="258"/>
    </w:p>
    <w:p w14:paraId="404BF7C3">
      <w:pPr>
        <w:pStyle w:val="109"/>
        <w:ind w:firstLine="360"/>
        <w:rPr>
          <w:rStyle w:val="174"/>
          <w:rFonts w:hint="eastAsia" w:eastAsia="宋体"/>
          <w:lang w:eastAsia="zh-CN"/>
        </w:rPr>
      </w:pPr>
      <w:bookmarkStart w:id="259" w:name="_QWord_Source_Comparison_Para_3"/>
      <w:r>
        <w:rPr>
          <w:rStyle w:val="174"/>
          <w:rFonts w:hint="eastAsia" w:eastAsia="宋体"/>
          <w:lang w:eastAsia="zh-CN"/>
        </w:rPr>
        <w:drawing>
          <wp:inline distT="0" distB="0" distL="114300" distR="114300">
            <wp:extent cx="2286000" cy="2286000"/>
            <wp:effectExtent l="0" t="0" r="0" b="0"/>
            <wp:docPr id="24" name="图片 24" descr="1-0 为什么学习嵌入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0 为什么学习嵌入式"/>
                    <pic:cNvPicPr>
                      <a:picLocks noChangeAspect="1"/>
                    </pic:cNvPicPr>
                  </pic:nvPicPr>
                  <pic:blipFill>
                    <a:blip r:embed="rId23"/>
                    <a:stretch>
                      <a:fillRect/>
                    </a:stretch>
                  </pic:blipFill>
                  <pic:spPr>
                    <a:xfrm>
                      <a:off x="0" y="0"/>
                      <a:ext cx="2286000" cy="2286000"/>
                    </a:xfrm>
                    <a:prstGeom prst="rect">
                      <a:avLst/>
                    </a:prstGeom>
                  </pic:spPr>
                </pic:pic>
              </a:graphicData>
            </a:graphic>
          </wp:inline>
        </w:drawing>
      </w:r>
    </w:p>
    <w:p w14:paraId="16A5EAE3">
      <w:pPr>
        <w:pStyle w:val="109"/>
        <w:ind w:firstLine="360"/>
      </w:pPr>
      <w:r>
        <w:rPr>
          <w:rStyle w:val="174"/>
        </w:rPr>
        <w:t>1</w:t>
      </w:r>
      <w:r>
        <w:rPr>
          <w:rStyle w:val="174"/>
        </w:rPr>
        <w:noBreakHyphen/>
      </w:r>
      <w:r>
        <w:rPr>
          <w:rStyle w:val="174"/>
        </w:rPr>
        <w:t xml:space="preserve">0 </w:t>
      </w:r>
      <w:r>
        <w:rPr>
          <w:rStyle w:val="174"/>
          <w:rFonts w:hint="eastAsia"/>
        </w:rPr>
        <w:t>为什么学习嵌入式</w:t>
      </w:r>
      <w:bookmarkEnd w:id="259"/>
    </w:p>
    <w:p w14:paraId="7630CED8">
      <w:pPr>
        <w:pStyle w:val="5"/>
        <w:spacing w:before="705" w:after="352"/>
      </w:pPr>
      <w:bookmarkStart w:id="260" w:name="_QWord_Source_Comparison_Para_4"/>
      <w:bookmarkStart w:id="261" w:name="_Toc15330"/>
      <w:r>
        <w:rPr>
          <w:rFonts w:hint="eastAsia"/>
        </w:rPr>
        <w:t>嵌入式系统的产生和发展</w:t>
      </w:r>
      <w:bookmarkEnd w:id="260"/>
      <w:bookmarkEnd w:id="261"/>
    </w:p>
    <w:p w14:paraId="6D79BFAC">
      <w:pPr>
        <w:pStyle w:val="109"/>
        <w:ind w:firstLine="360"/>
        <w:rPr>
          <w:rStyle w:val="174"/>
          <w:rFonts w:hint="eastAsia" w:eastAsia="宋体"/>
          <w:lang w:eastAsia="zh-CN"/>
        </w:rPr>
      </w:pPr>
      <w:bookmarkStart w:id="262" w:name="_QWord_Paragraph__5"/>
      <w:bookmarkStart w:id="263" w:name="_QWord_Source_Comparison_Para_5"/>
      <w:r>
        <w:rPr>
          <w:rStyle w:val="174"/>
          <w:rFonts w:hint="eastAsia" w:eastAsia="宋体"/>
          <w:lang w:eastAsia="zh-CN"/>
        </w:rPr>
        <w:drawing>
          <wp:inline distT="0" distB="0" distL="114300" distR="114300">
            <wp:extent cx="2286000" cy="2286000"/>
            <wp:effectExtent l="0" t="0" r="0" b="0"/>
            <wp:docPr id="27" name="图片 27" descr="1-1 嵌入式系统的产生和发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1 嵌入式系统的产生和发展"/>
                    <pic:cNvPicPr>
                      <a:picLocks noChangeAspect="1"/>
                    </pic:cNvPicPr>
                  </pic:nvPicPr>
                  <pic:blipFill>
                    <a:blip r:embed="rId24"/>
                    <a:stretch>
                      <a:fillRect/>
                    </a:stretch>
                  </pic:blipFill>
                  <pic:spPr>
                    <a:xfrm>
                      <a:off x="0" y="0"/>
                      <a:ext cx="2286000" cy="2286000"/>
                    </a:xfrm>
                    <a:prstGeom prst="rect">
                      <a:avLst/>
                    </a:prstGeom>
                  </pic:spPr>
                </pic:pic>
              </a:graphicData>
            </a:graphic>
          </wp:inline>
        </w:drawing>
      </w:r>
    </w:p>
    <w:p w14:paraId="497C2024">
      <w:pPr>
        <w:pStyle w:val="109"/>
        <w:ind w:firstLine="360"/>
      </w:pPr>
      <w:r>
        <w:rPr>
          <w:rStyle w:val="174"/>
          <w:rFonts w:hint="eastAsia"/>
        </w:rPr>
        <w:t>1</w:t>
      </w:r>
      <w:r>
        <w:rPr>
          <w:rStyle w:val="174"/>
        </w:rPr>
        <w:noBreakHyphen/>
      </w:r>
      <w:r>
        <w:rPr>
          <w:rStyle w:val="174"/>
          <w:rFonts w:hint="eastAsia"/>
        </w:rPr>
        <w:t>1 嵌入式系统的产生和发展</w:t>
      </w:r>
      <w:bookmarkEnd w:id="262"/>
      <w:bookmarkEnd w:id="263"/>
    </w:p>
    <w:p w14:paraId="39E9DFAB">
      <w:pPr>
        <w:pStyle w:val="4"/>
        <w:ind w:firstLine="420"/>
      </w:pPr>
      <w:bookmarkStart w:id="264" w:name="_QWord_Source_Comparison_Para_6"/>
      <w:bookmarkStart w:id="265" w:name="_QWord_Paragraph__6"/>
      <w:r>
        <w:rPr>
          <w:rFonts w:hint="eastAsia"/>
        </w:rPr>
        <w:t>微处理器（Microprocessor）是指集成在一个芯片上的CPU。随着超大规模集成电路（Very Large Scale Integration Circuit，VLSI）的发展，20世纪70年代，微处理器开始出现。世界上第一款微处理器Intel 4004，就是用于嵌入式应用，用来提供运算功能。将微处理器</w:t>
      </w:r>
      <w:r>
        <w:rPr>
          <w:rFonts w:hint="eastAsia"/>
          <w:lang w:eastAsia="zh-CN"/>
        </w:rPr>
        <w:t>嵌入其他</w:t>
      </w:r>
      <w:r>
        <w:rPr>
          <w:rFonts w:hint="eastAsia"/>
        </w:rPr>
        <w:t>设备中，增强设备的计算与控制能力，这就是嵌入式系统发展的初衷。</w:t>
      </w:r>
      <w:bookmarkEnd w:id="264"/>
      <w:bookmarkEnd w:id="265"/>
    </w:p>
    <w:p w14:paraId="5C366DC0">
      <w:pPr>
        <w:pStyle w:val="63"/>
        <w:spacing w:before="352" w:after="352"/>
      </w:pPr>
      <w:bookmarkStart w:id="266" w:name="_Toc30329"/>
      <w:bookmarkStart w:id="267" w:name="_QWord_Paragraph__7"/>
      <w:r>
        <w:rPr>
          <w:rFonts w:hint="eastAsia"/>
        </w:rPr>
        <w:t>嵌入式系统的定义</w:t>
      </w:r>
      <w:bookmarkEnd w:id="266"/>
      <w:bookmarkEnd w:id="267"/>
    </w:p>
    <w:p w14:paraId="2F1D354B">
      <w:pPr>
        <w:pStyle w:val="4"/>
        <w:ind w:firstLine="420"/>
      </w:pPr>
      <w:bookmarkStart w:id="268" w:name="_QWord_Paragraph__8"/>
      <w:r>
        <w:rPr>
          <w:rFonts w:hint="eastAsia"/>
        </w:rPr>
        <w:t>嵌入式系统是以应用为中心、以计算机技术为基础，软硬件可裁剪，对功能、可靠性、成本、体积、功耗和应用环境有特殊要求的专用计算机系统。是将应用程序、操作系统和计算机硬件集成在一起的系统。</w:t>
      </w:r>
      <w:bookmarkEnd w:id="268"/>
    </w:p>
    <w:p w14:paraId="0E925039">
      <w:pPr>
        <w:pStyle w:val="4"/>
        <w:ind w:firstLine="420"/>
      </w:pPr>
      <w:bookmarkStart w:id="269" w:name="_QWord_Paragraph__9"/>
      <w:r>
        <w:rPr>
          <w:rFonts w:hint="eastAsia"/>
        </w:rPr>
        <w:t>以应用为中心，是指嵌入式系统根据实际应用的需求，对软硬件进行裁剪，打造出一款嵌入到应用中的专用计算机系统。因此，大多数情况下，通用计算机是无法满足需求的。针对不同应用，所采用的计算机是不一样的。</w:t>
      </w:r>
      <w:bookmarkEnd w:id="269"/>
    </w:p>
    <w:p w14:paraId="1E1C433F">
      <w:pPr>
        <w:pStyle w:val="63"/>
        <w:spacing w:before="352" w:after="352"/>
      </w:pPr>
      <w:bookmarkStart w:id="270" w:name="_Toc16895"/>
      <w:bookmarkStart w:id="271" w:name="_QWord_Paragraph__10"/>
      <w:r>
        <w:rPr>
          <w:rFonts w:hint="eastAsia"/>
        </w:rPr>
        <w:t>嵌入式硬件系统的发展</w:t>
      </w:r>
      <w:bookmarkEnd w:id="270"/>
      <w:bookmarkEnd w:id="271"/>
    </w:p>
    <w:p w14:paraId="3D4C85A1">
      <w:pPr>
        <w:pStyle w:val="4"/>
        <w:ind w:firstLine="420"/>
      </w:pPr>
      <w:bookmarkStart w:id="272" w:name="_QWord_Source_Comparison_Para_11"/>
      <w:bookmarkStart w:id="273" w:name="_QWord_Paragraph__11"/>
      <w:r>
        <w:rPr>
          <w:rFonts w:hint="eastAsia"/>
        </w:rPr>
        <w:t>嵌入式系统和PC（Personal Computer）机在硬件发展上虽然有各自的特点和应用领域，但它们的发展轨迹在某些方面是相互影响和促进的。通过</w:t>
      </w:r>
      <w:r>
        <w:fldChar w:fldCharType="begin"/>
      </w:r>
      <w:r>
        <w:instrText xml:space="preserve"> </w:instrText>
      </w:r>
      <w:r>
        <w:rPr>
          <w:rFonts w:hint="eastAsia"/>
        </w:rPr>
        <w:instrText xml:space="preserve">REF QWord_XRef_Table__nKmIn9 \h \* CHARFORMAT</w:instrText>
      </w:r>
      <w:r>
        <w:instrText xml:space="preserve"> </w:instrText>
      </w:r>
      <w:r>
        <w:fldChar w:fldCharType="separate"/>
      </w:r>
      <w:r>
        <w:t>表 1</w:t>
      </w:r>
      <w:r>
        <w:noBreakHyphen/>
      </w:r>
      <w:r>
        <w:t>1</w:t>
      </w:r>
      <w:r>
        <w:fldChar w:fldCharType="end"/>
      </w:r>
      <w:r>
        <w:rPr>
          <w:rFonts w:hint="eastAsia"/>
        </w:rPr>
        <w:t>的对比可以看出，虽然嵌入式系统和PC机在硬件发展上各有侧重，但它们在技术进步和市场需求的推动下，都在不断演进和优化，以满足不同应用场景的需求。同时，两者在某些技术领域也存在交叉和融合，如处理器技术、存储技术和网络连接技术等。</w:t>
      </w:r>
      <w:bookmarkEnd w:id="272"/>
      <w:bookmarkEnd w:id="273"/>
    </w:p>
    <w:p w14:paraId="3BAF3EBD">
      <w:pPr>
        <w:pStyle w:val="67"/>
        <w:rPr>
          <w:rFonts w:hint="eastAsia"/>
        </w:rPr>
      </w:pPr>
      <w:bookmarkStart w:id="274" w:name="QWord_XRef_Table__nKmIn9"/>
      <w:bookmarkStart w:id="275" w:name="_QWord_Source_Comparison_Para_12"/>
      <w:bookmarkStart w:id="276" w:name="_QWord_Paragraph__12"/>
      <w:r>
        <w:rPr>
          <w:rStyle w:val="238"/>
        </w:rPr>
        <w:t>表 </w:t>
      </w:r>
      <w:r>
        <w:rPr>
          <w:rStyle w:val="238"/>
        </w:rPr>
        <w:fldChar w:fldCharType="begin"/>
      </w:r>
      <w:r>
        <w:rPr>
          <w:rStyle w:val="238"/>
        </w:rPr>
        <w:instrText xml:space="preserve"> SEQ QWord_Heading1_Sequence \c </w:instrText>
      </w:r>
      <w:r>
        <w:rPr>
          <w:rStyle w:val="238"/>
        </w:rPr>
        <w:fldChar w:fldCharType="separate"/>
      </w:r>
      <w:r>
        <w:rPr>
          <w:rStyle w:val="238"/>
        </w:rPr>
        <w:t>1</w:t>
      </w:r>
      <w:r>
        <w:rPr>
          <w:rStyle w:val="238"/>
        </w:rPr>
        <w:fldChar w:fldCharType="end"/>
      </w:r>
      <w:r>
        <w:rPr>
          <w:rStyle w:val="238"/>
        </w:rPr>
        <w:noBreakHyphen/>
      </w:r>
      <w:r>
        <w:rPr>
          <w:rStyle w:val="238"/>
        </w:rPr>
        <w:fldChar w:fldCharType="begin"/>
      </w:r>
      <w:r>
        <w:rPr>
          <w:rStyle w:val="238"/>
        </w:rPr>
        <w:instrText xml:space="preserve"> SEQ 表 \* ARABIC \s 1 </w:instrText>
      </w:r>
      <w:r>
        <w:rPr>
          <w:rStyle w:val="238"/>
        </w:rPr>
        <w:fldChar w:fldCharType="separate"/>
      </w:r>
      <w:r>
        <w:rPr>
          <w:rStyle w:val="238"/>
        </w:rPr>
        <w:t>1</w:t>
      </w:r>
      <w:r>
        <w:rPr>
          <w:rStyle w:val="238"/>
        </w:rPr>
        <w:fldChar w:fldCharType="end"/>
      </w:r>
      <w:bookmarkEnd w:id="274"/>
      <w:r>
        <w:t xml:space="preserve">  </w:t>
      </w:r>
      <w:r>
        <w:rPr>
          <w:rFonts w:hint="eastAsia"/>
        </w:rPr>
        <w:t>嵌入式系统的发展</w:t>
      </w:r>
      <w:bookmarkEnd w:id="275"/>
      <w:bookmarkEnd w:id="276"/>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738"/>
        <w:gridCol w:w="2525"/>
        <w:gridCol w:w="2525"/>
        <w:gridCol w:w="2524"/>
      </w:tblGrid>
      <w:tr w14:paraId="5DF279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trHeight w:val="57" w:hRule="atLeast"/>
          <w:jc w:val="center"/>
        </w:trPr>
        <w:tc>
          <w:tcPr>
            <w:tcW w:w="444" w:type="pc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4D06BCEA">
            <w:pPr>
              <w:pStyle w:val="74"/>
              <w:rPr>
                <w:rFonts w:hint="eastAsia"/>
                <w:kern w:val="0"/>
              </w:rPr>
            </w:pPr>
            <w:bookmarkStart w:id="277" w:name="_QWord_Paragraph__13"/>
            <w:r>
              <w:rPr>
                <w:rFonts w:hint="eastAsia"/>
                <w:kern w:val="0"/>
              </w:rPr>
              <w:t>硬件对比</w:t>
            </w:r>
            <w:bookmarkEnd w:id="277"/>
          </w:p>
        </w:tc>
        <w:tc>
          <w:tcPr>
            <w:tcW w:w="1519"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168A3833">
            <w:pPr>
              <w:pStyle w:val="74"/>
              <w:rPr>
                <w:rFonts w:hint="eastAsia"/>
                <w:kern w:val="0"/>
              </w:rPr>
            </w:pPr>
            <w:bookmarkStart w:id="278" w:name="_QWord_Paragraph__14"/>
            <w:r>
              <w:rPr>
                <w:rFonts w:hint="eastAsia"/>
                <w:kern w:val="0"/>
              </w:rPr>
              <w:t>PC</w:t>
            </w:r>
            <w:bookmarkEnd w:id="278"/>
          </w:p>
        </w:tc>
        <w:tc>
          <w:tcPr>
            <w:tcW w:w="1519"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4F9AB22D">
            <w:pPr>
              <w:pStyle w:val="74"/>
              <w:rPr>
                <w:rFonts w:hint="eastAsia"/>
                <w:kern w:val="0"/>
              </w:rPr>
            </w:pPr>
            <w:bookmarkStart w:id="279" w:name="_QWord_Paragraph__15"/>
            <w:r>
              <w:rPr>
                <w:rFonts w:hint="eastAsia"/>
                <w:kern w:val="0"/>
              </w:rPr>
              <w:t>嵌入式系统</w:t>
            </w:r>
            <w:bookmarkEnd w:id="279"/>
          </w:p>
        </w:tc>
        <w:tc>
          <w:tcPr>
            <w:tcW w:w="1519" w:type="pct"/>
            <w:tcBorders>
              <w:top w:val="single" w:color="auto" w:sz="6" w:space="0"/>
              <w:bottom w:val="single" w:color="auto" w:sz="4" w:space="0"/>
              <w:right w:val="single" w:color="auto" w:sz="6" w:space="0"/>
              <w:insideH w:val="single" w:sz="4" w:space="0"/>
              <w:insideV w:val="single" w:sz="4" w:space="0"/>
              <w:tl2br w:val="nil"/>
              <w:tr2bl w:val="nil"/>
            </w:tcBorders>
            <w:shd w:val="clear" w:color="auto" w:fill="auto"/>
            <w:vAlign w:val="center"/>
          </w:tcPr>
          <w:p w14:paraId="7CB24448">
            <w:pPr>
              <w:pStyle w:val="74"/>
              <w:rPr>
                <w:rFonts w:hint="eastAsia"/>
                <w:kern w:val="0"/>
              </w:rPr>
            </w:pPr>
            <w:bookmarkStart w:id="280" w:name="_QWord_Paragraph__16"/>
            <w:r>
              <w:rPr>
                <w:rFonts w:hint="eastAsia"/>
                <w:kern w:val="0"/>
              </w:rPr>
              <w:t>融合特征</w:t>
            </w:r>
            <w:bookmarkEnd w:id="280"/>
          </w:p>
        </w:tc>
      </w:tr>
      <w:tr w14:paraId="557931F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trHeight w:val="57" w:hRule="atLeast"/>
          <w:jc w:val="center"/>
        </w:trPr>
        <w:tc>
          <w:tcPr>
            <w:tcW w:w="444" w:type="pct"/>
            <w:shd w:val="clear" w:color="auto" w:fill="auto"/>
            <w:vAlign w:val="center"/>
          </w:tcPr>
          <w:p w14:paraId="3A2B89A7">
            <w:pPr>
              <w:pStyle w:val="74"/>
              <w:rPr>
                <w:rFonts w:hint="eastAsia"/>
                <w:kern w:val="0"/>
              </w:rPr>
            </w:pPr>
            <w:bookmarkStart w:id="281" w:name="_QWord_Paragraph__17"/>
            <w:r>
              <w:rPr>
                <w:rFonts w:hint="eastAsia"/>
                <w:kern w:val="0"/>
              </w:rPr>
              <w:t>处理器</w:t>
            </w:r>
            <w:bookmarkEnd w:id="281"/>
          </w:p>
        </w:tc>
        <w:tc>
          <w:tcPr>
            <w:tcW w:w="1519" w:type="pct"/>
            <w:shd w:val="clear" w:color="auto" w:fill="auto"/>
            <w:vAlign w:val="center"/>
          </w:tcPr>
          <w:p w14:paraId="334C8BF5">
            <w:pPr>
              <w:pStyle w:val="64"/>
              <w:rPr>
                <w:rFonts w:hint="eastAsia"/>
                <w:kern w:val="0"/>
              </w:rPr>
            </w:pPr>
            <w:bookmarkStart w:id="282" w:name="_QWord_Paragraph__18"/>
            <w:r>
              <w:rPr>
                <w:kern w:val="0"/>
              </w:rPr>
              <w:t>PC机的处理器发展经历了从早期的Intel 8086到现代的多核处理器。这些处理器在性能上不断提升，同时支持更高级的指令集和更大的内存。</w:t>
            </w:r>
            <w:bookmarkEnd w:id="282"/>
          </w:p>
        </w:tc>
        <w:tc>
          <w:tcPr>
            <w:tcW w:w="1519" w:type="pct"/>
            <w:shd w:val="clear" w:color="auto" w:fill="auto"/>
            <w:vAlign w:val="center"/>
          </w:tcPr>
          <w:p w14:paraId="1AA20A00">
            <w:pPr>
              <w:pStyle w:val="64"/>
              <w:rPr>
                <w:rFonts w:hint="eastAsia"/>
                <w:kern w:val="0"/>
              </w:rPr>
            </w:pPr>
            <w:bookmarkStart w:id="283" w:name="_QWord_Paragraph__19"/>
            <w:r>
              <w:rPr>
                <w:kern w:val="0"/>
              </w:rPr>
              <w:t>嵌入式系统的处理器则更注重特定应用的性能优化和功耗控制，从8位或16位微处理器发展到32位和64位的SoC，</w:t>
            </w:r>
            <w:r>
              <w:rPr>
                <w:rFonts w:hint="eastAsia"/>
                <w:kern w:val="0"/>
              </w:rPr>
              <w:t>大多采用RISC架构</w:t>
            </w:r>
            <w:r>
              <w:rPr>
                <w:kern w:val="0"/>
              </w:rPr>
              <w:t>。</w:t>
            </w:r>
            <w:bookmarkEnd w:id="283"/>
          </w:p>
        </w:tc>
        <w:tc>
          <w:tcPr>
            <w:tcW w:w="1519" w:type="pct"/>
            <w:shd w:val="clear" w:color="auto" w:fill="auto"/>
            <w:vAlign w:val="center"/>
          </w:tcPr>
          <w:p w14:paraId="55666D3A">
            <w:pPr>
              <w:pStyle w:val="64"/>
              <w:rPr>
                <w:rFonts w:hint="eastAsia"/>
                <w:kern w:val="0"/>
              </w:rPr>
            </w:pPr>
            <w:bookmarkStart w:id="284" w:name="_QWord_Paragraph__20"/>
            <w:r>
              <w:rPr>
                <w:rFonts w:hint="eastAsia"/>
                <w:kern w:val="0"/>
              </w:rPr>
              <w:t>目前，部分PC机，特别是个人笔记本电脑开始采用RISC架构的低功耗多核处理器；而作为专用的工业PC，因为采用了技术更加成熟的PC架构，系统比较稳定可靠，还广泛应用于工业控制应用中。</w:t>
            </w:r>
            <w:bookmarkEnd w:id="284"/>
          </w:p>
        </w:tc>
      </w:tr>
      <w:tr w14:paraId="7CC0B3F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44" w:type="pct"/>
            <w:shd w:val="clear" w:color="auto" w:fill="auto"/>
            <w:vAlign w:val="center"/>
          </w:tcPr>
          <w:p w14:paraId="257FDB01">
            <w:pPr>
              <w:pStyle w:val="74"/>
              <w:rPr>
                <w:rFonts w:hint="eastAsia"/>
                <w:kern w:val="0"/>
              </w:rPr>
            </w:pPr>
            <w:bookmarkStart w:id="285" w:name="_QWord_Paragraph__21"/>
            <w:r>
              <w:rPr>
                <w:rFonts w:hint="eastAsia"/>
                <w:kern w:val="0"/>
              </w:rPr>
              <w:t>存储器</w:t>
            </w:r>
            <w:bookmarkEnd w:id="285"/>
          </w:p>
        </w:tc>
        <w:tc>
          <w:tcPr>
            <w:tcW w:w="1519" w:type="pct"/>
            <w:shd w:val="clear" w:color="auto" w:fill="auto"/>
            <w:vAlign w:val="center"/>
          </w:tcPr>
          <w:p w14:paraId="35018743">
            <w:pPr>
              <w:pStyle w:val="64"/>
              <w:rPr>
                <w:rFonts w:hint="eastAsia"/>
                <w:kern w:val="0"/>
              </w:rPr>
            </w:pPr>
            <w:bookmarkStart w:id="286" w:name="_QWord_Paragraph__22"/>
            <w:r>
              <w:rPr>
                <w:rFonts w:hint="eastAsia"/>
                <w:kern w:val="0"/>
              </w:rPr>
              <w:t>（</w:t>
            </w:r>
            <w:r>
              <w:rPr>
                <w:kern w:val="0"/>
              </w:rPr>
              <w:t>1</w:t>
            </w:r>
            <w:r>
              <w:rPr>
                <w:rFonts w:hint="eastAsia"/>
                <w:kern w:val="0"/>
              </w:rPr>
              <w:t>）内存采用内存条插拔的方式，可以方便容量扩充。</w:t>
            </w:r>
            <w:bookmarkEnd w:id="286"/>
          </w:p>
          <w:p w14:paraId="16AEDD46">
            <w:pPr>
              <w:pStyle w:val="64"/>
              <w:rPr>
                <w:rFonts w:hint="eastAsia"/>
                <w:kern w:val="0"/>
              </w:rPr>
            </w:pPr>
            <w:bookmarkStart w:id="287" w:name="_QWord_Paragraph__23"/>
            <w:r>
              <w:rPr>
                <w:rFonts w:hint="eastAsia"/>
                <w:kern w:val="0"/>
              </w:rPr>
              <w:t>（</w:t>
            </w:r>
            <w:r>
              <w:rPr>
                <w:kern w:val="0"/>
              </w:rPr>
              <w:t>2</w:t>
            </w:r>
            <w:r>
              <w:rPr>
                <w:rFonts w:hint="eastAsia"/>
                <w:kern w:val="0"/>
              </w:rPr>
              <w:t>）外存基本采用外挂形式，可以使用大容量的机械式硬盘，也可以使用固态硬盘，更换比较方便</w:t>
            </w:r>
            <w:bookmarkEnd w:id="287"/>
            <w:r>
              <w:rPr>
                <w:rFonts w:hint="eastAsia"/>
                <w:kern w:val="0"/>
              </w:rPr>
              <w:t>。</w:t>
            </w:r>
          </w:p>
        </w:tc>
        <w:tc>
          <w:tcPr>
            <w:tcW w:w="1519" w:type="pct"/>
            <w:shd w:val="clear" w:color="auto" w:fill="auto"/>
            <w:vAlign w:val="center"/>
          </w:tcPr>
          <w:p w14:paraId="4D6B884B">
            <w:pPr>
              <w:pStyle w:val="64"/>
              <w:rPr>
                <w:rFonts w:hint="eastAsia"/>
                <w:kern w:val="0"/>
              </w:rPr>
            </w:pPr>
            <w:bookmarkStart w:id="288" w:name="_QWord_Paragraph__24"/>
            <w:r>
              <w:rPr>
                <w:rFonts w:hint="eastAsia"/>
                <w:kern w:val="0"/>
              </w:rPr>
              <w:t>（</w:t>
            </w:r>
            <w:r>
              <w:rPr>
                <w:kern w:val="0"/>
              </w:rPr>
              <w:t>1</w:t>
            </w:r>
            <w:r>
              <w:rPr>
                <w:rFonts w:hint="eastAsia"/>
                <w:kern w:val="0"/>
              </w:rPr>
              <w:t>）为了可靠性，内存一般采用内置或焊接在线路板的方式，不易扩充。</w:t>
            </w:r>
            <w:bookmarkEnd w:id="288"/>
          </w:p>
          <w:p w14:paraId="31587220">
            <w:pPr>
              <w:pStyle w:val="64"/>
              <w:rPr>
                <w:rFonts w:hint="eastAsia"/>
                <w:kern w:val="0"/>
              </w:rPr>
            </w:pPr>
            <w:bookmarkStart w:id="289" w:name="_QWord_Paragraph__25"/>
            <w:r>
              <w:rPr>
                <w:rFonts w:hint="eastAsia"/>
                <w:kern w:val="0"/>
              </w:rPr>
              <w:t>（</w:t>
            </w:r>
            <w:r>
              <w:rPr>
                <w:kern w:val="0"/>
              </w:rPr>
              <w:t>2</w:t>
            </w:r>
            <w:r>
              <w:rPr>
                <w:rFonts w:hint="eastAsia"/>
                <w:kern w:val="0"/>
              </w:rPr>
              <w:t>）大多数采用固态盘，有的固定焊接在线路板上，有的可以采用存储卡的方式进行插拔。</w:t>
            </w:r>
            <w:bookmarkEnd w:id="289"/>
          </w:p>
        </w:tc>
        <w:tc>
          <w:tcPr>
            <w:tcW w:w="1519" w:type="pct"/>
            <w:shd w:val="clear" w:color="auto" w:fill="auto"/>
            <w:vAlign w:val="center"/>
          </w:tcPr>
          <w:p w14:paraId="291EF70A">
            <w:pPr>
              <w:pStyle w:val="64"/>
              <w:rPr>
                <w:rFonts w:hint="eastAsia"/>
                <w:kern w:val="0"/>
              </w:rPr>
            </w:pPr>
            <w:bookmarkStart w:id="290" w:name="_QWord_Paragraph__26"/>
            <w:r>
              <w:rPr>
                <w:rFonts w:hint="eastAsia"/>
                <w:kern w:val="0"/>
              </w:rPr>
              <w:t>（</w:t>
            </w:r>
            <w:r>
              <w:rPr>
                <w:kern w:val="0"/>
              </w:rPr>
              <w:t>1</w:t>
            </w:r>
            <w:r>
              <w:rPr>
                <w:rFonts w:hint="eastAsia"/>
                <w:kern w:val="0"/>
              </w:rPr>
              <w:t>）采用的内存芯片基本趋于一致。</w:t>
            </w:r>
            <w:bookmarkEnd w:id="290"/>
          </w:p>
          <w:p w14:paraId="23F80411">
            <w:pPr>
              <w:pStyle w:val="64"/>
              <w:rPr>
                <w:rFonts w:hint="eastAsia"/>
                <w:kern w:val="0"/>
              </w:rPr>
            </w:pPr>
            <w:bookmarkStart w:id="291" w:name="_QWord_Paragraph__27"/>
            <w:r>
              <w:rPr>
                <w:rFonts w:hint="eastAsia"/>
                <w:kern w:val="0"/>
              </w:rPr>
              <w:t>（</w:t>
            </w:r>
            <w:r>
              <w:rPr>
                <w:kern w:val="0"/>
              </w:rPr>
              <w:t>2</w:t>
            </w:r>
            <w:r>
              <w:rPr>
                <w:rFonts w:hint="eastAsia"/>
                <w:kern w:val="0"/>
              </w:rPr>
              <w:t>）采用耗电少、无机械</w:t>
            </w:r>
            <w:r>
              <w:rPr>
                <w:rFonts w:hint="eastAsia"/>
                <w:kern w:val="0"/>
                <w:lang w:eastAsia="zh-CN"/>
              </w:rPr>
              <w:t>噪声</w:t>
            </w:r>
            <w:r>
              <w:rPr>
                <w:rFonts w:hint="eastAsia"/>
                <w:kern w:val="0"/>
              </w:rPr>
              <w:t>的固态盘成为二者的发展趋势</w:t>
            </w:r>
            <w:bookmarkEnd w:id="291"/>
            <w:r>
              <w:rPr>
                <w:rFonts w:hint="eastAsia"/>
                <w:kern w:val="0"/>
              </w:rPr>
              <w:t>。</w:t>
            </w:r>
          </w:p>
        </w:tc>
      </w:tr>
      <w:tr w14:paraId="0A6496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44" w:type="pct"/>
            <w:shd w:val="clear" w:color="auto" w:fill="auto"/>
            <w:vAlign w:val="center"/>
          </w:tcPr>
          <w:p w14:paraId="07C45ED4">
            <w:pPr>
              <w:pStyle w:val="74"/>
              <w:rPr>
                <w:rFonts w:hint="eastAsia"/>
                <w:kern w:val="0"/>
              </w:rPr>
            </w:pPr>
            <w:bookmarkStart w:id="292" w:name="_QWord_Paragraph__28"/>
            <w:r>
              <w:rPr>
                <w:rFonts w:hint="eastAsia"/>
                <w:kern w:val="0"/>
              </w:rPr>
              <w:t>通信接口</w:t>
            </w:r>
            <w:bookmarkEnd w:id="292"/>
          </w:p>
        </w:tc>
        <w:tc>
          <w:tcPr>
            <w:tcW w:w="1519" w:type="pct"/>
            <w:shd w:val="clear" w:color="auto" w:fill="auto"/>
            <w:vAlign w:val="center"/>
          </w:tcPr>
          <w:p w14:paraId="13768DB6">
            <w:pPr>
              <w:pStyle w:val="64"/>
              <w:rPr>
                <w:rFonts w:hint="eastAsia"/>
                <w:kern w:val="0"/>
              </w:rPr>
            </w:pPr>
            <w:bookmarkStart w:id="293" w:name="_QWord_Paragraph__29"/>
            <w:r>
              <w:rPr>
                <w:rFonts w:hint="eastAsia"/>
                <w:kern w:val="0"/>
              </w:rPr>
              <w:t>以USB为主，目前只保留网络接口、WiFi接口等。其他接口</w:t>
            </w:r>
            <w:r>
              <w:rPr>
                <w:rFonts w:hint="eastAsia"/>
                <w:kern w:val="0"/>
                <w:lang w:eastAsia="zh-CN"/>
              </w:rPr>
              <w:t>基本</w:t>
            </w:r>
            <w:r>
              <w:rPr>
                <w:rFonts w:hint="eastAsia"/>
                <w:kern w:val="0"/>
              </w:rPr>
              <w:t>可以通过USB口进行转换。</w:t>
            </w:r>
            <w:bookmarkEnd w:id="293"/>
          </w:p>
        </w:tc>
        <w:tc>
          <w:tcPr>
            <w:tcW w:w="1519" w:type="pct"/>
            <w:shd w:val="clear" w:color="auto" w:fill="auto"/>
            <w:vAlign w:val="center"/>
          </w:tcPr>
          <w:p w14:paraId="4627366A">
            <w:pPr>
              <w:pStyle w:val="64"/>
              <w:rPr>
                <w:rFonts w:hint="eastAsia"/>
                <w:kern w:val="0"/>
              </w:rPr>
            </w:pPr>
            <w:bookmarkStart w:id="294" w:name="_QWord_Paragraph__30"/>
            <w:r>
              <w:rPr>
                <w:rFonts w:hint="eastAsia"/>
                <w:kern w:val="0"/>
              </w:rPr>
              <w:t>根据需要，配置各类接口。</w:t>
            </w:r>
            <w:bookmarkEnd w:id="294"/>
          </w:p>
        </w:tc>
        <w:tc>
          <w:tcPr>
            <w:tcW w:w="1519" w:type="pct"/>
            <w:shd w:val="clear" w:color="auto" w:fill="auto"/>
            <w:vAlign w:val="center"/>
          </w:tcPr>
          <w:p w14:paraId="695F5C4B">
            <w:pPr>
              <w:pStyle w:val="64"/>
              <w:rPr>
                <w:rFonts w:hint="eastAsia"/>
                <w:kern w:val="0"/>
              </w:rPr>
            </w:pPr>
            <w:bookmarkStart w:id="295" w:name="_QWord_Paragraph__31"/>
            <w:r>
              <w:rPr>
                <w:rFonts w:hint="eastAsia"/>
                <w:kern w:val="0"/>
              </w:rPr>
              <w:t>嵌入式系统的通信接口比PC丰富</w:t>
            </w:r>
            <w:r>
              <w:rPr>
                <w:rFonts w:hint="eastAsia"/>
                <w:kern w:val="0"/>
                <w:lang w:eastAsia="zh-CN"/>
              </w:rPr>
              <w:t>得</w:t>
            </w:r>
            <w:r>
              <w:rPr>
                <w:rFonts w:hint="eastAsia" w:ascii="MS Gothic" w:hAnsi="MS Gothic" w:eastAsia="MS Gothic" w:cs="MS Gothic"/>
                <w:kern w:val="0"/>
              </w:rPr>
              <w:t>‍</w:t>
            </w:r>
            <w:r>
              <w:rPr>
                <w:rFonts w:hint="eastAsia"/>
                <w:kern w:val="0"/>
              </w:rPr>
              <w:t>多。</w:t>
            </w:r>
            <w:bookmarkEnd w:id="295"/>
          </w:p>
        </w:tc>
      </w:tr>
    </w:tbl>
    <w:p w14:paraId="4FF3F2E9">
      <w:pPr>
        <w:pStyle w:val="63"/>
        <w:spacing w:before="352" w:after="352"/>
      </w:pPr>
      <w:bookmarkStart w:id="296" w:name="_QWord_Paragraph__32"/>
      <w:bookmarkStart w:id="297" w:name="_Toc17594"/>
      <w:r>
        <w:rPr>
          <w:rFonts w:hint="eastAsia"/>
        </w:rPr>
        <w:t>嵌入式开发软件的发展</w:t>
      </w:r>
      <w:bookmarkEnd w:id="296"/>
      <w:bookmarkEnd w:id="297"/>
    </w:p>
    <w:p w14:paraId="5CBAAC9C">
      <w:pPr>
        <w:pStyle w:val="4"/>
        <w:ind w:firstLine="420"/>
      </w:pPr>
      <w:bookmarkStart w:id="298" w:name="_QWord_Paragraph__33"/>
      <w:r>
        <w:t>在嵌入式软件的发展历史中，</w:t>
      </w:r>
      <w:r>
        <w:rPr>
          <w:rFonts w:hint="eastAsia"/>
        </w:rPr>
        <w:t>起</w:t>
      </w:r>
      <w:r>
        <w:t>初在嵌入式系统中</w:t>
      </w:r>
      <w:r>
        <w:rPr>
          <w:rFonts w:hint="eastAsia"/>
        </w:rPr>
        <w:t>，</w:t>
      </w:r>
      <w:r>
        <w:t>软件开发主要采用</w:t>
      </w:r>
      <w:r>
        <w:rPr>
          <w:rFonts w:hint="eastAsia"/>
        </w:rPr>
        <w:t>的是</w:t>
      </w:r>
      <w:r>
        <w:t>汇编语言。随着高级语言的出现，如C语言和C++，嵌入式系统也逐渐开始采用高级语言进行软件开发。目前，C语言和C++是最广泛使用的高级语言。</w:t>
      </w:r>
      <w:bookmarkEnd w:id="298"/>
    </w:p>
    <w:p w14:paraId="007CBFF5">
      <w:pPr>
        <w:pStyle w:val="4"/>
        <w:ind w:firstLine="420"/>
      </w:pPr>
      <w:bookmarkStart w:id="299" w:name="_QWord_Paragraph__34"/>
      <w:bookmarkStart w:id="300" w:name="_QWord_Source_Comparison_Para_34"/>
      <w:r>
        <w:t>从系统软件的角度看，</w:t>
      </w:r>
      <w:r>
        <w:rPr>
          <w:rFonts w:hint="eastAsia"/>
        </w:rPr>
        <w:t>起</w:t>
      </w:r>
      <w:r>
        <w:t>初的硬件比较简单</w:t>
      </w:r>
      <w:r>
        <w:rPr>
          <w:rFonts w:hint="eastAsia"/>
        </w:rPr>
        <w:t>，</w:t>
      </w:r>
      <w:r>
        <w:t>嵌入式系统并没有操作系统。随着嵌入式系统硬件复杂性的增加，开始考虑使用操作系统。最初采用的是专用的嵌入式操作系统。随着硬件系统的进步，有些嵌入式系统的功能甚至可以比通用的个人电脑还要强大，因此也可以运行通用的操作系统。</w:t>
      </w:r>
      <w:bookmarkEnd w:id="299"/>
      <w:bookmarkEnd w:id="300"/>
    </w:p>
    <w:p w14:paraId="4CDCC0F7">
      <w:pPr>
        <w:pStyle w:val="4"/>
        <w:ind w:firstLine="420"/>
      </w:pPr>
      <w:bookmarkStart w:id="301" w:name="_QWord_Paragraph__35"/>
      <w:bookmarkStart w:id="302" w:name="_QWord_Source_Comparison_Para_35"/>
      <w:r>
        <w:t>在单片机的开发中，最早使用汇编语言，如基于51系列的单片机。随后，可以使用C51语言进行开发。目前C51语言仍然是开发单片机程序的常用语言。</w:t>
      </w:r>
      <w:bookmarkEnd w:id="301"/>
      <w:bookmarkEnd w:id="302"/>
    </w:p>
    <w:p w14:paraId="4BE3AEF4">
      <w:pPr>
        <w:pStyle w:val="63"/>
        <w:spacing w:before="352" w:after="352"/>
      </w:pPr>
      <w:bookmarkStart w:id="303" w:name="_QWord_Source_Comparison_Para_36"/>
      <w:bookmarkStart w:id="304" w:name="_Toc18198"/>
      <w:bookmarkStart w:id="305" w:name="_QWord_Paragraph__36"/>
      <w:r>
        <w:rPr>
          <w:rFonts w:hint="eastAsia"/>
        </w:rPr>
        <w:t>计算模式的发展</w:t>
      </w:r>
      <w:bookmarkEnd w:id="303"/>
      <w:bookmarkEnd w:id="304"/>
      <w:bookmarkEnd w:id="305"/>
    </w:p>
    <w:p w14:paraId="78BBA92B">
      <w:pPr>
        <w:pStyle w:val="4"/>
        <w:ind w:firstLine="420"/>
      </w:pPr>
      <w:bookmarkStart w:id="306" w:name="_QWord_Source_Comparison_Para_37"/>
      <w:bookmarkStart w:id="307" w:name="_QWord_Paragraph__37"/>
      <w:r>
        <w:rPr>
          <w:rFonts w:hint="eastAsia"/>
        </w:rPr>
        <w:t>通过计算模式的发展可以看出计算机在应用中是如何发挥计算能力的。</w:t>
      </w:r>
      <w:bookmarkEnd w:id="306"/>
      <w:bookmarkEnd w:id="307"/>
    </w:p>
    <w:p w14:paraId="5255D15A">
      <w:pPr>
        <w:pStyle w:val="4"/>
        <w:ind w:firstLine="420"/>
      </w:pPr>
      <w:bookmarkStart w:id="308" w:name="_QWord_Paragraph__38"/>
      <w:bookmarkStart w:id="309" w:name="_QWord_Source_Comparison_Para_38"/>
      <w:r>
        <w:rPr>
          <w:rFonts w:hint="eastAsia"/>
        </w:rPr>
        <w:t>在计算机发展的初级阶段，计算机是一种集中式的应用，比如说大型计算机、中型计算机、小型计算机和工作站等等，它们的功能比较强大，并且这些计算机是连接多个终端来使用的，因此称之为主机计算模式。</w:t>
      </w:r>
      <w:bookmarkEnd w:id="308"/>
      <w:bookmarkEnd w:id="309"/>
    </w:p>
    <w:p w14:paraId="414D57EA">
      <w:pPr>
        <w:pStyle w:val="4"/>
        <w:ind w:firstLine="420"/>
      </w:pPr>
      <w:bookmarkStart w:id="310" w:name="_QWord_Paragraph__39"/>
      <w:bookmarkStart w:id="311" w:name="_QWord_Source_Comparison_Para_39"/>
      <w:r>
        <w:rPr>
          <w:rFonts w:hint="eastAsia"/>
        </w:rPr>
        <w:t>随着个人计算机的出现，每个人只需要一台计算机，就能够完成所有的计算需求，被称为个人计算模式。</w:t>
      </w:r>
      <w:bookmarkEnd w:id="310"/>
      <w:bookmarkEnd w:id="311"/>
    </w:p>
    <w:p w14:paraId="4F328D44">
      <w:pPr>
        <w:pStyle w:val="4"/>
        <w:ind w:firstLine="420"/>
      </w:pPr>
      <w:bookmarkStart w:id="312" w:name="_QWord_Paragraph__40"/>
      <w:bookmarkStart w:id="313" w:name="_QWord_Source_Comparison_Para_40"/>
      <w:r>
        <w:rPr>
          <w:rFonts w:hint="eastAsia"/>
        </w:rPr>
        <w:t>随着网络的普及，几乎所有计算机都能联网，我们可以从互联网上获取各种各样的资源，这种计算模式被称为分布式计算模式。</w:t>
      </w:r>
      <w:bookmarkEnd w:id="312"/>
      <w:bookmarkEnd w:id="313"/>
    </w:p>
    <w:p w14:paraId="61623AB3">
      <w:pPr>
        <w:pStyle w:val="4"/>
        <w:ind w:firstLine="420"/>
      </w:pPr>
      <w:bookmarkStart w:id="314" w:name="_QWord_Source_Comparison_Para_41"/>
      <w:bookmarkStart w:id="315" w:name="_QWord_Paragraph__41"/>
      <w:r>
        <w:rPr>
          <w:rFonts w:hint="eastAsia"/>
        </w:rPr>
        <w:t>随着时间的推移，计算模式持续发展，各种计算设备越来越多，不再局限于传统的通用计算机形式。嵌入式系统形式多种多样，不仅在功能上更加多样化，还适应了不同的应用场景和需求。当嵌入式系统与移动互联网结合时，产生了许多智能硬件设备。这些设备种类繁多，构成了当前计算模式的重要组成部分。这种计算模式通常被称为普适计算模式。普适计算的目标是使计算无处不在，意味着智能硬件几乎无所不在，人们可以随时随地访问和控制各种计算设备。</w:t>
      </w:r>
      <w:bookmarkEnd w:id="314"/>
      <w:bookmarkEnd w:id="315"/>
    </w:p>
    <w:p w14:paraId="1072CC6E">
      <w:pPr>
        <w:pStyle w:val="4"/>
        <w:ind w:firstLine="420"/>
      </w:pPr>
      <w:bookmarkStart w:id="316" w:name="_QWord_Source_Comparison_Para_42"/>
      <w:bookmarkStart w:id="317" w:name="_QWord_Paragraph__42"/>
      <w:r>
        <w:rPr>
          <w:rFonts w:hint="eastAsia"/>
        </w:rPr>
        <w:t>在这里，可以思考几个问题：什么是计算？计算机能够进行哪些类型的计算？又有哪些计算是它无法完成的？</w:t>
      </w:r>
      <w:bookmarkEnd w:id="316"/>
      <w:bookmarkEnd w:id="317"/>
    </w:p>
    <w:p w14:paraId="2C412D64">
      <w:pPr>
        <w:pStyle w:val="63"/>
        <w:spacing w:before="352" w:after="352"/>
      </w:pPr>
      <w:bookmarkStart w:id="318" w:name="_QWord_Source_Comparison_Para_44"/>
      <w:bookmarkStart w:id="319" w:name="_Toc12554"/>
      <w:bookmarkStart w:id="320" w:name="_QWord_Paragraph__44"/>
      <w:r>
        <w:rPr>
          <w:rFonts w:hint="eastAsia"/>
        </w:rPr>
        <w:t>普适计算</w:t>
      </w:r>
      <w:bookmarkEnd w:id="318"/>
      <w:bookmarkEnd w:id="319"/>
      <w:bookmarkEnd w:id="320"/>
    </w:p>
    <w:p w14:paraId="5B771AA3">
      <w:pPr>
        <w:pStyle w:val="4"/>
        <w:ind w:firstLine="420"/>
      </w:pPr>
      <w:bookmarkStart w:id="321" w:name="_QWord_Paragraph__45"/>
      <w:bookmarkStart w:id="322" w:name="_QWord_Source_Comparison_Para_45"/>
      <w:r>
        <w:rPr>
          <w:rFonts w:hint="eastAsia"/>
        </w:rPr>
        <w:t>普适计算（Ubiquitous Computing），又称普存计算或普及计算。普适计算强调的是计算与环境的融合，使计算成为生活中不可或缺的一部分。计算机本身可能会消失在人们的视线中，但其功能却无处不在，人们能够在任何时间任何地点，以任何方式进行信息的获取与处理，支持着我们日常生活和各种工作活动。</w:t>
      </w:r>
      <w:bookmarkEnd w:id="321"/>
      <w:bookmarkEnd w:id="322"/>
    </w:p>
    <w:p w14:paraId="0345B9BB">
      <w:pPr>
        <w:pStyle w:val="63"/>
        <w:spacing w:before="352" w:after="352"/>
      </w:pPr>
      <w:bookmarkStart w:id="323" w:name="_QWord_Source_Comparison_Para_46"/>
      <w:bookmarkStart w:id="324" w:name="_Toc11774"/>
      <w:bookmarkStart w:id="325" w:name="_QWord_Paragraph__46"/>
      <w:r>
        <w:rPr>
          <w:rFonts w:hint="eastAsia"/>
        </w:rPr>
        <w:t>小结</w:t>
      </w:r>
      <w:bookmarkEnd w:id="323"/>
      <w:bookmarkEnd w:id="324"/>
      <w:bookmarkEnd w:id="325"/>
    </w:p>
    <w:p w14:paraId="24F2FE99">
      <w:pPr>
        <w:pStyle w:val="4"/>
        <w:ind w:firstLine="420"/>
      </w:pPr>
      <w:bookmarkStart w:id="326" w:name="_QWord_Paragraph__47"/>
      <w:bookmarkStart w:id="327" w:name="_QWord_Source_Comparison_Para_47"/>
      <w:r>
        <w:rPr>
          <w:rFonts w:hint="eastAsia"/>
        </w:rPr>
        <w:t>本节</w:t>
      </w:r>
      <w:r>
        <w:t>主要探讨了嵌入式系统及其产生的背景</w:t>
      </w:r>
      <w:r>
        <w:rPr>
          <w:rFonts w:hint="eastAsia"/>
        </w:rPr>
        <w:t>，</w:t>
      </w:r>
      <w:r>
        <w:t>嵌入式系统随着微处理器的出现而诞生，被广泛用于各种电子设备中。详细介绍了嵌入式系统的定义，硬件的发展历程，以及软件开发的进展。随着时间的推移，嵌入式系统的功能和复杂性不断提升，成为现代计算设备不可或缺的一部分。</w:t>
      </w:r>
      <w:bookmarkEnd w:id="326"/>
      <w:bookmarkEnd w:id="327"/>
    </w:p>
    <w:p w14:paraId="191DE7E3">
      <w:pPr>
        <w:pStyle w:val="4"/>
        <w:ind w:firstLine="420"/>
      </w:pPr>
      <w:bookmarkStart w:id="328" w:name="_QWord_Paragraph__48"/>
      <w:bookmarkStart w:id="329" w:name="_QWord_Source_Comparison_Para_48"/>
      <w:r>
        <w:rPr>
          <w:rFonts w:hint="eastAsia"/>
        </w:rPr>
        <w:t>本节</w:t>
      </w:r>
      <w:r>
        <w:t>还</w:t>
      </w:r>
      <w:r>
        <w:rPr>
          <w:rFonts w:hint="eastAsia"/>
        </w:rPr>
        <w:t>介绍</w:t>
      </w:r>
      <w:r>
        <w:t>了计算模式的演变，强调了</w:t>
      </w:r>
      <w:r>
        <w:rPr>
          <w:rFonts w:hint="eastAsia"/>
        </w:rPr>
        <w:t>普适</w:t>
      </w:r>
      <w:r>
        <w:t>计算的概念。通过对嵌入式系统产生和发展的探讨，我们可以看到计算无处不在，而嵌入式系统也将随之</w:t>
      </w:r>
      <w:r>
        <w:rPr>
          <w:rFonts w:hint="eastAsia"/>
        </w:rPr>
        <w:t>被广泛应用</w:t>
      </w:r>
      <w:r>
        <w:t>，为各行各业提供</w:t>
      </w:r>
      <w:r>
        <w:rPr>
          <w:rFonts w:hint="eastAsia"/>
        </w:rPr>
        <w:t>技术</w:t>
      </w:r>
      <w:r>
        <w:t>支持和</w:t>
      </w:r>
      <w:r>
        <w:rPr>
          <w:rFonts w:hint="eastAsia"/>
        </w:rPr>
        <w:t>科技</w:t>
      </w:r>
      <w:r>
        <w:t>创新。</w:t>
      </w:r>
      <w:bookmarkEnd w:id="328"/>
      <w:bookmarkEnd w:id="329"/>
    </w:p>
    <w:p w14:paraId="4A150499">
      <w:pPr>
        <w:pStyle w:val="4"/>
        <w:ind w:firstLine="420"/>
      </w:pPr>
      <w:bookmarkStart w:id="330" w:name="_QWord_Source_Comparison_Para_49"/>
      <w:bookmarkStart w:id="331" w:name="_QWord_Paragraph__49"/>
      <w:r>
        <w:rPr>
          <w:rFonts w:hint="eastAsia"/>
        </w:rPr>
        <w:t>思考</w:t>
      </w:r>
      <w:r>
        <w:rPr>
          <w:rFonts w:hint="eastAsia"/>
          <w:lang w:val="en-US" w:eastAsia="zh-CN"/>
        </w:rPr>
        <w:t>题</w:t>
      </w:r>
      <w:r>
        <w:rPr>
          <w:rFonts w:hint="eastAsia"/>
        </w:rPr>
        <w:t>：</w:t>
      </w:r>
      <w:bookmarkEnd w:id="330"/>
      <w:bookmarkEnd w:id="331"/>
      <w:bookmarkStart w:id="332" w:name="_QWord_Source_Comparison_Para_50"/>
      <w:bookmarkStart w:id="333" w:name="_QWord_Paragraph__50"/>
      <w:r>
        <w:rPr>
          <w:rFonts w:hint="eastAsia"/>
        </w:rPr>
        <w:t>智能硬件的现状与发展趋势。</w:t>
      </w:r>
      <w:bookmarkEnd w:id="332"/>
      <w:bookmarkEnd w:id="333"/>
      <w:bookmarkStart w:id="334" w:name="_QWord_Source_Comparison_Para_51"/>
      <w:bookmarkStart w:id="335" w:name="_QWord_Paragraph__51"/>
      <w:r>
        <w:rPr>
          <w:rFonts w:hint="eastAsia"/>
        </w:rPr>
        <w:t>内容包括：什么是智能硬件？与嵌入式系统的关系，其技术方面的现状与趋势，智能硬件的市场现状如何等。</w:t>
      </w:r>
      <w:bookmarkEnd w:id="334"/>
      <w:bookmarkEnd w:id="335"/>
    </w:p>
    <w:p w14:paraId="38826A41">
      <w:pPr>
        <w:pStyle w:val="5"/>
        <w:spacing w:before="705" w:after="352"/>
      </w:pPr>
      <w:bookmarkStart w:id="336" w:name="_Toc7395"/>
      <w:bookmarkStart w:id="337" w:name="_QWord_Source_Comparison_Para_52"/>
      <w:bookmarkStart w:id="338" w:name="_QWord_Paragraph__52"/>
      <w:r>
        <w:rPr>
          <w:rFonts w:hint="eastAsia"/>
        </w:rPr>
        <w:t>无所不在的嵌入式系统</w:t>
      </w:r>
      <w:bookmarkEnd w:id="336"/>
      <w:bookmarkEnd w:id="337"/>
      <w:bookmarkEnd w:id="338"/>
    </w:p>
    <w:p w14:paraId="7E330824">
      <w:pPr>
        <w:pStyle w:val="4"/>
        <w:ind w:firstLine="420"/>
      </w:pPr>
      <w:bookmarkStart w:id="339" w:name="_QWord_Source_Comparison_Para_53"/>
      <w:bookmarkStart w:id="340" w:name="_QWord_Paragraph__53"/>
      <w:r>
        <w:rPr>
          <w:rFonts w:hint="eastAsia"/>
        </w:rPr>
        <w:t>本节通过丰富的演示深入探讨嵌入式系统在实际中的具体应用，介绍一些工业级嵌入式应用案例。通过这些演示，能够直观地感受到嵌入式系统在现代社会中的重要性。</w:t>
      </w:r>
      <w:bookmarkEnd w:id="339"/>
      <w:bookmarkEnd w:id="340"/>
    </w:p>
    <w:p w14:paraId="4E0A664A">
      <w:pPr>
        <w:pStyle w:val="109"/>
        <w:ind w:firstLine="360"/>
        <w:rPr>
          <w:rStyle w:val="174"/>
          <w:rFonts w:hint="eastAsia" w:eastAsia="宋体"/>
          <w:lang w:eastAsia="zh-CN"/>
        </w:rPr>
      </w:pPr>
      <w:bookmarkStart w:id="341" w:name="_QWord_Paragraph__54"/>
      <w:bookmarkStart w:id="342" w:name="_QWord_Source_Comparison_Para_54"/>
      <w:r>
        <w:rPr>
          <w:rStyle w:val="174"/>
          <w:rFonts w:hint="eastAsia" w:eastAsia="宋体"/>
          <w:lang w:eastAsia="zh-CN"/>
        </w:rPr>
        <w:drawing>
          <wp:inline distT="0" distB="0" distL="114300" distR="114300">
            <wp:extent cx="2286000" cy="2286000"/>
            <wp:effectExtent l="0" t="0" r="0" b="0"/>
            <wp:docPr id="28" name="图片 28" descr="1-2 无所不在的嵌入式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2 无所不在的嵌入式系统"/>
                    <pic:cNvPicPr>
                      <a:picLocks noChangeAspect="1"/>
                    </pic:cNvPicPr>
                  </pic:nvPicPr>
                  <pic:blipFill>
                    <a:blip r:embed="rId25"/>
                    <a:stretch>
                      <a:fillRect/>
                    </a:stretch>
                  </pic:blipFill>
                  <pic:spPr>
                    <a:xfrm>
                      <a:off x="0" y="0"/>
                      <a:ext cx="2286000" cy="2286000"/>
                    </a:xfrm>
                    <a:prstGeom prst="rect">
                      <a:avLst/>
                    </a:prstGeom>
                  </pic:spPr>
                </pic:pic>
              </a:graphicData>
            </a:graphic>
          </wp:inline>
        </w:drawing>
      </w:r>
    </w:p>
    <w:p w14:paraId="06CC46B1">
      <w:pPr>
        <w:pStyle w:val="109"/>
        <w:ind w:firstLine="360"/>
      </w:pPr>
      <w:r>
        <w:rPr>
          <w:rStyle w:val="174"/>
          <w:rFonts w:hint="eastAsia"/>
        </w:rPr>
        <w:t>1</w:t>
      </w:r>
      <w:r>
        <w:rPr>
          <w:rStyle w:val="174"/>
        </w:rPr>
        <w:noBreakHyphen/>
      </w:r>
      <w:r>
        <w:rPr>
          <w:rStyle w:val="174"/>
          <w:rFonts w:hint="eastAsia"/>
        </w:rPr>
        <w:t>2 无所不在的嵌入式系统</w:t>
      </w:r>
      <w:bookmarkEnd w:id="341"/>
      <w:bookmarkEnd w:id="342"/>
    </w:p>
    <w:p w14:paraId="65C0A048">
      <w:pPr>
        <w:pStyle w:val="63"/>
        <w:spacing w:before="352" w:after="352"/>
      </w:pPr>
      <w:bookmarkStart w:id="343" w:name="_QWord_Source_Comparison_Para_55"/>
      <w:bookmarkStart w:id="344" w:name="_Toc7267"/>
      <w:bookmarkStart w:id="345" w:name="_QWord_Paragraph__55"/>
      <w:r>
        <w:rPr>
          <w:rFonts w:hint="eastAsia"/>
        </w:rPr>
        <w:t>嵌入式设备的生产规模</w:t>
      </w:r>
      <w:bookmarkEnd w:id="343"/>
      <w:bookmarkEnd w:id="344"/>
      <w:bookmarkEnd w:id="345"/>
    </w:p>
    <w:p w14:paraId="29D1DBE6">
      <w:pPr>
        <w:pStyle w:val="4"/>
        <w:ind w:firstLine="420"/>
      </w:pPr>
      <w:bookmarkStart w:id="346" w:name="_QWord_Paragraph__56"/>
      <w:bookmarkStart w:id="347" w:name="_QWord_Source_Comparison_Para_56"/>
      <w:r>
        <w:rPr>
          <w:rFonts w:hint="eastAsia"/>
        </w:rPr>
        <w:t>嵌入式系统和其他计算设备的生产总量比例如</w:t>
      </w:r>
      <w:r>
        <w:fldChar w:fldCharType="begin"/>
      </w:r>
      <w:r>
        <w:instrText xml:space="preserve"> </w:instrText>
      </w:r>
      <w:r>
        <w:rPr>
          <w:rFonts w:hint="eastAsia"/>
        </w:rPr>
        <w:instrText xml:space="preserve">REF QWord_XRef_Figure__TLLSEb \h \* CHARFORMAT</w:instrText>
      </w:r>
      <w:r>
        <w:instrText xml:space="preserve"> </w:instrText>
      </w:r>
      <w:r>
        <w:fldChar w:fldCharType="separate"/>
      </w:r>
      <w:r>
        <w:rPr>
          <w:rFonts w:hint="eastAsia"/>
        </w:rPr>
        <w:t>图 </w:t>
      </w:r>
      <w:bookmarkStart w:id="348" w:name="_QWord_Source_Comparison_197"/>
      <w:r>
        <w:t>1</w:t>
      </w:r>
      <w:bookmarkEnd w:id="348"/>
      <w:bookmarkStart w:id="349" w:name="_QWord_Source_Comparison_198"/>
      <w:r>
        <w:noBreakHyphen/>
      </w:r>
      <w:r>
        <w:t>1</w:t>
      </w:r>
      <w:bookmarkEnd w:id="349"/>
      <w:bookmarkStart w:id="350" w:name="_QWord_Source_Comparison_199"/>
      <w:r>
        <w:fldChar w:fldCharType="end"/>
      </w:r>
      <w:bookmarkEnd w:id="350"/>
      <w:bookmarkStart w:id="351" w:name="_QWord_Source_Comparison_200"/>
      <w:r>
        <w:rPr>
          <w:rFonts w:hint="eastAsia"/>
        </w:rPr>
        <w:t>所示。各种大型机、中型机、</w:t>
      </w:r>
      <w:bookmarkEnd w:id="351"/>
      <w:bookmarkStart w:id="352" w:name="_QWord_Source_Comparison_201"/>
      <w:r>
        <w:rPr>
          <w:rFonts w:hint="eastAsia"/>
        </w:rPr>
        <w:t>PC</w:t>
      </w:r>
      <w:bookmarkEnd w:id="352"/>
      <w:bookmarkStart w:id="353" w:name="_QWord_Source_Comparison_202"/>
      <w:r>
        <w:rPr>
          <w:rFonts w:hint="eastAsia"/>
        </w:rPr>
        <w:t>等的生产总量远比嵌入式设备的要少。生活中，各种家电、手机以及穿戴式设备等都属于嵌入式设备。</w:t>
      </w:r>
      <w:bookmarkEnd w:id="346"/>
      <w:bookmarkEnd w:id="347"/>
      <w:bookmarkEnd w:id="353"/>
    </w:p>
    <w:p w14:paraId="72EDD60D">
      <w:pPr>
        <w:pStyle w:val="105"/>
      </w:pPr>
      <w:bookmarkStart w:id="354" w:name="_QWord_Source_Comparison_Para_57"/>
      <w:r>
        <w:t>‌</w:t>
      </w:r>
      <w:bookmarkStart w:id="355" w:name="_QWord_Source_Comparison_203"/>
      <w:bookmarkEnd w:id="355"/>
      <w:bookmarkStart w:id="356" w:name="_QWord_Source_Comparison_204"/>
      <w:bookmarkStart w:id="357" w:name="_QWord_Paragraph__57"/>
      <w:bookmarkStart w:id="358" w:name="_QWord_ImageIndex_1"/>
      <w:r>
        <w:drawing>
          <wp:inline distT="0" distB="0" distL="0" distR="0">
            <wp:extent cx="4323080" cy="2044065"/>
            <wp:effectExtent l="0" t="0" r="1270" b="0"/>
            <wp:docPr id="1520848098" name="图片 1" descr="图片包含 户外, 鸟&#10;&#10;描述已自动生成" title="QWord_ImageMark_1">
              <a:hlinkClick xmlns:a="http://schemas.openxmlformats.org/drawingml/2006/main" r:id="rId26" tooltip="QWord 图片目录：resource/images/illustration/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48098" name="图片 1" descr="图片包含 户外, 鸟&#10;&#10;描述已自动生成" title="QWord_ImageMark_1"/>
                    <pic:cNvPicPr>
                      <a:picLocks noChangeAspect="1"/>
                    </pic:cNvPicPr>
                  </pic:nvPicPr>
                  <pic:blipFill>
                    <a:blip r:embed="rId27"/>
                    <a:stretch>
                      <a:fillRect/>
                    </a:stretch>
                  </pic:blipFill>
                  <pic:spPr>
                    <a:xfrm>
                      <a:off x="0" y="0"/>
                      <a:ext cx="4332130" cy="2048344"/>
                    </a:xfrm>
                    <a:prstGeom prst="rect">
                      <a:avLst/>
                    </a:prstGeom>
                  </pic:spPr>
                </pic:pic>
              </a:graphicData>
            </a:graphic>
          </wp:inline>
        </w:drawing>
      </w:r>
      <w:bookmarkEnd w:id="354"/>
      <w:bookmarkEnd w:id="356"/>
      <w:bookmarkEnd w:id="357"/>
      <w:bookmarkEnd w:id="358"/>
    </w:p>
    <w:p w14:paraId="2939A636">
      <w:pPr>
        <w:pStyle w:val="68"/>
      </w:pPr>
      <w:bookmarkStart w:id="359" w:name="_QWord_Source_Comparison_205"/>
      <w:bookmarkStart w:id="360" w:name="QWord_XRef_Figure__TLLSEb"/>
      <w:bookmarkStart w:id="361" w:name="_QWord_Paragraph__58"/>
      <w:bookmarkStart w:id="362" w:name="_QWord_Source_Comparison_Para_58"/>
      <w:r>
        <w:rPr>
          <w:rFonts w:hint="eastAsia"/>
        </w:rPr>
        <w:t>图</w:t>
      </w:r>
      <w:bookmarkEnd w:id="359"/>
      <w:bookmarkStart w:id="363" w:name="_QWord_Source_Comparison_206"/>
      <w:r>
        <w:rPr>
          <w:rFonts w:hint="eastAsia"/>
        </w:rPr>
        <w:t> </w:t>
      </w:r>
      <w:bookmarkEnd w:id="363"/>
      <w:bookmarkStart w:id="364" w:name="_QWord_Source_Comparison_207"/>
      <w:r>
        <w:fldChar w:fldCharType="begin"/>
      </w:r>
      <w:bookmarkEnd w:id="364"/>
      <w:bookmarkStart w:id="365" w:name="_QWord_Source_Comparison_208"/>
      <w:r>
        <w:instrText xml:space="preserve"> SEQ QWord_Heading1_Sequence \c </w:instrText>
      </w:r>
      <w:bookmarkEnd w:id="365"/>
      <w:bookmarkStart w:id="366" w:name="_QWord_Source_Comparison_209"/>
      <w:r>
        <w:fldChar w:fldCharType="separate"/>
      </w:r>
      <w:bookmarkEnd w:id="366"/>
      <w:bookmarkStart w:id="367" w:name="_QWord_Source_Comparison_210"/>
      <w:r>
        <w:t>1</w:t>
      </w:r>
      <w:bookmarkEnd w:id="367"/>
      <w:bookmarkStart w:id="368" w:name="_QWord_Source_Comparison_211"/>
      <w:r>
        <w:fldChar w:fldCharType="end"/>
      </w:r>
      <w:bookmarkEnd w:id="368"/>
      <w:bookmarkStart w:id="369" w:name="_QWord_Source_Comparison_212"/>
      <w:r>
        <w:noBreakHyphen/>
      </w:r>
      <w:bookmarkEnd w:id="369"/>
      <w:bookmarkStart w:id="370" w:name="_QWord_Source_Comparison_213"/>
      <w:r>
        <w:fldChar w:fldCharType="begin"/>
      </w:r>
      <w:bookmarkEnd w:id="370"/>
      <w:bookmarkStart w:id="371" w:name="_QWord_Source_Comparison_214"/>
      <w:r>
        <w:instrText xml:space="preserve"> </w:instrText>
      </w:r>
      <w:bookmarkEnd w:id="371"/>
      <w:bookmarkStart w:id="372" w:name="_QWord_Source_Comparison_215"/>
      <w:r>
        <w:rPr>
          <w:rFonts w:hint="eastAsia"/>
        </w:rPr>
        <w:instrText xml:space="preserve">SEQ </w:instrText>
      </w:r>
      <w:bookmarkEnd w:id="372"/>
      <w:bookmarkStart w:id="373" w:name="_QWord_Source_Comparison_216"/>
      <w:r>
        <w:rPr>
          <w:rFonts w:hint="eastAsia"/>
        </w:rPr>
        <w:instrText xml:space="preserve">图</w:instrText>
      </w:r>
      <w:bookmarkEnd w:id="373"/>
      <w:bookmarkStart w:id="374" w:name="_QWord_Source_Comparison_217"/>
      <w:r>
        <w:rPr>
          <w:rFonts w:hint="eastAsia"/>
        </w:rPr>
        <w:instrText xml:space="preserve"> \* ARABIC \s 1</w:instrText>
      </w:r>
      <w:bookmarkEnd w:id="374"/>
      <w:bookmarkStart w:id="375" w:name="_QWord_Source_Comparison_218"/>
      <w:r>
        <w:instrText xml:space="preserve"> </w:instrText>
      </w:r>
      <w:bookmarkStart w:id="376" w:name="_QWord_Source_Comparison_219"/>
      <w:r>
        <w:fldChar w:fldCharType="separate"/>
      </w:r>
      <w:bookmarkEnd w:id="375"/>
      <w:bookmarkEnd w:id="376"/>
      <w:bookmarkStart w:id="377" w:name="_QWord_Source_Comparison_220"/>
      <w:r>
        <w:t>1</w:t>
      </w:r>
      <w:bookmarkEnd w:id="377"/>
      <w:bookmarkStart w:id="378" w:name="_QWord_Source_Comparison_221"/>
      <w:r>
        <w:fldChar w:fldCharType="end"/>
      </w:r>
      <w:bookmarkEnd w:id="360"/>
      <w:bookmarkEnd w:id="378"/>
      <w:bookmarkStart w:id="379" w:name="_QWord_Source_Comparison_222"/>
      <w:r>
        <w:rPr>
          <w:rFonts w:hint="eastAsia"/>
        </w:rPr>
        <w:t xml:space="preserve">  </w:t>
      </w:r>
      <w:bookmarkEnd w:id="379"/>
      <w:bookmarkStart w:id="380" w:name="_QWord_Source_Comparison_223"/>
      <w:r>
        <w:rPr>
          <w:rFonts w:hint="eastAsia"/>
        </w:rPr>
        <w:t>计算设备的生产总量比例</w:t>
      </w:r>
      <w:bookmarkEnd w:id="361"/>
      <w:bookmarkEnd w:id="362"/>
      <w:bookmarkEnd w:id="380"/>
    </w:p>
    <w:p w14:paraId="23AA3844">
      <w:pPr>
        <w:pStyle w:val="4"/>
        <w:ind w:firstLine="420"/>
      </w:pPr>
      <w:bookmarkStart w:id="381" w:name="_QWord_Source_Comparison_224"/>
      <w:bookmarkStart w:id="382" w:name="_QWord_Source_Comparison_Para_59"/>
      <w:bookmarkStart w:id="383" w:name="_QWord_Paragraph__59"/>
      <w:r>
        <w:rPr>
          <w:rFonts w:hint="eastAsia"/>
        </w:rPr>
        <w:t>嵌入式系统广泛应用于工业控制、</w:t>
      </w:r>
      <w:r>
        <w:rPr>
          <w:rFonts w:hint="eastAsia" w:ascii="宋体" w:hAnsi="宋体"/>
        </w:rPr>
        <w:t>国防军事</w:t>
      </w:r>
      <w:r>
        <w:rPr>
          <w:rFonts w:hint="eastAsia"/>
        </w:rPr>
        <w:t>、消费电子以及网络等各个领域，如</w:t>
      </w:r>
      <w:bookmarkEnd w:id="381"/>
      <w:bookmarkStart w:id="384" w:name="_QWord_Source_Comparison_225"/>
      <w:r>
        <w:fldChar w:fldCharType="begin"/>
      </w:r>
      <w:bookmarkEnd w:id="384"/>
      <w:bookmarkStart w:id="385" w:name="_QWord_Source_Comparison_226"/>
      <w:r>
        <w:instrText xml:space="preserve"> </w:instrText>
      </w:r>
      <w:bookmarkEnd w:id="385"/>
      <w:bookmarkStart w:id="386" w:name="_QWord_Source_Comparison_227"/>
      <w:r>
        <w:rPr>
          <w:rFonts w:hint="eastAsia"/>
        </w:rPr>
        <w:instrText xml:space="preserve">REF QWord_XRef_Figure__skS09R \h \* CHARFORMAT</w:instrText>
      </w:r>
      <w:bookmarkEnd w:id="386"/>
      <w:bookmarkStart w:id="387" w:name="_QWord_Source_Comparison_228"/>
      <w:r>
        <w:instrText xml:space="preserve"> </w:instrText>
      </w:r>
      <w:bookmarkStart w:id="388" w:name="_QWord_Source_Comparison_229"/>
      <w:r>
        <w:fldChar w:fldCharType="separate"/>
      </w:r>
      <w:bookmarkEnd w:id="387"/>
      <w:bookmarkEnd w:id="388"/>
      <w:bookmarkStart w:id="389" w:name="_QWord_Source_Comparison_230"/>
      <w:r>
        <w:rPr>
          <w:rFonts w:hint="eastAsia"/>
        </w:rPr>
        <w:t>图</w:t>
      </w:r>
      <w:bookmarkEnd w:id="389"/>
      <w:bookmarkStart w:id="390" w:name="_QWord_Source_Comparison_231"/>
      <w:r>
        <w:rPr>
          <w:rFonts w:hint="eastAsia"/>
        </w:rPr>
        <w:t> </w:t>
      </w:r>
      <w:bookmarkEnd w:id="390"/>
      <w:bookmarkStart w:id="391" w:name="_QWord_Source_Comparison_232"/>
      <w:r>
        <w:t>1</w:t>
      </w:r>
      <w:bookmarkEnd w:id="391"/>
      <w:bookmarkStart w:id="392" w:name="_QWord_Source_Comparison_233"/>
      <w:r>
        <w:noBreakHyphen/>
      </w:r>
      <w:r>
        <w:t>2</w:t>
      </w:r>
      <w:bookmarkEnd w:id="392"/>
      <w:bookmarkStart w:id="393" w:name="_QWord_Source_Comparison_234"/>
      <w:r>
        <w:fldChar w:fldCharType="end"/>
      </w:r>
      <w:bookmarkEnd w:id="393"/>
      <w:bookmarkStart w:id="394" w:name="_QWord_Source_Comparison_235"/>
      <w:r>
        <w:rPr>
          <w:rFonts w:hint="eastAsia"/>
        </w:rPr>
        <w:t>所示。</w:t>
      </w:r>
      <w:bookmarkEnd w:id="382"/>
      <w:bookmarkEnd w:id="383"/>
      <w:bookmarkEnd w:id="394"/>
    </w:p>
    <w:p w14:paraId="543D4997">
      <w:pPr>
        <w:pStyle w:val="105"/>
      </w:pPr>
      <w:bookmarkStart w:id="395" w:name="_QWord_Source_Comparison_Para_60"/>
      <w:r>
        <w:t>‌</w:t>
      </w:r>
      <w:bookmarkStart w:id="396" w:name="_QWord_Source_Comparison_236"/>
      <w:bookmarkEnd w:id="396"/>
      <w:bookmarkStart w:id="397" w:name="_QWord_ImageIndex_2"/>
      <w:bookmarkStart w:id="398" w:name="_QWord_Source_Comparison_237"/>
      <w:bookmarkStart w:id="399" w:name="_QWord_Paragraph__60"/>
      <w:r>
        <w:drawing>
          <wp:inline distT="0" distB="0" distL="114300" distR="114300">
            <wp:extent cx="2831465" cy="1645920"/>
            <wp:effectExtent l="0" t="0" r="6985" b="0"/>
            <wp:docPr id="1942061138" name="图片 8" descr="图示&#10;&#10;描述已自动生成" title="QWord_ImageMark_2">
              <a:hlinkClick xmlns:a="http://schemas.openxmlformats.org/drawingml/2006/main" r:id="rId28" tooltip="QWord 图片目录：resource/images/illustration/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61138" name="图片 8" descr="图示&#10;&#10;描述已自动生成" title="QWord_ImageMark_2"/>
                    <pic:cNvPicPr>
                      <a:picLocks noChangeAspect="1"/>
                    </pic:cNvPicPr>
                  </pic:nvPicPr>
                  <pic:blipFill>
                    <a:blip r:embed="rId29"/>
                    <a:stretch>
                      <a:fillRect/>
                    </a:stretch>
                  </pic:blipFill>
                  <pic:spPr>
                    <a:xfrm>
                      <a:off x="0" y="0"/>
                      <a:ext cx="2843971" cy="1652840"/>
                    </a:xfrm>
                    <a:prstGeom prst="rect">
                      <a:avLst/>
                    </a:prstGeom>
                    <a:noFill/>
                    <a:ln>
                      <a:noFill/>
                    </a:ln>
                  </pic:spPr>
                </pic:pic>
              </a:graphicData>
            </a:graphic>
          </wp:inline>
        </w:drawing>
      </w:r>
      <w:bookmarkEnd w:id="395"/>
      <w:bookmarkEnd w:id="397"/>
      <w:bookmarkEnd w:id="398"/>
      <w:bookmarkEnd w:id="399"/>
    </w:p>
    <w:p w14:paraId="4E3D0B3C">
      <w:pPr>
        <w:pStyle w:val="68"/>
      </w:pPr>
      <w:bookmarkStart w:id="400" w:name="_QWord_Source_Comparison_238"/>
      <w:bookmarkStart w:id="401" w:name="QWord_XRef_Figure__skS09R"/>
      <w:bookmarkStart w:id="402" w:name="_QWord_Paragraph__61"/>
      <w:bookmarkStart w:id="403" w:name="_QWord_Source_Comparison_Para_61"/>
      <w:r>
        <w:rPr>
          <w:rFonts w:hint="eastAsia"/>
        </w:rPr>
        <w:t>图</w:t>
      </w:r>
      <w:bookmarkEnd w:id="400"/>
      <w:bookmarkStart w:id="404" w:name="_QWord_Source_Comparison_239"/>
      <w:r>
        <w:rPr>
          <w:rFonts w:hint="eastAsia"/>
        </w:rPr>
        <w:t> </w:t>
      </w:r>
      <w:bookmarkEnd w:id="404"/>
      <w:bookmarkStart w:id="405" w:name="_QWord_Source_Comparison_240"/>
      <w:r>
        <w:fldChar w:fldCharType="begin"/>
      </w:r>
      <w:bookmarkEnd w:id="405"/>
      <w:bookmarkStart w:id="406" w:name="_QWord_Source_Comparison_241"/>
      <w:r>
        <w:instrText xml:space="preserve"> SEQ QWord_Heading1_Sequence \c </w:instrText>
      </w:r>
      <w:bookmarkEnd w:id="406"/>
      <w:bookmarkStart w:id="407" w:name="_QWord_Source_Comparison_242"/>
      <w:r>
        <w:fldChar w:fldCharType="separate"/>
      </w:r>
      <w:bookmarkEnd w:id="407"/>
      <w:bookmarkStart w:id="408" w:name="_QWord_Source_Comparison_243"/>
      <w:r>
        <w:t>1</w:t>
      </w:r>
      <w:bookmarkEnd w:id="408"/>
      <w:bookmarkStart w:id="409" w:name="_QWord_Source_Comparison_244"/>
      <w:r>
        <w:fldChar w:fldCharType="end"/>
      </w:r>
      <w:bookmarkEnd w:id="409"/>
      <w:bookmarkStart w:id="410" w:name="_QWord_Source_Comparison_245"/>
      <w:r>
        <w:noBreakHyphen/>
      </w:r>
      <w:bookmarkEnd w:id="410"/>
      <w:bookmarkStart w:id="411" w:name="_QWord_Source_Comparison_246"/>
      <w:r>
        <w:fldChar w:fldCharType="begin"/>
      </w:r>
      <w:bookmarkEnd w:id="411"/>
      <w:bookmarkStart w:id="412" w:name="_QWord_Source_Comparison_247"/>
      <w:r>
        <w:instrText xml:space="preserve"> </w:instrText>
      </w:r>
      <w:bookmarkEnd w:id="412"/>
      <w:bookmarkStart w:id="413" w:name="_QWord_Source_Comparison_248"/>
      <w:r>
        <w:rPr>
          <w:rFonts w:hint="eastAsia"/>
        </w:rPr>
        <w:instrText xml:space="preserve">SEQ </w:instrText>
      </w:r>
      <w:bookmarkEnd w:id="413"/>
      <w:bookmarkStart w:id="414" w:name="_QWord_Source_Comparison_249"/>
      <w:r>
        <w:rPr>
          <w:rFonts w:hint="eastAsia"/>
        </w:rPr>
        <w:instrText xml:space="preserve">图</w:instrText>
      </w:r>
      <w:bookmarkEnd w:id="414"/>
      <w:bookmarkStart w:id="415" w:name="_QWord_Source_Comparison_250"/>
      <w:r>
        <w:rPr>
          <w:rFonts w:hint="eastAsia"/>
        </w:rPr>
        <w:instrText xml:space="preserve"> \* ARABIC \s 1</w:instrText>
      </w:r>
      <w:bookmarkEnd w:id="415"/>
      <w:bookmarkStart w:id="416" w:name="_QWord_Source_Comparison_251"/>
      <w:r>
        <w:instrText xml:space="preserve"> </w:instrText>
      </w:r>
      <w:bookmarkStart w:id="417" w:name="_QWord_Source_Comparison_252"/>
      <w:r>
        <w:fldChar w:fldCharType="separate"/>
      </w:r>
      <w:bookmarkEnd w:id="416"/>
      <w:bookmarkEnd w:id="417"/>
      <w:bookmarkStart w:id="418" w:name="_QWord_Source_Comparison_253"/>
      <w:r>
        <w:t>2</w:t>
      </w:r>
      <w:bookmarkEnd w:id="418"/>
      <w:bookmarkStart w:id="419" w:name="_QWord_Source_Comparison_254"/>
      <w:r>
        <w:fldChar w:fldCharType="end"/>
      </w:r>
      <w:bookmarkEnd w:id="401"/>
      <w:bookmarkEnd w:id="419"/>
      <w:bookmarkStart w:id="420" w:name="_QWord_Source_Comparison_255"/>
      <w:r>
        <w:rPr>
          <w:rFonts w:hint="eastAsia"/>
        </w:rPr>
        <w:t xml:space="preserve">  </w:t>
      </w:r>
      <w:bookmarkEnd w:id="420"/>
      <w:bookmarkStart w:id="421" w:name="_QWord_Source_Comparison_256"/>
      <w:r>
        <w:rPr>
          <w:rFonts w:hint="eastAsia"/>
        </w:rPr>
        <w:t>嵌入式技术应用领域</w:t>
      </w:r>
      <w:bookmarkEnd w:id="402"/>
      <w:bookmarkEnd w:id="403"/>
      <w:bookmarkEnd w:id="421"/>
    </w:p>
    <w:p w14:paraId="16E4CD6C">
      <w:pPr>
        <w:pStyle w:val="4"/>
        <w:ind w:firstLine="420"/>
      </w:pPr>
      <w:bookmarkStart w:id="422" w:name="_QWord_Source_Comparison_257"/>
      <w:bookmarkStart w:id="423" w:name="_QWord_Paragraph__62"/>
      <w:bookmarkStart w:id="424" w:name="_QWord_Source_Comparison_Para_62"/>
      <w:r>
        <w:rPr>
          <w:rFonts w:hint="eastAsia"/>
        </w:rPr>
        <w:t>各种类型的嵌入式设备如</w:t>
      </w:r>
      <w:bookmarkEnd w:id="422"/>
      <w:bookmarkStart w:id="425" w:name="_QWord_Source_Comparison_258"/>
      <w:r>
        <w:fldChar w:fldCharType="begin"/>
      </w:r>
      <w:bookmarkEnd w:id="425"/>
      <w:bookmarkStart w:id="426" w:name="_QWord_Source_Comparison_259"/>
      <w:r>
        <w:instrText xml:space="preserve"> </w:instrText>
      </w:r>
      <w:bookmarkEnd w:id="426"/>
      <w:bookmarkStart w:id="427" w:name="_QWord_Source_Comparison_260"/>
      <w:r>
        <w:rPr>
          <w:rFonts w:hint="eastAsia"/>
        </w:rPr>
        <w:instrText xml:space="preserve">REF QWord_XRef_Figure__achY9u \h \* CHARFORMAT</w:instrText>
      </w:r>
      <w:bookmarkEnd w:id="427"/>
      <w:bookmarkStart w:id="428" w:name="_QWord_Source_Comparison_261"/>
      <w:r>
        <w:instrText xml:space="preserve"> </w:instrText>
      </w:r>
      <w:bookmarkStart w:id="429" w:name="_QWord_Source_Comparison_262"/>
      <w:r>
        <w:fldChar w:fldCharType="separate"/>
      </w:r>
      <w:bookmarkEnd w:id="428"/>
      <w:bookmarkEnd w:id="429"/>
      <w:bookmarkStart w:id="430" w:name="_QWord_Source_Comparison_263"/>
      <w:r>
        <w:rPr>
          <w:rFonts w:hint="eastAsia"/>
        </w:rPr>
        <w:t>图</w:t>
      </w:r>
      <w:bookmarkEnd w:id="430"/>
      <w:bookmarkStart w:id="431" w:name="_QWord_Source_Comparison_264"/>
      <w:r>
        <w:rPr>
          <w:rFonts w:hint="eastAsia"/>
        </w:rPr>
        <w:t> </w:t>
      </w:r>
      <w:bookmarkEnd w:id="431"/>
      <w:bookmarkStart w:id="432" w:name="_QWord_Source_Comparison_265"/>
      <w:r>
        <w:t>1</w:t>
      </w:r>
      <w:bookmarkEnd w:id="432"/>
      <w:bookmarkStart w:id="433" w:name="_QWord_Source_Comparison_266"/>
      <w:r>
        <w:noBreakHyphen/>
      </w:r>
      <w:r>
        <w:t>3</w:t>
      </w:r>
      <w:bookmarkEnd w:id="433"/>
      <w:bookmarkStart w:id="434" w:name="_QWord_Source_Comparison_267"/>
      <w:r>
        <w:fldChar w:fldCharType="end"/>
      </w:r>
      <w:bookmarkEnd w:id="434"/>
      <w:bookmarkStart w:id="435" w:name="_QWord_Source_Comparison_268"/>
      <w:r>
        <w:rPr>
          <w:rFonts w:hint="eastAsia"/>
        </w:rPr>
        <w:t>所示，比如用于火星探测、导弹和飞机等。</w:t>
      </w:r>
      <w:bookmarkEnd w:id="423"/>
      <w:bookmarkEnd w:id="424"/>
      <w:bookmarkEnd w:id="435"/>
    </w:p>
    <w:p w14:paraId="62A96CCB">
      <w:pPr>
        <w:pStyle w:val="105"/>
      </w:pPr>
      <w:bookmarkStart w:id="436" w:name="_QWord_Source_Comparison_Para_63"/>
      <w:r>
        <w:t>‌</w:t>
      </w:r>
      <w:bookmarkStart w:id="437" w:name="_QWord_Source_Comparison_269"/>
      <w:bookmarkEnd w:id="437"/>
      <w:bookmarkStart w:id="438" w:name="_QWord_Source_Comparison_270"/>
      <w:bookmarkStart w:id="439" w:name="_QWord_ImageIndex_3"/>
      <w:bookmarkStart w:id="440" w:name="_QWord_Paragraph__63"/>
      <w:r>
        <w:drawing>
          <wp:inline distT="0" distB="0" distL="0" distR="0">
            <wp:extent cx="3756660" cy="2135505"/>
            <wp:effectExtent l="0" t="0" r="0" b="0"/>
            <wp:docPr id="2134651603" name="图片 1" title="QWord_ImageMark_3">
              <a:hlinkClick xmlns:a="http://schemas.openxmlformats.org/drawingml/2006/main" r:id="rId30" tooltip="QWord 图片目录：resource/images/illustration/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51603" name="图片 1" title="QWord_ImageMark_3"/>
                    <pic:cNvPicPr>
                      <a:picLocks noChangeAspect="1"/>
                    </pic:cNvPicPr>
                  </pic:nvPicPr>
                  <pic:blipFill>
                    <a:blip r:embed="rId31"/>
                    <a:stretch>
                      <a:fillRect/>
                    </a:stretch>
                  </pic:blipFill>
                  <pic:spPr>
                    <a:xfrm>
                      <a:off x="0" y="0"/>
                      <a:ext cx="3756660" cy="2135977"/>
                    </a:xfrm>
                    <a:prstGeom prst="rect">
                      <a:avLst/>
                    </a:prstGeom>
                  </pic:spPr>
                </pic:pic>
              </a:graphicData>
            </a:graphic>
          </wp:inline>
        </w:drawing>
      </w:r>
      <w:bookmarkEnd w:id="436"/>
      <w:bookmarkEnd w:id="438"/>
      <w:bookmarkEnd w:id="439"/>
      <w:bookmarkEnd w:id="440"/>
    </w:p>
    <w:p w14:paraId="18BF894E">
      <w:pPr>
        <w:pStyle w:val="68"/>
      </w:pPr>
      <w:bookmarkStart w:id="441" w:name="_QWord_Source_Comparison_271"/>
      <w:bookmarkStart w:id="442" w:name="QWord_XRef_Figure__achY9u"/>
      <w:bookmarkStart w:id="443" w:name="_QWord_Paragraph__64"/>
      <w:bookmarkStart w:id="444" w:name="_QWord_Source_Comparison_Para_64"/>
      <w:r>
        <w:rPr>
          <w:rFonts w:hint="eastAsia"/>
        </w:rPr>
        <w:t>图</w:t>
      </w:r>
      <w:bookmarkEnd w:id="441"/>
      <w:bookmarkStart w:id="445" w:name="_QWord_Source_Comparison_272"/>
      <w:r>
        <w:rPr>
          <w:rFonts w:hint="eastAsia"/>
        </w:rPr>
        <w:t> </w:t>
      </w:r>
      <w:bookmarkEnd w:id="445"/>
      <w:bookmarkStart w:id="446" w:name="_QWord_Source_Comparison_273"/>
      <w:r>
        <w:fldChar w:fldCharType="begin"/>
      </w:r>
      <w:bookmarkEnd w:id="446"/>
      <w:bookmarkStart w:id="447" w:name="_QWord_Source_Comparison_274"/>
      <w:r>
        <w:instrText xml:space="preserve"> SEQ QWord_Heading1_Sequence \c </w:instrText>
      </w:r>
      <w:bookmarkEnd w:id="447"/>
      <w:bookmarkStart w:id="448" w:name="_QWord_Source_Comparison_275"/>
      <w:r>
        <w:fldChar w:fldCharType="separate"/>
      </w:r>
      <w:bookmarkEnd w:id="448"/>
      <w:bookmarkStart w:id="449" w:name="_QWord_Source_Comparison_276"/>
      <w:r>
        <w:t>1</w:t>
      </w:r>
      <w:bookmarkEnd w:id="449"/>
      <w:bookmarkStart w:id="450" w:name="_QWord_Source_Comparison_277"/>
      <w:r>
        <w:fldChar w:fldCharType="end"/>
      </w:r>
      <w:bookmarkEnd w:id="450"/>
      <w:bookmarkStart w:id="451" w:name="_QWord_Source_Comparison_278"/>
      <w:r>
        <w:noBreakHyphen/>
      </w:r>
      <w:bookmarkEnd w:id="451"/>
      <w:bookmarkStart w:id="452" w:name="_QWord_Source_Comparison_279"/>
      <w:r>
        <w:fldChar w:fldCharType="begin"/>
      </w:r>
      <w:bookmarkEnd w:id="452"/>
      <w:bookmarkStart w:id="453" w:name="_QWord_Source_Comparison_280"/>
      <w:r>
        <w:instrText xml:space="preserve"> </w:instrText>
      </w:r>
      <w:bookmarkEnd w:id="453"/>
      <w:bookmarkStart w:id="454" w:name="_QWord_Source_Comparison_281"/>
      <w:r>
        <w:rPr>
          <w:rFonts w:hint="eastAsia"/>
        </w:rPr>
        <w:instrText xml:space="preserve">SEQ </w:instrText>
      </w:r>
      <w:bookmarkEnd w:id="454"/>
      <w:bookmarkStart w:id="455" w:name="_QWord_Source_Comparison_282"/>
      <w:r>
        <w:rPr>
          <w:rFonts w:hint="eastAsia"/>
        </w:rPr>
        <w:instrText xml:space="preserve">图</w:instrText>
      </w:r>
      <w:bookmarkEnd w:id="455"/>
      <w:bookmarkStart w:id="456" w:name="_QWord_Source_Comparison_283"/>
      <w:r>
        <w:rPr>
          <w:rFonts w:hint="eastAsia"/>
        </w:rPr>
        <w:instrText xml:space="preserve"> \* ARABIC \s 1</w:instrText>
      </w:r>
      <w:bookmarkEnd w:id="456"/>
      <w:bookmarkStart w:id="457" w:name="_QWord_Source_Comparison_284"/>
      <w:r>
        <w:instrText xml:space="preserve"> </w:instrText>
      </w:r>
      <w:bookmarkStart w:id="458" w:name="_QWord_Source_Comparison_285"/>
      <w:r>
        <w:fldChar w:fldCharType="separate"/>
      </w:r>
      <w:bookmarkEnd w:id="457"/>
      <w:bookmarkEnd w:id="458"/>
      <w:bookmarkStart w:id="459" w:name="_QWord_Source_Comparison_286"/>
      <w:r>
        <w:t>3</w:t>
      </w:r>
      <w:bookmarkEnd w:id="459"/>
      <w:bookmarkStart w:id="460" w:name="_QWord_Source_Comparison_287"/>
      <w:r>
        <w:fldChar w:fldCharType="end"/>
      </w:r>
      <w:bookmarkEnd w:id="442"/>
      <w:bookmarkEnd w:id="460"/>
      <w:bookmarkStart w:id="461" w:name="_QWord_Source_Comparison_288"/>
      <w:r>
        <w:rPr>
          <w:rFonts w:hint="eastAsia"/>
        </w:rPr>
        <w:t xml:space="preserve">  </w:t>
      </w:r>
      <w:bookmarkEnd w:id="461"/>
      <w:bookmarkStart w:id="462" w:name="_QWord_Source_Comparison_289"/>
      <w:r>
        <w:rPr>
          <w:rFonts w:hint="eastAsia"/>
        </w:rPr>
        <w:t>各类型嵌入式设备</w:t>
      </w:r>
      <w:bookmarkEnd w:id="443"/>
      <w:bookmarkEnd w:id="444"/>
      <w:bookmarkEnd w:id="462"/>
    </w:p>
    <w:p w14:paraId="07033BD9">
      <w:pPr>
        <w:pStyle w:val="4"/>
        <w:ind w:firstLine="420"/>
      </w:pPr>
      <w:bookmarkStart w:id="463" w:name="_QWord_Source_Comparison_Para_65"/>
      <w:bookmarkStart w:id="464" w:name="_QWord_Source_Comparison_290"/>
      <w:bookmarkStart w:id="465" w:name="_QWord_Paragraph__65"/>
      <w:r>
        <w:rPr>
          <w:rFonts w:hint="eastAsia"/>
        </w:rPr>
        <w:t>目前机器人技术处于热门发展阶段，其核心技术实际上是嵌入式技术。机械臂能够写字、画画、切香肠、端水杯，甚至能够进行精细的针线活。</w:t>
      </w:r>
      <w:bookmarkEnd w:id="463"/>
      <w:bookmarkEnd w:id="464"/>
      <w:bookmarkEnd w:id="465"/>
    </w:p>
    <w:p w14:paraId="221BA463">
      <w:pPr>
        <w:pStyle w:val="4"/>
        <w:ind w:firstLine="420"/>
      </w:pPr>
      <w:bookmarkStart w:id="466" w:name="_QWord_Source_Comparison_291"/>
      <w:bookmarkStart w:id="467" w:name="_QWord_Source_Comparison_Para_66"/>
      <w:bookmarkStart w:id="468" w:name="_QWord_Paragraph__66"/>
      <w:r>
        <w:rPr>
          <w:rFonts w:hint="eastAsia"/>
        </w:rPr>
        <w:t>接下来将介绍一些实际的工业嵌入式设备的设计原理，比如自主设计的在线离子色谱仪和自动进样器等。在线离子色谱仪能够全自动分析化学样品中的阴阳离子和重金属离子，</w:t>
      </w:r>
      <w:bookmarkEnd w:id="466"/>
      <w:bookmarkStart w:id="469" w:name="_QWord_Source_Comparison_292"/>
      <w:r>
        <w:rPr>
          <w:rFonts w:hint="eastAsia"/>
        </w:rPr>
        <w:t>24</w:t>
      </w:r>
      <w:bookmarkEnd w:id="469"/>
      <w:bookmarkStart w:id="470" w:name="_QWord_Source_Comparison_293"/>
      <w:r>
        <w:rPr>
          <w:rFonts w:hint="eastAsia"/>
        </w:rPr>
        <w:t>小时不间断运行。此外，主编参与设计的大气污染物粒子成分在线分析仪曾于</w:t>
      </w:r>
      <w:bookmarkEnd w:id="470"/>
      <w:bookmarkStart w:id="471" w:name="_QWord_Source_Comparison_294"/>
      <w:r>
        <w:rPr>
          <w:rFonts w:hint="eastAsia"/>
        </w:rPr>
        <w:t>2015</w:t>
      </w:r>
      <w:bookmarkEnd w:id="471"/>
      <w:bookmarkStart w:id="472" w:name="_QWord_Source_Comparison_295"/>
      <w:r>
        <w:rPr>
          <w:rFonts w:hint="eastAsia"/>
        </w:rPr>
        <w:t>年</w:t>
      </w:r>
      <w:bookmarkEnd w:id="472"/>
      <w:bookmarkStart w:id="473" w:name="_QWord_Source_Comparison_296"/>
      <w:r>
        <w:rPr>
          <w:rFonts w:hint="eastAsia"/>
        </w:rPr>
        <w:t>10</w:t>
      </w:r>
      <w:bookmarkEnd w:id="473"/>
      <w:bookmarkStart w:id="474" w:name="_QWord_Source_Comparison_297"/>
      <w:r>
        <w:rPr>
          <w:rFonts w:hint="eastAsia"/>
        </w:rPr>
        <w:t>月在南极考察船“雪龙”号上使用。</w:t>
      </w:r>
      <w:bookmarkEnd w:id="467"/>
      <w:bookmarkEnd w:id="468"/>
      <w:bookmarkEnd w:id="474"/>
    </w:p>
    <w:p w14:paraId="197E386B">
      <w:pPr>
        <w:pStyle w:val="63"/>
        <w:spacing w:before="352" w:after="352"/>
      </w:pPr>
      <w:bookmarkStart w:id="475" w:name="_QWord_Source_Comparison_Para_67"/>
      <w:bookmarkStart w:id="476" w:name="_QWord_Paragraph__67"/>
      <w:bookmarkStart w:id="477" w:name="_Toc266"/>
      <w:bookmarkStart w:id="478" w:name="_QWord_Source_Comparison_298"/>
      <w:r>
        <w:rPr>
          <w:rFonts w:hint="eastAsia"/>
        </w:rPr>
        <w:t>小结</w:t>
      </w:r>
      <w:bookmarkEnd w:id="475"/>
      <w:bookmarkEnd w:id="476"/>
      <w:bookmarkEnd w:id="477"/>
      <w:bookmarkEnd w:id="478"/>
    </w:p>
    <w:p w14:paraId="1A471B2B">
      <w:pPr>
        <w:pStyle w:val="4"/>
        <w:ind w:firstLine="420"/>
      </w:pPr>
      <w:bookmarkStart w:id="479" w:name="_QWord_Paragraph__68"/>
      <w:bookmarkStart w:id="480" w:name="_QWord_Source_Comparison_Para_68"/>
      <w:bookmarkStart w:id="481" w:name="_QWord_Source_Comparison_299"/>
      <w:r>
        <w:rPr>
          <w:rFonts w:hint="eastAsia"/>
        </w:rPr>
        <w:t>本节介绍了嵌入式系统的应用的发展历程和应用领域，现如今嵌入式设备无处不在。</w:t>
      </w:r>
      <w:bookmarkEnd w:id="479"/>
      <w:bookmarkEnd w:id="480"/>
      <w:bookmarkEnd w:id="481"/>
    </w:p>
    <w:p w14:paraId="34EA003C">
      <w:pPr>
        <w:pStyle w:val="5"/>
        <w:spacing w:before="705" w:after="352"/>
      </w:pPr>
      <w:bookmarkStart w:id="482" w:name="_QWord_Paragraph__69"/>
      <w:bookmarkStart w:id="483" w:name="_Toc4754"/>
      <w:bookmarkStart w:id="484" w:name="_QWord_Source_Comparison_300"/>
      <w:bookmarkStart w:id="485" w:name="_QWord_Source_Comparison_Para_69"/>
      <w:r>
        <w:rPr>
          <w:rFonts w:hint="eastAsia"/>
        </w:rPr>
        <w:t>如何学习嵌入式系统</w:t>
      </w:r>
      <w:bookmarkEnd w:id="482"/>
      <w:bookmarkEnd w:id="483"/>
      <w:bookmarkEnd w:id="484"/>
      <w:bookmarkEnd w:id="485"/>
    </w:p>
    <w:p w14:paraId="1017DFCE">
      <w:pPr>
        <w:pStyle w:val="4"/>
        <w:ind w:firstLine="420"/>
      </w:pPr>
      <w:bookmarkStart w:id="486" w:name="_QWord_Source_Comparison_301"/>
      <w:bookmarkStart w:id="487" w:name="_QWord_Paragraph__70"/>
      <w:bookmarkStart w:id="488" w:name="_QWord_Source_Comparison_Para_70"/>
      <w:r>
        <w:rPr>
          <w:rFonts w:hint="eastAsia"/>
        </w:rPr>
        <w:t>本节</w:t>
      </w:r>
      <w:bookmarkEnd w:id="486"/>
      <w:bookmarkStart w:id="489" w:name="_QWord_Source_Comparison_302"/>
      <w:r>
        <w:t>将探讨如何学习嵌入式系统。首先，</w:t>
      </w:r>
      <w:bookmarkEnd w:id="489"/>
      <w:bookmarkStart w:id="490" w:name="_QWord_Source_Comparison_303"/>
      <w:r>
        <w:rPr>
          <w:rFonts w:hint="eastAsia"/>
        </w:rPr>
        <w:t>了解</w:t>
      </w:r>
      <w:bookmarkEnd w:id="490"/>
      <w:bookmarkStart w:id="491" w:name="_QWord_Source_Comparison_304"/>
      <w:r>
        <w:t>嵌入式系统所需的基础知识。</w:t>
      </w:r>
      <w:bookmarkEnd w:id="491"/>
      <w:bookmarkStart w:id="492" w:name="_QWord_Source_Comparison_305"/>
      <w:r>
        <w:rPr>
          <w:rFonts w:hint="eastAsia"/>
        </w:rPr>
        <w:t>接着</w:t>
      </w:r>
      <w:bookmarkEnd w:id="492"/>
      <w:bookmarkStart w:id="493" w:name="_QWord_Source_Comparison_306"/>
      <w:r>
        <w:t>，探讨学习嵌入式系统的方法和学习路线。</w:t>
      </w:r>
      <w:bookmarkEnd w:id="487"/>
      <w:bookmarkEnd w:id="488"/>
      <w:bookmarkEnd w:id="493"/>
    </w:p>
    <w:p w14:paraId="57A66EA1">
      <w:pPr>
        <w:pStyle w:val="109"/>
        <w:ind w:firstLine="360"/>
        <w:rPr>
          <w:rStyle w:val="174"/>
          <w:rFonts w:hint="eastAsia" w:eastAsia="宋体"/>
          <w:lang w:eastAsia="zh-CN"/>
        </w:rPr>
      </w:pPr>
      <w:bookmarkStart w:id="494" w:name="_QWord_Source_Comparison_307"/>
      <w:bookmarkStart w:id="495" w:name="_QWord_Paragraph__71"/>
      <w:bookmarkStart w:id="496" w:name="_QWord_Source_Comparison_Para_71"/>
      <w:r>
        <w:rPr>
          <w:rStyle w:val="174"/>
          <w:rFonts w:hint="eastAsia" w:eastAsia="宋体"/>
          <w:lang w:eastAsia="zh-CN"/>
        </w:rPr>
        <w:drawing>
          <wp:inline distT="0" distB="0" distL="114300" distR="114300">
            <wp:extent cx="2286000" cy="2286000"/>
            <wp:effectExtent l="0" t="0" r="0" b="0"/>
            <wp:docPr id="29" name="图片 29" descr="1-3 如何学习嵌入式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3 如何学习嵌入式系统"/>
                    <pic:cNvPicPr>
                      <a:picLocks noChangeAspect="1"/>
                    </pic:cNvPicPr>
                  </pic:nvPicPr>
                  <pic:blipFill>
                    <a:blip r:embed="rId32"/>
                    <a:stretch>
                      <a:fillRect/>
                    </a:stretch>
                  </pic:blipFill>
                  <pic:spPr>
                    <a:xfrm>
                      <a:off x="0" y="0"/>
                      <a:ext cx="2286000" cy="2286000"/>
                    </a:xfrm>
                    <a:prstGeom prst="rect">
                      <a:avLst/>
                    </a:prstGeom>
                  </pic:spPr>
                </pic:pic>
              </a:graphicData>
            </a:graphic>
          </wp:inline>
        </w:drawing>
      </w:r>
    </w:p>
    <w:p w14:paraId="7EF1ABC9">
      <w:pPr>
        <w:pStyle w:val="109"/>
        <w:ind w:firstLine="360"/>
      </w:pPr>
      <w:r>
        <w:rPr>
          <w:rStyle w:val="174"/>
          <w:rFonts w:hint="eastAsia"/>
        </w:rPr>
        <w:t>1</w:t>
      </w:r>
      <w:bookmarkEnd w:id="494"/>
      <w:bookmarkStart w:id="497" w:name="_QWord_Source_Comparison_308"/>
      <w:r>
        <w:rPr>
          <w:rStyle w:val="174"/>
        </w:rPr>
        <w:noBreakHyphen/>
      </w:r>
      <w:bookmarkEnd w:id="497"/>
      <w:bookmarkStart w:id="498" w:name="_QWord_Source_Comparison_309"/>
      <w:r>
        <w:rPr>
          <w:rStyle w:val="174"/>
          <w:rFonts w:hint="eastAsia"/>
        </w:rPr>
        <w:t xml:space="preserve">3 </w:t>
      </w:r>
      <w:bookmarkEnd w:id="498"/>
      <w:bookmarkStart w:id="499" w:name="_QWord_Source_Comparison_310"/>
      <w:r>
        <w:rPr>
          <w:rStyle w:val="174"/>
          <w:rFonts w:hint="eastAsia"/>
        </w:rPr>
        <w:t>如何学习嵌入式系统</w:t>
      </w:r>
      <w:bookmarkEnd w:id="495"/>
      <w:bookmarkEnd w:id="496"/>
      <w:bookmarkEnd w:id="499"/>
    </w:p>
    <w:p w14:paraId="185848F0">
      <w:pPr>
        <w:pStyle w:val="63"/>
        <w:spacing w:before="352" w:after="352"/>
      </w:pPr>
      <w:bookmarkStart w:id="500" w:name="_QWord_Source_Comparison_311"/>
      <w:bookmarkStart w:id="501" w:name="_QWord_Source_Comparison_Para_72"/>
      <w:bookmarkStart w:id="502" w:name="_QWord_Paragraph__72"/>
      <w:bookmarkStart w:id="503" w:name="_Toc9388"/>
      <w:r>
        <w:rPr>
          <w:rFonts w:hint="eastAsia"/>
        </w:rPr>
        <w:t>学习嵌入式的必备知识和条件</w:t>
      </w:r>
      <w:bookmarkEnd w:id="500"/>
      <w:bookmarkEnd w:id="501"/>
      <w:bookmarkEnd w:id="502"/>
      <w:bookmarkEnd w:id="503"/>
    </w:p>
    <w:p w14:paraId="0DF2F00A">
      <w:pPr>
        <w:pStyle w:val="4"/>
        <w:ind w:firstLine="420"/>
      </w:pPr>
      <w:bookmarkStart w:id="504" w:name="_QWord_Source_Comparison_312"/>
      <w:bookmarkStart w:id="505" w:name="_QWord_Paragraph__73"/>
      <w:bookmarkStart w:id="506" w:name="_QWord_Source_Comparison_Para_73"/>
      <w:r>
        <w:t>如果把学习嵌入式系统比作登山的话，需要首先检查登山装备。因此，学习嵌入式系统</w:t>
      </w:r>
      <w:bookmarkEnd w:id="504"/>
      <w:bookmarkStart w:id="507" w:name="_QWord_Source_Comparison_313"/>
      <w:r>
        <w:rPr>
          <w:rFonts w:hint="eastAsia"/>
        </w:rPr>
        <w:t>前</w:t>
      </w:r>
      <w:bookmarkEnd w:id="507"/>
      <w:bookmarkStart w:id="508" w:name="_QWord_Source_Comparison_314"/>
      <w:r>
        <w:t>，应该掌握以下三个方面的知识：</w:t>
      </w:r>
      <w:bookmarkEnd w:id="505"/>
      <w:bookmarkEnd w:id="506"/>
      <w:bookmarkEnd w:id="508"/>
    </w:p>
    <w:p w14:paraId="3BEF62BC">
      <w:pPr>
        <w:pStyle w:val="66"/>
      </w:pPr>
      <w:bookmarkStart w:id="509" w:name="_QWord_Source_Comparison_315"/>
      <w:bookmarkStart w:id="510" w:name="_QWord_Source_Comparison_Para_74"/>
      <w:bookmarkStart w:id="511" w:name="_QWord_Paragraph__74"/>
      <w:r>
        <w:t>C</w:t>
      </w:r>
      <w:bookmarkEnd w:id="509"/>
      <w:bookmarkStart w:id="512" w:name="_QWord_Source_Comparison_316"/>
      <w:r>
        <w:t>和</w:t>
      </w:r>
      <w:bookmarkEnd w:id="512"/>
      <w:bookmarkStart w:id="513" w:name="_QWord_Source_Comparison_317"/>
      <w:r>
        <w:t>C</w:t>
      </w:r>
      <w:bookmarkEnd w:id="513"/>
      <w:bookmarkStart w:id="514" w:name="_QWord_Source_Comparison_318"/>
      <w:r>
        <w:t>++</w:t>
      </w:r>
      <w:bookmarkEnd w:id="514"/>
      <w:bookmarkStart w:id="515" w:name="_QWord_Source_Comparison_319"/>
      <w:r>
        <w:t>的程序设计</w:t>
      </w:r>
      <w:bookmarkEnd w:id="515"/>
      <w:bookmarkStart w:id="516" w:name="_QWord_Source_Comparison_320"/>
      <w:r>
        <w:rPr>
          <w:rFonts w:hint="eastAsia"/>
        </w:rPr>
        <w:t>。</w:t>
      </w:r>
      <w:bookmarkEnd w:id="516"/>
      <w:bookmarkStart w:id="517" w:name="_QWord_Source_Comparison_321"/>
      <w:r>
        <w:t>这两种编程语言是嵌入式系统开发中常用的语言，能够理解和编写相关的嵌入式软件。</w:t>
      </w:r>
      <w:bookmarkEnd w:id="510"/>
      <w:bookmarkEnd w:id="511"/>
      <w:bookmarkEnd w:id="517"/>
    </w:p>
    <w:p w14:paraId="69AB9B7D">
      <w:pPr>
        <w:pStyle w:val="66"/>
      </w:pPr>
      <w:bookmarkStart w:id="518" w:name="_QWord_Source_Comparison_322"/>
      <w:bookmarkStart w:id="519" w:name="_QWord_Source_Comparison_Para_75"/>
      <w:bookmarkStart w:id="520" w:name="_QWord_Paragraph__75"/>
      <w:r>
        <w:t>微机原理与接口技术</w:t>
      </w:r>
      <w:bookmarkEnd w:id="518"/>
      <w:bookmarkStart w:id="521" w:name="_QWord_Source_Comparison_323"/>
      <w:r>
        <w:rPr>
          <w:rFonts w:hint="eastAsia"/>
        </w:rPr>
        <w:t>。</w:t>
      </w:r>
      <w:bookmarkEnd w:id="521"/>
      <w:bookmarkStart w:id="522" w:name="_QWord_Source_Comparison_324"/>
      <w:r>
        <w:t>涵盖了处理器架构、微控制器的基本原理以及硬件接口技术，对理解嵌入式系统的硬件部分至关重要。</w:t>
      </w:r>
      <w:bookmarkEnd w:id="519"/>
      <w:bookmarkEnd w:id="520"/>
      <w:bookmarkEnd w:id="522"/>
    </w:p>
    <w:p w14:paraId="7778F867">
      <w:pPr>
        <w:pStyle w:val="66"/>
      </w:pPr>
      <w:bookmarkStart w:id="523" w:name="_QWord_Source_Comparison_325"/>
      <w:bookmarkStart w:id="524" w:name="_QWord_Paragraph__76"/>
      <w:bookmarkStart w:id="525" w:name="_QWord_Source_Comparison_Para_76"/>
      <w:r>
        <w:t>计算机操作系统</w:t>
      </w:r>
      <w:bookmarkEnd w:id="523"/>
      <w:bookmarkStart w:id="526" w:name="_QWord_Source_Comparison_326"/>
      <w:r>
        <w:rPr>
          <w:rFonts w:hint="eastAsia"/>
        </w:rPr>
        <w:t>。</w:t>
      </w:r>
      <w:bookmarkEnd w:id="526"/>
      <w:bookmarkStart w:id="527" w:name="_QWord_Source_Comparison_327"/>
      <w:r>
        <w:t>了解操作系统的原理和功能，尤其是嵌入式系统中常用的实时操作系统（</w:t>
      </w:r>
      <w:bookmarkEnd w:id="527"/>
      <w:bookmarkStart w:id="528" w:name="_QWord_Source_Comparison_328"/>
      <w:r>
        <w:rPr>
          <w:rFonts w:hint="eastAsia"/>
        </w:rPr>
        <w:t>Real Time Operate System</w:t>
      </w:r>
      <w:bookmarkEnd w:id="528"/>
      <w:bookmarkStart w:id="529" w:name="_QWord_Source_Comparison_329"/>
      <w:r>
        <w:rPr>
          <w:rFonts w:hint="eastAsia"/>
        </w:rPr>
        <w:t>，简称</w:t>
      </w:r>
      <w:bookmarkEnd w:id="529"/>
      <w:bookmarkStart w:id="530" w:name="_QWord_Source_Comparison_330"/>
      <w:r>
        <w:rPr>
          <w:rFonts w:hint="eastAsia"/>
        </w:rPr>
        <w:t>RTOS</w:t>
      </w:r>
      <w:bookmarkEnd w:id="530"/>
      <w:bookmarkStart w:id="531" w:name="_QWord_Source_Comparison_331"/>
      <w:r>
        <w:t>），能够帮助有效地管理系统资源和开发嵌入式应用程序。</w:t>
      </w:r>
      <w:bookmarkEnd w:id="524"/>
      <w:bookmarkEnd w:id="525"/>
      <w:bookmarkEnd w:id="531"/>
    </w:p>
    <w:p w14:paraId="76DE7A21">
      <w:pPr>
        <w:pStyle w:val="4"/>
        <w:ind w:firstLine="420"/>
      </w:pPr>
      <w:bookmarkStart w:id="532" w:name="_QWord_Source_Comparison_332"/>
      <w:bookmarkStart w:id="533" w:name="_QWord_Source_Comparison_Para_77"/>
      <w:bookmarkStart w:id="534" w:name="_QWord_Paragraph__77"/>
      <w:r>
        <w:rPr>
          <w:rFonts w:hint="eastAsia"/>
        </w:rPr>
        <w:t>学习</w:t>
      </w:r>
      <w:bookmarkEnd w:id="532"/>
      <w:bookmarkStart w:id="535" w:name="_QWord_Source_Comparison_333"/>
      <w:r>
        <w:t>C</w:t>
      </w:r>
      <w:bookmarkEnd w:id="535"/>
      <w:bookmarkStart w:id="536" w:name="_QWord_Source_Comparison_334"/>
      <w:r>
        <w:t>和</w:t>
      </w:r>
      <w:bookmarkEnd w:id="536"/>
      <w:bookmarkStart w:id="537" w:name="_QWord_Source_Comparison_335"/>
      <w:r>
        <w:t>C</w:t>
      </w:r>
      <w:bookmarkEnd w:id="537"/>
      <w:bookmarkStart w:id="538" w:name="_QWord_Source_Comparison_336"/>
      <w:r>
        <w:t>++</w:t>
      </w:r>
      <w:bookmarkEnd w:id="538"/>
      <w:bookmarkStart w:id="539" w:name="_QWord_Source_Comparison_337"/>
      <w:r>
        <w:t>的程序设计</w:t>
      </w:r>
      <w:bookmarkEnd w:id="539"/>
      <w:bookmarkStart w:id="540" w:name="_QWord_Source_Comparison_338"/>
      <w:r>
        <w:rPr>
          <w:rFonts w:hint="eastAsia"/>
        </w:rPr>
        <w:t>，</w:t>
      </w:r>
      <w:bookmarkEnd w:id="540"/>
      <w:bookmarkStart w:id="541" w:name="_QWord_Source_Comparison_339"/>
      <w:r>
        <w:t>需要编写大量的代码</w:t>
      </w:r>
      <w:bookmarkEnd w:id="541"/>
      <w:bookmarkStart w:id="542" w:name="_QWord_Source_Comparison_340"/>
      <w:r>
        <w:rPr>
          <w:rFonts w:hint="eastAsia"/>
        </w:rPr>
        <w:t>，具备</w:t>
      </w:r>
      <w:bookmarkEnd w:id="542"/>
      <w:bookmarkStart w:id="543" w:name="_QWord_Source_Comparison_341"/>
      <w:r>
        <w:t>能够开发出完整应用程序的能力。编写代码</w:t>
      </w:r>
      <w:bookmarkEnd w:id="543"/>
      <w:bookmarkStart w:id="544" w:name="_QWord_Source_Comparison_342"/>
      <w:r>
        <w:rPr>
          <w:rFonts w:hint="eastAsia"/>
        </w:rPr>
        <w:t>到一定量后，会</w:t>
      </w:r>
      <w:bookmarkEnd w:id="544"/>
      <w:bookmarkStart w:id="545" w:name="_QWord_Source_Comparison_343"/>
      <w:r>
        <w:t>逐步</w:t>
      </w:r>
      <w:bookmarkEnd w:id="545"/>
      <w:bookmarkStart w:id="546" w:name="_QWord_Source_Comparison_344"/>
      <w:r>
        <w:rPr>
          <w:rFonts w:hint="eastAsia"/>
        </w:rPr>
        <w:t>由量变</w:t>
      </w:r>
      <w:bookmarkEnd w:id="546"/>
      <w:bookmarkStart w:id="547" w:name="_QWord_Source_Comparison_345"/>
      <w:r>
        <w:t>引起质变。当编写</w:t>
      </w:r>
      <w:bookmarkEnd w:id="547"/>
      <w:bookmarkStart w:id="548" w:name="_QWord_Source_Comparison_346"/>
      <w:r>
        <w:rPr>
          <w:rFonts w:hint="eastAsia"/>
        </w:rPr>
        <w:t>的代码</w:t>
      </w:r>
      <w:bookmarkEnd w:id="548"/>
      <w:bookmarkStart w:id="549" w:name="_QWord_Source_Comparison_347"/>
      <w:r>
        <w:t>在十几到一百行之间时，通常只会遇到一些语法错误，程序的流程和逻辑一般不会出现大问题</w:t>
      </w:r>
      <w:bookmarkEnd w:id="549"/>
      <w:bookmarkStart w:id="550" w:name="_QWord_Source_Comparison_348"/>
      <w:r>
        <w:rPr>
          <w:rFonts w:hint="eastAsia"/>
        </w:rPr>
        <w:t>；</w:t>
      </w:r>
      <w:bookmarkEnd w:id="550"/>
      <w:bookmarkStart w:id="551" w:name="_QWord_Source_Comparison_349"/>
      <w:r>
        <w:t>当</w:t>
      </w:r>
      <w:bookmarkEnd w:id="551"/>
      <w:bookmarkStart w:id="552" w:name="_QWord_Source_Comparison_350"/>
      <w:r>
        <w:rPr>
          <w:rFonts w:hint="eastAsia"/>
        </w:rPr>
        <w:t>代码在</w:t>
      </w:r>
      <w:bookmarkEnd w:id="552"/>
      <w:bookmarkStart w:id="553" w:name="_QWord_Source_Comparison_351"/>
      <w:r>
        <w:t>一百到一千行之间时，尽管语法本身没有问题</w:t>
      </w:r>
      <w:bookmarkEnd w:id="553"/>
      <w:bookmarkStart w:id="554" w:name="_QWord_Source_Comparison_352"/>
      <w:r>
        <w:rPr>
          <w:rFonts w:hint="eastAsia"/>
        </w:rPr>
        <w:t>，</w:t>
      </w:r>
      <w:bookmarkEnd w:id="554"/>
      <w:bookmarkStart w:id="555" w:name="_QWord_Source_Comparison_353"/>
      <w:r>
        <w:t>可能会遇到一些逻辑错误，导致程序运行结果不符合预期</w:t>
      </w:r>
      <w:bookmarkEnd w:id="555"/>
      <w:bookmarkStart w:id="556" w:name="_QWord_Source_Comparison_354"/>
      <w:r>
        <w:rPr>
          <w:rFonts w:hint="eastAsia"/>
        </w:rPr>
        <w:t>；</w:t>
      </w:r>
      <w:bookmarkEnd w:id="556"/>
      <w:bookmarkStart w:id="557" w:name="_QWord_Source_Comparison_355"/>
      <w:r>
        <w:t>当编写</w:t>
      </w:r>
      <w:bookmarkEnd w:id="557"/>
      <w:bookmarkStart w:id="558" w:name="_QWord_Source_Comparison_356"/>
      <w:r>
        <w:rPr>
          <w:rFonts w:hint="eastAsia"/>
        </w:rPr>
        <w:t>的代码超过</w:t>
      </w:r>
      <w:bookmarkEnd w:id="558"/>
      <w:bookmarkStart w:id="559" w:name="_QWord_Source_Comparison_357"/>
      <w:r>
        <w:t>一万</w:t>
      </w:r>
      <w:bookmarkEnd w:id="559"/>
      <w:bookmarkStart w:id="560" w:name="_QWord_Source_Comparison_358"/>
      <w:r>
        <w:rPr>
          <w:rFonts w:hint="eastAsia"/>
        </w:rPr>
        <w:t>行</w:t>
      </w:r>
      <w:bookmarkEnd w:id="560"/>
      <w:bookmarkStart w:id="561" w:name="_QWord_Source_Comparison_359"/>
      <w:r>
        <w:t>时，更复杂的问题</w:t>
      </w:r>
      <w:bookmarkEnd w:id="561"/>
      <w:bookmarkStart w:id="562" w:name="_QWord_Source_Comparison_360"/>
      <w:r>
        <w:rPr>
          <w:rFonts w:hint="eastAsia"/>
        </w:rPr>
        <w:t>可能会出现，这</w:t>
      </w:r>
      <w:bookmarkEnd w:id="562"/>
      <w:bookmarkStart w:id="563" w:name="_QWord_Source_Comparison_361"/>
      <w:r>
        <w:t>涉及操作系统、计算机内部硬件等各方面的挑战。因此，编写的代码量不仅仅是决定编程经验和水平的量化指标，也反映了</w:t>
      </w:r>
      <w:bookmarkEnd w:id="563"/>
      <w:bookmarkStart w:id="564" w:name="_QWord_Source_Comparison_362"/>
      <w:r>
        <w:rPr>
          <w:rFonts w:hint="eastAsia"/>
        </w:rPr>
        <w:t>我们</w:t>
      </w:r>
      <w:bookmarkEnd w:id="564"/>
      <w:bookmarkStart w:id="565" w:name="_QWord_Source_Comparison_363"/>
      <w:r>
        <w:t>在面对不同规模和复杂度的项目时所积累的技能和解决问题的能力。</w:t>
      </w:r>
      <w:bookmarkEnd w:id="533"/>
      <w:bookmarkEnd w:id="534"/>
      <w:bookmarkEnd w:id="565"/>
    </w:p>
    <w:p w14:paraId="500047C9">
      <w:pPr>
        <w:pStyle w:val="4"/>
        <w:ind w:firstLine="420"/>
      </w:pPr>
      <w:bookmarkStart w:id="566" w:name="_QWord_Source_Comparison_364"/>
      <w:bookmarkStart w:id="567" w:name="_QWord_Source_Comparison_Para_78"/>
      <w:bookmarkStart w:id="568" w:name="_QWord_Paragraph__78"/>
      <w:r>
        <w:rPr>
          <w:rFonts w:hint="eastAsia"/>
        </w:rPr>
        <w:t>学习</w:t>
      </w:r>
      <w:bookmarkEnd w:id="566"/>
      <w:bookmarkStart w:id="569" w:name="_QWord_Source_Comparison_365"/>
      <w:r>
        <w:t>微机原理与接口技术</w:t>
      </w:r>
      <w:bookmarkEnd w:id="569"/>
      <w:bookmarkStart w:id="570" w:name="_QWord_Source_Comparison_366"/>
      <w:r>
        <w:rPr>
          <w:rFonts w:hint="eastAsia"/>
        </w:rPr>
        <w:t>，需要掌握嵌入式系统的硬件知识。嵌入式设备离子色谱仪</w:t>
      </w:r>
      <w:bookmarkEnd w:id="570"/>
      <w:bookmarkStart w:id="571" w:name="_QWord_Source_Comparison_367"/>
      <w:r>
        <w:rPr>
          <w:rFonts w:hint="eastAsia"/>
        </w:rPr>
        <w:t>的核心模块如</w:t>
      </w:r>
      <w:bookmarkEnd w:id="571"/>
      <w:bookmarkStart w:id="572" w:name="_QWord_Source_Comparison_368"/>
      <w:r>
        <w:fldChar w:fldCharType="begin"/>
      </w:r>
      <w:bookmarkEnd w:id="572"/>
      <w:bookmarkStart w:id="573" w:name="_QWord_Source_Comparison_369"/>
      <w:r>
        <w:instrText xml:space="preserve"> </w:instrText>
      </w:r>
      <w:bookmarkEnd w:id="573"/>
      <w:bookmarkStart w:id="574" w:name="_QWord_Source_Comparison_370"/>
      <w:r>
        <w:rPr>
          <w:rFonts w:hint="eastAsia"/>
        </w:rPr>
        <w:instrText xml:space="preserve">REF QWord_XRef_Figure__g1b6qP \h \* CHARFORMAT</w:instrText>
      </w:r>
      <w:bookmarkEnd w:id="574"/>
      <w:bookmarkStart w:id="575" w:name="_QWord_Source_Comparison_371"/>
      <w:r>
        <w:instrText xml:space="preserve"> </w:instrText>
      </w:r>
      <w:bookmarkStart w:id="576" w:name="_QWord_Source_Comparison_372"/>
      <w:r>
        <w:fldChar w:fldCharType="separate"/>
      </w:r>
      <w:bookmarkEnd w:id="575"/>
      <w:bookmarkEnd w:id="576"/>
      <w:bookmarkStart w:id="577" w:name="_QWord_Source_Comparison_373"/>
      <w:r>
        <w:rPr>
          <w:rFonts w:hint="eastAsia"/>
        </w:rPr>
        <w:t>图</w:t>
      </w:r>
      <w:bookmarkEnd w:id="577"/>
      <w:bookmarkStart w:id="578" w:name="_QWord_Source_Comparison_374"/>
      <w:r>
        <w:rPr>
          <w:rFonts w:hint="eastAsia"/>
        </w:rPr>
        <w:t> </w:t>
      </w:r>
      <w:bookmarkEnd w:id="578"/>
      <w:bookmarkStart w:id="579" w:name="_QWord_Source_Comparison_375"/>
      <w:r>
        <w:t>1</w:t>
      </w:r>
      <w:bookmarkEnd w:id="579"/>
      <w:bookmarkStart w:id="580" w:name="_QWord_Source_Comparison_376"/>
      <w:r>
        <w:noBreakHyphen/>
      </w:r>
      <w:r>
        <w:t>4</w:t>
      </w:r>
      <w:bookmarkEnd w:id="580"/>
      <w:bookmarkStart w:id="581" w:name="_QWord_Source_Comparison_377"/>
      <w:r>
        <w:fldChar w:fldCharType="end"/>
      </w:r>
      <w:bookmarkEnd w:id="581"/>
      <w:bookmarkStart w:id="582" w:name="_QWord_Source_Comparison_378"/>
      <w:r>
        <w:rPr>
          <w:rFonts w:hint="eastAsia"/>
        </w:rPr>
        <w:t>所示。嵌入式系统的硬件知识与微机原理中所学的内容基本类似，包括处理器架构、微控制器的基本原理以及硬件接口技术等。在微机原理的学习中，需了解微型计算机内部的基本工作原理，以及它外围各种各样的硬件设备，利用这些设备构建相应的计算机系统。对于大家来说，是否具备能够裁剪计算机硬件系统，特别是根据需要设计各种接口部分的能力，是一个关键能力。如果能够灵活地设计微机硬件的各个部分，特别是硬件接口，那么学习嵌入式系统将会更加顺利。</w:t>
      </w:r>
      <w:bookmarkEnd w:id="567"/>
      <w:bookmarkEnd w:id="568"/>
      <w:bookmarkEnd w:id="582"/>
    </w:p>
    <w:p w14:paraId="35CED757">
      <w:pPr>
        <w:pStyle w:val="105"/>
      </w:pPr>
      <w:bookmarkStart w:id="583" w:name="_QWord_Source_Comparison_Para_79"/>
      <w:r>
        <w:t>‌</w:t>
      </w:r>
      <w:bookmarkStart w:id="584" w:name="_QWord_Source_Comparison_379"/>
      <w:bookmarkEnd w:id="584"/>
      <w:bookmarkStart w:id="585" w:name="_QWord_Source_Comparison_380"/>
      <w:bookmarkStart w:id="586" w:name="_QWord_Paragraph__79"/>
      <w:bookmarkStart w:id="587" w:name="_QWord_ImageIndex_4"/>
      <w:r>
        <w:drawing>
          <wp:inline distT="0" distB="0" distL="114300" distR="114300">
            <wp:extent cx="1809750" cy="1339215"/>
            <wp:effectExtent l="0" t="0" r="0" b="0"/>
            <wp:docPr id="17" name="Picture 6" descr="卡通人物&#10;&#10;中度可信度描述已自动生成" title="QWord_ImageMark_4">
              <a:hlinkClick xmlns:a="http://schemas.openxmlformats.org/drawingml/2006/main" r:id="rId33" tooltip="QWord 图片目录：resource/images/illustration/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descr="卡通人物&#10;&#10;中度可信度描述已自动生成" title="QWord_ImageMark_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1834377" cy="1357439"/>
                    </a:xfrm>
                    <a:prstGeom prst="rect">
                      <a:avLst/>
                    </a:prstGeom>
                    <a:noFill/>
                    <a:ln>
                      <a:noFill/>
                    </a:ln>
                  </pic:spPr>
                </pic:pic>
              </a:graphicData>
            </a:graphic>
          </wp:inline>
        </w:drawing>
      </w:r>
      <w:bookmarkEnd w:id="583"/>
      <w:bookmarkEnd w:id="585"/>
      <w:bookmarkEnd w:id="586"/>
      <w:bookmarkEnd w:id="587"/>
    </w:p>
    <w:p w14:paraId="5B27FEF8">
      <w:pPr>
        <w:pStyle w:val="68"/>
      </w:pPr>
      <w:bookmarkStart w:id="588" w:name="_QWord_Source_Comparison_381"/>
      <w:bookmarkStart w:id="589" w:name="QWord_XRef_Figure__g1b6qP"/>
      <w:bookmarkStart w:id="590" w:name="_QWord_Source_Comparison_Para_80"/>
      <w:bookmarkStart w:id="591" w:name="_QWord_Paragraph__80"/>
      <w:r>
        <w:rPr>
          <w:rFonts w:hint="eastAsia"/>
        </w:rPr>
        <w:t>图</w:t>
      </w:r>
      <w:bookmarkEnd w:id="588"/>
      <w:bookmarkStart w:id="592" w:name="_QWord_Source_Comparison_382"/>
      <w:r>
        <w:rPr>
          <w:rFonts w:hint="eastAsia"/>
        </w:rPr>
        <w:t> </w:t>
      </w:r>
      <w:bookmarkEnd w:id="592"/>
      <w:bookmarkStart w:id="593" w:name="_QWord_Source_Comparison_383"/>
      <w:r>
        <w:fldChar w:fldCharType="begin"/>
      </w:r>
      <w:bookmarkEnd w:id="593"/>
      <w:bookmarkStart w:id="594" w:name="_QWord_Source_Comparison_384"/>
      <w:r>
        <w:instrText xml:space="preserve"> SEQ QWord_Heading1_Sequence \c </w:instrText>
      </w:r>
      <w:bookmarkEnd w:id="594"/>
      <w:bookmarkStart w:id="595" w:name="_QWord_Source_Comparison_385"/>
      <w:r>
        <w:fldChar w:fldCharType="separate"/>
      </w:r>
      <w:bookmarkEnd w:id="595"/>
      <w:bookmarkStart w:id="596" w:name="_QWord_Source_Comparison_386"/>
      <w:r>
        <w:t>1</w:t>
      </w:r>
      <w:bookmarkEnd w:id="596"/>
      <w:bookmarkStart w:id="597" w:name="_QWord_Source_Comparison_387"/>
      <w:r>
        <w:fldChar w:fldCharType="end"/>
      </w:r>
      <w:bookmarkEnd w:id="597"/>
      <w:bookmarkStart w:id="598" w:name="_QWord_Source_Comparison_388"/>
      <w:r>
        <w:noBreakHyphen/>
      </w:r>
      <w:bookmarkEnd w:id="598"/>
      <w:bookmarkStart w:id="599" w:name="_QWord_Source_Comparison_389"/>
      <w:r>
        <w:fldChar w:fldCharType="begin"/>
      </w:r>
      <w:bookmarkEnd w:id="599"/>
      <w:bookmarkStart w:id="600" w:name="_QWord_Source_Comparison_390"/>
      <w:r>
        <w:instrText xml:space="preserve"> </w:instrText>
      </w:r>
      <w:bookmarkEnd w:id="600"/>
      <w:bookmarkStart w:id="601" w:name="_QWord_Source_Comparison_391"/>
      <w:r>
        <w:rPr>
          <w:rFonts w:hint="eastAsia"/>
        </w:rPr>
        <w:instrText xml:space="preserve">SEQ </w:instrText>
      </w:r>
      <w:bookmarkEnd w:id="601"/>
      <w:bookmarkStart w:id="602" w:name="_QWord_Source_Comparison_392"/>
      <w:r>
        <w:rPr>
          <w:rFonts w:hint="eastAsia"/>
        </w:rPr>
        <w:instrText xml:space="preserve">图</w:instrText>
      </w:r>
      <w:bookmarkEnd w:id="602"/>
      <w:bookmarkStart w:id="603" w:name="_QWord_Source_Comparison_393"/>
      <w:r>
        <w:rPr>
          <w:rFonts w:hint="eastAsia"/>
        </w:rPr>
        <w:instrText xml:space="preserve"> \* ARABIC \s 1</w:instrText>
      </w:r>
      <w:bookmarkEnd w:id="603"/>
      <w:bookmarkStart w:id="604" w:name="_QWord_Source_Comparison_394"/>
      <w:r>
        <w:instrText xml:space="preserve"> </w:instrText>
      </w:r>
      <w:bookmarkStart w:id="605" w:name="_QWord_Source_Comparison_395"/>
      <w:r>
        <w:fldChar w:fldCharType="separate"/>
      </w:r>
      <w:bookmarkEnd w:id="604"/>
      <w:bookmarkEnd w:id="605"/>
      <w:bookmarkStart w:id="606" w:name="_QWord_Source_Comparison_396"/>
      <w:r>
        <w:t>4</w:t>
      </w:r>
      <w:bookmarkEnd w:id="606"/>
      <w:bookmarkStart w:id="607" w:name="_QWord_Source_Comparison_397"/>
      <w:r>
        <w:fldChar w:fldCharType="end"/>
      </w:r>
      <w:bookmarkEnd w:id="589"/>
      <w:bookmarkEnd w:id="607"/>
      <w:bookmarkStart w:id="608" w:name="_QWord_Source_Comparison_398"/>
      <w:r>
        <w:rPr>
          <w:rFonts w:hint="eastAsia"/>
        </w:rPr>
        <w:t xml:space="preserve">  </w:t>
      </w:r>
      <w:bookmarkEnd w:id="608"/>
      <w:bookmarkStart w:id="609" w:name="_QWord_Source_Comparison_399"/>
      <w:r>
        <w:rPr>
          <w:rFonts w:hint="eastAsia"/>
        </w:rPr>
        <w:t>离子色谱仪的核心模块</w:t>
      </w:r>
      <w:bookmarkEnd w:id="590"/>
      <w:bookmarkEnd w:id="591"/>
      <w:bookmarkEnd w:id="609"/>
    </w:p>
    <w:p w14:paraId="286D4C2F">
      <w:pPr>
        <w:pStyle w:val="4"/>
        <w:ind w:firstLine="420"/>
      </w:pPr>
      <w:bookmarkStart w:id="610" w:name="_QWord_Source_Comparison_400"/>
      <w:bookmarkStart w:id="611" w:name="_QWord_Source_Comparison_Para_81"/>
      <w:bookmarkStart w:id="612" w:name="_QWord_Paragraph__81"/>
      <w:r>
        <w:rPr>
          <w:rFonts w:hint="eastAsia"/>
        </w:rPr>
        <w:t>还需学习一门</w:t>
      </w:r>
      <w:bookmarkEnd w:id="610"/>
      <w:bookmarkStart w:id="613" w:name="_QWord_Source_Comparison_401"/>
      <w:r>
        <w:t>关键课程是计算机操作系统。计算机操作系统是计算机中最为重要的一类系统软件，用于管理计算机内部的所有资源，包括硬件和软件资源。如果能够回答以下几个问题，表明你对</w:t>
      </w:r>
      <w:bookmarkEnd w:id="613"/>
      <w:bookmarkStart w:id="614" w:name="_QWord_Source_Comparison_402"/>
      <w:r>
        <w:rPr>
          <w:rFonts w:hint="eastAsia"/>
        </w:rPr>
        <w:t>它</w:t>
      </w:r>
      <w:bookmarkEnd w:id="614"/>
      <w:bookmarkStart w:id="615" w:name="_QWord_Source_Comparison_403"/>
      <w:r>
        <w:t>的掌握</w:t>
      </w:r>
      <w:bookmarkEnd w:id="615"/>
      <w:bookmarkStart w:id="616" w:name="_QWord_Source_Comparison_404"/>
      <w:r>
        <w:rPr>
          <w:rFonts w:hint="eastAsia"/>
        </w:rPr>
        <w:t>程度</w:t>
      </w:r>
      <w:bookmarkEnd w:id="616"/>
      <w:bookmarkStart w:id="617" w:name="_QWord_Source_Comparison_405"/>
      <w:r>
        <w:t>足够可以继续学习嵌入式系统了：</w:t>
      </w:r>
      <w:bookmarkEnd w:id="611"/>
      <w:bookmarkEnd w:id="612"/>
      <w:bookmarkEnd w:id="617"/>
    </w:p>
    <w:p w14:paraId="0410639F">
      <w:pPr>
        <w:pStyle w:val="4"/>
        <w:ind w:firstLine="420"/>
      </w:pPr>
      <w:bookmarkStart w:id="618" w:name="_QWord_Paragraph__82"/>
      <w:bookmarkStart w:id="619" w:name="_QWord_Source_Comparison_Para_82"/>
      <w:bookmarkStart w:id="620" w:name="_QWord_Source_Comparison_406"/>
      <w:r>
        <w:t>应用程序如何调用操作系统的功能？</w:t>
      </w:r>
      <w:bookmarkEnd w:id="618"/>
      <w:bookmarkEnd w:id="619"/>
      <w:bookmarkEnd w:id="620"/>
    </w:p>
    <w:p w14:paraId="03CA7540">
      <w:pPr>
        <w:pStyle w:val="4"/>
        <w:ind w:firstLine="420"/>
      </w:pPr>
      <w:bookmarkStart w:id="621" w:name="_QWord_Paragraph__83"/>
      <w:bookmarkStart w:id="622" w:name="_QWord_Source_Comparison_Para_83"/>
      <w:bookmarkStart w:id="623" w:name="_QWord_Source_Comparison_407"/>
      <w:r>
        <w:t>这涉及什么样的机制和接口？</w:t>
      </w:r>
      <w:bookmarkEnd w:id="621"/>
      <w:bookmarkEnd w:id="622"/>
      <w:bookmarkEnd w:id="623"/>
    </w:p>
    <w:p w14:paraId="0900CB5B">
      <w:pPr>
        <w:pStyle w:val="4"/>
        <w:ind w:firstLine="420"/>
      </w:pPr>
      <w:bookmarkStart w:id="624" w:name="_QWord_Source_Comparison_408"/>
      <w:bookmarkStart w:id="625" w:name="_QWord_Source_Comparison_Para_84"/>
      <w:bookmarkStart w:id="626" w:name="_QWord_Paragraph__84"/>
      <w:r>
        <w:t>操作系统主要提供了哪些关键功能？</w:t>
      </w:r>
      <w:bookmarkEnd w:id="624"/>
      <w:bookmarkEnd w:id="625"/>
      <w:bookmarkEnd w:id="626"/>
    </w:p>
    <w:p w14:paraId="7E8610E3">
      <w:pPr>
        <w:pStyle w:val="4"/>
        <w:ind w:firstLine="420"/>
      </w:pPr>
      <w:bookmarkStart w:id="627" w:name="_QWord_Paragraph__85"/>
      <w:bookmarkStart w:id="628" w:name="_QWord_Source_Comparison_Para_85"/>
      <w:bookmarkStart w:id="629" w:name="_QWord_Source_Comparison_409"/>
      <w:r>
        <w:t>这些功能如何帮助应用程序管理和访问计算机的资源？</w:t>
      </w:r>
      <w:bookmarkEnd w:id="627"/>
      <w:bookmarkEnd w:id="628"/>
      <w:bookmarkEnd w:id="629"/>
    </w:p>
    <w:p w14:paraId="7842C275">
      <w:pPr>
        <w:pStyle w:val="4"/>
        <w:ind w:firstLine="420"/>
      </w:pPr>
      <w:bookmarkStart w:id="630" w:name="_QWord_Source_Comparison_Para_86"/>
      <w:bookmarkStart w:id="631" w:name="_QWord_Paragraph__86"/>
      <w:bookmarkStart w:id="632" w:name="_QWord_Source_Comparison_410"/>
      <w:r>
        <w:t>这些问题的理解和回答将为学习嵌入式系统提供一个坚实的基础。因此，上述三门先行课程是学习嵌入式系统所需具备的重要背景知识。</w:t>
      </w:r>
      <w:bookmarkEnd w:id="630"/>
      <w:bookmarkEnd w:id="631"/>
      <w:bookmarkEnd w:id="632"/>
    </w:p>
    <w:p w14:paraId="342AF538">
      <w:pPr>
        <w:pStyle w:val="63"/>
        <w:spacing w:before="352" w:after="352"/>
      </w:pPr>
      <w:bookmarkStart w:id="633" w:name="_QWord_Source_Comparison_Para_87"/>
      <w:bookmarkStart w:id="634" w:name="_Toc19131"/>
      <w:bookmarkStart w:id="635" w:name="_QWord_Paragraph__87"/>
      <w:bookmarkStart w:id="636" w:name="_QWord_Source_Comparison_411"/>
      <w:r>
        <w:rPr>
          <w:rFonts w:hint="eastAsia"/>
        </w:rPr>
        <w:t>嵌入式学习方法与路线</w:t>
      </w:r>
      <w:bookmarkEnd w:id="633"/>
      <w:bookmarkEnd w:id="634"/>
      <w:bookmarkEnd w:id="635"/>
      <w:bookmarkEnd w:id="636"/>
    </w:p>
    <w:p w14:paraId="6F0E42C7">
      <w:pPr>
        <w:pStyle w:val="4"/>
        <w:ind w:firstLine="420"/>
      </w:pPr>
      <w:bookmarkStart w:id="637" w:name="_QWord_Source_Comparison_412"/>
      <w:bookmarkStart w:id="638" w:name="_QWord_Paragraph__88"/>
      <w:bookmarkStart w:id="639" w:name="_QWord_Source_Comparison_Para_88"/>
      <w:r>
        <w:t>在学习嵌入式系统时，推荐两条学习路线</w:t>
      </w:r>
      <w:bookmarkEnd w:id="637"/>
      <w:bookmarkStart w:id="640" w:name="_QWord_Source_Comparison_413"/>
      <w:r>
        <w:rPr>
          <w:rFonts w:hint="eastAsia"/>
        </w:rPr>
        <w:t>。</w:t>
      </w:r>
      <w:bookmarkEnd w:id="638"/>
      <w:bookmarkEnd w:id="639"/>
      <w:bookmarkEnd w:id="640"/>
    </w:p>
    <w:p w14:paraId="1124B98B">
      <w:pPr>
        <w:pStyle w:val="4"/>
        <w:ind w:firstLine="420"/>
      </w:pPr>
      <w:bookmarkStart w:id="641" w:name="_QWord_Source_Comparison_414"/>
      <w:bookmarkStart w:id="642" w:name="_QWord_Source_Comparison_Para_89"/>
      <w:bookmarkStart w:id="643" w:name="_QWord_Paragraph__89"/>
      <w:r>
        <w:rPr>
          <w:rFonts w:hint="eastAsia"/>
        </w:rPr>
        <w:t>第一条</w:t>
      </w:r>
      <w:bookmarkEnd w:id="641"/>
      <w:bookmarkStart w:id="644" w:name="_QWord_Source_Comparison_415"/>
      <w:r>
        <w:t>是从硬件到软件</w:t>
      </w:r>
      <w:bookmarkEnd w:id="644"/>
      <w:bookmarkStart w:id="645" w:name="_QWord_Source_Comparison_416"/>
      <w:r>
        <w:rPr>
          <w:rFonts w:hint="eastAsia"/>
        </w:rPr>
        <w:t>的学习路线，如</w:t>
      </w:r>
      <w:bookmarkEnd w:id="645"/>
      <w:bookmarkStart w:id="646" w:name="_QWord_Source_Comparison_417"/>
      <w:r>
        <w:fldChar w:fldCharType="begin"/>
      </w:r>
      <w:bookmarkEnd w:id="646"/>
      <w:bookmarkStart w:id="647" w:name="_QWord_Source_Comparison_418"/>
      <w:r>
        <w:instrText xml:space="preserve"> </w:instrText>
      </w:r>
      <w:bookmarkEnd w:id="647"/>
      <w:bookmarkStart w:id="648" w:name="_QWord_Source_Comparison_419"/>
      <w:r>
        <w:rPr>
          <w:rFonts w:hint="eastAsia"/>
        </w:rPr>
        <w:instrText xml:space="preserve">REF QWord_XRef_Figure__OKrkMD \h \* CHARFORMAT</w:instrText>
      </w:r>
      <w:bookmarkEnd w:id="648"/>
      <w:bookmarkStart w:id="649" w:name="_QWord_Source_Comparison_420"/>
      <w:r>
        <w:instrText xml:space="preserve"> </w:instrText>
      </w:r>
      <w:bookmarkStart w:id="650" w:name="_QWord_Source_Comparison_421"/>
      <w:r>
        <w:fldChar w:fldCharType="separate"/>
      </w:r>
      <w:bookmarkEnd w:id="649"/>
      <w:bookmarkEnd w:id="650"/>
      <w:bookmarkStart w:id="651" w:name="_QWord_Source_Comparison_422"/>
      <w:r>
        <w:rPr>
          <w:rFonts w:hint="eastAsia"/>
        </w:rPr>
        <w:t>图</w:t>
      </w:r>
      <w:bookmarkEnd w:id="651"/>
      <w:bookmarkStart w:id="652" w:name="_QWord_Source_Comparison_423"/>
      <w:r>
        <w:rPr>
          <w:rFonts w:hint="eastAsia"/>
        </w:rPr>
        <w:t> </w:t>
      </w:r>
      <w:bookmarkEnd w:id="652"/>
      <w:bookmarkStart w:id="653" w:name="_QWord_Source_Comparison_424"/>
      <w:r>
        <w:t>1</w:t>
      </w:r>
      <w:bookmarkEnd w:id="653"/>
      <w:bookmarkStart w:id="654" w:name="_QWord_Source_Comparison_425"/>
      <w:r>
        <w:noBreakHyphen/>
      </w:r>
      <w:r>
        <w:t>5</w:t>
      </w:r>
      <w:bookmarkEnd w:id="654"/>
      <w:bookmarkStart w:id="655" w:name="_QWord_Source_Comparison_426"/>
      <w:r>
        <w:fldChar w:fldCharType="end"/>
      </w:r>
      <w:bookmarkEnd w:id="655"/>
      <w:bookmarkStart w:id="656" w:name="_QWord_Source_Comparison_427"/>
      <w:r>
        <w:rPr>
          <w:rFonts w:hint="eastAsia"/>
        </w:rPr>
        <w:t>所示。</w:t>
      </w:r>
      <w:bookmarkEnd w:id="656"/>
      <w:bookmarkStart w:id="657" w:name="_QWord_Source_Comparison_428"/>
      <w:r>
        <w:t>这种学习方式可以帮助建立扎实的基础。掌握</w:t>
      </w:r>
      <w:bookmarkEnd w:id="657"/>
      <w:bookmarkStart w:id="658" w:name="_QWord_Source_Comparison_429"/>
      <w:r>
        <w:t>C</w:t>
      </w:r>
      <w:bookmarkEnd w:id="658"/>
      <w:bookmarkStart w:id="659" w:name="_QWord_Source_Comparison_430"/>
      <w:r>
        <w:t>语言的基础</w:t>
      </w:r>
      <w:bookmarkEnd w:id="659"/>
      <w:bookmarkStart w:id="660" w:name="_QWord_Source_Comparison_431"/>
      <w:r>
        <w:rPr>
          <w:rFonts w:hint="eastAsia"/>
        </w:rPr>
        <w:t>后</w:t>
      </w:r>
      <w:bookmarkEnd w:id="660"/>
      <w:bookmarkStart w:id="661" w:name="_QWord_Source_Comparison_432"/>
      <w:r>
        <w:t>，可以选择从</w:t>
      </w:r>
      <w:bookmarkEnd w:id="661"/>
      <w:bookmarkStart w:id="662" w:name="_QWord_Source_Comparison_433"/>
      <w:r>
        <w:rPr>
          <w:rFonts w:hint="eastAsia"/>
        </w:rPr>
        <w:t>51</w:t>
      </w:r>
      <w:bookmarkEnd w:id="662"/>
      <w:bookmarkStart w:id="663" w:name="_QWord_Source_Comparison_434"/>
      <w:r>
        <w:t>单片机或者</w:t>
      </w:r>
      <w:bookmarkEnd w:id="663"/>
      <w:bookmarkStart w:id="664" w:name="_QWord_Source_Comparison_435"/>
      <w:r>
        <w:rPr>
          <w:rFonts w:hint="eastAsia"/>
        </w:rPr>
        <w:t>Arduino</w:t>
      </w:r>
      <w:bookmarkEnd w:id="664"/>
      <w:bookmarkStart w:id="665" w:name="_QWord_Source_Comparison_436"/>
      <w:r>
        <w:t>培养对嵌入式系统的兴趣。学习嵌入式系统的裸机编程，</w:t>
      </w:r>
      <w:bookmarkEnd w:id="665"/>
      <w:bookmarkStart w:id="666" w:name="_QWord_Source_Comparison_437"/>
      <w:r>
        <w:rPr>
          <w:rFonts w:hint="eastAsia"/>
        </w:rPr>
        <w:t>再学习</w:t>
      </w:r>
      <w:bookmarkEnd w:id="666"/>
      <w:bookmarkStart w:id="667" w:name="_QWord_Source_Comparison_438"/>
      <w:r>
        <w:t>STM32</w:t>
      </w:r>
      <w:bookmarkEnd w:id="667"/>
      <w:bookmarkStart w:id="668" w:name="_QWord_Source_Comparison_439"/>
      <w:r>
        <w:rPr>
          <w:rFonts w:hint="eastAsia"/>
        </w:rPr>
        <w:t>或其他</w:t>
      </w:r>
      <w:bookmarkEnd w:id="668"/>
      <w:bookmarkStart w:id="669" w:name="_QWord_Source_Comparison_440"/>
      <w:r>
        <w:t>ARM</w:t>
      </w:r>
      <w:bookmarkEnd w:id="669"/>
      <w:bookmarkStart w:id="670" w:name="_QWord_Source_Comparison_441"/>
      <w:r>
        <w:t>等高端嵌入式设备</w:t>
      </w:r>
      <w:bookmarkEnd w:id="670"/>
      <w:bookmarkStart w:id="671" w:name="_QWord_Source_Comparison_442"/>
      <w:r>
        <w:rPr>
          <w:rFonts w:hint="eastAsia"/>
        </w:rPr>
        <w:t>的编程</w:t>
      </w:r>
      <w:bookmarkEnd w:id="671"/>
      <w:bookmarkStart w:id="672" w:name="_QWord_Source_Comparison_443"/>
      <w:r>
        <w:t>。逐步探索嵌入式</w:t>
      </w:r>
      <w:bookmarkEnd w:id="672"/>
      <w:bookmarkStart w:id="673" w:name="_QWord_Source_Comparison_444"/>
      <w:r>
        <w:t>Linux</w:t>
      </w:r>
      <w:bookmarkEnd w:id="673"/>
      <w:bookmarkStart w:id="674" w:name="_QWord_Source_Comparison_445"/>
      <w:r>
        <w:t>的领域。计算机操作系统通常会以</w:t>
      </w:r>
      <w:bookmarkEnd w:id="674"/>
      <w:bookmarkStart w:id="675" w:name="_QWord_Source_Comparison_446"/>
      <w:r>
        <w:t>UNIX</w:t>
      </w:r>
      <w:bookmarkEnd w:id="675"/>
      <w:bookmarkStart w:id="676" w:name="_QWord_Source_Comparison_447"/>
      <w:r>
        <w:t>或</w:t>
      </w:r>
      <w:bookmarkEnd w:id="676"/>
      <w:bookmarkStart w:id="677" w:name="_QWord_Source_Comparison_448"/>
      <w:r>
        <w:t>Linux</w:t>
      </w:r>
      <w:bookmarkEnd w:id="677"/>
      <w:bookmarkStart w:id="678" w:name="_QWord_Source_Comparison_449"/>
      <w:r>
        <w:t>为例来深入理解操作系统的工作原理和机制。学完嵌入式</w:t>
      </w:r>
      <w:bookmarkEnd w:id="678"/>
      <w:bookmarkStart w:id="679" w:name="_QWord_Source_Comparison_450"/>
      <w:r>
        <w:t>Linux</w:t>
      </w:r>
      <w:bookmarkEnd w:id="679"/>
      <w:bookmarkStart w:id="680" w:name="_QWord_Source_Comparison_451"/>
      <w:r>
        <w:t>之后，可以进一步掌握一些应用开发工具，比如</w:t>
      </w:r>
      <w:bookmarkEnd w:id="680"/>
      <w:bookmarkStart w:id="681" w:name="_QWord_Source_Comparison_452"/>
      <w:r>
        <w:t>Qt</w:t>
      </w:r>
      <w:bookmarkEnd w:id="681"/>
      <w:bookmarkStart w:id="682" w:name="_QWord_Source_Comparison_453"/>
      <w:r>
        <w:t>或者</w:t>
      </w:r>
      <w:bookmarkEnd w:id="682"/>
      <w:bookmarkStart w:id="683" w:name="_QWord_Source_Comparison_454"/>
      <w:r>
        <w:t>C</w:t>
      </w:r>
      <w:bookmarkEnd w:id="683"/>
      <w:bookmarkStart w:id="684" w:name="_QWord_Source_Comparison_455"/>
      <w:r>
        <w:t>++</w:t>
      </w:r>
      <w:bookmarkEnd w:id="684"/>
      <w:bookmarkStart w:id="685" w:name="_QWord_Source_Comparison_456"/>
      <w:r>
        <w:t>的开发环境，利用这些工具可以开发各种嵌入式系统的应用软件。这种学习路径与</w:t>
      </w:r>
      <w:bookmarkEnd w:id="685"/>
      <w:bookmarkStart w:id="686" w:name="_QWord_Source_Comparison_457"/>
      <w:r>
        <w:rPr>
          <w:rFonts w:hint="eastAsia"/>
        </w:rPr>
        <w:t>教材</w:t>
      </w:r>
      <w:bookmarkEnd w:id="686"/>
      <w:bookmarkStart w:id="687" w:name="_QWord_Source_Comparison_458"/>
      <w:r>
        <w:t>的教学路线是一致的。</w:t>
      </w:r>
      <w:bookmarkEnd w:id="687"/>
      <w:bookmarkStart w:id="688" w:name="_QWord_Source_Comparison_459"/>
      <w:r>
        <w:rPr>
          <w:rFonts w:hint="eastAsia"/>
        </w:rPr>
        <w:t>教材</w:t>
      </w:r>
      <w:bookmarkEnd w:id="688"/>
      <w:bookmarkStart w:id="689" w:name="_QWord_Source_Comparison_460"/>
      <w:r>
        <w:t>会从单片机开始，然后深入</w:t>
      </w:r>
      <w:bookmarkEnd w:id="689"/>
      <w:bookmarkStart w:id="690" w:name="_QWord_Source_Comparison_461"/>
      <w:r>
        <w:t>ARM</w:t>
      </w:r>
      <w:bookmarkEnd w:id="690"/>
      <w:bookmarkStart w:id="691" w:name="_QWord_Source_Comparison_462"/>
      <w:r>
        <w:rPr>
          <w:rFonts w:hint="eastAsia"/>
        </w:rPr>
        <w:t>裸机</w:t>
      </w:r>
      <w:bookmarkEnd w:id="691"/>
      <w:bookmarkStart w:id="692" w:name="_QWord_Source_Comparison_463"/>
      <w:r>
        <w:t>编程，接着学习操作系统，最终探讨嵌入式系统应用设计的方法。这种从硬件到软件的学习</w:t>
      </w:r>
      <w:bookmarkEnd w:id="692"/>
      <w:bookmarkStart w:id="693" w:name="_QWord_Source_Comparison_464"/>
      <w:r>
        <w:rPr>
          <w:rFonts w:hint="eastAsia"/>
        </w:rPr>
        <w:t>路线</w:t>
      </w:r>
      <w:bookmarkEnd w:id="693"/>
      <w:bookmarkStart w:id="694" w:name="_QWord_Source_Comparison_465"/>
      <w:r>
        <w:t>能够全面理解嵌入式系统的开发流程和应用场景，为在实际项目中应用所学知识打下坚实基础。</w:t>
      </w:r>
      <w:bookmarkEnd w:id="642"/>
      <w:bookmarkEnd w:id="643"/>
      <w:bookmarkEnd w:id="694"/>
    </w:p>
    <w:p w14:paraId="48EEB6AD">
      <w:pPr>
        <w:pStyle w:val="105"/>
      </w:pPr>
      <w:bookmarkStart w:id="695" w:name="_QWord_Source_Comparison_Para_90"/>
      <w:r>
        <w:t>‌</w:t>
      </w:r>
      <w:bookmarkStart w:id="696" w:name="_QWord_Source_Comparison_466"/>
      <w:bookmarkEnd w:id="696"/>
      <w:bookmarkStart w:id="697" w:name="_QWord_Paragraph__90"/>
      <w:bookmarkStart w:id="698" w:name="_QWord_ImageIndex_5"/>
      <w:bookmarkStart w:id="699" w:name="_QWord_Source_Comparison_467"/>
      <w:r>
        <w:drawing>
          <wp:inline distT="0" distB="0" distL="114300" distR="114300">
            <wp:extent cx="3592195" cy="2084070"/>
            <wp:effectExtent l="0" t="0" r="8255" b="0"/>
            <wp:docPr id="4" name="图片 3" title="QWord_ImageMark_5">
              <a:hlinkClick xmlns:a="http://schemas.openxmlformats.org/drawingml/2006/main" r:id="rId35" tooltip="QWord 图片目录：resource/images/illustration/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title="QWord_ImageMark_5"/>
                    <pic:cNvPicPr>
                      <a:picLocks noChangeAspect="1"/>
                    </pic:cNvPicPr>
                  </pic:nvPicPr>
                  <pic:blipFill>
                    <a:blip r:embed="rId36"/>
                    <a:stretch>
                      <a:fillRect/>
                    </a:stretch>
                  </pic:blipFill>
                  <pic:spPr>
                    <a:xfrm>
                      <a:off x="0" y="0"/>
                      <a:ext cx="3592800" cy="2084648"/>
                    </a:xfrm>
                    <a:prstGeom prst="rect">
                      <a:avLst/>
                    </a:prstGeom>
                    <a:noFill/>
                    <a:ln>
                      <a:noFill/>
                    </a:ln>
                  </pic:spPr>
                </pic:pic>
              </a:graphicData>
            </a:graphic>
          </wp:inline>
        </w:drawing>
      </w:r>
      <w:bookmarkEnd w:id="695"/>
      <w:bookmarkEnd w:id="697"/>
      <w:bookmarkEnd w:id="698"/>
      <w:bookmarkEnd w:id="699"/>
    </w:p>
    <w:p w14:paraId="08E2F8FF">
      <w:pPr>
        <w:pStyle w:val="68"/>
      </w:pPr>
      <w:bookmarkStart w:id="700" w:name="_QWord_Source_Comparison_468"/>
      <w:bookmarkStart w:id="701" w:name="QWord_XRef_Figure__OKrkMD"/>
      <w:bookmarkStart w:id="702" w:name="_QWord_Paragraph__91"/>
      <w:bookmarkStart w:id="703" w:name="_QWord_Source_Comparison_Para_91"/>
      <w:r>
        <w:rPr>
          <w:rFonts w:hint="eastAsia"/>
        </w:rPr>
        <w:t>图</w:t>
      </w:r>
      <w:bookmarkEnd w:id="700"/>
      <w:bookmarkStart w:id="704" w:name="_QWord_Source_Comparison_469"/>
      <w:r>
        <w:rPr>
          <w:rFonts w:hint="eastAsia"/>
        </w:rPr>
        <w:t> </w:t>
      </w:r>
      <w:bookmarkEnd w:id="704"/>
      <w:bookmarkStart w:id="705" w:name="_QWord_Source_Comparison_470"/>
      <w:r>
        <w:fldChar w:fldCharType="begin"/>
      </w:r>
      <w:bookmarkEnd w:id="705"/>
      <w:bookmarkStart w:id="706" w:name="_QWord_Source_Comparison_471"/>
      <w:r>
        <w:instrText xml:space="preserve"> SEQ QWord_Heading1_Sequence \c </w:instrText>
      </w:r>
      <w:bookmarkEnd w:id="706"/>
      <w:bookmarkStart w:id="707" w:name="_QWord_Source_Comparison_472"/>
      <w:r>
        <w:fldChar w:fldCharType="separate"/>
      </w:r>
      <w:bookmarkEnd w:id="707"/>
      <w:bookmarkStart w:id="708" w:name="_QWord_Source_Comparison_473"/>
      <w:r>
        <w:t>1</w:t>
      </w:r>
      <w:bookmarkEnd w:id="708"/>
      <w:bookmarkStart w:id="709" w:name="_QWord_Source_Comparison_474"/>
      <w:r>
        <w:fldChar w:fldCharType="end"/>
      </w:r>
      <w:bookmarkEnd w:id="709"/>
      <w:bookmarkStart w:id="710" w:name="_QWord_Source_Comparison_475"/>
      <w:r>
        <w:noBreakHyphen/>
      </w:r>
      <w:bookmarkEnd w:id="710"/>
      <w:bookmarkStart w:id="711" w:name="_QWord_Source_Comparison_476"/>
      <w:r>
        <w:fldChar w:fldCharType="begin"/>
      </w:r>
      <w:bookmarkEnd w:id="711"/>
      <w:bookmarkStart w:id="712" w:name="_QWord_Source_Comparison_477"/>
      <w:r>
        <w:instrText xml:space="preserve"> </w:instrText>
      </w:r>
      <w:bookmarkEnd w:id="712"/>
      <w:bookmarkStart w:id="713" w:name="_QWord_Source_Comparison_478"/>
      <w:r>
        <w:rPr>
          <w:rFonts w:hint="eastAsia"/>
        </w:rPr>
        <w:instrText xml:space="preserve">SEQ </w:instrText>
      </w:r>
      <w:bookmarkEnd w:id="713"/>
      <w:bookmarkStart w:id="714" w:name="_QWord_Source_Comparison_479"/>
      <w:r>
        <w:rPr>
          <w:rFonts w:hint="eastAsia"/>
        </w:rPr>
        <w:instrText xml:space="preserve">图</w:instrText>
      </w:r>
      <w:bookmarkEnd w:id="714"/>
      <w:bookmarkStart w:id="715" w:name="_QWord_Source_Comparison_480"/>
      <w:r>
        <w:rPr>
          <w:rFonts w:hint="eastAsia"/>
        </w:rPr>
        <w:instrText xml:space="preserve"> \* ARABIC \s 1</w:instrText>
      </w:r>
      <w:bookmarkEnd w:id="715"/>
      <w:bookmarkStart w:id="716" w:name="_QWord_Source_Comparison_481"/>
      <w:r>
        <w:instrText xml:space="preserve"> </w:instrText>
      </w:r>
      <w:bookmarkStart w:id="717" w:name="_QWord_Source_Comparison_482"/>
      <w:r>
        <w:fldChar w:fldCharType="separate"/>
      </w:r>
      <w:bookmarkEnd w:id="716"/>
      <w:bookmarkEnd w:id="717"/>
      <w:bookmarkStart w:id="718" w:name="_QWord_Source_Comparison_483"/>
      <w:r>
        <w:t>5</w:t>
      </w:r>
      <w:bookmarkEnd w:id="718"/>
      <w:bookmarkStart w:id="719" w:name="_QWord_Source_Comparison_484"/>
      <w:r>
        <w:fldChar w:fldCharType="end"/>
      </w:r>
      <w:bookmarkEnd w:id="701"/>
      <w:bookmarkEnd w:id="719"/>
      <w:bookmarkStart w:id="720" w:name="_QWord_Source_Comparison_485"/>
      <w:r>
        <w:rPr>
          <w:rFonts w:hint="eastAsia"/>
        </w:rPr>
        <w:t xml:space="preserve">  </w:t>
      </w:r>
      <w:bookmarkEnd w:id="720"/>
      <w:bookmarkStart w:id="721" w:name="_QWord_Source_Comparison_486"/>
      <w:r>
        <w:rPr>
          <w:rFonts w:hint="eastAsia"/>
        </w:rPr>
        <w:t>从硬件到软件的学习路线</w:t>
      </w:r>
      <w:bookmarkEnd w:id="702"/>
      <w:bookmarkEnd w:id="703"/>
      <w:bookmarkEnd w:id="721"/>
    </w:p>
    <w:p w14:paraId="06770291">
      <w:pPr>
        <w:pStyle w:val="4"/>
        <w:ind w:firstLine="420"/>
      </w:pPr>
      <w:bookmarkStart w:id="722" w:name="_QWord_Source_Comparison_487"/>
      <w:bookmarkStart w:id="723" w:name="_QWord_Paragraph__92"/>
      <w:bookmarkStart w:id="724" w:name="_QWord_Source_Comparison_Para_92"/>
      <w:r>
        <w:t>另外一条学习路线是</w:t>
      </w:r>
      <w:bookmarkEnd w:id="722"/>
      <w:bookmarkStart w:id="725" w:name="_QWord_Source_Comparison_488"/>
      <w:r>
        <w:rPr>
          <w:rFonts w:hint="eastAsia"/>
        </w:rPr>
        <w:t>从软件到硬件的学习路线</w:t>
      </w:r>
      <w:bookmarkEnd w:id="725"/>
      <w:bookmarkStart w:id="726" w:name="_QWord_Source_Comparison_489"/>
      <w:r>
        <w:t>，</w:t>
      </w:r>
      <w:bookmarkEnd w:id="726"/>
      <w:bookmarkStart w:id="727" w:name="_QWord_Source_Comparison_490"/>
      <w:r>
        <w:rPr>
          <w:rFonts w:hint="eastAsia"/>
        </w:rPr>
        <w:t>如</w:t>
      </w:r>
      <w:bookmarkEnd w:id="727"/>
      <w:bookmarkStart w:id="728" w:name="_QWord_Source_Comparison_491"/>
      <w:r>
        <w:fldChar w:fldCharType="begin"/>
      </w:r>
      <w:bookmarkEnd w:id="728"/>
      <w:bookmarkStart w:id="729" w:name="_QWord_Source_Comparison_492"/>
      <w:r>
        <w:instrText xml:space="preserve"> </w:instrText>
      </w:r>
      <w:bookmarkEnd w:id="729"/>
      <w:bookmarkStart w:id="730" w:name="_QWord_Source_Comparison_493"/>
      <w:r>
        <w:rPr>
          <w:rFonts w:hint="eastAsia"/>
        </w:rPr>
        <w:instrText xml:space="preserve">REF QWord_XRef_Figure__umhLpZ \h \* CHARFORMAT</w:instrText>
      </w:r>
      <w:bookmarkEnd w:id="730"/>
      <w:bookmarkStart w:id="731" w:name="_QWord_Source_Comparison_494"/>
      <w:r>
        <w:instrText xml:space="preserve"> </w:instrText>
      </w:r>
      <w:bookmarkStart w:id="732" w:name="_QWord_Source_Comparison_495"/>
      <w:r>
        <w:fldChar w:fldCharType="separate"/>
      </w:r>
      <w:bookmarkEnd w:id="731"/>
      <w:bookmarkEnd w:id="732"/>
      <w:bookmarkStart w:id="733" w:name="_QWord_Source_Comparison_496"/>
      <w:r>
        <w:rPr>
          <w:rFonts w:hint="eastAsia"/>
        </w:rPr>
        <w:t>图</w:t>
      </w:r>
      <w:bookmarkEnd w:id="733"/>
      <w:bookmarkStart w:id="734" w:name="_QWord_Source_Comparison_497"/>
      <w:r>
        <w:rPr>
          <w:rFonts w:hint="eastAsia"/>
        </w:rPr>
        <w:t> </w:t>
      </w:r>
      <w:bookmarkEnd w:id="734"/>
      <w:bookmarkStart w:id="735" w:name="_QWord_Source_Comparison_498"/>
      <w:r>
        <w:t>1</w:t>
      </w:r>
      <w:bookmarkEnd w:id="735"/>
      <w:bookmarkStart w:id="736" w:name="_QWord_Source_Comparison_499"/>
      <w:r>
        <w:noBreakHyphen/>
      </w:r>
      <w:r>
        <w:t>6</w:t>
      </w:r>
      <w:bookmarkEnd w:id="736"/>
      <w:bookmarkStart w:id="737" w:name="_QWord_Source_Comparison_500"/>
      <w:r>
        <w:fldChar w:fldCharType="end"/>
      </w:r>
      <w:bookmarkEnd w:id="737"/>
      <w:bookmarkStart w:id="738" w:name="_QWord_Source_Comparison_501"/>
      <w:r>
        <w:rPr>
          <w:rFonts w:hint="eastAsia"/>
        </w:rPr>
        <w:t>所示。</w:t>
      </w:r>
      <w:bookmarkEnd w:id="738"/>
      <w:bookmarkStart w:id="739" w:name="_QWord_Source_Comparison_502"/>
      <w:r>
        <w:t>学完</w:t>
      </w:r>
      <w:bookmarkEnd w:id="739"/>
      <w:bookmarkStart w:id="740" w:name="_QWord_Source_Comparison_503"/>
      <w:r>
        <w:t>C</w:t>
      </w:r>
      <w:bookmarkEnd w:id="740"/>
      <w:bookmarkStart w:id="741" w:name="_QWord_Source_Comparison_504"/>
      <w:r>
        <w:rPr>
          <w:rFonts w:hint="eastAsia"/>
        </w:rPr>
        <w:t>语言</w:t>
      </w:r>
      <w:bookmarkEnd w:id="741"/>
      <w:bookmarkStart w:id="742" w:name="_QWord_Source_Comparison_505"/>
      <w:r>
        <w:t>或者</w:t>
      </w:r>
      <w:bookmarkEnd w:id="742"/>
      <w:bookmarkStart w:id="743" w:name="_QWord_Source_Comparison_506"/>
      <w:r>
        <w:t>C</w:t>
      </w:r>
      <w:bookmarkEnd w:id="743"/>
      <w:bookmarkStart w:id="744" w:name="_QWord_Source_Comparison_507"/>
      <w:r>
        <w:t>++</w:t>
      </w:r>
      <w:bookmarkEnd w:id="744"/>
      <w:bookmarkStart w:id="745" w:name="_QWord_Source_Comparison_508"/>
      <w:r>
        <w:t>之后，</w:t>
      </w:r>
      <w:bookmarkEnd w:id="745"/>
      <w:bookmarkStart w:id="746" w:name="_QWord_Source_Comparison_509"/>
      <w:r>
        <w:rPr>
          <w:rFonts w:hint="eastAsia"/>
        </w:rPr>
        <w:t>可以从</w:t>
      </w:r>
      <w:bookmarkEnd w:id="746"/>
      <w:bookmarkStart w:id="747" w:name="_QWord_Source_Comparison_510"/>
      <w:r>
        <w:rPr>
          <w:rFonts w:hint="eastAsia"/>
        </w:rPr>
        <w:t>Android</w:t>
      </w:r>
      <w:bookmarkEnd w:id="747"/>
      <w:bookmarkStart w:id="748" w:name="_QWord_Source_Comparison_511"/>
      <w:r>
        <w:rPr>
          <w:rFonts w:hint="eastAsia"/>
        </w:rPr>
        <w:t>开发或</w:t>
      </w:r>
      <w:bookmarkEnd w:id="748"/>
      <w:bookmarkStart w:id="749" w:name="_QWord_Source_Comparison_512"/>
      <w:r>
        <w:rPr>
          <w:rFonts w:hint="eastAsia"/>
        </w:rPr>
        <w:t>QT</w:t>
      </w:r>
      <w:bookmarkEnd w:id="749"/>
      <w:bookmarkStart w:id="750" w:name="_QWord_Source_Comparison_513"/>
      <w:r>
        <w:rPr>
          <w:rFonts w:hint="eastAsia"/>
        </w:rPr>
        <w:t>编程入手，</w:t>
      </w:r>
      <w:bookmarkEnd w:id="750"/>
      <w:bookmarkStart w:id="751" w:name="_QWord_Source_Comparison_514"/>
      <w:r>
        <w:rPr>
          <w:rFonts w:hint="eastAsia"/>
        </w:rPr>
        <w:t>Android</w:t>
      </w:r>
      <w:bookmarkEnd w:id="751"/>
      <w:bookmarkStart w:id="752" w:name="_QWord_Source_Comparison_515"/>
      <w:r>
        <w:rPr>
          <w:rFonts w:hint="eastAsia"/>
        </w:rPr>
        <w:t>开发</w:t>
      </w:r>
      <w:bookmarkEnd w:id="752"/>
      <w:bookmarkStart w:id="753" w:name="_QWord_Source_Comparison_516"/>
      <w:r>
        <w:t>主要针对手机或平板电脑，这些设备也属于嵌入式设备的范畴。当熟练掌握了这些开发环境和软件设计之后，可以选择学习嵌入式操作系统，比如嵌入式</w:t>
      </w:r>
      <w:bookmarkEnd w:id="753"/>
      <w:bookmarkStart w:id="754" w:name="_QWord_Source_Comparison_517"/>
      <w:r>
        <w:t>Linux</w:t>
      </w:r>
      <w:bookmarkEnd w:id="754"/>
      <w:bookmarkStart w:id="755" w:name="_QWord_Source_Comparison_518"/>
      <w:r>
        <w:rPr>
          <w:rFonts w:hint="eastAsia"/>
        </w:rPr>
        <w:t>。</w:t>
      </w:r>
      <w:bookmarkEnd w:id="755"/>
      <w:bookmarkStart w:id="756" w:name="_QWord_Source_Comparison_519"/>
      <w:r>
        <w:t>深入了解嵌入式系统内部的工作原理</w:t>
      </w:r>
      <w:bookmarkEnd w:id="756"/>
      <w:bookmarkStart w:id="757" w:name="_QWord_Source_Comparison_520"/>
      <w:r>
        <w:rPr>
          <w:rFonts w:hint="eastAsia"/>
        </w:rPr>
        <w:t>，</w:t>
      </w:r>
      <w:bookmarkEnd w:id="757"/>
      <w:bookmarkStart w:id="758" w:name="_QWord_Source_Comparison_521"/>
      <w:r>
        <w:t>基于对操作系统的理解，学习嵌入式</w:t>
      </w:r>
      <w:bookmarkEnd w:id="758"/>
      <w:bookmarkStart w:id="759" w:name="_QWord_Source_Comparison_522"/>
      <w:r>
        <w:t>Linux</w:t>
      </w:r>
      <w:bookmarkEnd w:id="759"/>
      <w:bookmarkStart w:id="760" w:name="_QWord_Source_Comparison_523"/>
      <w:r>
        <w:rPr>
          <w:rFonts w:hint="eastAsia"/>
        </w:rPr>
        <w:t>将会变得顺利。</w:t>
      </w:r>
      <w:bookmarkEnd w:id="760"/>
      <w:bookmarkStart w:id="761" w:name="_QWord_Source_Comparison_524"/>
      <w:r>
        <w:t>学透嵌入式</w:t>
      </w:r>
      <w:bookmarkEnd w:id="761"/>
      <w:bookmarkStart w:id="762" w:name="_QWord_Source_Comparison_525"/>
      <w:r>
        <w:t>Linux</w:t>
      </w:r>
      <w:bookmarkEnd w:id="762"/>
      <w:bookmarkStart w:id="763" w:name="_QWord_Source_Comparison_526"/>
      <w:r>
        <w:t>后，可以进一步深入学习硬件部分。如果</w:t>
      </w:r>
      <w:bookmarkEnd w:id="763"/>
      <w:bookmarkStart w:id="764" w:name="_QWord_Source_Comparison_527"/>
      <w:r>
        <w:rPr>
          <w:rFonts w:hint="eastAsia"/>
        </w:rPr>
        <w:t>只</w:t>
      </w:r>
      <w:bookmarkEnd w:id="764"/>
      <w:bookmarkStart w:id="765" w:name="_QWord_Source_Comparison_528"/>
      <w:r>
        <w:t>专注于软件编写，</w:t>
      </w:r>
      <w:bookmarkEnd w:id="765"/>
      <w:bookmarkStart w:id="766" w:name="_QWord_Source_Comparison_529"/>
      <w:r>
        <w:rPr>
          <w:rFonts w:hint="eastAsia"/>
        </w:rPr>
        <w:t>可以仅</w:t>
      </w:r>
      <w:bookmarkEnd w:id="766"/>
      <w:bookmarkStart w:id="767" w:name="_QWord_Source_Comparison_530"/>
      <w:r>
        <w:t>需了解硬件的基本工作原理</w:t>
      </w:r>
      <w:bookmarkEnd w:id="767"/>
      <w:bookmarkStart w:id="768" w:name="_QWord_Source_Comparison_531"/>
      <w:r>
        <w:rPr>
          <w:rFonts w:hint="eastAsia"/>
        </w:rPr>
        <w:t>，了解</w:t>
      </w:r>
      <w:bookmarkEnd w:id="768"/>
      <w:bookmarkStart w:id="769" w:name="_QWord_Source_Comparison_532"/>
      <w:r>
        <w:t>硬件驱动程序的编写和工作原理即可。这种学习路径特别适合侧重于软件开发的专业。</w:t>
      </w:r>
      <w:bookmarkEnd w:id="723"/>
      <w:bookmarkEnd w:id="724"/>
      <w:bookmarkEnd w:id="769"/>
    </w:p>
    <w:p w14:paraId="1EAA236F">
      <w:pPr>
        <w:pStyle w:val="105"/>
      </w:pPr>
      <w:bookmarkStart w:id="770" w:name="_QWord_Source_Comparison_Para_93"/>
      <w:r>
        <w:t>‌</w:t>
      </w:r>
      <w:bookmarkStart w:id="771" w:name="_QWord_Source_Comparison_533"/>
      <w:bookmarkEnd w:id="771"/>
      <w:bookmarkStart w:id="772" w:name="_QWord_Paragraph__93"/>
      <w:bookmarkStart w:id="773" w:name="_QWord_Source_Comparison_534"/>
      <w:bookmarkStart w:id="774" w:name="_QWord_ImageIndex_6"/>
      <w:r>
        <w:drawing>
          <wp:inline distT="0" distB="0" distL="114300" distR="114300">
            <wp:extent cx="3592195" cy="2299970"/>
            <wp:effectExtent l="0" t="0" r="8255" b="5080"/>
            <wp:docPr id="1643504661" name="图片 4" descr="表格&#10;&#10;中度可信度描述已自动生成" title="QWord_ImageMark_6">
              <a:hlinkClick xmlns:a="http://schemas.openxmlformats.org/drawingml/2006/main" r:id="rId37" tooltip="QWord 图片目录：resource/images/illustration/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04661" name="图片 4" descr="表格&#10;&#10;中度可信度描述已自动生成" title="QWord_ImageMark_6"/>
                    <pic:cNvPicPr>
                      <a:picLocks noChangeAspect="1"/>
                    </pic:cNvPicPr>
                  </pic:nvPicPr>
                  <pic:blipFill>
                    <a:blip r:embed="rId38"/>
                    <a:stretch>
                      <a:fillRect/>
                    </a:stretch>
                  </pic:blipFill>
                  <pic:spPr>
                    <a:xfrm>
                      <a:off x="0" y="0"/>
                      <a:ext cx="3592800" cy="2300285"/>
                    </a:xfrm>
                    <a:prstGeom prst="rect">
                      <a:avLst/>
                    </a:prstGeom>
                    <a:noFill/>
                    <a:ln>
                      <a:noFill/>
                    </a:ln>
                  </pic:spPr>
                </pic:pic>
              </a:graphicData>
            </a:graphic>
          </wp:inline>
        </w:drawing>
      </w:r>
      <w:bookmarkEnd w:id="770"/>
      <w:bookmarkEnd w:id="772"/>
      <w:bookmarkEnd w:id="773"/>
      <w:bookmarkEnd w:id="774"/>
    </w:p>
    <w:p w14:paraId="001E19FE">
      <w:pPr>
        <w:pStyle w:val="68"/>
      </w:pPr>
      <w:bookmarkStart w:id="775" w:name="_QWord_Source_Comparison_535"/>
      <w:bookmarkStart w:id="776" w:name="QWord_XRef_Figure__umhLpZ"/>
      <w:bookmarkStart w:id="777" w:name="_QWord_Source_Comparison_Para_94"/>
      <w:bookmarkStart w:id="778" w:name="_QWord_Paragraph__94"/>
      <w:r>
        <w:rPr>
          <w:rFonts w:hint="eastAsia"/>
        </w:rPr>
        <w:t>图</w:t>
      </w:r>
      <w:bookmarkEnd w:id="775"/>
      <w:bookmarkStart w:id="779" w:name="_QWord_Source_Comparison_536"/>
      <w:r>
        <w:rPr>
          <w:rFonts w:hint="eastAsia"/>
        </w:rPr>
        <w:t> </w:t>
      </w:r>
      <w:bookmarkEnd w:id="779"/>
      <w:bookmarkStart w:id="780" w:name="_QWord_Source_Comparison_537"/>
      <w:r>
        <w:fldChar w:fldCharType="begin"/>
      </w:r>
      <w:bookmarkEnd w:id="780"/>
      <w:bookmarkStart w:id="781" w:name="_QWord_Source_Comparison_538"/>
      <w:r>
        <w:instrText xml:space="preserve"> SEQ QWord_Heading1_Sequence \c </w:instrText>
      </w:r>
      <w:bookmarkEnd w:id="781"/>
      <w:bookmarkStart w:id="782" w:name="_QWord_Source_Comparison_539"/>
      <w:r>
        <w:fldChar w:fldCharType="separate"/>
      </w:r>
      <w:bookmarkEnd w:id="782"/>
      <w:bookmarkStart w:id="783" w:name="_QWord_Source_Comparison_540"/>
      <w:r>
        <w:t>1</w:t>
      </w:r>
      <w:bookmarkEnd w:id="783"/>
      <w:bookmarkStart w:id="784" w:name="_QWord_Source_Comparison_541"/>
      <w:r>
        <w:fldChar w:fldCharType="end"/>
      </w:r>
      <w:bookmarkEnd w:id="784"/>
      <w:bookmarkStart w:id="785" w:name="_QWord_Source_Comparison_542"/>
      <w:r>
        <w:noBreakHyphen/>
      </w:r>
      <w:bookmarkEnd w:id="785"/>
      <w:bookmarkStart w:id="786" w:name="_QWord_Source_Comparison_543"/>
      <w:r>
        <w:fldChar w:fldCharType="begin"/>
      </w:r>
      <w:bookmarkEnd w:id="786"/>
      <w:bookmarkStart w:id="787" w:name="_QWord_Source_Comparison_544"/>
      <w:r>
        <w:instrText xml:space="preserve"> </w:instrText>
      </w:r>
      <w:bookmarkEnd w:id="787"/>
      <w:bookmarkStart w:id="788" w:name="_QWord_Source_Comparison_545"/>
      <w:r>
        <w:rPr>
          <w:rFonts w:hint="eastAsia"/>
        </w:rPr>
        <w:instrText xml:space="preserve">SEQ </w:instrText>
      </w:r>
      <w:bookmarkEnd w:id="788"/>
      <w:bookmarkStart w:id="789" w:name="_QWord_Source_Comparison_546"/>
      <w:r>
        <w:rPr>
          <w:rFonts w:hint="eastAsia"/>
        </w:rPr>
        <w:instrText xml:space="preserve">图</w:instrText>
      </w:r>
      <w:bookmarkEnd w:id="789"/>
      <w:bookmarkStart w:id="790" w:name="_QWord_Source_Comparison_547"/>
      <w:r>
        <w:rPr>
          <w:rFonts w:hint="eastAsia"/>
        </w:rPr>
        <w:instrText xml:space="preserve"> \* ARABIC \s 1</w:instrText>
      </w:r>
      <w:bookmarkEnd w:id="790"/>
      <w:bookmarkStart w:id="791" w:name="_QWord_Source_Comparison_548"/>
      <w:r>
        <w:instrText xml:space="preserve"> </w:instrText>
      </w:r>
      <w:bookmarkStart w:id="792" w:name="_QWord_Source_Comparison_549"/>
      <w:r>
        <w:fldChar w:fldCharType="separate"/>
      </w:r>
      <w:bookmarkEnd w:id="791"/>
      <w:bookmarkEnd w:id="792"/>
      <w:bookmarkStart w:id="793" w:name="_QWord_Source_Comparison_550"/>
      <w:r>
        <w:t>6</w:t>
      </w:r>
      <w:bookmarkEnd w:id="793"/>
      <w:bookmarkStart w:id="794" w:name="_QWord_Source_Comparison_551"/>
      <w:r>
        <w:fldChar w:fldCharType="end"/>
      </w:r>
      <w:bookmarkEnd w:id="776"/>
      <w:bookmarkEnd w:id="794"/>
      <w:bookmarkStart w:id="795" w:name="_QWord_Source_Comparison_552"/>
      <w:r>
        <w:rPr>
          <w:rFonts w:hint="eastAsia"/>
        </w:rPr>
        <w:t xml:space="preserve">  </w:t>
      </w:r>
      <w:bookmarkEnd w:id="795"/>
      <w:bookmarkStart w:id="796" w:name="_QWord_Source_Comparison_553"/>
      <w:r>
        <w:rPr>
          <w:rFonts w:hint="eastAsia"/>
        </w:rPr>
        <w:t>从软件到硬件的学习路线</w:t>
      </w:r>
      <w:bookmarkEnd w:id="777"/>
      <w:bookmarkEnd w:id="778"/>
      <w:bookmarkEnd w:id="796"/>
    </w:p>
    <w:p w14:paraId="1DD7CF63">
      <w:pPr>
        <w:pStyle w:val="4"/>
        <w:ind w:firstLine="420"/>
      </w:pPr>
      <w:bookmarkStart w:id="797" w:name="_QWord_Source_Comparison_554"/>
      <w:bookmarkStart w:id="798" w:name="_QWord_Source_Comparison_Para_95"/>
      <w:bookmarkStart w:id="799" w:name="_QWord_Paragraph__95"/>
      <w:r>
        <w:t>因此，学习嵌入式系统</w:t>
      </w:r>
      <w:bookmarkEnd w:id="797"/>
      <w:bookmarkStart w:id="800" w:name="_QWord_Source_Comparison_555"/>
      <w:r>
        <w:rPr>
          <w:rFonts w:hint="eastAsia"/>
        </w:rPr>
        <w:t>的核心是应用，</w:t>
      </w:r>
      <w:bookmarkEnd w:id="800"/>
      <w:bookmarkStart w:id="801" w:name="_QWord_Source_Comparison_556"/>
      <w:r>
        <w:t>需要将学到的知识应用到实际</w:t>
      </w:r>
      <w:bookmarkEnd w:id="801"/>
      <w:bookmarkStart w:id="802" w:name="_QWord_Source_Comparison_557"/>
      <w:r>
        <w:rPr>
          <w:rFonts w:hint="eastAsia"/>
        </w:rPr>
        <w:t>项目</w:t>
      </w:r>
      <w:bookmarkEnd w:id="802"/>
      <w:bookmarkStart w:id="803" w:name="_QWord_Source_Comparison_558"/>
      <w:r>
        <w:t>中</w:t>
      </w:r>
      <w:bookmarkEnd w:id="803"/>
      <w:bookmarkStart w:id="804" w:name="_QWord_Source_Comparison_559"/>
      <w:r>
        <w:rPr>
          <w:rFonts w:hint="eastAsia"/>
        </w:rPr>
        <w:t>。</w:t>
      </w:r>
      <w:bookmarkEnd w:id="804"/>
      <w:bookmarkStart w:id="805" w:name="_QWord_Source_Comparison_560"/>
      <w:r>
        <w:t>只有掌握了一定的应用能力，才可能在此基础上具备创新能力。为了培养这些能力，除了课堂上的常规学习外，还可以参加一些比赛或者参与老师的课题研究等活动。这样能够加快学习嵌入式系统的进程</w:t>
      </w:r>
      <w:bookmarkEnd w:id="805"/>
      <w:bookmarkStart w:id="806" w:name="_QWord_Source_Comparison_561"/>
      <w:r>
        <w:rPr>
          <w:rFonts w:hint="eastAsia"/>
        </w:rPr>
        <w:t>，</w:t>
      </w:r>
      <w:bookmarkEnd w:id="806"/>
      <w:bookmarkStart w:id="807" w:name="_QWord_Source_Comparison_562"/>
      <w:r>
        <w:t>为未来的职业发展奠定坚实的基础。</w:t>
      </w:r>
      <w:bookmarkEnd w:id="798"/>
      <w:bookmarkEnd w:id="799"/>
      <w:bookmarkEnd w:id="807"/>
    </w:p>
    <w:p w14:paraId="7B3BBF96">
      <w:pPr>
        <w:pStyle w:val="63"/>
        <w:spacing w:before="352" w:after="352"/>
      </w:pPr>
      <w:bookmarkStart w:id="808" w:name="_QWord_Source_Comparison_563"/>
      <w:bookmarkStart w:id="809" w:name="_QWord_Source_Comparison_Para_96"/>
      <w:bookmarkStart w:id="810" w:name="_QWord_Paragraph__96"/>
      <w:bookmarkStart w:id="811" w:name="_Toc29226"/>
      <w:r>
        <w:rPr>
          <w:rFonts w:hint="eastAsia"/>
        </w:rPr>
        <w:t>嵌入式系统深造学习方向</w:t>
      </w:r>
      <w:bookmarkEnd w:id="808"/>
      <w:bookmarkEnd w:id="809"/>
      <w:bookmarkEnd w:id="810"/>
      <w:bookmarkEnd w:id="811"/>
    </w:p>
    <w:p w14:paraId="3E31D5AD">
      <w:pPr>
        <w:pStyle w:val="4"/>
        <w:ind w:firstLine="420"/>
      </w:pPr>
      <w:bookmarkStart w:id="812" w:name="_QWord_Source_Comparison_564"/>
      <w:bookmarkStart w:id="813" w:name="_QWord_Source_Comparison_Para_97"/>
      <w:bookmarkStart w:id="814" w:name="_QWord_Paragraph__97"/>
      <w:r>
        <w:t>嵌入</w:t>
      </w:r>
      <w:bookmarkEnd w:id="812"/>
      <w:bookmarkStart w:id="815" w:name="_QWord_Source_Comparison_565"/>
      <w:r>
        <w:rPr>
          <w:rFonts w:hint="eastAsia"/>
        </w:rPr>
        <w:t>式</w:t>
      </w:r>
      <w:bookmarkEnd w:id="815"/>
      <w:bookmarkStart w:id="816" w:name="_QWord_Source_Comparison_566"/>
      <w:r>
        <w:rPr>
          <w:rFonts w:hint="eastAsia"/>
          <w:lang w:eastAsia="zh-CN"/>
        </w:rPr>
        <w:t>深度</w:t>
      </w:r>
      <w:bookmarkEnd w:id="816"/>
      <w:bookmarkStart w:id="817" w:name="_QWord_Source_Comparison_567"/>
      <w:r>
        <w:rPr>
          <w:rFonts w:hint="eastAsia"/>
        </w:rPr>
        <w:t>深造学习</w:t>
      </w:r>
      <w:bookmarkEnd w:id="817"/>
      <w:bookmarkStart w:id="818" w:name="_QWord_Source_Comparison_568"/>
      <w:r>
        <w:t>的方向，特别是在</w:t>
      </w:r>
      <w:bookmarkEnd w:id="818"/>
      <w:bookmarkStart w:id="819" w:name="_QWord_Source_Comparison_569"/>
      <w:r>
        <w:rPr>
          <w:rFonts w:hint="eastAsia"/>
        </w:rPr>
        <w:t>研究</w:t>
      </w:r>
      <w:bookmarkEnd w:id="819"/>
      <w:bookmarkStart w:id="820" w:name="_QWord_Source_Comparison_570"/>
      <w:r>
        <w:t>阶段，可以将其分为嵌入式硬件和嵌入式软件两个方向</w:t>
      </w:r>
      <w:bookmarkEnd w:id="820"/>
      <w:bookmarkStart w:id="821" w:name="_QWord_Source_Comparison_571"/>
      <w:r>
        <w:rPr>
          <w:rFonts w:hint="eastAsia"/>
        </w:rPr>
        <w:t>，如</w:t>
      </w:r>
      <w:bookmarkEnd w:id="821"/>
      <w:bookmarkStart w:id="822" w:name="_QWord_Source_Comparison_572"/>
      <w:r>
        <w:fldChar w:fldCharType="begin"/>
      </w:r>
      <w:bookmarkEnd w:id="822"/>
      <w:bookmarkStart w:id="823" w:name="_QWord_Source_Comparison_573"/>
      <w:r>
        <w:instrText xml:space="preserve"> </w:instrText>
      </w:r>
      <w:bookmarkEnd w:id="823"/>
      <w:bookmarkStart w:id="824" w:name="_QWord_Source_Comparison_574"/>
      <w:r>
        <w:rPr>
          <w:rFonts w:hint="eastAsia"/>
        </w:rPr>
        <w:instrText xml:space="preserve">REF QWord_XRef_Figure__PnnNvo \h \* CHARFORMAT</w:instrText>
      </w:r>
      <w:bookmarkEnd w:id="824"/>
      <w:bookmarkStart w:id="825" w:name="_QWord_Source_Comparison_575"/>
      <w:r>
        <w:instrText xml:space="preserve"> </w:instrText>
      </w:r>
      <w:bookmarkStart w:id="826" w:name="_QWord_Source_Comparison_576"/>
      <w:r>
        <w:fldChar w:fldCharType="separate"/>
      </w:r>
      <w:bookmarkEnd w:id="825"/>
      <w:bookmarkEnd w:id="826"/>
      <w:bookmarkStart w:id="827" w:name="_QWord_Source_Comparison_577"/>
      <w:r>
        <w:rPr>
          <w:rFonts w:hint="eastAsia"/>
        </w:rPr>
        <w:t>图</w:t>
      </w:r>
      <w:bookmarkEnd w:id="827"/>
      <w:bookmarkStart w:id="828" w:name="_QWord_Source_Comparison_578"/>
      <w:r>
        <w:rPr>
          <w:rFonts w:hint="eastAsia"/>
        </w:rPr>
        <w:t> </w:t>
      </w:r>
      <w:bookmarkEnd w:id="828"/>
      <w:bookmarkStart w:id="829" w:name="_QWord_Source_Comparison_579"/>
      <w:r>
        <w:t>1</w:t>
      </w:r>
      <w:bookmarkEnd w:id="829"/>
      <w:bookmarkStart w:id="830" w:name="_QWord_Source_Comparison_580"/>
      <w:r>
        <w:noBreakHyphen/>
      </w:r>
      <w:r>
        <w:t>7</w:t>
      </w:r>
      <w:bookmarkEnd w:id="830"/>
      <w:bookmarkStart w:id="831" w:name="_QWord_Source_Comparison_581"/>
      <w:r>
        <w:fldChar w:fldCharType="end"/>
      </w:r>
      <w:bookmarkEnd w:id="831"/>
      <w:bookmarkStart w:id="832" w:name="_QWord_Source_Comparison_582"/>
      <w:r>
        <w:rPr>
          <w:rFonts w:hint="eastAsia"/>
        </w:rPr>
        <w:t>所示</w:t>
      </w:r>
      <w:bookmarkEnd w:id="832"/>
      <w:bookmarkStart w:id="833" w:name="_QWord_Source_Comparison_583"/>
      <w:r>
        <w:t>。在硬件方向上，可以进一步学习集成电路</w:t>
      </w:r>
      <w:bookmarkEnd w:id="833"/>
      <w:bookmarkStart w:id="834" w:name="_QWord_Source_Comparison_584"/>
      <w:r>
        <w:rPr>
          <w:rFonts w:hint="eastAsia"/>
        </w:rPr>
        <w:t>，还可以学习</w:t>
      </w:r>
      <w:bookmarkEnd w:id="834"/>
      <w:bookmarkStart w:id="835" w:name="_QWord_Source_Comparison_585"/>
      <w:r>
        <w:t>计</w:t>
      </w:r>
      <w:bookmarkEnd w:id="835"/>
      <w:bookmarkStart w:id="836" w:name="_QWord_Source_Comparison_586"/>
      <w:r>
        <w:t>算机体系结构、多核系统、网络系统等相关内容。这些领域的深入学习和研究，可以帮助理解和优化嵌入式系统的硬件设计和性能。在嵌入式软件方面，可以探索嵌入式操作系统及其支撑平台，可以深入了解信息安全等相关领域。此外，还可以研究嵌入式应用软件，包括各类智能软件的理论和实践应用。这些都是可以作为进一步学习和研究的方向参考，尤其适合那些希望在嵌入式系统领域深耕的学者和专业人士。</w:t>
      </w:r>
      <w:bookmarkEnd w:id="813"/>
      <w:bookmarkEnd w:id="814"/>
      <w:bookmarkEnd w:id="836"/>
    </w:p>
    <w:p w14:paraId="18DF352D">
      <w:pPr>
        <w:pStyle w:val="105"/>
      </w:pPr>
      <w:bookmarkStart w:id="837" w:name="_QWord_Source_Comparison_Para_98"/>
      <w:r>
        <w:t>‌</w:t>
      </w:r>
      <w:bookmarkStart w:id="838" w:name="_QWord_Source_Comparison_587"/>
      <w:bookmarkEnd w:id="838"/>
      <w:bookmarkStart w:id="839" w:name="_QWord_Source_Comparison_588"/>
      <w:bookmarkStart w:id="840" w:name="_QWord_Paragraph__98"/>
      <w:bookmarkStart w:id="841" w:name="_QWord_ImageIndex_7"/>
      <w:r>
        <w:drawing>
          <wp:inline distT="0" distB="0" distL="114300" distR="114300">
            <wp:extent cx="3514725" cy="1645285"/>
            <wp:effectExtent l="0" t="0" r="0" b="0"/>
            <wp:docPr id="570770555" name="图片 5" descr="图示&#10;&#10;中度可信度描述已自动生成" title="QWord_ImageMark_7">
              <a:hlinkClick xmlns:a="http://schemas.openxmlformats.org/drawingml/2006/main" r:id="rId39" tooltip="QWord 图片目录：resource/images/illustration/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70555" name="图片 5" descr="图示&#10;&#10;中度可信度描述已自动生成" title="QWord_ImageMark_7"/>
                    <pic:cNvPicPr>
                      <a:picLocks noChangeAspect="1"/>
                    </pic:cNvPicPr>
                  </pic:nvPicPr>
                  <pic:blipFill>
                    <a:blip r:embed="rId40"/>
                    <a:stretch>
                      <a:fillRect/>
                    </a:stretch>
                  </pic:blipFill>
                  <pic:spPr>
                    <a:xfrm>
                      <a:off x="0" y="0"/>
                      <a:ext cx="3521723" cy="1648968"/>
                    </a:xfrm>
                    <a:prstGeom prst="rect">
                      <a:avLst/>
                    </a:prstGeom>
                    <a:noFill/>
                    <a:ln>
                      <a:noFill/>
                    </a:ln>
                  </pic:spPr>
                </pic:pic>
              </a:graphicData>
            </a:graphic>
          </wp:inline>
        </w:drawing>
      </w:r>
      <w:bookmarkEnd w:id="837"/>
      <w:bookmarkEnd w:id="839"/>
      <w:bookmarkEnd w:id="840"/>
      <w:bookmarkEnd w:id="841"/>
    </w:p>
    <w:p w14:paraId="4607C555">
      <w:pPr>
        <w:pStyle w:val="68"/>
      </w:pPr>
      <w:bookmarkStart w:id="842" w:name="_QWord_Source_Comparison_589"/>
      <w:bookmarkStart w:id="843" w:name="QWord_XRef_Figure__PnnNvo"/>
      <w:bookmarkStart w:id="844" w:name="_QWord_Paragraph__99"/>
      <w:bookmarkStart w:id="845" w:name="_QWord_Source_Comparison_Para_99"/>
      <w:r>
        <w:rPr>
          <w:rFonts w:hint="eastAsia"/>
        </w:rPr>
        <w:t>图</w:t>
      </w:r>
      <w:bookmarkEnd w:id="842"/>
      <w:bookmarkStart w:id="846" w:name="_QWord_Source_Comparison_590"/>
      <w:r>
        <w:rPr>
          <w:rFonts w:hint="eastAsia"/>
        </w:rPr>
        <w:t> </w:t>
      </w:r>
      <w:bookmarkEnd w:id="846"/>
      <w:bookmarkStart w:id="847" w:name="_QWord_Source_Comparison_591"/>
      <w:r>
        <w:fldChar w:fldCharType="begin"/>
      </w:r>
      <w:bookmarkEnd w:id="847"/>
      <w:bookmarkStart w:id="848" w:name="_QWord_Source_Comparison_592"/>
      <w:r>
        <w:instrText xml:space="preserve"> SEQ QWord_Heading1_Sequence \c </w:instrText>
      </w:r>
      <w:bookmarkEnd w:id="848"/>
      <w:bookmarkStart w:id="849" w:name="_QWord_Source_Comparison_593"/>
      <w:r>
        <w:fldChar w:fldCharType="separate"/>
      </w:r>
      <w:bookmarkEnd w:id="849"/>
      <w:bookmarkStart w:id="850" w:name="_QWord_Source_Comparison_594"/>
      <w:r>
        <w:t>1</w:t>
      </w:r>
      <w:bookmarkEnd w:id="850"/>
      <w:bookmarkStart w:id="851" w:name="_QWord_Source_Comparison_595"/>
      <w:r>
        <w:fldChar w:fldCharType="end"/>
      </w:r>
      <w:bookmarkEnd w:id="851"/>
      <w:bookmarkStart w:id="852" w:name="_QWord_Source_Comparison_596"/>
      <w:r>
        <w:noBreakHyphen/>
      </w:r>
      <w:bookmarkEnd w:id="852"/>
      <w:bookmarkStart w:id="853" w:name="_QWord_Source_Comparison_597"/>
      <w:r>
        <w:fldChar w:fldCharType="begin"/>
      </w:r>
      <w:bookmarkEnd w:id="853"/>
      <w:bookmarkStart w:id="854" w:name="_QWord_Source_Comparison_598"/>
      <w:r>
        <w:instrText xml:space="preserve"> </w:instrText>
      </w:r>
      <w:bookmarkEnd w:id="854"/>
      <w:bookmarkStart w:id="855" w:name="_QWord_Source_Comparison_599"/>
      <w:r>
        <w:rPr>
          <w:rFonts w:hint="eastAsia"/>
        </w:rPr>
        <w:instrText xml:space="preserve">SEQ </w:instrText>
      </w:r>
      <w:bookmarkEnd w:id="855"/>
      <w:bookmarkStart w:id="856" w:name="_QWord_Source_Comparison_600"/>
      <w:r>
        <w:rPr>
          <w:rFonts w:hint="eastAsia"/>
        </w:rPr>
        <w:instrText xml:space="preserve">图</w:instrText>
      </w:r>
      <w:bookmarkEnd w:id="856"/>
      <w:bookmarkStart w:id="857" w:name="_QWord_Source_Comparison_601"/>
      <w:r>
        <w:rPr>
          <w:rFonts w:hint="eastAsia"/>
        </w:rPr>
        <w:instrText xml:space="preserve"> \* ARABIC \s 1</w:instrText>
      </w:r>
      <w:bookmarkEnd w:id="857"/>
      <w:bookmarkStart w:id="858" w:name="_QWord_Source_Comparison_602"/>
      <w:r>
        <w:instrText xml:space="preserve"> </w:instrText>
      </w:r>
      <w:bookmarkStart w:id="859" w:name="_QWord_Source_Comparison_603"/>
      <w:r>
        <w:fldChar w:fldCharType="separate"/>
      </w:r>
      <w:bookmarkEnd w:id="858"/>
      <w:bookmarkEnd w:id="859"/>
      <w:bookmarkStart w:id="860" w:name="_QWord_Source_Comparison_604"/>
      <w:r>
        <w:t>7</w:t>
      </w:r>
      <w:bookmarkEnd w:id="860"/>
      <w:bookmarkStart w:id="861" w:name="_QWord_Source_Comparison_605"/>
      <w:r>
        <w:fldChar w:fldCharType="end"/>
      </w:r>
      <w:bookmarkEnd w:id="843"/>
      <w:bookmarkEnd w:id="861"/>
      <w:bookmarkStart w:id="862" w:name="_QWord_Source_Comparison_606"/>
      <w:r>
        <w:rPr>
          <w:rFonts w:hint="eastAsia"/>
        </w:rPr>
        <w:t xml:space="preserve">  </w:t>
      </w:r>
      <w:bookmarkEnd w:id="862"/>
      <w:bookmarkStart w:id="863" w:name="_QWord_Source_Comparison_607"/>
      <w:r>
        <w:rPr>
          <w:rFonts w:hint="eastAsia"/>
        </w:rPr>
        <w:t>嵌入式系统的研究方向</w:t>
      </w:r>
      <w:bookmarkEnd w:id="844"/>
      <w:bookmarkEnd w:id="845"/>
      <w:bookmarkEnd w:id="863"/>
    </w:p>
    <w:p w14:paraId="332A1A62">
      <w:pPr>
        <w:pStyle w:val="63"/>
        <w:spacing w:before="352" w:after="352"/>
      </w:pPr>
      <w:bookmarkStart w:id="864" w:name="_QWord_Source_Comparison_608"/>
      <w:bookmarkStart w:id="865" w:name="_QWord_Paragraph__100"/>
      <w:bookmarkStart w:id="866" w:name="_QWord_Source_Comparison_Para_100"/>
      <w:bookmarkStart w:id="867" w:name="_Toc25335"/>
      <w:r>
        <w:rPr>
          <w:rFonts w:hint="eastAsia"/>
        </w:rPr>
        <w:t>嵌入式课程的学习内容</w:t>
      </w:r>
      <w:bookmarkEnd w:id="864"/>
      <w:bookmarkEnd w:id="865"/>
      <w:bookmarkEnd w:id="866"/>
      <w:bookmarkEnd w:id="867"/>
    </w:p>
    <w:p w14:paraId="669DF73C">
      <w:pPr>
        <w:pStyle w:val="4"/>
        <w:ind w:firstLine="420"/>
        <w:rPr>
          <w:rFonts w:hint="eastAsia" w:ascii="宋体" w:hAnsi="宋体"/>
        </w:rPr>
      </w:pPr>
      <w:bookmarkStart w:id="868" w:name="_QWord_Paragraph__101"/>
      <w:bookmarkStart w:id="869" w:name="_QWord_Source_Comparison_609"/>
      <w:bookmarkStart w:id="870" w:name="_QWord_Source_Comparison_Para_101"/>
      <w:r>
        <w:rPr>
          <w:rFonts w:hint="eastAsia" w:ascii="宋体" w:hAnsi="宋体"/>
        </w:rPr>
        <w:t>如图1-8所示，以本教材为例，嵌入式课程的主要学习内容如下：</w:t>
      </w:r>
    </w:p>
    <w:bookmarkEnd w:id="868"/>
    <w:bookmarkEnd w:id="869"/>
    <w:bookmarkEnd w:id="870"/>
    <w:p w14:paraId="2E92F3CE">
      <w:pPr>
        <w:pStyle w:val="4"/>
        <w:ind w:firstLine="420"/>
      </w:pPr>
      <w:bookmarkStart w:id="871" w:name="_QWord_Source_Comparison_Para_102"/>
      <w:bookmarkStart w:id="872" w:name="_QWord_Source_Comparison_612"/>
      <w:bookmarkStart w:id="873" w:name="_QWord_Paragraph__102"/>
      <w:r>
        <w:rPr>
          <w:rFonts w:hint="eastAsia"/>
        </w:rPr>
        <w:t>第一章嵌入式系统概述，通过介绍嵌入式系统的定义、产生、发展，以及嵌入式系统的特点与分类等，对嵌入式系统有个初步认识。</w:t>
      </w:r>
      <w:bookmarkEnd w:id="871"/>
      <w:bookmarkEnd w:id="872"/>
      <w:bookmarkEnd w:id="873"/>
    </w:p>
    <w:p w14:paraId="569FFE2D">
      <w:pPr>
        <w:pStyle w:val="4"/>
        <w:ind w:firstLine="420"/>
      </w:pPr>
      <w:bookmarkStart w:id="874" w:name="_QWord_Source_Comparison_613"/>
      <w:bookmarkStart w:id="875" w:name="_QWord_Source_Comparison_Para_103"/>
      <w:bookmarkStart w:id="876" w:name="_QWord_Paragraph__103"/>
      <w:r>
        <w:rPr>
          <w:rFonts w:hint="eastAsia"/>
        </w:rPr>
        <w:t>第二章</w:t>
      </w:r>
      <w:bookmarkEnd w:id="874"/>
      <w:bookmarkStart w:id="877" w:name="_QWord_Source_Comparison_614"/>
      <w:r>
        <w:t>从低端嵌入式系统开始，</w:t>
      </w:r>
      <w:bookmarkEnd w:id="877"/>
      <w:bookmarkStart w:id="878" w:name="_QWord_Source_Comparison_615"/>
      <w:r>
        <w:rPr>
          <w:rFonts w:hint="eastAsia"/>
        </w:rPr>
        <w:t>介绍</w:t>
      </w:r>
      <w:bookmarkEnd w:id="878"/>
      <w:bookmarkStart w:id="879" w:name="_QWord_Source_Comparison_616"/>
      <w:r>
        <w:t>单片机的原理与应用</w:t>
      </w:r>
      <w:bookmarkEnd w:id="879"/>
      <w:bookmarkStart w:id="880" w:name="_QWord_Source_Comparison_617"/>
      <w:r>
        <w:rPr>
          <w:rFonts w:hint="eastAsia"/>
        </w:rPr>
        <w:t>，初步了解</w:t>
      </w:r>
      <w:bookmarkEnd w:id="880"/>
      <w:bookmarkStart w:id="881" w:name="_QWord_Source_Comparison_618"/>
      <w:r>
        <w:t>嵌入式系统的硬件</w:t>
      </w:r>
      <w:bookmarkEnd w:id="881"/>
      <w:bookmarkStart w:id="882" w:name="_QWord_Source_Comparison_619"/>
      <w:r>
        <w:rPr>
          <w:rFonts w:hint="eastAsia"/>
        </w:rPr>
        <w:t>组成和应用编程。本章将通过二自由度自动进样器的设计这个项目实现内容贯穿。</w:t>
      </w:r>
      <w:bookmarkEnd w:id="875"/>
      <w:bookmarkEnd w:id="876"/>
      <w:bookmarkEnd w:id="882"/>
    </w:p>
    <w:p w14:paraId="52E6E41B">
      <w:pPr>
        <w:pStyle w:val="4"/>
        <w:ind w:firstLine="420"/>
      </w:pPr>
      <w:bookmarkStart w:id="883" w:name="_QWord_Source_Comparison_620"/>
      <w:bookmarkStart w:id="884" w:name="_QWord_Source_Comparison_Para_104"/>
      <w:bookmarkStart w:id="885" w:name="_QWord_Paragraph__104"/>
      <w:r>
        <w:t>第</w:t>
      </w:r>
      <w:bookmarkEnd w:id="883"/>
      <w:bookmarkStart w:id="886" w:name="_QWord_Source_Comparison_621"/>
      <w:r>
        <w:rPr>
          <w:rFonts w:hint="eastAsia"/>
        </w:rPr>
        <w:t>三</w:t>
      </w:r>
      <w:bookmarkEnd w:id="886"/>
      <w:bookmarkStart w:id="887" w:name="_QWord_Source_Comparison_622"/>
      <w:r>
        <w:t>章介绍嵌入式微处理器</w:t>
      </w:r>
      <w:bookmarkEnd w:id="887"/>
      <w:bookmarkStart w:id="888" w:name="_QWord_Source_Comparison_623"/>
      <w:r>
        <w:rPr>
          <w:rFonts w:hint="eastAsia"/>
        </w:rPr>
        <w:t>，</w:t>
      </w:r>
      <w:bookmarkEnd w:id="888"/>
      <w:bookmarkStart w:id="889" w:name="_QWord_Source_Comparison_624"/>
      <w:r>
        <w:t>主要以</w:t>
      </w:r>
      <w:bookmarkEnd w:id="889"/>
      <w:bookmarkStart w:id="890" w:name="_QWord_Source_Comparison_625"/>
      <w:r>
        <w:t>ARM</w:t>
      </w:r>
      <w:bookmarkEnd w:id="890"/>
      <w:bookmarkStart w:id="891" w:name="_QWord_Source_Comparison_626"/>
      <w:r>
        <w:t>处理器为主，</w:t>
      </w:r>
      <w:bookmarkEnd w:id="891"/>
      <w:bookmarkStart w:id="892" w:name="_QWord_Source_Comparison_627"/>
      <w:r>
        <w:rPr>
          <w:rFonts w:hint="eastAsia"/>
        </w:rPr>
        <w:t>了解</w:t>
      </w:r>
      <w:bookmarkEnd w:id="892"/>
      <w:bookmarkStart w:id="893" w:name="_QWord_Source_Comparison_628"/>
      <w:r>
        <w:t>嵌入式微处理器的工作特性和工作模式等相关知识</w:t>
      </w:r>
      <w:bookmarkEnd w:id="893"/>
      <w:bookmarkStart w:id="894" w:name="_QWord_Source_Comparison_629"/>
      <w:r>
        <w:rPr>
          <w:rFonts w:hint="eastAsia"/>
        </w:rPr>
        <w:t>。然后学习针对</w:t>
      </w:r>
      <w:bookmarkEnd w:id="894"/>
      <w:bookmarkStart w:id="895" w:name="_QWord_Source_Comparison_630"/>
      <w:r>
        <w:rPr>
          <w:rFonts w:hint="eastAsia"/>
        </w:rPr>
        <w:t>ARM</w:t>
      </w:r>
      <w:bookmarkEnd w:id="895"/>
      <w:bookmarkStart w:id="896" w:name="_QWord_Source_Comparison_631"/>
      <w:r>
        <w:rPr>
          <w:rFonts w:hint="eastAsia"/>
        </w:rPr>
        <w:t>处理器的编程方法。</w:t>
      </w:r>
      <w:bookmarkEnd w:id="884"/>
      <w:bookmarkEnd w:id="885"/>
      <w:bookmarkEnd w:id="896"/>
    </w:p>
    <w:p w14:paraId="7EC9BEE4">
      <w:pPr>
        <w:pStyle w:val="4"/>
        <w:ind w:firstLine="420"/>
      </w:pPr>
      <w:bookmarkStart w:id="897" w:name="_QWord_Source_Comparison_632"/>
      <w:bookmarkStart w:id="898" w:name="_QWord_Paragraph__105"/>
      <w:bookmarkStart w:id="899" w:name="_QWord_Source_Comparison_Para_105"/>
      <w:r>
        <w:rPr>
          <w:rFonts w:hint="eastAsia"/>
        </w:rPr>
        <w:t>第四章</w:t>
      </w:r>
      <w:bookmarkEnd w:id="897"/>
      <w:bookmarkStart w:id="900" w:name="_QWord_Source_Comparison_633"/>
      <w:r>
        <w:t>探讨嵌入式存储系统，理解作为计算机系统必备的存储部分，以及嵌入式系统存储器的特点。</w:t>
      </w:r>
      <w:bookmarkEnd w:id="898"/>
      <w:bookmarkEnd w:id="899"/>
      <w:bookmarkEnd w:id="900"/>
    </w:p>
    <w:p w14:paraId="1CAD1DED">
      <w:pPr>
        <w:pStyle w:val="4"/>
        <w:ind w:firstLine="420"/>
      </w:pPr>
      <w:bookmarkStart w:id="901" w:name="_QWord_Source_Comparison_634"/>
      <w:bookmarkStart w:id="902" w:name="_QWord_Source_Comparison_Para_106"/>
      <w:bookmarkStart w:id="903" w:name="_QWord_Paragraph__106"/>
      <w:r>
        <w:t>第</w:t>
      </w:r>
      <w:bookmarkEnd w:id="901"/>
      <w:bookmarkStart w:id="904" w:name="_QWord_Source_Comparison_635"/>
      <w:r>
        <w:rPr>
          <w:rFonts w:hint="eastAsia"/>
        </w:rPr>
        <w:t>五</w:t>
      </w:r>
      <w:bookmarkEnd w:id="904"/>
      <w:bookmarkStart w:id="905" w:name="_QWord_Source_Comparison_636"/>
      <w:r>
        <w:t>章深入了解嵌入式系统接口的设计。接口扮演重要角色，</w:t>
      </w:r>
      <w:bookmarkEnd w:id="905"/>
      <w:bookmarkStart w:id="906" w:name="_QWord_Source_Comparison_637"/>
      <w:r>
        <w:rPr>
          <w:rFonts w:hint="eastAsia"/>
        </w:rPr>
        <w:t>是</w:t>
      </w:r>
      <w:bookmarkEnd w:id="906"/>
      <w:bookmarkStart w:id="907" w:name="_QWord_Source_Comparison_638"/>
      <w:r>
        <w:t>连接嵌入式系统与外围应用环境</w:t>
      </w:r>
      <w:bookmarkEnd w:id="907"/>
      <w:bookmarkStart w:id="908" w:name="_QWord_Source_Comparison_639"/>
      <w:r>
        <w:rPr>
          <w:rFonts w:hint="eastAsia"/>
        </w:rPr>
        <w:t>的</w:t>
      </w:r>
      <w:bookmarkEnd w:id="908"/>
      <w:bookmarkStart w:id="909" w:name="_QWord_Source_Comparison_640"/>
      <w:r>
        <w:t>中间纽带</w:t>
      </w:r>
      <w:bookmarkEnd w:id="909"/>
      <w:bookmarkStart w:id="910" w:name="_QWord_Source_Comparison_641"/>
      <w:r>
        <w:rPr>
          <w:rFonts w:hint="eastAsia"/>
        </w:rPr>
        <w:t>，并了解</w:t>
      </w:r>
      <w:bookmarkEnd w:id="910"/>
      <w:bookmarkStart w:id="911" w:name="_QWord_Source_Comparison_642"/>
      <w:r>
        <w:t>一些常见的嵌入式系统接口。通过这</w:t>
      </w:r>
      <w:bookmarkEnd w:id="911"/>
      <w:bookmarkStart w:id="912" w:name="_QWord_Source_Comparison_643"/>
      <w:r>
        <w:rPr>
          <w:rFonts w:hint="eastAsia"/>
        </w:rPr>
        <w:t>四</w:t>
      </w:r>
      <w:bookmarkEnd w:id="912"/>
      <w:bookmarkStart w:id="913" w:name="_QWord_Source_Comparison_644"/>
      <w:r>
        <w:t>章的学习，将全面了解嵌入式硬件系统的构成方式</w:t>
      </w:r>
      <w:bookmarkEnd w:id="913"/>
      <w:bookmarkStart w:id="914" w:name="_QWord_Source_Comparison_645"/>
      <w:r>
        <w:rPr>
          <w:rFonts w:hint="eastAsia"/>
        </w:rPr>
        <w:t>及接口的应用编程。</w:t>
      </w:r>
      <w:bookmarkEnd w:id="914"/>
      <w:bookmarkStart w:id="915" w:name="_QWord_Source_Comparison_646"/>
      <w:r>
        <w:t>这种编程方式尚未涉及操作系统，称其为裸机编程。通过一个系统设计实例来贯穿</w:t>
      </w:r>
      <w:bookmarkEnd w:id="915"/>
      <w:bookmarkStart w:id="916" w:name="_QWord_Source_Comparison_647"/>
      <w:r>
        <w:rPr>
          <w:rFonts w:hint="eastAsia"/>
        </w:rPr>
        <w:t>3</w:t>
      </w:r>
      <w:bookmarkEnd w:id="916"/>
      <w:bookmarkStart w:id="917" w:name="_QWord_Source_Comparison_648"/>
      <w:r>
        <w:rPr>
          <w:rFonts w:hint="eastAsia"/>
        </w:rPr>
        <w:t>～</w:t>
      </w:r>
      <w:bookmarkEnd w:id="917"/>
      <w:bookmarkStart w:id="918" w:name="_QWord_Source_Comparison_649"/>
      <w:r>
        <w:rPr>
          <w:rFonts w:hint="eastAsia"/>
        </w:rPr>
        <w:t>5</w:t>
      </w:r>
      <w:bookmarkEnd w:id="918"/>
      <w:bookmarkStart w:id="919" w:name="_QWord_Source_Comparison_650"/>
      <w:r>
        <w:rPr>
          <w:rFonts w:hint="eastAsia"/>
        </w:rPr>
        <w:t>章的</w:t>
      </w:r>
      <w:bookmarkEnd w:id="919"/>
      <w:bookmarkStart w:id="920" w:name="_QWord_Source_Comparison_651"/>
      <w:r>
        <w:t>学习过程。</w:t>
      </w:r>
      <w:bookmarkEnd w:id="902"/>
      <w:bookmarkEnd w:id="903"/>
      <w:bookmarkEnd w:id="920"/>
    </w:p>
    <w:p w14:paraId="3861D28F">
      <w:pPr>
        <w:pStyle w:val="4"/>
        <w:ind w:firstLine="420"/>
      </w:pPr>
      <w:bookmarkStart w:id="921" w:name="_QWord_Source_Comparison_652"/>
      <w:bookmarkStart w:id="922" w:name="_QWord_Source_Comparison_Para_107"/>
      <w:bookmarkStart w:id="923" w:name="_QWord_Paragraph__107"/>
      <w:r>
        <w:rPr>
          <w:rFonts w:hint="eastAsia"/>
        </w:rPr>
        <w:t>第六章介绍</w:t>
      </w:r>
      <w:bookmarkEnd w:id="921"/>
      <w:bookmarkStart w:id="924" w:name="_QWord_Source_Comparison_653"/>
      <w:r>
        <w:t>嵌入式操作系统及其应用。主要</w:t>
      </w:r>
      <w:bookmarkEnd w:id="924"/>
      <w:bookmarkStart w:id="925" w:name="_QWord_Source_Comparison_654"/>
      <w:r>
        <w:rPr>
          <w:rFonts w:hint="eastAsia"/>
        </w:rPr>
        <w:t>介绍</w:t>
      </w:r>
      <w:bookmarkEnd w:id="925"/>
      <w:bookmarkStart w:id="926" w:name="_QWord_Source_Comparison_655"/>
      <w:r>
        <w:t>嵌入式</w:t>
      </w:r>
      <w:bookmarkEnd w:id="926"/>
      <w:bookmarkStart w:id="927" w:name="_QWord_Source_Comparison_656"/>
      <w:r>
        <w:t>Linux</w:t>
      </w:r>
      <w:bookmarkEnd w:id="927"/>
      <w:bookmarkStart w:id="928" w:name="_QWord_Source_Comparison_657"/>
      <w:r>
        <w:t>，深入了解嵌入式操作系统的工作原理</w:t>
      </w:r>
      <w:bookmarkEnd w:id="928"/>
      <w:bookmarkStart w:id="929" w:name="_QWord_Source_Comparison_658"/>
      <w:r>
        <w:rPr>
          <w:rFonts w:hint="eastAsia"/>
        </w:rPr>
        <w:t>，掌握</w:t>
      </w:r>
      <w:bookmarkEnd w:id="929"/>
      <w:bookmarkStart w:id="930" w:name="_QWord_Source_Comparison_659"/>
      <w:r>
        <w:t>应用程序的开发方法以及设备驱动的编写技术。</w:t>
      </w:r>
      <w:bookmarkEnd w:id="922"/>
      <w:bookmarkEnd w:id="923"/>
      <w:bookmarkEnd w:id="930"/>
    </w:p>
    <w:p w14:paraId="1BD77A0A">
      <w:pPr>
        <w:pStyle w:val="4"/>
        <w:ind w:firstLine="420"/>
      </w:pPr>
      <w:bookmarkStart w:id="931" w:name="_QWord_Source_Comparison_660"/>
      <w:bookmarkStart w:id="932" w:name="_QWord_Source_Comparison_Para_108"/>
      <w:bookmarkStart w:id="933" w:name="_QWord_Paragraph__108"/>
      <w:r>
        <w:rPr>
          <w:rFonts w:hint="eastAsia"/>
        </w:rPr>
        <w:t>第七章介绍</w:t>
      </w:r>
      <w:bookmarkEnd w:id="931"/>
      <w:bookmarkStart w:id="934" w:name="_QWord_Source_Comparison_661"/>
      <w:r>
        <w:t>嵌入式系统的设计方法，掌握如何完整地设计一个嵌入式系统。通过一个系统设计实例贯穿始终，将以团队方式完成这个重要的实验内容，也是课程设计的核心部</w:t>
      </w:r>
      <w:bookmarkEnd w:id="934"/>
      <w:bookmarkStart w:id="935" w:name="_QWord_Source_Comparison_662"/>
      <w:r>
        <w:t>分。</w:t>
      </w:r>
      <w:bookmarkEnd w:id="932"/>
      <w:bookmarkEnd w:id="933"/>
      <w:bookmarkEnd w:id="935"/>
    </w:p>
    <w:p w14:paraId="34718D0D">
      <w:pPr>
        <w:pStyle w:val="105"/>
      </w:pPr>
      <w:bookmarkStart w:id="936" w:name="_QWord_Source_Comparison_Para_109"/>
      <w:r>
        <w:t>‌</w:t>
      </w:r>
      <w:bookmarkStart w:id="937" w:name="_QWord_Source_Comparison_664"/>
      <w:bookmarkEnd w:id="937"/>
      <w:bookmarkStart w:id="938" w:name="_QWord_Paragraph__109"/>
      <w:bookmarkStart w:id="939" w:name="_QWord_Source_Comparison_665"/>
      <w:bookmarkStart w:id="940" w:name="_QWord_ImageIndex_8"/>
      <w:r>
        <w:drawing>
          <wp:inline distT="0" distB="0" distL="0" distR="0">
            <wp:extent cx="3303905" cy="1819275"/>
            <wp:effectExtent l="0" t="0" r="0" b="0"/>
            <wp:docPr id="1871727172" name="图片 1" descr="图形用户界面&#10;&#10;描述已自动生成" title="QWord_ImageMark_8">
              <a:hlinkClick xmlns:a="http://schemas.openxmlformats.org/drawingml/2006/main" r:id="rId41" tooltip="QWord 图片目录：resource/images/illustration/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27172" name="图片 1" descr="图形用户界面&#10;&#10;描述已自动生成" title="QWord_ImageMark_8"/>
                    <pic:cNvPicPr>
                      <a:picLocks noChangeAspect="1"/>
                    </pic:cNvPicPr>
                  </pic:nvPicPr>
                  <pic:blipFill>
                    <a:blip r:embed="rId42"/>
                    <a:stretch>
                      <a:fillRect/>
                    </a:stretch>
                  </pic:blipFill>
                  <pic:spPr>
                    <a:xfrm>
                      <a:off x="0" y="0"/>
                      <a:ext cx="3306883" cy="1820722"/>
                    </a:xfrm>
                    <a:prstGeom prst="rect">
                      <a:avLst/>
                    </a:prstGeom>
                  </pic:spPr>
                </pic:pic>
              </a:graphicData>
            </a:graphic>
          </wp:inline>
        </w:drawing>
      </w:r>
      <w:bookmarkEnd w:id="936"/>
      <w:bookmarkEnd w:id="938"/>
      <w:bookmarkEnd w:id="939"/>
      <w:bookmarkEnd w:id="940"/>
    </w:p>
    <w:p w14:paraId="033D0724">
      <w:pPr>
        <w:pStyle w:val="68"/>
      </w:pPr>
      <w:bookmarkStart w:id="941" w:name="_QWord_Source_Comparison_666"/>
      <w:bookmarkStart w:id="942" w:name="QWord_XRef_Figure__y7cFxX"/>
      <w:bookmarkStart w:id="943" w:name="_QWord_Source_Comparison_Para_110"/>
      <w:bookmarkStart w:id="944" w:name="_QWord_Paragraph__110"/>
      <w:r>
        <w:rPr>
          <w:rFonts w:hint="eastAsia"/>
        </w:rPr>
        <w:t>图</w:t>
      </w:r>
      <w:bookmarkEnd w:id="941"/>
      <w:bookmarkStart w:id="945" w:name="_QWord_Source_Comparison_667"/>
      <w:r>
        <w:rPr>
          <w:rFonts w:hint="eastAsia"/>
        </w:rPr>
        <w:t> </w:t>
      </w:r>
      <w:bookmarkEnd w:id="945"/>
      <w:bookmarkStart w:id="946" w:name="_QWord_Source_Comparison_668"/>
      <w:r>
        <w:fldChar w:fldCharType="begin"/>
      </w:r>
      <w:bookmarkEnd w:id="946"/>
      <w:bookmarkStart w:id="947" w:name="_QWord_Source_Comparison_669"/>
      <w:r>
        <w:instrText xml:space="preserve"> SEQ QWord_Heading1_Sequence \c </w:instrText>
      </w:r>
      <w:bookmarkEnd w:id="947"/>
      <w:bookmarkStart w:id="948" w:name="_QWord_Source_Comparison_670"/>
      <w:r>
        <w:fldChar w:fldCharType="separate"/>
      </w:r>
      <w:bookmarkEnd w:id="948"/>
      <w:bookmarkStart w:id="949" w:name="_QWord_Source_Comparison_671"/>
      <w:r>
        <w:t>1</w:t>
      </w:r>
      <w:bookmarkEnd w:id="949"/>
      <w:bookmarkStart w:id="950" w:name="_QWord_Source_Comparison_672"/>
      <w:r>
        <w:fldChar w:fldCharType="end"/>
      </w:r>
      <w:bookmarkEnd w:id="950"/>
      <w:bookmarkStart w:id="951" w:name="_QWord_Source_Comparison_673"/>
      <w:r>
        <w:noBreakHyphen/>
      </w:r>
      <w:bookmarkEnd w:id="951"/>
      <w:bookmarkStart w:id="952" w:name="_QWord_Source_Comparison_674"/>
      <w:r>
        <w:fldChar w:fldCharType="begin"/>
      </w:r>
      <w:bookmarkEnd w:id="952"/>
      <w:bookmarkStart w:id="953" w:name="_QWord_Source_Comparison_675"/>
      <w:r>
        <w:instrText xml:space="preserve"> </w:instrText>
      </w:r>
      <w:bookmarkEnd w:id="953"/>
      <w:bookmarkStart w:id="954" w:name="_QWord_Source_Comparison_676"/>
      <w:r>
        <w:rPr>
          <w:rFonts w:hint="eastAsia"/>
        </w:rPr>
        <w:instrText xml:space="preserve">SEQ </w:instrText>
      </w:r>
      <w:bookmarkEnd w:id="954"/>
      <w:bookmarkStart w:id="955" w:name="_QWord_Source_Comparison_677"/>
      <w:r>
        <w:rPr>
          <w:rFonts w:hint="eastAsia"/>
        </w:rPr>
        <w:instrText xml:space="preserve">图</w:instrText>
      </w:r>
      <w:bookmarkEnd w:id="955"/>
      <w:bookmarkStart w:id="956" w:name="_QWord_Source_Comparison_678"/>
      <w:r>
        <w:rPr>
          <w:rFonts w:hint="eastAsia"/>
        </w:rPr>
        <w:instrText xml:space="preserve"> \* ARABIC \s 1</w:instrText>
      </w:r>
      <w:bookmarkEnd w:id="956"/>
      <w:bookmarkStart w:id="957" w:name="_QWord_Source_Comparison_679"/>
      <w:r>
        <w:instrText xml:space="preserve"> </w:instrText>
      </w:r>
      <w:bookmarkStart w:id="958" w:name="_QWord_Source_Comparison_680"/>
      <w:r>
        <w:fldChar w:fldCharType="separate"/>
      </w:r>
      <w:bookmarkEnd w:id="957"/>
      <w:bookmarkEnd w:id="958"/>
      <w:bookmarkStart w:id="959" w:name="_QWord_Source_Comparison_681"/>
      <w:r>
        <w:t>8</w:t>
      </w:r>
      <w:bookmarkEnd w:id="959"/>
      <w:bookmarkStart w:id="960" w:name="_QWord_Source_Comparison_682"/>
      <w:r>
        <w:fldChar w:fldCharType="end"/>
      </w:r>
      <w:bookmarkEnd w:id="942"/>
      <w:bookmarkEnd w:id="960"/>
      <w:bookmarkStart w:id="961" w:name="_QWord_Source_Comparison_683"/>
      <w:r>
        <w:rPr>
          <w:rFonts w:hint="eastAsia"/>
        </w:rPr>
        <w:t xml:space="preserve">  </w:t>
      </w:r>
      <w:bookmarkEnd w:id="961"/>
      <w:bookmarkStart w:id="962" w:name="_QWord_Source_Comparison_684"/>
      <w:r>
        <w:rPr>
          <w:rFonts w:hint="eastAsia"/>
        </w:rPr>
        <w:t>嵌入式系统课程内容</w:t>
      </w:r>
      <w:bookmarkEnd w:id="943"/>
      <w:bookmarkEnd w:id="944"/>
      <w:bookmarkEnd w:id="962"/>
    </w:p>
    <w:p w14:paraId="57479444">
      <w:pPr>
        <w:pStyle w:val="5"/>
        <w:spacing w:before="705" w:after="352"/>
      </w:pPr>
      <w:bookmarkStart w:id="963" w:name="_QWord_Paragraph__111"/>
      <w:bookmarkStart w:id="964" w:name="_QWord_Source_Comparison_685"/>
      <w:bookmarkStart w:id="965" w:name="_Toc32623"/>
      <w:bookmarkStart w:id="966" w:name="_QWord_Source_Comparison_Para_111"/>
      <w:r>
        <w:rPr>
          <w:rFonts w:hint="eastAsia"/>
        </w:rPr>
        <w:t>嵌入式系统的特点与组成</w:t>
      </w:r>
      <w:bookmarkEnd w:id="963"/>
      <w:bookmarkEnd w:id="964"/>
      <w:bookmarkEnd w:id="965"/>
      <w:bookmarkEnd w:id="966"/>
    </w:p>
    <w:p w14:paraId="700FEAA4">
      <w:pPr>
        <w:pStyle w:val="4"/>
        <w:ind w:firstLine="420"/>
      </w:pPr>
      <w:bookmarkStart w:id="967" w:name="_QWord_Source_Comparison_686"/>
      <w:bookmarkStart w:id="968" w:name="_QWord_Source_Comparison_Para_112"/>
      <w:bookmarkStart w:id="969" w:name="_QWord_Paragraph__112"/>
      <w:r>
        <w:rPr>
          <w:rFonts w:hint="eastAsia"/>
        </w:rPr>
        <w:t>本节详细介绍嵌入式系统的特点和组成。并与通用计算机的比较，突出嵌入式系统的主要特点。</w:t>
      </w:r>
      <w:bookmarkEnd w:id="967"/>
      <w:bookmarkEnd w:id="968"/>
      <w:bookmarkEnd w:id="969"/>
    </w:p>
    <w:p w14:paraId="365BB633">
      <w:pPr>
        <w:pStyle w:val="109"/>
        <w:ind w:firstLine="360"/>
        <w:rPr>
          <w:rStyle w:val="174"/>
          <w:rFonts w:hint="eastAsia" w:eastAsia="宋体"/>
          <w:lang w:eastAsia="zh-CN"/>
        </w:rPr>
      </w:pPr>
      <w:bookmarkStart w:id="970" w:name="_QWord_Source_Comparison_687"/>
      <w:bookmarkStart w:id="971" w:name="_QWord_Paragraph__113"/>
      <w:bookmarkStart w:id="972" w:name="_QWord_Source_Comparison_Para_113"/>
      <w:r>
        <w:rPr>
          <w:rStyle w:val="174"/>
          <w:rFonts w:hint="eastAsia" w:eastAsia="宋体"/>
          <w:lang w:eastAsia="zh-CN"/>
        </w:rPr>
        <w:drawing>
          <wp:inline distT="0" distB="0" distL="114300" distR="114300">
            <wp:extent cx="2286000" cy="2286000"/>
            <wp:effectExtent l="0" t="0" r="0" b="0"/>
            <wp:docPr id="40" name="图片 40" descr="1-4 嵌入式系统的特点与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1-4 嵌入式系统的特点与组成"/>
                    <pic:cNvPicPr>
                      <a:picLocks noChangeAspect="1"/>
                    </pic:cNvPicPr>
                  </pic:nvPicPr>
                  <pic:blipFill>
                    <a:blip r:embed="rId43"/>
                    <a:stretch>
                      <a:fillRect/>
                    </a:stretch>
                  </pic:blipFill>
                  <pic:spPr>
                    <a:xfrm>
                      <a:off x="0" y="0"/>
                      <a:ext cx="2286000" cy="2286000"/>
                    </a:xfrm>
                    <a:prstGeom prst="rect">
                      <a:avLst/>
                    </a:prstGeom>
                  </pic:spPr>
                </pic:pic>
              </a:graphicData>
            </a:graphic>
          </wp:inline>
        </w:drawing>
      </w:r>
    </w:p>
    <w:p w14:paraId="2DA982AD">
      <w:pPr>
        <w:pStyle w:val="109"/>
        <w:ind w:firstLine="360"/>
      </w:pPr>
      <w:r>
        <w:rPr>
          <w:rStyle w:val="174"/>
          <w:rFonts w:hint="eastAsia"/>
        </w:rPr>
        <w:t>1</w:t>
      </w:r>
      <w:bookmarkEnd w:id="970"/>
      <w:bookmarkStart w:id="973" w:name="_QWord_Source_Comparison_688"/>
      <w:r>
        <w:rPr>
          <w:rStyle w:val="174"/>
        </w:rPr>
        <w:noBreakHyphen/>
      </w:r>
      <w:bookmarkEnd w:id="973"/>
      <w:bookmarkStart w:id="974" w:name="_QWord_Source_Comparison_689"/>
      <w:r>
        <w:rPr>
          <w:rStyle w:val="174"/>
          <w:rFonts w:hint="eastAsia"/>
        </w:rPr>
        <w:t xml:space="preserve">4 </w:t>
      </w:r>
      <w:bookmarkEnd w:id="974"/>
      <w:bookmarkStart w:id="975" w:name="_QWord_Source_Comparison_690"/>
      <w:r>
        <w:rPr>
          <w:rStyle w:val="174"/>
          <w:rFonts w:hint="eastAsia"/>
        </w:rPr>
        <w:t>嵌入式系统的特点与组成</w:t>
      </w:r>
      <w:bookmarkEnd w:id="971"/>
      <w:bookmarkEnd w:id="972"/>
      <w:bookmarkEnd w:id="975"/>
    </w:p>
    <w:p w14:paraId="5B06EC4E">
      <w:pPr>
        <w:pStyle w:val="63"/>
        <w:spacing w:before="352" w:after="352"/>
      </w:pPr>
      <w:bookmarkStart w:id="976" w:name="_QWord_Source_Comparison_691"/>
      <w:bookmarkStart w:id="977" w:name="_Toc12508"/>
      <w:bookmarkStart w:id="978" w:name="_QWord_Paragraph__114"/>
      <w:bookmarkStart w:id="979" w:name="_QWord_Source_Comparison_Para_114"/>
      <w:r>
        <w:rPr>
          <w:rFonts w:hint="eastAsia"/>
        </w:rPr>
        <w:t>嵌入式系统的特点</w:t>
      </w:r>
      <w:bookmarkEnd w:id="976"/>
      <w:bookmarkEnd w:id="977"/>
      <w:bookmarkEnd w:id="978"/>
      <w:bookmarkEnd w:id="979"/>
    </w:p>
    <w:p w14:paraId="33A454C9">
      <w:pPr>
        <w:pStyle w:val="66"/>
      </w:pPr>
      <w:bookmarkStart w:id="980" w:name="_QWord_Source_Comparison_692"/>
      <w:bookmarkStart w:id="981" w:name="_QWord_Paragraph__115"/>
      <w:bookmarkStart w:id="982" w:name="_QWord_Source_Comparison_Para_115"/>
      <w:r>
        <w:rPr>
          <w:rFonts w:hint="eastAsia"/>
        </w:rPr>
        <w:t>专用性</w:t>
      </w:r>
      <w:bookmarkEnd w:id="980"/>
      <w:bookmarkEnd w:id="981"/>
      <w:bookmarkEnd w:id="982"/>
    </w:p>
    <w:p w14:paraId="425584CD">
      <w:pPr>
        <w:pStyle w:val="4"/>
        <w:ind w:firstLine="420"/>
      </w:pPr>
      <w:bookmarkStart w:id="983" w:name="_QWord_Source_Comparison_Para_116"/>
      <w:bookmarkStart w:id="984" w:name="_QWord_Source_Comparison_694"/>
      <w:bookmarkStart w:id="985" w:name="_QWord_Paragraph__116"/>
      <w:r>
        <w:rPr>
          <w:rFonts w:hint="eastAsia"/>
        </w:rPr>
        <w:t>形式多样：嵌入式系统的个性化强，软件和硬件的结合非常紧密，一般需针对硬件进行系统的移植。同时针对不同的任务，往往需要对系统进行较大修改，程序的编译下载要和系统相结合。这种修改和通用软件的升级是完全不同的概念。</w:t>
      </w:r>
      <w:bookmarkEnd w:id="983"/>
      <w:bookmarkEnd w:id="984"/>
      <w:bookmarkEnd w:id="985"/>
    </w:p>
    <w:p w14:paraId="65D487E2">
      <w:pPr>
        <w:pStyle w:val="4"/>
        <w:ind w:firstLine="420"/>
      </w:pPr>
      <w:bookmarkStart w:id="986" w:name="_QWord_Source_Comparison_Para_117"/>
      <w:bookmarkStart w:id="987" w:name="_QWord_Source_Comparison_695"/>
      <w:bookmarkStart w:id="988" w:name="_QWord_Paragraph__117"/>
      <w:r>
        <w:rPr>
          <w:rFonts w:hint="eastAsia"/>
        </w:rPr>
        <w:t>功耗限制：嵌入式系统中，尤其是在用电池供电的嵌入式系统中，这是一个主要考虑的因素。大耗电量直接影响硬件费用，并影响电源寿命以及带来散热问题。</w:t>
      </w:r>
      <w:bookmarkEnd w:id="986"/>
      <w:bookmarkEnd w:id="987"/>
      <w:bookmarkEnd w:id="988"/>
    </w:p>
    <w:p w14:paraId="256DDA05">
      <w:pPr>
        <w:pStyle w:val="4"/>
        <w:ind w:firstLine="420"/>
      </w:pPr>
      <w:bookmarkStart w:id="989" w:name="_QWord_Source_Comparison_Para_118"/>
      <w:bookmarkStart w:id="990" w:name="_QWord_Paragraph__118"/>
      <w:bookmarkStart w:id="991" w:name="_QWord_Source_Comparison_696"/>
      <w:r>
        <w:rPr>
          <w:rFonts w:hint="eastAsia"/>
        </w:rPr>
        <w:t>低成本：包含硬件成本和软件成本。硬件成本主要取决于所使用的微处理器、所需的内存及相应的外围芯片；软件成本通常难于预测，但一个好的设计方法有利于降低软件成本。</w:t>
      </w:r>
      <w:bookmarkEnd w:id="989"/>
      <w:bookmarkEnd w:id="990"/>
      <w:bookmarkEnd w:id="991"/>
    </w:p>
    <w:p w14:paraId="0251C165">
      <w:pPr>
        <w:pStyle w:val="4"/>
        <w:ind w:firstLine="420"/>
      </w:pPr>
      <w:bookmarkStart w:id="992" w:name="_QWord_Paragraph__119"/>
      <w:bookmarkStart w:id="993" w:name="_QWord_Source_Comparison_697"/>
      <w:bookmarkStart w:id="994" w:name="_QWord_Source_Comparison_Para_119"/>
      <w:r>
        <w:rPr>
          <w:rFonts w:hint="eastAsia"/>
        </w:rPr>
        <w:t>环境相关性：嵌入式系统不是独立的，需与被嵌入的设备紧密</w:t>
      </w:r>
      <w:r>
        <w:rPr>
          <w:rFonts w:hint="eastAsia"/>
          <w:lang w:eastAsia="zh-CN"/>
        </w:rPr>
        <w:t>关联</w:t>
      </w:r>
      <w:r>
        <w:rPr>
          <w:rFonts w:hint="eastAsia"/>
        </w:rPr>
        <w:t>。</w:t>
      </w:r>
      <w:bookmarkEnd w:id="992"/>
      <w:bookmarkEnd w:id="993"/>
      <w:bookmarkEnd w:id="994"/>
    </w:p>
    <w:p w14:paraId="1574EF6C">
      <w:pPr>
        <w:pStyle w:val="66"/>
      </w:pPr>
      <w:bookmarkStart w:id="995" w:name="_QWord_Paragraph__120"/>
      <w:bookmarkStart w:id="996" w:name="_QWord_Source_Comparison_698"/>
      <w:bookmarkStart w:id="997" w:name="_QWord_Source_Comparison_Para_120"/>
      <w:r>
        <w:rPr>
          <w:rFonts w:hint="eastAsia"/>
        </w:rPr>
        <w:t>实时性</w:t>
      </w:r>
      <w:bookmarkEnd w:id="995"/>
      <w:bookmarkEnd w:id="996"/>
      <w:bookmarkEnd w:id="997"/>
    </w:p>
    <w:p w14:paraId="4211D0C3">
      <w:pPr>
        <w:pStyle w:val="4"/>
        <w:ind w:firstLine="420"/>
      </w:pPr>
      <w:bookmarkStart w:id="998" w:name="_QWord_Source_Comparison_700"/>
      <w:bookmarkStart w:id="999" w:name="_QWord_Source_Comparison_Para_121"/>
      <w:bookmarkStart w:id="1000" w:name="_QWord_Paragraph__121"/>
      <w:r>
        <w:rPr>
          <w:rFonts w:hint="eastAsia"/>
        </w:rPr>
        <w:t>本质</w:t>
      </w:r>
      <w:bookmarkEnd w:id="998"/>
      <w:bookmarkStart w:id="1001" w:name="_QWord_Source_Comparison_701"/>
      <w:r>
        <w:t>：</w:t>
      </w:r>
      <w:bookmarkEnd w:id="1001"/>
      <w:bookmarkStart w:id="1002" w:name="_QWord_Source_Comparison_702"/>
      <w:r>
        <w:rPr>
          <w:rFonts w:hint="eastAsia"/>
        </w:rPr>
        <w:t>任务处理所花费时间的可预测性，即任务需要在规定的时间内完成。</w:t>
      </w:r>
      <w:bookmarkEnd w:id="999"/>
      <w:bookmarkEnd w:id="1000"/>
      <w:bookmarkEnd w:id="1002"/>
    </w:p>
    <w:p w14:paraId="4082A11B">
      <w:pPr>
        <w:pStyle w:val="4"/>
        <w:ind w:firstLine="420"/>
      </w:pPr>
      <w:bookmarkStart w:id="1003" w:name="_QWord_Paragraph__122"/>
      <w:bookmarkStart w:id="1004" w:name="_QWord_Source_Comparison_703"/>
      <w:bookmarkStart w:id="1005" w:name="_QWord_Source_Comparison_Para_122"/>
      <w:r>
        <w:rPr>
          <w:rFonts w:hint="eastAsia"/>
        </w:rPr>
        <w:t>实时系统：实时系统必须在规定的时间范围内正确地响应外部物理过程的变化。</w:t>
      </w:r>
      <w:bookmarkEnd w:id="1003"/>
      <w:bookmarkEnd w:id="1004"/>
      <w:bookmarkEnd w:id="1005"/>
    </w:p>
    <w:p w14:paraId="6E6B6199">
      <w:pPr>
        <w:pStyle w:val="4"/>
        <w:ind w:firstLine="420"/>
      </w:pPr>
      <w:bookmarkStart w:id="1006" w:name="_QWord_Source_Comparison_Para_123"/>
      <w:bookmarkStart w:id="1007" w:name="_QWord_Paragraph__123"/>
      <w:bookmarkStart w:id="1008" w:name="_QWord_Source_Comparison_704"/>
      <w:r>
        <w:t>硬实时：未能满足时间约束会导致灾难性后果。</w:t>
      </w:r>
      <w:bookmarkEnd w:id="1006"/>
      <w:bookmarkEnd w:id="1007"/>
      <w:bookmarkEnd w:id="1008"/>
    </w:p>
    <w:p w14:paraId="288C0DCA">
      <w:pPr>
        <w:pStyle w:val="4"/>
        <w:ind w:firstLine="420"/>
      </w:pPr>
      <w:bookmarkStart w:id="1009" w:name="_QWord_Paragraph__124"/>
      <w:bookmarkStart w:id="1010" w:name="_QWord_Source_Comparison_Para_124"/>
      <w:bookmarkStart w:id="1011" w:name="_QWord_Source_Comparison_705"/>
      <w:r>
        <w:t>软实时：未能满足时间约束不会导致灾难性后果。</w:t>
      </w:r>
      <w:bookmarkEnd w:id="1009"/>
      <w:bookmarkEnd w:id="1010"/>
      <w:bookmarkEnd w:id="1011"/>
    </w:p>
    <w:p w14:paraId="1FF9C4BE">
      <w:pPr>
        <w:pStyle w:val="4"/>
        <w:ind w:firstLine="420"/>
      </w:pPr>
      <w:bookmarkStart w:id="1012" w:name="_QWord_Source_Comparison_706"/>
      <w:bookmarkStart w:id="1013" w:name="_QWord_Paragraph__125"/>
      <w:bookmarkStart w:id="1014" w:name="_QWord_Source_Comparison_Para_125"/>
      <w:r>
        <w:rPr>
          <w:rFonts w:hint="eastAsia"/>
        </w:rPr>
        <w:t>需要注意的是，嵌入式系统不等于实时系统，有些嵌入式系统没有实时性要求。</w:t>
      </w:r>
      <w:bookmarkEnd w:id="1012"/>
      <w:bookmarkEnd w:id="1013"/>
      <w:bookmarkEnd w:id="1014"/>
    </w:p>
    <w:p w14:paraId="4BFD7601">
      <w:pPr>
        <w:pStyle w:val="66"/>
      </w:pPr>
      <w:bookmarkStart w:id="1015" w:name="_QWord_Paragraph__126"/>
      <w:bookmarkStart w:id="1016" w:name="_QWord_Source_Comparison_707"/>
      <w:bookmarkStart w:id="1017" w:name="_QWord_Source_Comparison_Para_126"/>
      <w:r>
        <w:rPr>
          <w:rFonts w:hint="eastAsia"/>
        </w:rPr>
        <w:t>代码固化</w:t>
      </w:r>
      <w:bookmarkEnd w:id="1015"/>
      <w:bookmarkEnd w:id="1016"/>
      <w:bookmarkEnd w:id="1017"/>
    </w:p>
    <w:p w14:paraId="55A4DB0E">
      <w:pPr>
        <w:pStyle w:val="4"/>
        <w:ind w:firstLine="420"/>
      </w:pPr>
      <w:bookmarkStart w:id="1018" w:name="_QWord_Source_Comparison_709"/>
      <w:bookmarkStart w:id="1019" w:name="_QWord_Paragraph__127"/>
      <w:bookmarkStart w:id="1020" w:name="_QWord_Source_Comparison_Para_127"/>
      <w:r>
        <w:rPr>
          <w:rFonts w:hint="eastAsia"/>
        </w:rPr>
        <w:t>目标代码通常固化在非易失性存储器中，以提高系统开机速度和执行速度，增强系统</w:t>
      </w:r>
      <w:bookmarkEnd w:id="1018"/>
      <w:bookmarkStart w:id="1021" w:name="_QWord_Source_Comparison_710"/>
      <w:r>
        <w:rPr>
          <w:rFonts w:hint="eastAsia"/>
        </w:rPr>
        <w:t>可靠性。</w:t>
      </w:r>
      <w:bookmarkEnd w:id="1019"/>
      <w:bookmarkEnd w:id="1020"/>
      <w:bookmarkEnd w:id="1021"/>
    </w:p>
    <w:p w14:paraId="307487FF">
      <w:pPr>
        <w:pStyle w:val="66"/>
      </w:pPr>
      <w:bookmarkStart w:id="1022" w:name="_QWord_Source_Comparison_711"/>
      <w:bookmarkStart w:id="1023" w:name="_QWord_Source_Comparison_Para_128"/>
      <w:bookmarkStart w:id="1024" w:name="_QWord_Paragraph__128"/>
      <w:r>
        <w:rPr>
          <w:rFonts w:hint="eastAsia"/>
        </w:rPr>
        <w:t>高可靠性</w:t>
      </w:r>
      <w:bookmarkEnd w:id="1022"/>
      <w:bookmarkEnd w:id="1023"/>
      <w:bookmarkEnd w:id="1024"/>
    </w:p>
    <w:p w14:paraId="0192084C">
      <w:pPr>
        <w:pStyle w:val="4"/>
        <w:ind w:firstLine="420"/>
      </w:pPr>
      <w:bookmarkStart w:id="1025" w:name="_QWord_Paragraph__129"/>
      <w:bookmarkStart w:id="1026" w:name="_QWord_Source_Comparison_Para_129"/>
      <w:bookmarkStart w:id="1027" w:name="_QWord_Source_Comparison_713"/>
      <w:r>
        <w:rPr>
          <w:rFonts w:hint="eastAsia"/>
        </w:rPr>
        <w:t>嵌入式系统需要长时间稳定运行，不能出现死机或重启，因此需要提高系统的可靠性。提高可靠性的方法包括：硬件备份、软件质量保证、硬件看门狗电路等。</w:t>
      </w:r>
      <w:bookmarkEnd w:id="1025"/>
      <w:bookmarkEnd w:id="1026"/>
      <w:bookmarkEnd w:id="1027"/>
    </w:p>
    <w:p w14:paraId="5A550A19">
      <w:pPr>
        <w:pStyle w:val="66"/>
      </w:pPr>
      <w:bookmarkStart w:id="1028" w:name="_QWord_Source_Comparison_Para_130"/>
      <w:bookmarkStart w:id="1029" w:name="_QWord_Paragraph__130"/>
      <w:bookmarkStart w:id="1030" w:name="_QWord_Source_Comparison_714"/>
      <w:r>
        <w:rPr>
          <w:rFonts w:hint="eastAsia"/>
        </w:rPr>
        <w:t>操作系统的支持</w:t>
      </w:r>
      <w:bookmarkEnd w:id="1028"/>
      <w:bookmarkEnd w:id="1029"/>
      <w:bookmarkEnd w:id="1030"/>
    </w:p>
    <w:p w14:paraId="0B714DA8">
      <w:pPr>
        <w:pStyle w:val="4"/>
        <w:ind w:firstLine="420"/>
      </w:pPr>
      <w:bookmarkStart w:id="1031" w:name="_QWord_Source_Comparison_716"/>
      <w:bookmarkStart w:id="1032" w:name="_QWord_Paragraph__131"/>
      <w:bookmarkStart w:id="1033" w:name="_QWord_Source_Comparison_Para_131"/>
      <w:r>
        <w:rPr>
          <w:rFonts w:hint="eastAsia"/>
        </w:rPr>
        <w:t>对于简单的嵌入式系统，可以没有操作系统，采用裸机编程。而对于复杂的嵌入式系统，则需要嵌入式操作系统（</w:t>
      </w:r>
      <w:bookmarkEnd w:id="1031"/>
      <w:bookmarkStart w:id="1034" w:name="_QWord_Source_Comparison_717"/>
      <w:r>
        <w:rPr>
          <w:rFonts w:hint="eastAsia"/>
        </w:rPr>
        <w:t>Embedded Operating System</w:t>
      </w:r>
      <w:bookmarkEnd w:id="1034"/>
      <w:bookmarkStart w:id="1035" w:name="_QWord_Source_Comparison_718"/>
      <w:r>
        <w:rPr>
          <w:rFonts w:hint="eastAsia"/>
        </w:rPr>
        <w:t>，简称</w:t>
      </w:r>
      <w:bookmarkEnd w:id="1035"/>
      <w:bookmarkStart w:id="1036" w:name="_QWord_Source_Comparison_719"/>
      <w:r>
        <w:rPr>
          <w:rFonts w:hint="eastAsia"/>
        </w:rPr>
        <w:t>EOS</w:t>
      </w:r>
      <w:bookmarkEnd w:id="1036"/>
      <w:bookmarkStart w:id="1037" w:name="_QWord_Source_Comparison_720"/>
      <w:r>
        <w:rPr>
          <w:rFonts w:hint="eastAsia"/>
        </w:rPr>
        <w:t>）来管理丰富的硬件资源。</w:t>
      </w:r>
      <w:bookmarkEnd w:id="1032"/>
      <w:bookmarkEnd w:id="1033"/>
      <w:bookmarkEnd w:id="1037"/>
    </w:p>
    <w:p w14:paraId="14BCEC8B">
      <w:pPr>
        <w:pStyle w:val="66"/>
      </w:pPr>
      <w:bookmarkStart w:id="1038" w:name="_QWord_Paragraph__132"/>
      <w:bookmarkStart w:id="1039" w:name="_QWord_Source_Comparison_Para_132"/>
      <w:bookmarkStart w:id="1040" w:name="_QWord_Source_Comparison_721"/>
      <w:r>
        <w:rPr>
          <w:rFonts w:hint="eastAsia"/>
        </w:rPr>
        <w:t>专用的开发工具、环境和方法</w:t>
      </w:r>
      <w:bookmarkEnd w:id="1038"/>
      <w:bookmarkEnd w:id="1039"/>
      <w:bookmarkEnd w:id="1040"/>
    </w:p>
    <w:p w14:paraId="2ECB410D">
      <w:pPr>
        <w:pStyle w:val="4"/>
        <w:ind w:firstLine="420"/>
      </w:pPr>
      <w:bookmarkStart w:id="1041" w:name="_QWord_Source_Comparison_Para_133"/>
      <w:bookmarkStart w:id="1042" w:name="_QWord_Paragraph__133"/>
      <w:bookmarkStart w:id="1043" w:name="_QWord_Source_Comparison_723"/>
      <w:r>
        <w:rPr>
          <w:rFonts w:hint="eastAsia"/>
        </w:rPr>
        <w:t>嵌入式系统的交叉开发环境分为宿主机（开发机）和目标机，软件在宿主机上开发，最终在目标机上运行。</w:t>
      </w:r>
      <w:bookmarkEnd w:id="1041"/>
      <w:bookmarkEnd w:id="1042"/>
      <w:bookmarkEnd w:id="1043"/>
    </w:p>
    <w:p w14:paraId="468B5E2C">
      <w:pPr>
        <w:pStyle w:val="66"/>
      </w:pPr>
      <w:bookmarkStart w:id="1044" w:name="_QWord_Paragraph__134"/>
      <w:bookmarkStart w:id="1045" w:name="_QWord_Source_Comparison_724"/>
      <w:bookmarkStart w:id="1046" w:name="_QWord_Source_Comparison_Para_134"/>
      <w:r>
        <w:rPr>
          <w:rFonts w:hint="eastAsia"/>
        </w:rPr>
        <w:t>知识集成系统</w:t>
      </w:r>
      <w:bookmarkEnd w:id="1044"/>
      <w:bookmarkEnd w:id="1045"/>
      <w:bookmarkEnd w:id="1046"/>
    </w:p>
    <w:p w14:paraId="6BA89EA4">
      <w:pPr>
        <w:pStyle w:val="4"/>
        <w:ind w:firstLine="420"/>
      </w:pPr>
      <w:bookmarkStart w:id="1047" w:name="_QWord_Source_Comparison_726"/>
      <w:bookmarkStart w:id="1048" w:name="_QWord_Paragraph__135"/>
      <w:bookmarkStart w:id="1049" w:name="_QWord_Source_Comparison_Para_135"/>
      <w:r>
        <w:rPr>
          <w:rFonts w:hint="eastAsia"/>
        </w:rPr>
        <w:t>嵌入式系统不仅仅是电子和信息技术的结合，还需要了解应用领域的专业知识，例如化学、机械、自动控制等，系统的设计与实现涉及多个领域的专业知识。</w:t>
      </w:r>
      <w:bookmarkEnd w:id="1047"/>
      <w:bookmarkEnd w:id="1048"/>
      <w:bookmarkEnd w:id="1049"/>
    </w:p>
    <w:p w14:paraId="3EDADF8E">
      <w:pPr>
        <w:pStyle w:val="63"/>
        <w:spacing w:before="352" w:after="352"/>
      </w:pPr>
      <w:bookmarkStart w:id="1050" w:name="_QWord_Source_Comparison_Para_136"/>
      <w:bookmarkStart w:id="1051" w:name="_QWord_Source_Comparison_727"/>
      <w:bookmarkStart w:id="1052" w:name="_QWord_Paragraph__136"/>
      <w:bookmarkStart w:id="1053" w:name="_Toc19910"/>
      <w:r>
        <w:rPr>
          <w:rFonts w:hint="eastAsia"/>
        </w:rPr>
        <w:t>嵌入式系统的组成</w:t>
      </w:r>
      <w:bookmarkEnd w:id="1050"/>
      <w:bookmarkEnd w:id="1051"/>
      <w:bookmarkEnd w:id="1052"/>
      <w:bookmarkEnd w:id="1053"/>
    </w:p>
    <w:p w14:paraId="6DBF2CAA">
      <w:pPr>
        <w:pStyle w:val="4"/>
        <w:ind w:firstLine="420"/>
      </w:pPr>
      <w:bookmarkStart w:id="1054" w:name="_QWord_Source_Comparison_728"/>
      <w:bookmarkStart w:id="1055" w:name="_QWord_Paragraph__137"/>
      <w:bookmarkStart w:id="1056" w:name="_QWord_Source_Comparison_Para_137"/>
      <w:r>
        <w:rPr>
          <w:rFonts w:hint="eastAsia"/>
        </w:rPr>
        <w:t>嵌入式系统的组成与计算机系统的组成结构一致，分为硬件层、中间层、软件层和功能层，如</w:t>
      </w:r>
      <w:bookmarkEnd w:id="1054"/>
      <w:bookmarkStart w:id="1057" w:name="_QWord_Source_Comparison_729"/>
      <w:r>
        <w:fldChar w:fldCharType="begin"/>
      </w:r>
      <w:bookmarkEnd w:id="1057"/>
      <w:bookmarkStart w:id="1058" w:name="_QWord_Source_Comparison_730"/>
      <w:r>
        <w:instrText xml:space="preserve"> </w:instrText>
      </w:r>
      <w:bookmarkEnd w:id="1058"/>
      <w:bookmarkStart w:id="1059" w:name="_QWord_Source_Comparison_731"/>
      <w:r>
        <w:rPr>
          <w:rFonts w:hint="eastAsia"/>
        </w:rPr>
        <w:instrText xml:space="preserve">REF QWord_XRef_Figure__moASsm \h \* CHARFORMAT</w:instrText>
      </w:r>
      <w:bookmarkEnd w:id="1059"/>
      <w:bookmarkStart w:id="1060" w:name="_QWord_Source_Comparison_732"/>
      <w:r>
        <w:instrText xml:space="preserve"> </w:instrText>
      </w:r>
      <w:bookmarkStart w:id="1061" w:name="_QWord_Source_Comparison_733"/>
      <w:r>
        <w:fldChar w:fldCharType="separate"/>
      </w:r>
      <w:bookmarkEnd w:id="1060"/>
      <w:bookmarkEnd w:id="1061"/>
      <w:bookmarkStart w:id="1062" w:name="_QWord_Source_Comparison_734"/>
      <w:r>
        <w:rPr>
          <w:rFonts w:hint="eastAsia"/>
        </w:rPr>
        <w:t>图</w:t>
      </w:r>
      <w:bookmarkEnd w:id="1062"/>
      <w:bookmarkStart w:id="1063" w:name="_QWord_Source_Comparison_735"/>
      <w:r>
        <w:rPr>
          <w:rFonts w:hint="eastAsia"/>
        </w:rPr>
        <w:t> </w:t>
      </w:r>
      <w:bookmarkEnd w:id="1063"/>
      <w:bookmarkStart w:id="1064" w:name="_QWord_Source_Comparison_736"/>
      <w:r>
        <w:t>1</w:t>
      </w:r>
      <w:bookmarkEnd w:id="1064"/>
      <w:bookmarkStart w:id="1065" w:name="_QWord_Source_Comparison_737"/>
      <w:r>
        <w:noBreakHyphen/>
      </w:r>
      <w:r>
        <w:t>9</w:t>
      </w:r>
      <w:bookmarkEnd w:id="1065"/>
      <w:bookmarkStart w:id="1066" w:name="_QWord_Source_Comparison_738"/>
      <w:r>
        <w:fldChar w:fldCharType="end"/>
      </w:r>
      <w:bookmarkEnd w:id="1066"/>
      <w:bookmarkStart w:id="1067" w:name="_QWord_Source_Comparison_739"/>
      <w:r>
        <w:rPr>
          <w:rFonts w:hint="eastAsia"/>
        </w:rPr>
        <w:t>所示。</w:t>
      </w:r>
      <w:bookmarkEnd w:id="1055"/>
      <w:bookmarkEnd w:id="1056"/>
      <w:bookmarkEnd w:id="1067"/>
    </w:p>
    <w:p w14:paraId="5A216D0B">
      <w:pPr>
        <w:pStyle w:val="105"/>
      </w:pPr>
      <w:bookmarkStart w:id="1068" w:name="_QWord_Source_Comparison_Para_138"/>
      <w:r>
        <w:t>‌</w:t>
      </w:r>
      <w:bookmarkStart w:id="1069" w:name="_QWord_Source_Comparison_740"/>
      <w:bookmarkEnd w:id="1069"/>
      <w:bookmarkStart w:id="1070" w:name="_QWord_ImageIndex_9"/>
      <w:bookmarkStart w:id="1071" w:name="_QWord_Paragraph__138"/>
      <w:bookmarkStart w:id="1072" w:name="_QWord_Source_Comparison_741"/>
      <w:r>
        <w:drawing>
          <wp:inline distT="0" distB="0" distL="0" distR="0">
            <wp:extent cx="3250565" cy="2616835"/>
            <wp:effectExtent l="0" t="0" r="6985" b="0"/>
            <wp:docPr id="1998123160" name="图片 2" title="QWord_ImageMark_9">
              <a:hlinkClick xmlns:a="http://schemas.openxmlformats.org/drawingml/2006/main" r:id="rId44" tooltip="QWord 图片目录：resource/images/illustration/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23160" name="图片 2" title="QWord_ImageMark_9"/>
                    <pic:cNvPicPr>
                      <a:picLocks noChangeAspect="1" noChangeArrowheads="1"/>
                    </pic:cNvPicPr>
                  </pic:nvPicPr>
                  <pic:blipFill>
                    <a:blip r:embed="rId45">
                      <a:extLst>
                        <a:ext uri="{28A0092B-C50C-407E-A947-70E740481C1C}">
                          <a14:useLocalDpi xmlns:a14="http://schemas.microsoft.com/office/drawing/2010/main" val="0"/>
                        </a:ext>
                      </a:extLst>
                    </a:blip>
                    <a:srcRect l="1437" r="1705"/>
                    <a:stretch>
                      <a:fillRect/>
                    </a:stretch>
                  </pic:blipFill>
                  <pic:spPr>
                    <a:xfrm>
                      <a:off x="0" y="0"/>
                      <a:ext cx="3264822" cy="2628466"/>
                    </a:xfrm>
                    <a:prstGeom prst="rect">
                      <a:avLst/>
                    </a:prstGeom>
                    <a:noFill/>
                    <a:ln>
                      <a:noFill/>
                    </a:ln>
                  </pic:spPr>
                </pic:pic>
              </a:graphicData>
            </a:graphic>
          </wp:inline>
        </w:drawing>
      </w:r>
      <w:bookmarkEnd w:id="1068"/>
      <w:bookmarkEnd w:id="1070"/>
      <w:bookmarkEnd w:id="1071"/>
      <w:bookmarkEnd w:id="1072"/>
    </w:p>
    <w:p w14:paraId="4F611F6E">
      <w:pPr>
        <w:pStyle w:val="68"/>
      </w:pPr>
      <w:bookmarkStart w:id="1073" w:name="_QWord_Source_Comparison_742"/>
      <w:bookmarkStart w:id="1074" w:name="QWord_XRef_Figure__moASsm"/>
      <w:bookmarkStart w:id="1075" w:name="_QWord_Paragraph__139"/>
      <w:bookmarkStart w:id="1076" w:name="_QWord_Source_Comparison_Para_139"/>
      <w:r>
        <w:rPr>
          <w:rFonts w:hint="eastAsia"/>
        </w:rPr>
        <w:t>图</w:t>
      </w:r>
      <w:bookmarkEnd w:id="1073"/>
      <w:bookmarkStart w:id="1077" w:name="_QWord_Source_Comparison_743"/>
      <w:r>
        <w:rPr>
          <w:rFonts w:hint="eastAsia"/>
        </w:rPr>
        <w:t> </w:t>
      </w:r>
      <w:bookmarkEnd w:id="1077"/>
      <w:bookmarkStart w:id="1078" w:name="_QWord_Source_Comparison_744"/>
      <w:r>
        <w:fldChar w:fldCharType="begin"/>
      </w:r>
      <w:bookmarkEnd w:id="1078"/>
      <w:bookmarkStart w:id="1079" w:name="_QWord_Source_Comparison_745"/>
      <w:r>
        <w:instrText xml:space="preserve"> SEQ QWord_Heading1_Sequence \c </w:instrText>
      </w:r>
      <w:bookmarkEnd w:id="1079"/>
      <w:bookmarkStart w:id="1080" w:name="_QWord_Source_Comparison_746"/>
      <w:r>
        <w:fldChar w:fldCharType="separate"/>
      </w:r>
      <w:bookmarkEnd w:id="1080"/>
      <w:bookmarkStart w:id="1081" w:name="_QWord_Source_Comparison_747"/>
      <w:r>
        <w:t>1</w:t>
      </w:r>
      <w:bookmarkEnd w:id="1081"/>
      <w:bookmarkStart w:id="1082" w:name="_QWord_Source_Comparison_748"/>
      <w:r>
        <w:fldChar w:fldCharType="end"/>
      </w:r>
      <w:bookmarkEnd w:id="1082"/>
      <w:bookmarkStart w:id="1083" w:name="_QWord_Source_Comparison_749"/>
      <w:r>
        <w:noBreakHyphen/>
      </w:r>
      <w:bookmarkEnd w:id="1083"/>
      <w:bookmarkStart w:id="1084" w:name="_QWord_Source_Comparison_750"/>
      <w:r>
        <w:fldChar w:fldCharType="begin"/>
      </w:r>
      <w:bookmarkEnd w:id="1084"/>
      <w:bookmarkStart w:id="1085" w:name="_QWord_Source_Comparison_751"/>
      <w:r>
        <w:instrText xml:space="preserve"> </w:instrText>
      </w:r>
      <w:bookmarkEnd w:id="1085"/>
      <w:bookmarkStart w:id="1086" w:name="_QWord_Source_Comparison_752"/>
      <w:r>
        <w:rPr>
          <w:rFonts w:hint="eastAsia"/>
        </w:rPr>
        <w:instrText xml:space="preserve">SEQ </w:instrText>
      </w:r>
      <w:bookmarkEnd w:id="1086"/>
      <w:bookmarkStart w:id="1087" w:name="_QWord_Source_Comparison_753"/>
      <w:r>
        <w:rPr>
          <w:rFonts w:hint="eastAsia"/>
        </w:rPr>
        <w:instrText xml:space="preserve">图</w:instrText>
      </w:r>
      <w:bookmarkEnd w:id="1087"/>
      <w:bookmarkStart w:id="1088" w:name="_QWord_Source_Comparison_754"/>
      <w:r>
        <w:rPr>
          <w:rFonts w:hint="eastAsia"/>
        </w:rPr>
        <w:instrText xml:space="preserve"> \* ARABIC \s 1</w:instrText>
      </w:r>
      <w:bookmarkEnd w:id="1088"/>
      <w:bookmarkStart w:id="1089" w:name="_QWord_Source_Comparison_755"/>
      <w:r>
        <w:instrText xml:space="preserve"> </w:instrText>
      </w:r>
      <w:bookmarkStart w:id="1090" w:name="_QWord_Source_Comparison_756"/>
      <w:r>
        <w:fldChar w:fldCharType="separate"/>
      </w:r>
      <w:bookmarkEnd w:id="1089"/>
      <w:bookmarkEnd w:id="1090"/>
      <w:bookmarkStart w:id="1091" w:name="_QWord_Source_Comparison_757"/>
      <w:r>
        <w:t>9</w:t>
      </w:r>
      <w:bookmarkEnd w:id="1091"/>
      <w:bookmarkStart w:id="1092" w:name="_QWord_Source_Comparison_758"/>
      <w:r>
        <w:fldChar w:fldCharType="end"/>
      </w:r>
      <w:bookmarkEnd w:id="1074"/>
      <w:bookmarkEnd w:id="1092"/>
      <w:bookmarkStart w:id="1093" w:name="_QWord_Source_Comparison_759"/>
      <w:r>
        <w:rPr>
          <w:rFonts w:hint="eastAsia"/>
        </w:rPr>
        <w:t xml:space="preserve">  </w:t>
      </w:r>
      <w:bookmarkEnd w:id="1093"/>
      <w:bookmarkStart w:id="1094" w:name="_QWord_Source_Comparison_760"/>
      <w:r>
        <w:rPr>
          <w:rFonts w:hint="eastAsia"/>
        </w:rPr>
        <w:t>嵌入式系统的组成结构图</w:t>
      </w:r>
      <w:bookmarkEnd w:id="1075"/>
      <w:bookmarkEnd w:id="1076"/>
      <w:bookmarkEnd w:id="1094"/>
    </w:p>
    <w:p w14:paraId="5BFF9008">
      <w:pPr>
        <w:pStyle w:val="4"/>
        <w:ind w:firstLine="420"/>
      </w:pPr>
      <w:bookmarkStart w:id="1095" w:name="_QWord_Paragraph__140"/>
      <w:bookmarkStart w:id="1096" w:name="_QWord_Source_Comparison_761"/>
      <w:bookmarkStart w:id="1097" w:name="_QWord_Source_Comparison_Para_140"/>
      <w:r>
        <w:rPr>
          <w:rFonts w:hint="eastAsia"/>
        </w:rPr>
        <w:t>嵌入式系统通常由以下几个部分组成：</w:t>
      </w:r>
      <w:bookmarkEnd w:id="1095"/>
      <w:bookmarkEnd w:id="1096"/>
      <w:bookmarkEnd w:id="1097"/>
    </w:p>
    <w:p w14:paraId="76457146">
      <w:pPr>
        <w:pStyle w:val="66"/>
      </w:pPr>
      <w:bookmarkStart w:id="1098" w:name="_QWord_Source_Comparison_Para_141"/>
      <w:bookmarkStart w:id="1099" w:name="_QWord_Paragraph__141"/>
      <w:bookmarkStart w:id="1100" w:name="_QWord_Source_Comparison_762"/>
      <w:r>
        <w:rPr>
          <w:rFonts w:hint="eastAsia"/>
        </w:rPr>
        <w:t>硬件层</w:t>
      </w:r>
      <w:bookmarkEnd w:id="1098"/>
      <w:bookmarkEnd w:id="1099"/>
      <w:bookmarkEnd w:id="1100"/>
    </w:p>
    <w:p w14:paraId="6117799F">
      <w:pPr>
        <w:pStyle w:val="4"/>
        <w:ind w:firstLine="420"/>
      </w:pPr>
      <w:bookmarkStart w:id="1101" w:name="_QWord_Paragraph__142"/>
      <w:bookmarkStart w:id="1102" w:name="_QWord_Source_Comparison_Para_142"/>
      <w:bookmarkStart w:id="1103" w:name="_QWord_Source_Comparison_764"/>
      <w:r>
        <w:t>组成：处理器、存储器、外围接口等。</w:t>
      </w:r>
      <w:bookmarkEnd w:id="1101"/>
      <w:bookmarkEnd w:id="1102"/>
      <w:bookmarkEnd w:id="1103"/>
    </w:p>
    <w:p w14:paraId="5CA1B7E1">
      <w:pPr>
        <w:pStyle w:val="4"/>
        <w:ind w:firstLine="420"/>
      </w:pPr>
      <w:bookmarkStart w:id="1104" w:name="_QWord_Source_Comparison_765"/>
      <w:bookmarkStart w:id="1105" w:name="_QWord_Source_Comparison_Para_143"/>
      <w:bookmarkStart w:id="1106" w:name="_QWord_Paragraph__143"/>
      <w:r>
        <w:t>特点：处理器通常是低功耗的嵌入式微处理器，存储器类型特殊，接口丰富。</w:t>
      </w:r>
      <w:bookmarkEnd w:id="1104"/>
      <w:bookmarkEnd w:id="1105"/>
      <w:bookmarkEnd w:id="1106"/>
    </w:p>
    <w:p w14:paraId="43181AE4">
      <w:pPr>
        <w:pStyle w:val="66"/>
      </w:pPr>
      <w:bookmarkStart w:id="1107" w:name="_QWord_Source_Comparison_Para_144"/>
      <w:bookmarkStart w:id="1108" w:name="_QWord_Paragraph__144"/>
      <w:bookmarkStart w:id="1109" w:name="_QWord_Source_Comparison_766"/>
      <w:r>
        <w:t>中间层</w:t>
      </w:r>
      <w:bookmarkEnd w:id="1107"/>
      <w:bookmarkEnd w:id="1108"/>
      <w:bookmarkEnd w:id="1109"/>
    </w:p>
    <w:p w14:paraId="0ECC62BD">
      <w:pPr>
        <w:pStyle w:val="4"/>
        <w:ind w:firstLine="420"/>
      </w:pPr>
      <w:bookmarkStart w:id="1110" w:name="_QWord_Paragraph__145"/>
      <w:bookmarkStart w:id="1111" w:name="_QWord_Source_Comparison_Para_145"/>
      <w:bookmarkStart w:id="1112" w:name="_QWord_Source_Comparison_768"/>
      <w:r>
        <w:t>作用：硬件系统上电后的初始化，引导操作系统的运行。</w:t>
      </w:r>
      <w:bookmarkEnd w:id="1110"/>
      <w:bookmarkEnd w:id="1111"/>
      <w:bookmarkEnd w:id="1112"/>
    </w:p>
    <w:p w14:paraId="51F4B231">
      <w:pPr>
        <w:pStyle w:val="4"/>
        <w:ind w:firstLine="420"/>
      </w:pPr>
      <w:bookmarkStart w:id="1113" w:name="_QWord_Source_Comparison_769"/>
      <w:bookmarkStart w:id="1114" w:name="_QWord_Source_Comparison_Para_146"/>
      <w:bookmarkStart w:id="1115" w:name="_QWord_Paragraph__146"/>
      <w:r>
        <w:t>组成：硬件抽象层、板级支持包等。</w:t>
      </w:r>
      <w:bookmarkEnd w:id="1113"/>
      <w:bookmarkEnd w:id="1114"/>
      <w:bookmarkEnd w:id="1115"/>
    </w:p>
    <w:p w14:paraId="3364F138">
      <w:pPr>
        <w:pStyle w:val="66"/>
      </w:pPr>
      <w:bookmarkStart w:id="1116" w:name="_QWord_Source_Comparison_770"/>
      <w:bookmarkStart w:id="1117" w:name="_QWord_Source_Comparison_Para_147"/>
      <w:bookmarkStart w:id="1118" w:name="_QWord_Paragraph__147"/>
      <w:r>
        <w:t>软件层</w:t>
      </w:r>
      <w:bookmarkEnd w:id="1116"/>
      <w:bookmarkEnd w:id="1117"/>
      <w:bookmarkEnd w:id="1118"/>
    </w:p>
    <w:p w14:paraId="4286CF01">
      <w:pPr>
        <w:pStyle w:val="4"/>
        <w:ind w:firstLine="420"/>
      </w:pPr>
      <w:bookmarkStart w:id="1119" w:name="_QWord_Source_Comparison_Para_148"/>
      <w:bookmarkStart w:id="1120" w:name="_QWord_Paragraph__148"/>
      <w:bookmarkStart w:id="1121" w:name="_QWord_Source_Comparison_772"/>
      <w:r>
        <w:t>组成：操作系统、文件系统、图形化用户接口、任务管理等。</w:t>
      </w:r>
      <w:bookmarkEnd w:id="1119"/>
      <w:bookmarkEnd w:id="1120"/>
      <w:bookmarkEnd w:id="1121"/>
    </w:p>
    <w:p w14:paraId="48C03526">
      <w:pPr>
        <w:pStyle w:val="4"/>
        <w:ind w:firstLine="420"/>
      </w:pPr>
      <w:bookmarkStart w:id="1122" w:name="_QWord_Source_Comparison_773"/>
      <w:bookmarkStart w:id="1123" w:name="_QWord_Paragraph__149"/>
      <w:bookmarkStart w:id="1124" w:name="_QWord_Source_Comparison_Para_149"/>
      <w:r>
        <w:t>特点：复杂系统需要嵌入式操作系统，简单系统可能没有操作系统。</w:t>
      </w:r>
      <w:bookmarkEnd w:id="1122"/>
      <w:bookmarkEnd w:id="1123"/>
      <w:bookmarkEnd w:id="1124"/>
    </w:p>
    <w:p w14:paraId="10C3E034">
      <w:pPr>
        <w:pStyle w:val="66"/>
      </w:pPr>
      <w:bookmarkStart w:id="1125" w:name="_QWord_Paragraph__150"/>
      <w:bookmarkStart w:id="1126" w:name="_QWord_Source_Comparison_Para_150"/>
      <w:bookmarkStart w:id="1127" w:name="_QWord_Source_Comparison_774"/>
      <w:r>
        <w:t>功能层</w:t>
      </w:r>
      <w:bookmarkEnd w:id="1125"/>
      <w:bookmarkEnd w:id="1126"/>
      <w:bookmarkEnd w:id="1127"/>
    </w:p>
    <w:p w14:paraId="457CE5DC">
      <w:pPr>
        <w:pStyle w:val="4"/>
        <w:ind w:firstLine="420"/>
      </w:pPr>
      <w:bookmarkStart w:id="1128" w:name="_QWord_Source_Comparison_776"/>
      <w:bookmarkStart w:id="1129" w:name="_QWord_Paragraph__151"/>
      <w:bookmarkStart w:id="1130" w:name="_QWord_Source_Comparison_Para_151"/>
      <w:r>
        <w:t>组成：专用的应用软件，根据具体应用需求设计。</w:t>
      </w:r>
      <w:bookmarkEnd w:id="1128"/>
      <w:bookmarkEnd w:id="1129"/>
      <w:bookmarkEnd w:id="1130"/>
    </w:p>
    <w:p w14:paraId="638B00E3">
      <w:pPr>
        <w:pStyle w:val="4"/>
        <w:ind w:firstLine="420"/>
      </w:pPr>
      <w:bookmarkStart w:id="1131" w:name="_QWord_Paragraph__152"/>
      <w:bookmarkStart w:id="1132" w:name="_QWord_Source_Comparison_777"/>
      <w:bookmarkStart w:id="1133" w:name="_QWord_Source_Comparison_Para_152"/>
      <w:r>
        <w:rPr>
          <w:rFonts w:hint="eastAsia"/>
        </w:rPr>
        <w:t>总的来看，嵌入式系统的组成与通用计算机系统基本一致，只是在细节上有所不同。</w:t>
      </w:r>
      <w:bookmarkEnd w:id="1131"/>
      <w:bookmarkEnd w:id="1132"/>
      <w:bookmarkEnd w:id="1133"/>
    </w:p>
    <w:p w14:paraId="66ADE7BE">
      <w:pPr>
        <w:pStyle w:val="63"/>
        <w:spacing w:before="352" w:after="352"/>
      </w:pPr>
      <w:bookmarkStart w:id="1134" w:name="_QWord_Source_Comparison_Para_153"/>
      <w:bookmarkStart w:id="1135" w:name="_QWord_Paragraph__153"/>
      <w:bookmarkStart w:id="1136" w:name="_Toc21098"/>
      <w:bookmarkStart w:id="1137" w:name="_QWord_Source_Comparison_778"/>
      <w:r>
        <w:rPr>
          <w:rFonts w:hint="eastAsia"/>
        </w:rPr>
        <w:t>小结</w:t>
      </w:r>
      <w:bookmarkEnd w:id="1134"/>
      <w:bookmarkEnd w:id="1135"/>
      <w:bookmarkEnd w:id="1136"/>
      <w:bookmarkEnd w:id="1137"/>
    </w:p>
    <w:p w14:paraId="38A057B7">
      <w:pPr>
        <w:pStyle w:val="4"/>
        <w:ind w:firstLine="420"/>
      </w:pPr>
      <w:bookmarkStart w:id="1138" w:name="_QWord_Paragraph__154"/>
      <w:bookmarkStart w:id="1139" w:name="_QWord_Source_Comparison_779"/>
      <w:bookmarkStart w:id="1140" w:name="_QWord_Source_Comparison_Para_154"/>
      <w:r>
        <w:rPr>
          <w:rFonts w:hint="eastAsia"/>
        </w:rPr>
        <w:t>通过本节的学习，了解了嵌入式系统的七大特点：专用性，实时性，代码固化，高可靠性，操作系统的支持，专用开发工具、环境和方法、知识集成系统。掌握了嵌入式系统的组成结构。</w:t>
      </w:r>
      <w:bookmarkEnd w:id="1138"/>
      <w:bookmarkEnd w:id="1139"/>
      <w:bookmarkEnd w:id="1140"/>
    </w:p>
    <w:p w14:paraId="7A51CC56">
      <w:pPr>
        <w:pStyle w:val="5"/>
        <w:spacing w:before="705" w:after="352"/>
      </w:pPr>
      <w:bookmarkStart w:id="1141" w:name="_QWord_Source_Comparison_Para_155"/>
      <w:bookmarkStart w:id="1142" w:name="_Toc9606"/>
      <w:bookmarkStart w:id="1143" w:name="_QWord_Paragraph__155"/>
      <w:bookmarkStart w:id="1144" w:name="_QWord_Source_Comparison_780"/>
      <w:r>
        <w:rPr>
          <w:rFonts w:hint="eastAsia"/>
        </w:rPr>
        <w:t>嵌入式系统的分类和发展趋势</w:t>
      </w:r>
      <w:bookmarkEnd w:id="1141"/>
      <w:bookmarkEnd w:id="1142"/>
      <w:bookmarkEnd w:id="1143"/>
      <w:bookmarkEnd w:id="1144"/>
    </w:p>
    <w:p w14:paraId="43877783">
      <w:pPr>
        <w:pStyle w:val="109"/>
        <w:ind w:firstLine="360"/>
        <w:rPr>
          <w:rStyle w:val="174"/>
          <w:rFonts w:hint="eastAsia" w:eastAsia="宋体"/>
          <w:lang w:eastAsia="zh-CN"/>
        </w:rPr>
      </w:pPr>
      <w:bookmarkStart w:id="1145" w:name="_QWord_Source_Comparison_781"/>
      <w:bookmarkStart w:id="1146" w:name="_QWord_Paragraph__156"/>
      <w:bookmarkStart w:id="1147" w:name="_QWord_Source_Comparison_Para_156"/>
      <w:r>
        <w:rPr>
          <w:rStyle w:val="174"/>
          <w:rFonts w:hint="eastAsia" w:eastAsia="宋体"/>
          <w:lang w:eastAsia="zh-CN"/>
        </w:rPr>
        <w:drawing>
          <wp:inline distT="0" distB="0" distL="114300" distR="114300">
            <wp:extent cx="2286000" cy="2286000"/>
            <wp:effectExtent l="0" t="0" r="0" b="0"/>
            <wp:docPr id="41" name="图片 41" descr="1-5 嵌入式系统的分类与发展趋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1-5 嵌入式系统的分类与发展趋势"/>
                    <pic:cNvPicPr>
                      <a:picLocks noChangeAspect="1"/>
                    </pic:cNvPicPr>
                  </pic:nvPicPr>
                  <pic:blipFill>
                    <a:blip r:embed="rId46"/>
                    <a:stretch>
                      <a:fillRect/>
                    </a:stretch>
                  </pic:blipFill>
                  <pic:spPr>
                    <a:xfrm>
                      <a:off x="0" y="0"/>
                      <a:ext cx="2286000" cy="2286000"/>
                    </a:xfrm>
                    <a:prstGeom prst="rect">
                      <a:avLst/>
                    </a:prstGeom>
                  </pic:spPr>
                </pic:pic>
              </a:graphicData>
            </a:graphic>
          </wp:inline>
        </w:drawing>
      </w:r>
    </w:p>
    <w:p w14:paraId="2F18FCAC">
      <w:pPr>
        <w:pStyle w:val="109"/>
        <w:ind w:firstLine="360"/>
      </w:pPr>
      <w:r>
        <w:rPr>
          <w:rStyle w:val="174"/>
          <w:rFonts w:hint="eastAsia"/>
        </w:rPr>
        <w:t>1</w:t>
      </w:r>
      <w:bookmarkEnd w:id="1145"/>
      <w:bookmarkStart w:id="1148" w:name="_QWord_Source_Comparison_782"/>
      <w:r>
        <w:rPr>
          <w:rStyle w:val="174"/>
        </w:rPr>
        <w:noBreakHyphen/>
      </w:r>
      <w:bookmarkEnd w:id="1148"/>
      <w:bookmarkStart w:id="1149" w:name="_QWord_Source_Comparison_783"/>
      <w:r>
        <w:rPr>
          <w:rStyle w:val="174"/>
          <w:rFonts w:hint="eastAsia"/>
        </w:rPr>
        <w:t xml:space="preserve">5 </w:t>
      </w:r>
      <w:bookmarkEnd w:id="1149"/>
      <w:bookmarkStart w:id="1150" w:name="_QWord_Source_Comparison_784"/>
      <w:r>
        <w:rPr>
          <w:rStyle w:val="174"/>
          <w:rFonts w:hint="eastAsia"/>
        </w:rPr>
        <w:t>嵌入式系统的分类和发展趋势</w:t>
      </w:r>
      <w:bookmarkEnd w:id="1146"/>
      <w:bookmarkEnd w:id="1147"/>
      <w:bookmarkEnd w:id="1150"/>
    </w:p>
    <w:p w14:paraId="6CA22F05">
      <w:pPr>
        <w:pStyle w:val="63"/>
        <w:spacing w:before="352" w:after="352"/>
      </w:pPr>
      <w:bookmarkStart w:id="1151" w:name="_QWord_Paragraph__157"/>
      <w:bookmarkStart w:id="1152" w:name="_QWord_Source_Comparison_785"/>
      <w:bookmarkStart w:id="1153" w:name="_Toc28556"/>
      <w:bookmarkStart w:id="1154" w:name="_QWord_Source_Comparison_Para_157"/>
      <w:r>
        <w:rPr>
          <w:rFonts w:hint="eastAsia"/>
        </w:rPr>
        <w:t>嵌入式系统的分类</w:t>
      </w:r>
      <w:bookmarkEnd w:id="1151"/>
      <w:bookmarkEnd w:id="1152"/>
      <w:bookmarkEnd w:id="1153"/>
      <w:bookmarkEnd w:id="1154"/>
    </w:p>
    <w:p w14:paraId="24F2B92C">
      <w:pPr>
        <w:pStyle w:val="65"/>
      </w:pPr>
      <w:bookmarkStart w:id="1155" w:name="_QWord_Source_Comparison_Para_158"/>
      <w:bookmarkStart w:id="1156" w:name="_QWord_Paragraph__158"/>
      <w:bookmarkStart w:id="1157" w:name="_QWord_Source_Comparison_786"/>
      <w:r>
        <w:rPr>
          <w:rFonts w:hint="eastAsia"/>
        </w:rPr>
        <w:t>按照嵌入式微处理器的位数来分</w:t>
      </w:r>
      <w:bookmarkEnd w:id="1155"/>
      <w:bookmarkEnd w:id="1156"/>
      <w:bookmarkEnd w:id="1157"/>
    </w:p>
    <w:p w14:paraId="0EB68542">
      <w:pPr>
        <w:pStyle w:val="4"/>
        <w:ind w:firstLine="420"/>
      </w:pPr>
      <w:bookmarkStart w:id="1158" w:name="_QWord_Source_Comparison_788"/>
      <w:bookmarkStart w:id="1159" w:name="_QWord_Source_Comparison_Para_159"/>
      <w:bookmarkStart w:id="1160" w:name="_QWord_Paragraph__159"/>
      <w:r>
        <w:t>按照嵌入式微处理器字长的位数，嵌入式系统可分为</w:t>
      </w:r>
      <w:bookmarkEnd w:id="1158"/>
      <w:bookmarkStart w:id="1161" w:name="_QWord_Source_Comparison_789"/>
      <w:r>
        <w:t>4</w:t>
      </w:r>
      <w:bookmarkEnd w:id="1161"/>
      <w:bookmarkStart w:id="1162" w:name="_QWord_Source_Comparison_790"/>
      <w:r>
        <w:t>位、</w:t>
      </w:r>
      <w:bookmarkEnd w:id="1162"/>
      <w:bookmarkStart w:id="1163" w:name="_QWord_Source_Comparison_791"/>
      <w:r>
        <w:t>8</w:t>
      </w:r>
      <w:bookmarkEnd w:id="1163"/>
      <w:bookmarkStart w:id="1164" w:name="_QWord_Source_Comparison_792"/>
      <w:r>
        <w:t>位、</w:t>
      </w:r>
      <w:bookmarkEnd w:id="1164"/>
      <w:bookmarkStart w:id="1165" w:name="_QWord_Source_Comparison_793"/>
      <w:r>
        <w:t>16</w:t>
      </w:r>
      <w:bookmarkEnd w:id="1165"/>
      <w:bookmarkStart w:id="1166" w:name="_QWord_Source_Comparison_794"/>
      <w:r>
        <w:t>位、</w:t>
      </w:r>
      <w:bookmarkEnd w:id="1166"/>
      <w:bookmarkStart w:id="1167" w:name="_QWord_Source_Comparison_795"/>
      <w:r>
        <w:t>32</w:t>
      </w:r>
      <w:bookmarkEnd w:id="1167"/>
      <w:bookmarkStart w:id="1168" w:name="_QWord_Source_Comparison_796"/>
      <w:r>
        <w:t>位和</w:t>
      </w:r>
      <w:bookmarkEnd w:id="1168"/>
      <w:bookmarkStart w:id="1169" w:name="_QWord_Source_Comparison_797"/>
      <w:r>
        <w:t>64</w:t>
      </w:r>
      <w:bookmarkEnd w:id="1169"/>
      <w:bookmarkStart w:id="1170" w:name="_QWord_Source_Comparison_798"/>
      <w:r>
        <w:t>位。其中，</w:t>
      </w:r>
      <w:bookmarkEnd w:id="1170"/>
      <w:bookmarkStart w:id="1171" w:name="_QWord_Source_Comparison_799"/>
      <w:r>
        <w:t>4</w:t>
      </w:r>
      <w:bookmarkEnd w:id="1171"/>
      <w:bookmarkStart w:id="1172" w:name="_QWord_Source_Comparison_800"/>
      <w:r>
        <w:t>位、</w:t>
      </w:r>
      <w:bookmarkEnd w:id="1172"/>
      <w:bookmarkStart w:id="1173" w:name="_QWord_Source_Comparison_801"/>
      <w:r>
        <w:t>8</w:t>
      </w:r>
      <w:bookmarkEnd w:id="1173"/>
      <w:bookmarkStart w:id="1174" w:name="_QWord_Source_Comparison_802"/>
      <w:r>
        <w:t>位、</w:t>
      </w:r>
      <w:bookmarkEnd w:id="1174"/>
      <w:bookmarkStart w:id="1175" w:name="_QWord_Source_Comparison_803"/>
      <w:r>
        <w:t>16</w:t>
      </w:r>
      <w:bookmarkEnd w:id="1175"/>
      <w:bookmarkStart w:id="1176" w:name="_QWord_Source_Comparison_804"/>
      <w:r>
        <w:t>位嵌入式系统已经获得了大量应用，</w:t>
      </w:r>
      <w:bookmarkEnd w:id="1176"/>
      <w:bookmarkStart w:id="1177" w:name="_QWord_Source_Comparison_805"/>
      <w:r>
        <w:t>32</w:t>
      </w:r>
      <w:bookmarkEnd w:id="1177"/>
      <w:bookmarkStart w:id="1178" w:name="_QWord_Source_Comparison_806"/>
      <w:r>
        <w:t>位嵌入式系统正成为主流发展趋势，而一些高度复杂和要求高速处理的嵌入式系统已经开始使用</w:t>
      </w:r>
      <w:bookmarkEnd w:id="1178"/>
      <w:bookmarkStart w:id="1179" w:name="_QWord_Source_Comparison_807"/>
      <w:r>
        <w:t>64</w:t>
      </w:r>
      <w:bookmarkEnd w:id="1179"/>
      <w:bookmarkStart w:id="1180" w:name="_QWord_Source_Comparison_808"/>
      <w:r>
        <w:t>位嵌入式微处理器。</w:t>
      </w:r>
      <w:bookmarkEnd w:id="1159"/>
      <w:bookmarkEnd w:id="1160"/>
      <w:bookmarkEnd w:id="1180"/>
    </w:p>
    <w:p w14:paraId="0B22F844">
      <w:pPr>
        <w:pStyle w:val="65"/>
      </w:pPr>
      <w:bookmarkStart w:id="1181" w:name="_QWord_Paragraph__160"/>
      <w:bookmarkStart w:id="1182" w:name="_QWord_Source_Comparison_809"/>
      <w:bookmarkStart w:id="1183" w:name="_QWord_Source_Comparison_Para_160"/>
      <w:r>
        <w:rPr>
          <w:rFonts w:hint="eastAsia"/>
        </w:rPr>
        <w:t>按照实时性来分</w:t>
      </w:r>
      <w:bookmarkEnd w:id="1181"/>
      <w:bookmarkEnd w:id="1182"/>
      <w:bookmarkEnd w:id="1183"/>
    </w:p>
    <w:p w14:paraId="579B0086">
      <w:pPr>
        <w:pStyle w:val="4"/>
        <w:ind w:firstLine="420"/>
      </w:pPr>
      <w:bookmarkStart w:id="1184" w:name="_QWord_Source_Comparison_811"/>
      <w:bookmarkStart w:id="1185" w:name="_QWord_Paragraph__161"/>
      <w:bookmarkStart w:id="1186" w:name="_QWord_Source_Comparison_Para_161"/>
      <w:r>
        <w:rPr>
          <w:rFonts w:hint="eastAsia"/>
        </w:rPr>
        <w:t>按照</w:t>
      </w:r>
      <w:bookmarkEnd w:id="1184"/>
      <w:bookmarkStart w:id="1187" w:name="_QWord_Source_Comparison_812"/>
      <w:r>
        <w:t>对实时性的要求，嵌入式系统可以分为如下三种：</w:t>
      </w:r>
      <w:bookmarkEnd w:id="1185"/>
      <w:bookmarkEnd w:id="1186"/>
      <w:bookmarkEnd w:id="1187"/>
    </w:p>
    <w:p w14:paraId="706FFAE1">
      <w:pPr>
        <w:pStyle w:val="175"/>
      </w:pPr>
      <w:bookmarkStart w:id="1188" w:name="_QWord_Source_Comparison_813"/>
      <w:bookmarkStart w:id="1189" w:name="_QWord_Paragraph__162"/>
      <w:bookmarkStart w:id="1190" w:name="_QWord_Source_Comparison_Para_162"/>
      <w:r>
        <w:t>硬实时嵌入式系统</w:t>
      </w:r>
      <w:bookmarkEnd w:id="1188"/>
      <w:bookmarkStart w:id="1191" w:name="_QWord_Source_Comparison_814"/>
      <w:r>
        <w:rPr>
          <w:rFonts w:hint="eastAsia"/>
        </w:rPr>
        <w:t>。</w:t>
      </w:r>
      <w:bookmarkEnd w:id="1191"/>
      <w:bookmarkStart w:id="1192" w:name="_QWord_Source_Comparison_815"/>
      <w:r>
        <w:t>系统对响应时间有严格要求，如果响应时间不能满足，就会</w:t>
      </w:r>
      <w:bookmarkEnd w:id="1192"/>
      <w:bookmarkStart w:id="1193" w:name="_QWord_Source_Comparison_816"/>
      <w:r>
        <w:rPr>
          <w:rFonts w:hint="eastAsia"/>
        </w:rPr>
        <w:t>引</w:t>
      </w:r>
      <w:bookmarkEnd w:id="1193"/>
      <w:bookmarkStart w:id="1194" w:name="_QWord_Source_Comparison_817"/>
      <w:r>
        <w:t>起系统崩溃或致命错误，如飞机的飞控系统。</w:t>
      </w:r>
      <w:bookmarkEnd w:id="1189"/>
      <w:bookmarkEnd w:id="1190"/>
      <w:bookmarkEnd w:id="1194"/>
    </w:p>
    <w:p w14:paraId="12F880A7">
      <w:pPr>
        <w:pStyle w:val="175"/>
      </w:pPr>
      <w:bookmarkStart w:id="1195" w:name="_QWord_Source_Comparison_818"/>
      <w:bookmarkStart w:id="1196" w:name="_QWord_Source_Comparison_Para_163"/>
      <w:bookmarkStart w:id="1197" w:name="_QWord_Paragraph__163"/>
      <w:r>
        <w:t>软实时嵌入式系统</w:t>
      </w:r>
      <w:bookmarkEnd w:id="1195"/>
      <w:bookmarkStart w:id="1198" w:name="_QWord_Source_Comparison_819"/>
      <w:r>
        <w:rPr>
          <w:rFonts w:hint="eastAsia"/>
        </w:rPr>
        <w:t>。</w:t>
      </w:r>
      <w:bookmarkEnd w:id="1198"/>
      <w:bookmarkStart w:id="1199" w:name="_QWord_Source_Comparison_820"/>
      <w:r>
        <w:t>系统对响应时间有一定要求，如果响应时间不能满足，不会</w:t>
      </w:r>
      <w:bookmarkEnd w:id="1199"/>
      <w:bookmarkStart w:id="1200" w:name="_QWord_Source_Comparison_821"/>
      <w:r>
        <w:rPr>
          <w:rFonts w:hint="eastAsia"/>
        </w:rPr>
        <w:t>导</w:t>
      </w:r>
      <w:bookmarkEnd w:id="1200"/>
      <w:bookmarkStart w:id="1201" w:name="_QWord_Source_Comparison_822"/>
      <w:r>
        <w:t>致系统崩溃或出现致命错误，如打印机、自动门。</w:t>
      </w:r>
      <w:bookmarkEnd w:id="1196"/>
      <w:bookmarkEnd w:id="1197"/>
      <w:bookmarkEnd w:id="1201"/>
    </w:p>
    <w:p w14:paraId="626C4455">
      <w:pPr>
        <w:pStyle w:val="175"/>
      </w:pPr>
      <w:bookmarkStart w:id="1202" w:name="_QWord_Source_Comparison_823"/>
      <w:bookmarkStart w:id="1203" w:name="_QWord_Source_Comparison_Para_164"/>
      <w:bookmarkStart w:id="1204" w:name="_QWord_Paragraph__164"/>
      <w:r>
        <w:t>非实时嵌入式系统</w:t>
      </w:r>
      <w:bookmarkEnd w:id="1202"/>
      <w:bookmarkStart w:id="1205" w:name="_QWord_Source_Comparison_824"/>
      <w:r>
        <w:rPr>
          <w:rFonts w:hint="eastAsia"/>
        </w:rPr>
        <w:t>。</w:t>
      </w:r>
      <w:bookmarkEnd w:id="1205"/>
      <w:bookmarkStart w:id="1206" w:name="_QWord_Source_Comparison_825"/>
      <w:r>
        <w:t>对响应时间没有严格要求。</w:t>
      </w:r>
      <w:bookmarkEnd w:id="1203"/>
      <w:bookmarkEnd w:id="1204"/>
      <w:bookmarkEnd w:id="1206"/>
    </w:p>
    <w:p w14:paraId="6E865D86">
      <w:pPr>
        <w:pStyle w:val="65"/>
      </w:pPr>
      <w:bookmarkStart w:id="1207" w:name="_QWord_Source_Comparison_826"/>
      <w:bookmarkStart w:id="1208" w:name="_QWord_Source_Comparison_Para_165"/>
      <w:bookmarkStart w:id="1209" w:name="_QWord_Paragraph__165"/>
      <w:r>
        <w:rPr>
          <w:rFonts w:hint="eastAsia"/>
        </w:rPr>
        <w:t>按照嵌入式软件结构来分</w:t>
      </w:r>
      <w:bookmarkEnd w:id="1207"/>
      <w:bookmarkEnd w:id="1208"/>
      <w:bookmarkEnd w:id="1209"/>
    </w:p>
    <w:p w14:paraId="33BEC60E">
      <w:pPr>
        <w:pStyle w:val="4"/>
        <w:ind w:firstLine="420"/>
      </w:pPr>
      <w:bookmarkStart w:id="1210" w:name="_QWord_Source_Comparison_828"/>
      <w:bookmarkStart w:id="1211" w:name="_QWord_Source_Comparison_Para_166"/>
      <w:bookmarkStart w:id="1212" w:name="_QWord_Paragraph__166"/>
      <w:r>
        <w:rPr>
          <w:rFonts w:hint="eastAsia"/>
        </w:rPr>
        <w:t>按照嵌入式软件结构，嵌入式系统分为循环轮询系统、</w:t>
      </w:r>
      <w:bookmarkEnd w:id="1210"/>
      <w:r>
        <w:t>前后台系统</w:t>
      </w:r>
      <w:bookmarkStart w:id="1213" w:name="_QWord_Source_Comparison_830"/>
      <w:r>
        <w:rPr>
          <w:rFonts w:hint="eastAsia"/>
        </w:rPr>
        <w:t>和</w:t>
      </w:r>
      <w:bookmarkEnd w:id="1213"/>
      <w:bookmarkStart w:id="1214" w:name="_QWord_Source_Comparison_831"/>
      <w:r>
        <w:t>多任务系统</w:t>
      </w:r>
      <w:bookmarkEnd w:id="1214"/>
      <w:r>
        <w:rPr>
          <w:rFonts w:hint="eastAsia"/>
        </w:rPr>
        <w:t>。</w:t>
      </w:r>
      <w:bookmarkEnd w:id="1211"/>
      <w:bookmarkEnd w:id="1212"/>
    </w:p>
    <w:p w14:paraId="38C0E1FA">
      <w:pPr>
        <w:pStyle w:val="66"/>
      </w:pPr>
      <w:bookmarkStart w:id="1215" w:name="_QWord_Paragraph__167"/>
      <w:bookmarkStart w:id="1216" w:name="_QWord_Source_Comparison_Para_167"/>
      <w:r>
        <w:t>循环轮询系统</w:t>
      </w:r>
      <w:bookmarkEnd w:id="1215"/>
      <w:bookmarkEnd w:id="1216"/>
    </w:p>
    <w:p w14:paraId="5AA9F3F5">
      <w:pPr>
        <w:pStyle w:val="4"/>
        <w:ind w:firstLine="420"/>
      </w:pPr>
      <w:bookmarkStart w:id="1217" w:name="_QWord_Source_Comparison_Para_168"/>
      <w:bookmarkStart w:id="1218" w:name="_QWord_Paragraph__168"/>
      <w:r>
        <w:t>循环轮询</w:t>
      </w:r>
      <w:r>
        <w:rPr>
          <w:rFonts w:hint="eastAsia"/>
        </w:rPr>
        <w:t>（</w:t>
      </w:r>
      <w:r>
        <w:t>polling loop</w:t>
      </w:r>
      <w:r>
        <w:rPr>
          <w:rFonts w:hint="eastAsia"/>
        </w:rPr>
        <w:t>）系统</w:t>
      </w:r>
      <w:r>
        <w:t>是最简单的软件结构，程序依次检查系统的每个输入条件，如果条件成立就执行相应处理。其流程图如</w:t>
      </w:r>
      <w:r>
        <w:fldChar w:fldCharType="begin"/>
      </w:r>
      <w:r>
        <w:instrText xml:space="preserve"> REF QWord_XRef_Figure__YMlV4T \h \* CHARFORMAT </w:instrText>
      </w:r>
      <w:r>
        <w:fldChar w:fldCharType="separate"/>
      </w:r>
      <w:bookmarkStart w:id="1219" w:name="_QWord_Source_Comparison_844"/>
      <w:r>
        <w:rPr>
          <w:rFonts w:hint="eastAsia"/>
        </w:rPr>
        <w:t>图</w:t>
      </w:r>
      <w:bookmarkEnd w:id="1219"/>
      <w:bookmarkStart w:id="1220" w:name="_QWord_Source_Comparison_845"/>
      <w:r>
        <w:rPr>
          <w:rFonts w:hint="eastAsia"/>
        </w:rPr>
        <w:t> </w:t>
      </w:r>
      <w:bookmarkEnd w:id="1220"/>
      <w:r>
        <w:t>1</w:t>
      </w:r>
      <w:r>
        <w:noBreakHyphen/>
      </w:r>
      <w:r>
        <w:t>10</w:t>
      </w:r>
      <w:r>
        <w:fldChar w:fldCharType="end"/>
      </w:r>
      <w:r>
        <w:t>所示。</w:t>
      </w:r>
      <w:bookmarkEnd w:id="1217"/>
      <w:bookmarkEnd w:id="1218"/>
    </w:p>
    <w:p w14:paraId="4500EA6D">
      <w:pPr>
        <w:pStyle w:val="105"/>
      </w:pPr>
      <w:bookmarkStart w:id="1221" w:name="_QWord_Source_Comparison_Para_169"/>
      <w:r>
        <w:t>‌</w:t>
      </w:r>
      <w:bookmarkStart w:id="1222" w:name="_QWord_Paragraph__169"/>
      <w:bookmarkStart w:id="1223" w:name="_QWord_ImageIndex_10"/>
      <w:r>
        <w:drawing>
          <wp:inline distT="0" distB="0" distL="0" distR="0">
            <wp:extent cx="1883410" cy="2987675"/>
            <wp:effectExtent l="0" t="0" r="0" b="0"/>
            <wp:docPr id="934004650" name="图片 1" title="QWord_ImageMark_10">
              <a:hlinkClick xmlns:a="http://schemas.openxmlformats.org/drawingml/2006/main" r:id="rId47" tooltip="QWord 图片目录：resource/images/illustration/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04650" name="图片 1" title="QWord_ImageMark_1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1883958" cy="2988000"/>
                    </a:xfrm>
                    <a:prstGeom prst="rect">
                      <a:avLst/>
                    </a:prstGeom>
                    <a:noFill/>
                    <a:ln>
                      <a:noFill/>
                    </a:ln>
                  </pic:spPr>
                </pic:pic>
              </a:graphicData>
            </a:graphic>
          </wp:inline>
        </w:drawing>
      </w:r>
      <w:bookmarkEnd w:id="1221"/>
      <w:bookmarkEnd w:id="1222"/>
      <w:bookmarkEnd w:id="1223"/>
    </w:p>
    <w:p w14:paraId="4F2E2B11">
      <w:pPr>
        <w:pStyle w:val="68"/>
      </w:pPr>
      <w:bookmarkStart w:id="1224" w:name="QWord_XRef_Figure__YMlV4T"/>
      <w:bookmarkStart w:id="1225" w:name="_QWord_Paragraph__170"/>
      <w:bookmarkStart w:id="1226" w:name="_QWord_Source_Comparison_Para_170"/>
      <w:r>
        <w:rPr>
          <w:rFonts w:hint="eastAsia"/>
        </w:rPr>
        <w:t>图 </w:t>
      </w:r>
      <w:r>
        <w:fldChar w:fldCharType="begin"/>
      </w:r>
      <w:r>
        <w:instrText xml:space="preserve"> SEQ QWord_Heading1_Sequence \c </w:instrText>
      </w:r>
      <w:r>
        <w:fldChar w:fldCharType="separate"/>
      </w:r>
      <w:r>
        <w:t>1</w:t>
      </w:r>
      <w:r>
        <w:fldChar w:fldCharType="end"/>
      </w:r>
      <w:r>
        <w:noBreakHyphen/>
      </w:r>
      <w:r>
        <w:fldChar w:fldCharType="begin"/>
      </w:r>
      <w:r>
        <w:instrText xml:space="preserve"> </w:instrText>
      </w:r>
      <w:r>
        <w:rPr>
          <w:rFonts w:hint="eastAsia"/>
        </w:rPr>
        <w:instrText xml:space="preserve">SEQ </w:instrText>
      </w:r>
      <w:bookmarkStart w:id="1227" w:name="_QWord_Source_Comparison_863"/>
      <w:r>
        <w:rPr>
          <w:rFonts w:hint="eastAsia"/>
        </w:rPr>
        <w:instrText xml:space="preserve">图</w:instrText>
      </w:r>
      <w:bookmarkEnd w:id="1227"/>
      <w:bookmarkStart w:id="1228" w:name="_QWord_Source_Comparison_864"/>
      <w:r>
        <w:rPr>
          <w:rFonts w:hint="eastAsia"/>
        </w:rPr>
        <w:instrText xml:space="preserve"> \* ARABIC \s 1</w:instrText>
      </w:r>
      <w:bookmarkEnd w:id="1228"/>
      <w:r>
        <w:instrText xml:space="preserve"> </w:instrText>
      </w:r>
      <w:r>
        <w:fldChar w:fldCharType="separate"/>
      </w:r>
      <w:r>
        <w:t>10</w:t>
      </w:r>
      <w:r>
        <w:fldChar w:fldCharType="end"/>
      </w:r>
      <w:bookmarkEnd w:id="1224"/>
      <w:r>
        <w:rPr>
          <w:rFonts w:hint="eastAsia"/>
        </w:rPr>
        <w:t xml:space="preserve">  </w:t>
      </w:r>
      <w:r>
        <w:t>循环轮询流程图</w:t>
      </w:r>
      <w:bookmarkEnd w:id="1225"/>
      <w:bookmarkEnd w:id="1226"/>
    </w:p>
    <w:p w14:paraId="3937125A">
      <w:pPr>
        <w:pStyle w:val="4"/>
        <w:ind w:firstLine="420"/>
      </w:pPr>
      <w:bookmarkStart w:id="1229" w:name="_QWord_Paragraph__171"/>
      <w:bookmarkStart w:id="1230" w:name="_QWord_Source_Comparison_Para_171"/>
      <w:r>
        <w:t>示例代码如下：</w:t>
      </w:r>
      <w:bookmarkEnd w:id="1229"/>
      <w:bookmarkEnd w:id="1230"/>
    </w:p>
    <w:p w14:paraId="10C7E51C">
      <w:pPr>
        <w:pStyle w:val="145"/>
      </w:pPr>
      <w:bookmarkStart w:id="1231" w:name="_QWord_Paragraph__172"/>
      <w:bookmarkStart w:id="1232" w:name="_QWord_Source_Comparison_Para_172"/>
      <w:r>
        <w:t>initialize( )</w:t>
      </w:r>
      <w:bookmarkEnd w:id="1231"/>
      <w:bookmarkEnd w:id="1232"/>
    </w:p>
    <w:p w14:paraId="5FAD118D">
      <w:pPr>
        <w:pStyle w:val="145"/>
      </w:pPr>
      <w:bookmarkStart w:id="1233" w:name="_QWord_Source_Comparison_Para_173"/>
      <w:bookmarkStart w:id="1234" w:name="_QWord_Paragraph__173"/>
      <w:r>
        <w:t>while(true) {</w:t>
      </w:r>
      <w:bookmarkEnd w:id="1233"/>
      <w:bookmarkEnd w:id="1234"/>
    </w:p>
    <w:p w14:paraId="0D8738C6">
      <w:pPr>
        <w:pStyle w:val="145"/>
      </w:pPr>
      <w:r>
        <w:tab/>
      </w:r>
      <w:bookmarkStart w:id="1235" w:name="_QWord_Source_Comparison_879"/>
      <w:bookmarkStart w:id="1236" w:name="_QWord_Source_Comparison_Para_174"/>
      <w:bookmarkStart w:id="1237" w:name="_QWord_Paragraph__174"/>
      <w:r>
        <w:t>if</w:t>
      </w:r>
      <w:bookmarkEnd w:id="1235"/>
      <w:bookmarkStart w:id="1238" w:name="_QWord_Source_Comparison_880"/>
      <w:r>
        <w:t> </w:t>
      </w:r>
      <w:bookmarkEnd w:id="1238"/>
      <w:bookmarkStart w:id="1239" w:name="_QWord_Source_Comparison_881"/>
      <w:r>
        <w:t>(condition_1)</w:t>
      </w:r>
      <w:bookmarkEnd w:id="1239"/>
      <w:bookmarkStart w:id="1240" w:name="_QWord_Source_Comparison_882"/>
      <w:r>
        <w:t> </w:t>
      </w:r>
      <w:bookmarkEnd w:id="1240"/>
      <w:r>
        <w:t>action_1( )</w:t>
      </w:r>
      <w:bookmarkEnd w:id="1236"/>
      <w:bookmarkEnd w:id="1237"/>
    </w:p>
    <w:p w14:paraId="1799C2A6">
      <w:pPr>
        <w:pStyle w:val="145"/>
      </w:pPr>
      <w:r>
        <w:tab/>
      </w:r>
      <w:bookmarkStart w:id="1241" w:name="_QWord_Paragraph__175"/>
      <w:bookmarkStart w:id="1242" w:name="_QWord_Source_Comparison_Para_175"/>
      <w:r>
        <w:t>if (condition_2) action_2( )</w:t>
      </w:r>
      <w:bookmarkEnd w:id="1241"/>
      <w:bookmarkEnd w:id="1242"/>
    </w:p>
    <w:p w14:paraId="00CD0F0F">
      <w:pPr>
        <w:pStyle w:val="145"/>
      </w:pPr>
      <w:r>
        <w:tab/>
      </w:r>
      <w:bookmarkStart w:id="1243" w:name="_QWord_Paragraph__176"/>
      <w:bookmarkStart w:id="1244" w:name="_QWord_Source_Comparison_Para_176"/>
      <w:r>
        <w:t>…</w:t>
      </w:r>
      <w:bookmarkEnd w:id="1243"/>
      <w:bookmarkEnd w:id="1244"/>
    </w:p>
    <w:p w14:paraId="55C76121">
      <w:pPr>
        <w:pStyle w:val="145"/>
      </w:pPr>
      <w:r>
        <w:tab/>
      </w:r>
      <w:bookmarkStart w:id="1245" w:name="_QWord_Paragraph__177"/>
      <w:bookmarkStart w:id="1246" w:name="_QWord_Source_Comparison_Para_177"/>
      <w:r>
        <w:t>if (condition_n) action_n( )</w:t>
      </w:r>
      <w:bookmarkEnd w:id="1245"/>
      <w:bookmarkEnd w:id="1246"/>
    </w:p>
    <w:p w14:paraId="5CE60F0C">
      <w:pPr>
        <w:pStyle w:val="145"/>
      </w:pPr>
      <w:bookmarkStart w:id="1247" w:name="_QWord_Source_Comparison_Para_178"/>
      <w:bookmarkStart w:id="1248" w:name="_QWord_Paragraph__178"/>
      <w:r>
        <w:t>}</w:t>
      </w:r>
      <w:bookmarkEnd w:id="1247"/>
      <w:bookmarkEnd w:id="1248"/>
    </w:p>
    <w:p w14:paraId="00DC1F6C">
      <w:pPr>
        <w:pStyle w:val="66"/>
      </w:pPr>
      <w:bookmarkStart w:id="1249" w:name="_QWord_Paragraph__179"/>
      <w:bookmarkStart w:id="1250" w:name="_QWord_Source_Comparison_Para_179"/>
      <w:r>
        <w:t>前后台系统</w:t>
      </w:r>
      <w:bookmarkEnd w:id="1249"/>
      <w:bookmarkEnd w:id="1250"/>
    </w:p>
    <w:p w14:paraId="17AE2078">
      <w:pPr>
        <w:pStyle w:val="4"/>
        <w:ind w:firstLine="420"/>
      </w:pPr>
      <w:bookmarkStart w:id="1251" w:name="_QWord_Paragraph__180"/>
      <w:bookmarkStart w:id="1252" w:name="_QWord_Source_Comparison_Para_180"/>
      <w:r>
        <w:t>前后台</w:t>
      </w:r>
      <w:r>
        <w:rPr>
          <w:rFonts w:hint="eastAsia"/>
        </w:rPr>
        <w:t>（</w:t>
      </w:r>
      <w:bookmarkStart w:id="1253" w:name="_QWord_Source_Comparison_909"/>
      <w:r>
        <w:t>foreground/background</w:t>
      </w:r>
      <w:bookmarkEnd w:id="1253"/>
      <w:bookmarkStart w:id="1254" w:name="_QWord_Source_Comparison_910"/>
      <w:r>
        <w:rPr>
          <w:rFonts w:hint="eastAsia"/>
        </w:rPr>
        <w:t>）</w:t>
      </w:r>
      <w:bookmarkEnd w:id="1254"/>
      <w:r>
        <w:t>系统属于中断驱动机制。后台程序是一个无限循环，通过调用函数实现相应操作，又称任务级。前台程序是中断处理程序，用来处理异步事件，又称中断级。设计前后台的目的主要是为了将时间性很强的关键操作通过中断服务来保证。通常情况下，中断</w:t>
      </w:r>
      <w:r>
        <w:rPr>
          <w:rFonts w:hint="eastAsia"/>
        </w:rPr>
        <w:t>服务</w:t>
      </w:r>
      <w:r>
        <w:t>只处理需要快速响应的事件，将输入输出数据存放在内存的缓冲区里，再向后台发信号，由后台来处理这些数据，如运算、存储、显示、打印等。其流程图如</w:t>
      </w:r>
      <w:r>
        <w:fldChar w:fldCharType="begin"/>
      </w:r>
      <w:r>
        <w:instrText xml:space="preserve"> REF QWord_XRef_Figure__J7xewN \h \* CHARFORMAT </w:instrText>
      </w:r>
      <w:r>
        <w:fldChar w:fldCharType="separate"/>
      </w:r>
      <w:r>
        <w:rPr>
          <w:rFonts w:hint="eastAsia"/>
        </w:rPr>
        <w:t>图 </w:t>
      </w:r>
      <w:r>
        <w:t>1</w:t>
      </w:r>
      <w:r>
        <w:noBreakHyphen/>
      </w:r>
      <w:r>
        <w:t>11</w:t>
      </w:r>
      <w:r>
        <w:fldChar w:fldCharType="end"/>
      </w:r>
      <w:r>
        <w:t>所示。</w:t>
      </w:r>
      <w:bookmarkEnd w:id="1251"/>
      <w:bookmarkEnd w:id="1252"/>
    </w:p>
    <w:p w14:paraId="0E2051D9">
      <w:pPr>
        <w:pStyle w:val="105"/>
      </w:pPr>
      <w:bookmarkStart w:id="1255" w:name="_QWord_Source_Comparison_Para_181"/>
      <w:r>
        <w:t>‌</w:t>
      </w:r>
      <w:bookmarkStart w:id="1256" w:name="_QWord_Paragraph__181"/>
      <w:bookmarkStart w:id="1257" w:name="_QWord_ImageIndex_11"/>
      <w:r>
        <w:drawing>
          <wp:inline distT="0" distB="0" distL="0" distR="0">
            <wp:extent cx="3439795" cy="2267585"/>
            <wp:effectExtent l="0" t="0" r="8255" b="0"/>
            <wp:docPr id="1215216635" name="图片 1" descr="图示&#10;&#10;描述已自动生成" title="QWord_ImageMark_11">
              <a:hlinkClick xmlns:a="http://schemas.openxmlformats.org/drawingml/2006/main" r:id="rId49" tooltip="QWord 图片目录：resource/images/illustration/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16635" name="图片 1" descr="图示&#10;&#10;描述已自动生成" title="QWord_ImageMark_11"/>
                    <pic:cNvPicPr>
                      <a:picLocks noChangeAspect="1"/>
                    </pic:cNvPicPr>
                  </pic:nvPicPr>
                  <pic:blipFill>
                    <a:blip r:embed="rId50"/>
                    <a:stretch>
                      <a:fillRect/>
                    </a:stretch>
                  </pic:blipFill>
                  <pic:spPr>
                    <a:xfrm>
                      <a:off x="0" y="0"/>
                      <a:ext cx="3439999" cy="2268000"/>
                    </a:xfrm>
                    <a:prstGeom prst="rect">
                      <a:avLst/>
                    </a:prstGeom>
                  </pic:spPr>
                </pic:pic>
              </a:graphicData>
            </a:graphic>
          </wp:inline>
        </w:drawing>
      </w:r>
      <w:bookmarkEnd w:id="1255"/>
      <w:bookmarkEnd w:id="1256"/>
      <w:bookmarkEnd w:id="1257"/>
    </w:p>
    <w:p w14:paraId="08F09DEE">
      <w:pPr>
        <w:pStyle w:val="68"/>
      </w:pPr>
      <w:bookmarkStart w:id="1258" w:name="QWord_XRef_Figure__J7xewN"/>
      <w:bookmarkStart w:id="1259" w:name="_QWord_Source_Comparison_Para_182"/>
      <w:bookmarkStart w:id="1260" w:name="_QWord_Paragraph__182"/>
      <w:r>
        <w:rPr>
          <w:rFonts w:hint="eastAsia"/>
        </w:rPr>
        <w:t>图 </w:t>
      </w:r>
      <w:r>
        <w:fldChar w:fldCharType="begin"/>
      </w:r>
      <w:r>
        <w:instrText xml:space="preserve"> SEQ QWord_Heading1_Sequence \c </w:instrText>
      </w:r>
      <w:r>
        <w:fldChar w:fldCharType="separate"/>
      </w:r>
      <w:r>
        <w:t>1</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bookmarkStart w:id="1261" w:name="_QWord_Source_Comparison_940"/>
      <w:r>
        <w:t>11</w:t>
      </w:r>
      <w:bookmarkEnd w:id="1261"/>
      <w:bookmarkStart w:id="1262" w:name="_QWord_Source_Comparison_941"/>
      <w:r>
        <w:fldChar w:fldCharType="end"/>
      </w:r>
      <w:bookmarkEnd w:id="1258"/>
      <w:bookmarkEnd w:id="1262"/>
      <w:r>
        <w:rPr>
          <w:rFonts w:hint="eastAsia"/>
        </w:rPr>
        <w:t xml:space="preserve">  </w:t>
      </w:r>
      <w:r>
        <w:t>前后台系统流程图</w:t>
      </w:r>
      <w:bookmarkEnd w:id="1259"/>
      <w:bookmarkEnd w:id="1260"/>
    </w:p>
    <w:p w14:paraId="11E7761D">
      <w:pPr>
        <w:pStyle w:val="66"/>
      </w:pPr>
      <w:bookmarkStart w:id="1263" w:name="_QWord_Source_Comparison_Para_183"/>
      <w:bookmarkStart w:id="1264" w:name="_QWord_Paragraph__183"/>
      <w:r>
        <w:t>多任务系统</w:t>
      </w:r>
      <w:bookmarkEnd w:id="1263"/>
      <w:bookmarkEnd w:id="1264"/>
    </w:p>
    <w:p w14:paraId="77AAECAB">
      <w:pPr>
        <w:pStyle w:val="4"/>
        <w:ind w:firstLine="420"/>
      </w:pPr>
      <w:bookmarkStart w:id="1265" w:name="_QWord_Paragraph__184"/>
      <w:bookmarkStart w:id="1266" w:name="_QWord_Source_Comparison_Para_184"/>
      <w:r>
        <w:t>多任务</w:t>
      </w:r>
      <w:r>
        <w:rPr>
          <w:rFonts w:hint="eastAsia"/>
        </w:rPr>
        <w:t>（</w:t>
      </w:r>
      <w:r>
        <w:t>multitasking</w:t>
      </w:r>
      <w:r>
        <w:rPr>
          <w:rFonts w:hint="eastAsia"/>
        </w:rPr>
        <w:t>）</w:t>
      </w:r>
      <w:r>
        <w:t>系统有利于降低系统的复杂度，保证系统的实时性和可维护性。</w:t>
      </w:r>
      <w:bookmarkEnd w:id="1265"/>
      <w:bookmarkEnd w:id="1266"/>
    </w:p>
    <w:p w14:paraId="7346522B">
      <w:pPr>
        <w:pStyle w:val="4"/>
        <w:ind w:firstLine="420"/>
      </w:pPr>
      <w:bookmarkStart w:id="1267" w:name="_QWord_Paragraph__185"/>
      <w:bookmarkStart w:id="1268" w:name="_QWord_Source_Comparison_Para_185"/>
      <w:r>
        <w:t>多任务系统的软件由多个任务、多个中断服务程序以及嵌入式操作系统组成。任务是顺序执行的，并行性通过操作系统完成。操作系统主要负责任务切换</w:t>
      </w:r>
      <w:r>
        <w:rPr>
          <w:rFonts w:hint="eastAsia"/>
        </w:rPr>
        <w:t>，</w:t>
      </w:r>
      <w:r>
        <w:t>任务调度</w:t>
      </w:r>
      <w:r>
        <w:rPr>
          <w:rFonts w:hint="eastAsia"/>
        </w:rPr>
        <w:t>，</w:t>
      </w:r>
      <w:r>
        <w:t>任务间以及任务与中断服务程序之间的通信、同步、互斥</w:t>
      </w:r>
      <w:r>
        <w:rPr>
          <w:rFonts w:hint="eastAsia"/>
        </w:rPr>
        <w:t>，</w:t>
      </w:r>
      <w:r>
        <w:t>实时时钟管理</w:t>
      </w:r>
      <w:r>
        <w:rPr>
          <w:rFonts w:hint="eastAsia"/>
        </w:rPr>
        <w:t>，</w:t>
      </w:r>
      <w:r>
        <w:t>中断管理等。其流程图如</w:t>
      </w:r>
      <w:r>
        <w:fldChar w:fldCharType="begin"/>
      </w:r>
      <w:r>
        <w:instrText xml:space="preserve"> REF QWord_XRef_Figure__ApNh8M \h \* CHARFORMAT </w:instrText>
      </w:r>
      <w:r>
        <w:fldChar w:fldCharType="separate"/>
      </w:r>
      <w:r>
        <w:rPr>
          <w:rFonts w:hint="eastAsia"/>
        </w:rPr>
        <w:t>图 </w:t>
      </w:r>
      <w:r>
        <w:t>1</w:t>
      </w:r>
      <w:r>
        <w:noBreakHyphen/>
      </w:r>
      <w:r>
        <w:t>12</w:t>
      </w:r>
      <w:r>
        <w:fldChar w:fldCharType="end"/>
      </w:r>
      <w:r>
        <w:t>所示。</w:t>
      </w:r>
      <w:bookmarkEnd w:id="1267"/>
      <w:bookmarkEnd w:id="1268"/>
    </w:p>
    <w:p w14:paraId="6BCB2F62">
      <w:pPr>
        <w:pStyle w:val="105"/>
      </w:pPr>
      <w:bookmarkStart w:id="1269" w:name="_QWord_Source_Comparison_Para_186"/>
      <w:r>
        <w:t>‌</w:t>
      </w:r>
      <w:bookmarkStart w:id="1270" w:name="_QWord_Paragraph__186"/>
      <w:bookmarkStart w:id="1271" w:name="_QWord_ImageIndex_12"/>
      <w:r>
        <w:drawing>
          <wp:inline distT="0" distB="0" distL="0" distR="0">
            <wp:extent cx="3643630" cy="1871980"/>
            <wp:effectExtent l="0" t="0" r="0" b="0"/>
            <wp:docPr id="1282882746" name="图片 1" descr="图示&#10;&#10;描述已自动生成" title="QWord_ImageMark_12">
              <a:hlinkClick xmlns:a="http://schemas.openxmlformats.org/drawingml/2006/main" r:id="rId51" tooltip="QWord 图片目录：resource/images/illustration/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82746" name="图片 1" descr="图示&#10;&#10;描述已自动生成" title="QWord_ImageMark_12"/>
                    <pic:cNvPicPr>
                      <a:picLocks noChangeAspect="1"/>
                    </pic:cNvPicPr>
                  </pic:nvPicPr>
                  <pic:blipFill>
                    <a:blip r:embed="rId52"/>
                    <a:srcRect l="678" t="6344" r="2905" b="4384"/>
                    <a:stretch>
                      <a:fillRect/>
                    </a:stretch>
                  </pic:blipFill>
                  <pic:spPr>
                    <a:xfrm>
                      <a:off x="0" y="0"/>
                      <a:ext cx="3643692" cy="1872000"/>
                    </a:xfrm>
                    <a:prstGeom prst="rect">
                      <a:avLst/>
                    </a:prstGeom>
                    <a:ln>
                      <a:noFill/>
                    </a:ln>
                  </pic:spPr>
                </pic:pic>
              </a:graphicData>
            </a:graphic>
          </wp:inline>
        </w:drawing>
      </w:r>
      <w:bookmarkEnd w:id="1269"/>
      <w:bookmarkEnd w:id="1270"/>
      <w:bookmarkEnd w:id="1271"/>
    </w:p>
    <w:p w14:paraId="6CE5B4DD">
      <w:pPr>
        <w:pStyle w:val="68"/>
      </w:pPr>
      <w:bookmarkStart w:id="1272" w:name="_QWord_Source_Comparison_971"/>
      <w:bookmarkStart w:id="1273" w:name="QWord_XRef_Figure__ApNh8M"/>
      <w:bookmarkStart w:id="1274" w:name="_QWord_Paragraph__187"/>
      <w:bookmarkStart w:id="1275" w:name="_QWord_Source_Comparison_Para_187"/>
      <w:r>
        <w:rPr>
          <w:rFonts w:hint="eastAsia"/>
        </w:rPr>
        <w:t>图</w:t>
      </w:r>
      <w:bookmarkEnd w:id="1272"/>
      <w:bookmarkStart w:id="1276" w:name="_QWord_Source_Comparison_972"/>
      <w:r>
        <w:rPr>
          <w:rFonts w:hint="eastAsia"/>
        </w:rPr>
        <w:t> </w:t>
      </w:r>
      <w:bookmarkEnd w:id="1276"/>
      <w:r>
        <w:fldChar w:fldCharType="begin"/>
      </w:r>
      <w:r>
        <w:instrText xml:space="preserve"> SEQ QWord_Heading1_Sequence \c </w:instrText>
      </w:r>
      <w:r>
        <w:fldChar w:fldCharType="separate"/>
      </w:r>
      <w:r>
        <w:t>1</w:t>
      </w:r>
      <w:r>
        <w:fldChar w:fldCharType="end"/>
      </w:r>
      <w:r>
        <w:noBreakHyphen/>
      </w:r>
      <w:r>
        <w:fldChar w:fldCharType="begin"/>
      </w:r>
      <w:r>
        <w:instrText xml:space="preserve"> </w:instrText>
      </w:r>
      <w:r>
        <w:rPr>
          <w:rFonts w:hint="eastAsia"/>
        </w:rPr>
        <w:instrText xml:space="preserve">SEQ 图 \* ARABIC \s 1</w:instrText>
      </w:r>
      <w:bookmarkStart w:id="1277" w:name="_QWord_Source_Comparison_984"/>
      <w:r>
        <w:instrText xml:space="preserve"> </w:instrText>
      </w:r>
      <w:bookmarkStart w:id="1278" w:name="_QWord_Source_Comparison_985"/>
      <w:r>
        <w:fldChar w:fldCharType="separate"/>
      </w:r>
      <w:bookmarkEnd w:id="1277"/>
      <w:bookmarkEnd w:id="1278"/>
      <w:bookmarkStart w:id="1279" w:name="_QWord_Source_Comparison_986"/>
      <w:r>
        <w:t>12</w:t>
      </w:r>
      <w:bookmarkEnd w:id="1279"/>
      <w:bookmarkStart w:id="1280" w:name="_QWord_Source_Comparison_987"/>
      <w:r>
        <w:fldChar w:fldCharType="end"/>
      </w:r>
      <w:bookmarkEnd w:id="1273"/>
      <w:bookmarkEnd w:id="1280"/>
      <w:bookmarkStart w:id="1281" w:name="_QWord_Source_Comparison_988"/>
      <w:r>
        <w:rPr>
          <w:rFonts w:hint="eastAsia"/>
        </w:rPr>
        <w:t xml:space="preserve">  </w:t>
      </w:r>
      <w:bookmarkEnd w:id="1281"/>
      <w:bookmarkStart w:id="1282" w:name="_QWord_Source_Comparison_989"/>
      <w:r>
        <w:t>多任务系统流程图</w:t>
      </w:r>
      <w:bookmarkEnd w:id="1274"/>
      <w:bookmarkEnd w:id="1275"/>
      <w:bookmarkEnd w:id="1282"/>
    </w:p>
    <w:p w14:paraId="435882A3">
      <w:pPr>
        <w:pStyle w:val="63"/>
        <w:spacing w:before="352" w:after="352"/>
      </w:pPr>
      <w:bookmarkStart w:id="1283" w:name="_QWord_Source_Comparison_990"/>
      <w:bookmarkStart w:id="1284" w:name="_Toc21527"/>
      <w:bookmarkStart w:id="1285" w:name="_QWord_Paragraph__188"/>
      <w:bookmarkStart w:id="1286" w:name="_QWord_Source_Comparison_Para_188"/>
      <w:r>
        <w:rPr>
          <w:rFonts w:hint="eastAsia"/>
        </w:rPr>
        <w:t>小结</w:t>
      </w:r>
      <w:bookmarkEnd w:id="1283"/>
      <w:bookmarkEnd w:id="1284"/>
      <w:bookmarkEnd w:id="1285"/>
      <w:bookmarkEnd w:id="1286"/>
    </w:p>
    <w:p w14:paraId="359886E6">
      <w:pPr>
        <w:pStyle w:val="4"/>
        <w:ind w:firstLine="420"/>
      </w:pPr>
      <w:bookmarkStart w:id="1287" w:name="_QWord_Source_Comparison_991"/>
      <w:bookmarkStart w:id="1288" w:name="_QWord_Source_Comparison_Para_189"/>
      <w:bookmarkStart w:id="1289" w:name="_QWord_Paragraph__189"/>
      <w:r>
        <w:t>本</w:t>
      </w:r>
      <w:bookmarkEnd w:id="1287"/>
      <w:bookmarkStart w:id="1290" w:name="_QWord_Source_Comparison_992"/>
      <w:r>
        <w:rPr>
          <w:rFonts w:hint="eastAsia"/>
        </w:rPr>
        <w:t>节</w:t>
      </w:r>
      <w:bookmarkEnd w:id="1290"/>
      <w:bookmarkStart w:id="1291" w:name="_QWord_Source_Comparison_993"/>
      <w:r>
        <w:t>主要介绍了嵌入式系统的分类</w:t>
      </w:r>
      <w:bookmarkEnd w:id="1291"/>
      <w:bookmarkStart w:id="1292" w:name="_QWord_Source_Comparison_994"/>
      <w:r>
        <w:rPr>
          <w:rFonts w:hint="eastAsia"/>
        </w:rPr>
        <w:t>。</w:t>
      </w:r>
      <w:bookmarkEnd w:id="1292"/>
      <w:bookmarkStart w:id="1293" w:name="_QWord_Source_Comparison_995"/>
      <w:r>
        <w:t>嵌入式系统根据不同的标准可以进行不同的分类，了解这些分类有助于选择合适的嵌入式软件结构。</w:t>
      </w:r>
      <w:bookmarkEnd w:id="1288"/>
      <w:bookmarkEnd w:id="1289"/>
      <w:bookmarkEnd w:id="1293"/>
    </w:p>
    <w:p w14:paraId="377BFDAC">
      <w:pPr>
        <w:pStyle w:val="5"/>
        <w:spacing w:before="705" w:after="352"/>
      </w:pPr>
      <w:bookmarkStart w:id="1294" w:name="_QWord_Paragraph__190"/>
      <w:bookmarkStart w:id="1295" w:name="_QWord_Source_Comparison_996"/>
      <w:bookmarkStart w:id="1296" w:name="_QWord_Source_Comparison_Para_190"/>
      <w:bookmarkStart w:id="1297" w:name="_Toc30861"/>
      <w:r>
        <w:rPr>
          <w:rFonts w:hint="eastAsia"/>
        </w:rPr>
        <w:t>单元测试</w:t>
      </w:r>
      <w:bookmarkEnd w:id="1294"/>
      <w:bookmarkEnd w:id="1295"/>
      <w:bookmarkEnd w:id="1296"/>
      <w:bookmarkEnd w:id="1297"/>
    </w:p>
    <w:p w14:paraId="2ABF7A57">
      <w:pPr>
        <w:pStyle w:val="176"/>
      </w:pPr>
      <w:bookmarkStart w:id="1298" w:name="_QWord_Source_Comparison_997"/>
      <w:bookmarkStart w:id="1299" w:name="_QWord_Paragraph__191"/>
      <w:r>
        <w:rPr>
          <w:rFonts w:hint="eastAsia"/>
        </w:rPr>
        <w:t>写作题</w:t>
      </w:r>
      <w:bookmarkEnd w:id="1298"/>
      <w:bookmarkEnd w:id="1299"/>
    </w:p>
    <w:p w14:paraId="0EC520B1">
      <w:pPr>
        <w:pStyle w:val="4"/>
        <w:ind w:firstLine="420"/>
      </w:pPr>
      <w:bookmarkStart w:id="1300" w:name="_QWord_Source_Comparison_998"/>
      <w:bookmarkStart w:id="1301" w:name="_QWord_Paragraph__192"/>
      <w:r>
        <w:rPr>
          <w:rFonts w:hint="eastAsia"/>
        </w:rPr>
        <w:t>撰写一篇调查报告</w:t>
      </w:r>
      <w:bookmarkEnd w:id="1300"/>
      <w:bookmarkStart w:id="1302" w:name="_QWord_Source_Comparison_999"/>
      <w:r>
        <w:rPr>
          <w:rFonts w:hint="eastAsia"/>
        </w:rPr>
        <w:t>：</w:t>
      </w:r>
      <w:bookmarkEnd w:id="1302"/>
      <w:bookmarkStart w:id="1303" w:name="_QWord_Source_Comparison_1000"/>
      <w:r>
        <w:rPr>
          <w:rFonts w:hint="eastAsia"/>
        </w:rPr>
        <w:t>《智能硬件的现状与发展趋势》</w:t>
      </w:r>
      <w:bookmarkEnd w:id="1301"/>
      <w:bookmarkEnd w:id="1303"/>
    </w:p>
    <w:p w14:paraId="3B83EBE9">
      <w:pPr>
        <w:pStyle w:val="66"/>
      </w:pPr>
      <w:bookmarkStart w:id="1304" w:name="_QWord_Source_Comparison_1001"/>
      <w:bookmarkStart w:id="1305" w:name="_QWord_Paragraph__193"/>
      <w:r>
        <w:rPr>
          <w:rFonts w:hint="eastAsia"/>
        </w:rPr>
        <w:t>格式完整</w:t>
      </w:r>
      <w:bookmarkEnd w:id="1304"/>
      <w:bookmarkStart w:id="1306" w:name="_QWord_Source_Comparison_1002"/>
      <w:r>
        <w:rPr>
          <w:rFonts w:hint="eastAsia"/>
        </w:rPr>
        <w:t>：</w:t>
      </w:r>
      <w:bookmarkEnd w:id="1306"/>
      <w:bookmarkStart w:id="1307" w:name="_QWord_Source_Comparison_1003"/>
      <w:r>
        <w:rPr>
          <w:rFonts w:hint="eastAsia"/>
        </w:rPr>
        <w:t>包括封面、目录、内容、参考文献等。</w:t>
      </w:r>
      <w:bookmarkEnd w:id="1305"/>
      <w:bookmarkEnd w:id="1307"/>
    </w:p>
    <w:p w14:paraId="4EFE19AB">
      <w:pPr>
        <w:pStyle w:val="66"/>
      </w:pPr>
      <w:bookmarkStart w:id="1308" w:name="_QWord_Source_Comparison_1004"/>
      <w:bookmarkStart w:id="1309" w:name="_QWord_Source_Comparison_Para_194"/>
      <w:bookmarkStart w:id="1310" w:name="_QWord_Paragraph__194"/>
      <w:r>
        <w:rPr>
          <w:rFonts w:hint="eastAsia"/>
        </w:rPr>
        <w:t>内容至少要包括</w:t>
      </w:r>
      <w:bookmarkEnd w:id="1308"/>
      <w:bookmarkStart w:id="1311" w:name="_QWord_Source_Comparison_1005"/>
      <w:r>
        <w:rPr>
          <w:rFonts w:hint="eastAsia"/>
        </w:rPr>
        <w:t>：</w:t>
      </w:r>
      <w:bookmarkEnd w:id="1311"/>
      <w:bookmarkStart w:id="1312" w:name="_QWord_Source_Comparison_1006"/>
      <w:r>
        <w:rPr>
          <w:rFonts w:hint="eastAsia"/>
        </w:rPr>
        <w:t>什么是智能硬件</w:t>
      </w:r>
      <w:bookmarkEnd w:id="1312"/>
      <w:bookmarkStart w:id="1313" w:name="_QWord_Source_Comparison_1007"/>
      <w:r>
        <w:rPr>
          <w:rFonts w:hint="eastAsia"/>
        </w:rPr>
        <w:t>？</w:t>
      </w:r>
      <w:bookmarkEnd w:id="1313"/>
      <w:bookmarkStart w:id="1314" w:name="_QWord_Source_Comparison_1008"/>
      <w:r>
        <w:rPr>
          <w:rFonts w:hint="eastAsia"/>
        </w:rPr>
        <w:t>与嵌入式系统的关系，其技术方面的现状与趋势，智能硬件的市场现状如何等。</w:t>
      </w:r>
      <w:bookmarkEnd w:id="1309"/>
      <w:bookmarkEnd w:id="1310"/>
      <w:bookmarkEnd w:id="1314"/>
    </w:p>
    <w:p w14:paraId="052B8EAA">
      <w:pPr>
        <w:pStyle w:val="66"/>
      </w:pPr>
      <w:bookmarkStart w:id="1315" w:name="_QWord_Source_Comparison_1009"/>
      <w:bookmarkStart w:id="1316" w:name="_QWord_Paragraph__195"/>
      <w:bookmarkStart w:id="1317" w:name="_QWord_Source_Comparison_Para_195"/>
      <w:r>
        <w:rPr>
          <w:rFonts w:hint="eastAsia"/>
        </w:rPr>
        <w:t>调查报告要有独立的分析与评价，不应只是网络资料的汇总。</w:t>
      </w:r>
      <w:bookmarkEnd w:id="1315"/>
      <w:bookmarkEnd w:id="1316"/>
      <w:bookmarkEnd w:id="1317"/>
    </w:p>
    <w:p w14:paraId="730CC58E">
      <w:pPr>
        <w:pStyle w:val="176"/>
      </w:pPr>
      <w:bookmarkStart w:id="1318" w:name="_QWord_Source_Comparison_Para_196"/>
      <w:bookmarkStart w:id="1319" w:name="_QWord_Paragraph__196"/>
      <w:bookmarkStart w:id="1320" w:name="_QWord_Source_Comparison_1010"/>
      <w:r>
        <w:rPr>
          <w:rFonts w:hint="eastAsia"/>
        </w:rPr>
        <w:t>思考题</w:t>
      </w:r>
      <w:bookmarkEnd w:id="1318"/>
      <w:bookmarkEnd w:id="1319"/>
      <w:bookmarkEnd w:id="1320"/>
    </w:p>
    <w:p w14:paraId="4C03C276">
      <w:pPr>
        <w:pStyle w:val="4"/>
        <w:ind w:firstLine="420"/>
      </w:pPr>
      <w:bookmarkStart w:id="1321" w:name="_QWord_Source_Comparison_1011"/>
      <w:bookmarkStart w:id="1322" w:name="_QWord_Paragraph__197"/>
      <w:bookmarkStart w:id="1323" w:name="_QWord_Source_Comparison_Para_197"/>
      <w:r>
        <w:rPr>
          <w:rFonts w:hint="eastAsia"/>
        </w:rPr>
        <w:t>什么是“计算”？人工智能是由“计算”实现的吗？人类智能都能“计算”吗？</w:t>
      </w:r>
      <w:bookmarkEnd w:id="1321"/>
      <w:bookmarkEnd w:id="1322"/>
      <w:bookmarkEnd w:id="1323"/>
    </w:p>
    <w:p w14:paraId="4747F5AB">
      <w:pPr>
        <w:pStyle w:val="176"/>
      </w:pPr>
      <w:bookmarkStart w:id="1324" w:name="_QWord_Paragraph__198"/>
      <w:bookmarkStart w:id="1325" w:name="_QWord_Source_Comparison_Para_198"/>
      <w:bookmarkStart w:id="1326" w:name="_QWord_Source_Comparison_1012"/>
      <w:r>
        <w:rPr>
          <w:rFonts w:hint="eastAsia"/>
        </w:rPr>
        <w:t>客观题</w:t>
      </w:r>
      <w:bookmarkEnd w:id="1324"/>
      <w:bookmarkEnd w:id="1325"/>
      <w:bookmarkEnd w:id="1326"/>
    </w:p>
    <w:p w14:paraId="3614B8E4">
      <w:pPr>
        <w:pStyle w:val="109"/>
        <w:ind w:firstLine="360"/>
        <w:rPr>
          <w:rStyle w:val="174"/>
          <w:rFonts w:hint="eastAsia" w:eastAsia="宋体"/>
          <w:lang w:eastAsia="zh-CN"/>
        </w:rPr>
      </w:pPr>
      <w:bookmarkStart w:id="1327" w:name="_QWord_Source_Comparison_1013"/>
      <w:bookmarkStart w:id="1328" w:name="_QWord_Source_Comparison_Para_199"/>
      <w:bookmarkStart w:id="1329" w:name="_QWord_Paragraph__199"/>
      <w:r>
        <w:rPr>
          <w:rStyle w:val="174"/>
          <w:rFonts w:hint="eastAsia" w:eastAsia="宋体"/>
          <w:lang w:eastAsia="zh-CN"/>
        </w:rPr>
        <w:drawing>
          <wp:inline distT="0" distB="0" distL="114300" distR="114300">
            <wp:extent cx="2286000" cy="2286000"/>
            <wp:effectExtent l="0" t="0" r="0" b="0"/>
            <wp:docPr id="39" name="图片 39" descr="第一章 嵌入式系统概述-自测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第一章 嵌入式系统概述-自测题"/>
                    <pic:cNvPicPr>
                      <a:picLocks noChangeAspect="1"/>
                    </pic:cNvPicPr>
                  </pic:nvPicPr>
                  <pic:blipFill>
                    <a:blip r:embed="rId53"/>
                    <a:stretch>
                      <a:fillRect/>
                    </a:stretch>
                  </pic:blipFill>
                  <pic:spPr>
                    <a:xfrm>
                      <a:off x="0" y="0"/>
                      <a:ext cx="2286000" cy="2286000"/>
                    </a:xfrm>
                    <a:prstGeom prst="rect">
                      <a:avLst/>
                    </a:prstGeom>
                  </pic:spPr>
                </pic:pic>
              </a:graphicData>
            </a:graphic>
          </wp:inline>
        </w:drawing>
      </w:r>
    </w:p>
    <w:p w14:paraId="2EA881EE">
      <w:pPr>
        <w:pStyle w:val="109"/>
        <w:ind w:firstLine="360"/>
      </w:pPr>
      <w:r>
        <w:rPr>
          <w:rStyle w:val="174"/>
          <w:rFonts w:hint="eastAsia"/>
        </w:rPr>
        <w:t>第一章</w:t>
      </w:r>
      <w:bookmarkEnd w:id="1327"/>
      <w:bookmarkStart w:id="1330" w:name="_QWord_Source_Comparison_1014"/>
      <w:r>
        <w:rPr>
          <w:rStyle w:val="174"/>
        </w:rPr>
        <w:noBreakHyphen/>
      </w:r>
      <w:bookmarkEnd w:id="1330"/>
      <w:bookmarkStart w:id="1331" w:name="_QWord_Source_Comparison_1015"/>
      <w:r>
        <w:rPr>
          <w:rStyle w:val="174"/>
          <w:rFonts w:hint="eastAsia"/>
        </w:rPr>
        <w:t>单元测试</w:t>
      </w:r>
      <w:bookmarkEnd w:id="1328"/>
      <w:bookmarkEnd w:id="1329"/>
      <w:bookmarkEnd w:id="1331"/>
    </w:p>
    <w:p w14:paraId="118D5504">
      <w:bookmarkStart w:id="1332" w:name="_QWord_Source_Comparison_1016"/>
      <w:r>
        <w:br w:type="page"/>
      </w:r>
      <w:bookmarkEnd w:id="1332"/>
    </w:p>
    <w:p w14:paraId="76032DDA">
      <w:pPr>
        <w:pStyle w:val="266"/>
      </w:pPr>
    </w:p>
    <w:p w14:paraId="7302F542">
      <w:pPr>
        <w:pStyle w:val="3"/>
        <w:spacing w:before="1058" w:after="352"/>
      </w:pPr>
      <w:bookmarkStart w:id="1333" w:name="_QWord_Source_Comparison_1017"/>
      <w:bookmarkStart w:id="1334" w:name="_QWord_Source_Comparison_Para_202"/>
      <w:bookmarkStart w:id="1335" w:name="_Toc1816"/>
      <w:bookmarkStart w:id="1336" w:name="_QWord_Paragraph__202"/>
      <w:r>
        <w:rPr>
          <w:rFonts w:hint="eastAsia"/>
        </w:rPr>
        <w:t>单片机原理及应用</w:t>
      </w:r>
      <w:bookmarkEnd w:id="1333"/>
      <w:bookmarkStart w:id="1337" w:name="_QWord_Source_Comparison_1018"/>
      <w:r>
        <w:fldChar w:fldCharType="begin"/>
      </w:r>
      <w:bookmarkEnd w:id="1337"/>
      <w:bookmarkStart w:id="1338" w:name="_QWord_Source_Comparison_1019"/>
      <w:r>
        <w:instrText xml:space="preserve"> </w:instrText>
      </w:r>
      <w:bookmarkEnd w:id="1338"/>
      <w:bookmarkStart w:id="1339" w:name="_QWord_Source_Comparison_1020"/>
      <w:r>
        <w:rPr>
          <w:rFonts w:hint="eastAsia"/>
        </w:rPr>
        <w:instrText xml:space="preserve">SEQ QWord_Heading1_Sequence \h \r 2</w:instrText>
      </w:r>
      <w:bookmarkEnd w:id="1339"/>
      <w:bookmarkStart w:id="1340" w:name="_QWord_Source_Comparison_1021"/>
      <w:r>
        <w:instrText xml:space="preserve"> </w:instrText>
      </w:r>
      <w:bookmarkEnd w:id="1340"/>
      <w:bookmarkStart w:id="1341" w:name="_QWord_Source_Comparison_1022"/>
      <w:r>
        <w:fldChar w:fldCharType="end"/>
      </w:r>
      <w:bookmarkEnd w:id="1334"/>
      <w:bookmarkEnd w:id="1335"/>
      <w:bookmarkEnd w:id="1336"/>
      <w:bookmarkEnd w:id="1341"/>
    </w:p>
    <w:p w14:paraId="6F2FEFE7">
      <w:pPr>
        <w:pStyle w:val="4"/>
        <w:ind w:firstLine="420"/>
      </w:pPr>
      <w:bookmarkStart w:id="1342" w:name="_QWord_Source_Comparison_1023"/>
      <w:bookmarkStart w:id="1343" w:name="_QWord_Source_Comparison_Para_203"/>
      <w:bookmarkStart w:id="1344" w:name="_QWord_Paragraph__203"/>
      <w:r>
        <w:rPr>
          <w:rFonts w:hint="eastAsia"/>
        </w:rPr>
        <w:t>本章将采用项目驱动的方式进行介绍，项目来源于实际的在用产品，并采用</w:t>
      </w:r>
      <w:bookmarkEnd w:id="1342"/>
      <w:bookmarkStart w:id="1345" w:name="_QWord_Source_Comparison_1024"/>
      <w:r>
        <w:t>8051</w:t>
      </w:r>
      <w:bookmarkEnd w:id="1345"/>
      <w:bookmarkStart w:id="1346" w:name="_QWord_Source_Comparison_1025"/>
      <w:r>
        <w:t>单片机完成。通过项目设计的要求，逐步介绍</w:t>
      </w:r>
      <w:bookmarkEnd w:id="1346"/>
      <w:bookmarkStart w:id="1347" w:name="_QWord_Source_Comparison_1026"/>
      <w:r>
        <w:t>8051</w:t>
      </w:r>
      <w:bookmarkEnd w:id="1347"/>
      <w:bookmarkStart w:id="1348" w:name="_QWord_Source_Comparison_1027"/>
      <w:r>
        <w:t>单片机的基本工作原理，并结合实验完成整个课程设计</w:t>
      </w:r>
      <w:bookmarkEnd w:id="1348"/>
      <w:bookmarkStart w:id="1349" w:name="_QWord_Source_Comparison_1028"/>
      <w:r>
        <w:rPr>
          <w:rFonts w:hint="eastAsia"/>
        </w:rPr>
        <w:t>，在实际应用中理解单片机的工作原理。</w:t>
      </w:r>
      <w:bookmarkEnd w:id="1343"/>
      <w:bookmarkEnd w:id="1344"/>
      <w:bookmarkEnd w:id="1349"/>
    </w:p>
    <w:p w14:paraId="2CD00265">
      <w:pPr>
        <w:pStyle w:val="5"/>
        <w:numPr>
          <w:ilvl w:val="-1"/>
          <w:numId w:val="0"/>
        </w:numPr>
        <w:spacing w:before="705" w:after="352"/>
      </w:pPr>
      <w:bookmarkStart w:id="1350" w:name="_QWord_Source_Comparison_Para_205"/>
      <w:bookmarkStart w:id="1351" w:name="_QWord_Source_Comparison_1033"/>
      <w:bookmarkStart w:id="1352" w:name="_Toc20771"/>
      <w:bookmarkStart w:id="1353" w:name="_QWord_Paragraph__205"/>
      <w:r>
        <w:rPr>
          <w:rFonts w:hint="eastAsia"/>
          <w:lang w:val="en-US" w:eastAsia="zh-CN"/>
        </w:rPr>
        <w:t>2.0</w:t>
      </w:r>
      <w:r>
        <w:rPr>
          <w:rFonts w:hint="eastAsia"/>
        </w:rPr>
        <w:t>二自由度自动进样器控制系统的设计</w:t>
      </w:r>
      <w:bookmarkEnd w:id="1350"/>
      <w:bookmarkEnd w:id="1351"/>
      <w:bookmarkEnd w:id="1352"/>
      <w:bookmarkEnd w:id="1353"/>
    </w:p>
    <w:p w14:paraId="75B75EF0">
      <w:pPr>
        <w:pStyle w:val="4"/>
        <w:jc w:val="center"/>
        <w:rPr>
          <w:rStyle w:val="174"/>
          <w:rFonts w:hint="eastAsia" w:eastAsia="宋体"/>
          <w:lang w:eastAsia="zh-CN"/>
        </w:rPr>
      </w:pPr>
      <w:r>
        <w:rPr>
          <w:rStyle w:val="174"/>
          <w:rFonts w:hint="eastAsia" w:eastAsia="宋体"/>
          <w:lang w:eastAsia="zh-CN"/>
        </w:rPr>
        <w:drawing>
          <wp:inline distT="0" distB="0" distL="114300" distR="114300">
            <wp:extent cx="2286000" cy="2286000"/>
            <wp:effectExtent l="0" t="0" r="0" b="0"/>
            <wp:docPr id="43" name="图片 43" descr="2-0 基于微控制器的课程设计简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2-0 基于微控制器的课程设计简介"/>
                    <pic:cNvPicPr>
                      <a:picLocks noChangeAspect="1"/>
                    </pic:cNvPicPr>
                  </pic:nvPicPr>
                  <pic:blipFill>
                    <a:blip r:embed="rId54"/>
                    <a:stretch>
                      <a:fillRect/>
                    </a:stretch>
                  </pic:blipFill>
                  <pic:spPr>
                    <a:xfrm>
                      <a:off x="0" y="0"/>
                      <a:ext cx="2286000" cy="2286000"/>
                    </a:xfrm>
                    <a:prstGeom prst="rect">
                      <a:avLst/>
                    </a:prstGeom>
                  </pic:spPr>
                </pic:pic>
              </a:graphicData>
            </a:graphic>
          </wp:inline>
        </w:drawing>
      </w:r>
    </w:p>
    <w:p w14:paraId="6107543D">
      <w:pPr>
        <w:pStyle w:val="4"/>
        <w:jc w:val="center"/>
      </w:pPr>
      <w:r>
        <w:rPr>
          <w:rStyle w:val="174"/>
          <w:rFonts w:hint="eastAsia"/>
        </w:rPr>
        <w:t>2</w:t>
      </w:r>
      <w:r>
        <w:rPr>
          <w:rStyle w:val="174"/>
        </w:rPr>
        <w:noBreakHyphen/>
      </w:r>
      <w:r>
        <w:rPr>
          <w:rStyle w:val="174"/>
          <w:rFonts w:hint="eastAsia"/>
          <w:lang w:val="en-US" w:eastAsia="zh-CN"/>
        </w:rPr>
        <w:t>0</w:t>
      </w:r>
      <w:r>
        <w:rPr>
          <w:rStyle w:val="174"/>
          <w:rFonts w:hint="eastAsia"/>
        </w:rPr>
        <w:t xml:space="preserve"> 基于微控制器的课程设计简介</w:t>
      </w:r>
    </w:p>
    <w:p w14:paraId="42F8B987">
      <w:pPr>
        <w:pStyle w:val="4"/>
        <w:ind w:firstLine="420"/>
      </w:pPr>
      <w:bookmarkStart w:id="1354" w:name="_QWord_Source_Comparison_1034"/>
      <w:bookmarkStart w:id="1355" w:name="_QWord_Source_Comparison_Para_206"/>
      <w:bookmarkStart w:id="1356" w:name="_QWord_Paragraph__206"/>
      <w:r>
        <w:t>随着科研和生产技术的不断发展，优良实验室的规范已经确立，对分析测试</w:t>
      </w:r>
      <w:bookmarkEnd w:id="1354"/>
      <w:bookmarkStart w:id="1357" w:name="_QWord_Source_Comparison_1035"/>
      <w:r>
        <w:rPr>
          <w:rFonts w:hint="eastAsia"/>
        </w:rPr>
        <w:t>的各个方面</w:t>
      </w:r>
      <w:bookmarkEnd w:id="1357"/>
      <w:bookmarkStart w:id="1358" w:name="_QWord_Source_Comparison_1036"/>
      <w:r>
        <w:t>都提出了更高的标准和要求。</w:t>
      </w:r>
      <w:bookmarkEnd w:id="1358"/>
      <w:bookmarkStart w:id="1359" w:name="_QWord_Source_Comparison_1037"/>
      <w:r>
        <w:rPr>
          <w:rFonts w:hint="eastAsia"/>
        </w:rPr>
        <w:t>在</w:t>
      </w:r>
      <w:bookmarkEnd w:id="1359"/>
      <w:bookmarkStart w:id="1360" w:name="_QWord_Source_Comparison_1038"/>
      <w:r>
        <w:t>传统的色谱分析过程中</w:t>
      </w:r>
      <w:bookmarkEnd w:id="1360"/>
      <w:bookmarkStart w:id="1361" w:name="_QWord_Source_Comparison_1039"/>
      <w:r>
        <w:rPr>
          <w:rFonts w:hint="eastAsia"/>
        </w:rPr>
        <w:t>，</w:t>
      </w:r>
      <w:bookmarkEnd w:id="1361"/>
      <w:bookmarkStart w:id="1362" w:name="_QWord_Source_Comparison_1040"/>
      <w:r>
        <w:t>手动取样</w:t>
      </w:r>
      <w:bookmarkEnd w:id="1362"/>
      <w:bookmarkStart w:id="1363" w:name="_QWord_Source_Comparison_1041"/>
      <w:r>
        <w:rPr>
          <w:rFonts w:hint="eastAsia"/>
        </w:rPr>
        <w:t>和</w:t>
      </w:r>
      <w:bookmarkEnd w:id="1363"/>
      <w:bookmarkStart w:id="1364" w:name="_QWord_Source_Comparison_1042"/>
      <w:r>
        <w:t>进样</w:t>
      </w:r>
      <w:bookmarkEnd w:id="1364"/>
      <w:bookmarkStart w:id="1365" w:name="_QWord_Source_Comparison_1043"/>
      <w:r>
        <w:rPr>
          <w:rFonts w:hint="eastAsia"/>
        </w:rPr>
        <w:t>的</w:t>
      </w:r>
      <w:bookmarkEnd w:id="1365"/>
      <w:bookmarkStart w:id="1366" w:name="_QWord_Source_Comparison_1044"/>
      <w:r>
        <w:t>操作方式</w:t>
      </w:r>
      <w:bookmarkEnd w:id="1366"/>
      <w:bookmarkStart w:id="1367" w:name="_QWord_Source_Comparison_1045"/>
      <w:r>
        <w:rPr>
          <w:rFonts w:hint="eastAsia"/>
        </w:rPr>
        <w:t>等</w:t>
      </w:r>
      <w:bookmarkEnd w:id="1367"/>
      <w:bookmarkStart w:id="1368" w:name="_QWord_Source_Comparison_1046"/>
      <w:r>
        <w:t>人为因素</w:t>
      </w:r>
      <w:bookmarkEnd w:id="1368"/>
      <w:bookmarkStart w:id="1369" w:name="_QWord_Source_Comparison_1047"/>
      <w:r>
        <w:rPr>
          <w:rFonts w:hint="eastAsia"/>
        </w:rPr>
        <w:t>容易</w:t>
      </w:r>
      <w:bookmarkEnd w:id="1369"/>
      <w:bookmarkStart w:id="1370" w:name="_QWord_Source_Comparison_1048"/>
      <w:r>
        <w:t>造成的各种误差</w:t>
      </w:r>
      <w:bookmarkEnd w:id="1370"/>
      <w:bookmarkStart w:id="1371" w:name="_QWord_Source_Comparison_1049"/>
      <w:r>
        <w:rPr>
          <w:rFonts w:hint="eastAsia"/>
        </w:rPr>
        <w:t>。</w:t>
      </w:r>
      <w:bookmarkEnd w:id="1371"/>
      <w:bookmarkStart w:id="1372" w:name="_QWord_Source_Comparison_1050"/>
      <w:r>
        <w:t>尤其是在常规批量分析和工业工艺流程分析中，劳动强度大和效率低下的操作模式，</w:t>
      </w:r>
      <w:bookmarkEnd w:id="1372"/>
      <w:bookmarkStart w:id="1373" w:name="_QWord_Source_Comparison_1051"/>
      <w:r>
        <w:rPr>
          <w:rFonts w:hint="eastAsia"/>
        </w:rPr>
        <w:t>都</w:t>
      </w:r>
      <w:bookmarkEnd w:id="1373"/>
      <w:bookmarkStart w:id="1374" w:name="_QWord_Source_Comparison_1052"/>
      <w:r>
        <w:t>已成为现代分析过程中的障碍。液体自动进样器以连续自动进样</w:t>
      </w:r>
      <w:bookmarkEnd w:id="1374"/>
      <w:bookmarkStart w:id="1375" w:name="_QWord_Source_Comparison_1053"/>
      <w:r>
        <w:rPr>
          <w:rFonts w:hint="eastAsia"/>
        </w:rPr>
        <w:t>，</w:t>
      </w:r>
      <w:bookmarkEnd w:id="1375"/>
      <w:bookmarkStart w:id="1376" w:name="_QWord_Source_Comparison_1054"/>
      <w:r>
        <w:t>快速和准确分析</w:t>
      </w:r>
      <w:bookmarkEnd w:id="1376"/>
      <w:bookmarkStart w:id="1377" w:name="_QWord_Source_Comparison_1055"/>
      <w:r>
        <w:rPr>
          <w:rFonts w:hint="eastAsia"/>
        </w:rPr>
        <w:t>，</w:t>
      </w:r>
      <w:bookmarkEnd w:id="1377"/>
      <w:bookmarkStart w:id="1378" w:name="_QWord_Source_Comparison_1056"/>
      <w:r>
        <w:t>无人值守</w:t>
      </w:r>
      <w:bookmarkEnd w:id="1378"/>
      <w:bookmarkStart w:id="1379" w:name="_QWord_Source_Comparison_1057"/>
      <w:r>
        <w:rPr>
          <w:rFonts w:hint="eastAsia"/>
        </w:rPr>
        <w:t>，</w:t>
      </w:r>
      <w:bookmarkEnd w:id="1379"/>
      <w:bookmarkStart w:id="1380" w:name="_QWord_Source_Comparison_1058"/>
      <w:r>
        <w:t>提高工作效率和降低操作费用为基本特征的优势已经显现。</w:t>
      </w:r>
      <w:bookmarkEnd w:id="1355"/>
      <w:bookmarkEnd w:id="1356"/>
      <w:bookmarkEnd w:id="1380"/>
    </w:p>
    <w:p w14:paraId="5AF24BE7">
      <w:pPr>
        <w:pStyle w:val="63"/>
        <w:numPr>
          <w:ilvl w:val="-1"/>
          <w:numId w:val="0"/>
        </w:numPr>
        <w:spacing w:before="352" w:after="352"/>
        <w:ind w:firstLine="0"/>
      </w:pPr>
      <w:bookmarkStart w:id="1381" w:name="_Toc5546"/>
      <w:bookmarkStart w:id="1382" w:name="_QWord_Paragraph__207"/>
      <w:bookmarkStart w:id="1383" w:name="_QWord_Source_Comparison_1059"/>
      <w:bookmarkStart w:id="1384" w:name="_QWord_Source_Comparison_Para_207"/>
      <w:r>
        <w:rPr>
          <w:rFonts w:hint="eastAsia"/>
          <w:lang w:val="en-US" w:eastAsia="zh-CN"/>
        </w:rPr>
        <w:t>2.0.1</w:t>
      </w:r>
      <w:r>
        <w:rPr>
          <w:rFonts w:hint="eastAsia"/>
        </w:rPr>
        <w:t>自动进样器工作原理</w:t>
      </w:r>
      <w:bookmarkEnd w:id="1381"/>
      <w:bookmarkEnd w:id="1382"/>
      <w:bookmarkEnd w:id="1383"/>
      <w:bookmarkEnd w:id="1384"/>
    </w:p>
    <w:p w14:paraId="1C56D149">
      <w:pPr>
        <w:pStyle w:val="4"/>
        <w:ind w:firstLine="420"/>
      </w:pPr>
      <w:bookmarkStart w:id="1385" w:name="_QWord_Source_Comparison_1060"/>
      <w:bookmarkStart w:id="1386" w:name="_QWord_Paragraph__208"/>
      <w:bookmarkStart w:id="1387" w:name="_QWord_Source_Comparison_Para_208"/>
      <w:r>
        <w:rPr>
          <w:rFonts w:hint="eastAsia"/>
        </w:rPr>
        <w:t>某公司的色谱分析系统如</w:t>
      </w:r>
      <w:bookmarkEnd w:id="1385"/>
      <w:bookmarkStart w:id="1388" w:name="_QWord_Source_Comparison_1061"/>
      <w:r>
        <w:fldChar w:fldCharType="begin"/>
      </w:r>
      <w:bookmarkEnd w:id="1388"/>
      <w:bookmarkStart w:id="1389" w:name="_QWord_Source_Comparison_1062"/>
      <w:r>
        <w:instrText xml:space="preserve"> </w:instrText>
      </w:r>
      <w:bookmarkEnd w:id="1389"/>
      <w:bookmarkStart w:id="1390" w:name="_QWord_Source_Comparison_1063"/>
      <w:r>
        <w:rPr>
          <w:rFonts w:hint="eastAsia"/>
        </w:rPr>
        <w:instrText xml:space="preserve">REF QWord_XRef_Figure__7tvMLu \h \* CHARFORMAT</w:instrText>
      </w:r>
      <w:bookmarkEnd w:id="1390"/>
      <w:bookmarkStart w:id="1391" w:name="_QWord_Source_Comparison_1064"/>
      <w:r>
        <w:instrText xml:space="preserve"> </w:instrText>
      </w:r>
      <w:bookmarkStart w:id="1392" w:name="_QWord_Source_Comparison_1065"/>
      <w:r>
        <w:fldChar w:fldCharType="separate"/>
      </w:r>
      <w:bookmarkEnd w:id="1391"/>
      <w:bookmarkEnd w:id="1392"/>
      <w:bookmarkStart w:id="1393" w:name="_QWord_Source_Comparison_1066"/>
      <w:r>
        <w:rPr>
          <w:rFonts w:hint="eastAsia"/>
        </w:rPr>
        <w:t>图</w:t>
      </w:r>
      <w:bookmarkEnd w:id="1393"/>
      <w:bookmarkStart w:id="1394" w:name="_QWord_Source_Comparison_1067"/>
      <w:r>
        <w:rPr>
          <w:rFonts w:hint="eastAsia"/>
        </w:rPr>
        <w:t> </w:t>
      </w:r>
      <w:bookmarkEnd w:id="1394"/>
      <w:bookmarkStart w:id="1395" w:name="_QWord_Source_Comparison_1068"/>
      <w:r>
        <w:t>2</w:t>
      </w:r>
      <w:bookmarkEnd w:id="1395"/>
      <w:bookmarkStart w:id="1396" w:name="_QWord_Source_Comparison_1069"/>
      <w:r>
        <w:noBreakHyphen/>
      </w:r>
      <w:r>
        <w:t>1</w:t>
      </w:r>
      <w:bookmarkEnd w:id="1396"/>
      <w:bookmarkStart w:id="1397" w:name="_QWord_Source_Comparison_1070"/>
      <w:r>
        <w:fldChar w:fldCharType="end"/>
      </w:r>
      <w:bookmarkEnd w:id="1397"/>
      <w:bookmarkStart w:id="1398" w:name="_QWord_Source_Comparison_1071"/>
      <w:r>
        <w:rPr>
          <w:rFonts w:hint="eastAsia"/>
        </w:rPr>
        <w:t>所示。该系统由</w:t>
      </w:r>
      <w:bookmarkEnd w:id="1398"/>
      <w:bookmarkStart w:id="1399" w:name="_QWord_Source_Comparison_1072"/>
      <w:r>
        <w:rPr>
          <w:rFonts w:hint="eastAsia"/>
        </w:rPr>
        <w:t>PC</w:t>
      </w:r>
      <w:bookmarkEnd w:id="1399"/>
      <w:bookmarkStart w:id="1400" w:name="_QWord_Source_Comparison_1073"/>
      <w:r>
        <w:rPr>
          <w:rFonts w:hint="eastAsia"/>
        </w:rPr>
        <w:t>机、色谱仪和自动进样器三部分组成。右侧的自动进样器代替了原来的手工进样，整套装置可连续自动工作，大大提高了分析效率。</w:t>
      </w:r>
      <w:bookmarkEnd w:id="1386"/>
      <w:bookmarkEnd w:id="1387"/>
      <w:bookmarkEnd w:id="1400"/>
    </w:p>
    <w:p w14:paraId="49A7945E">
      <w:pPr>
        <w:pStyle w:val="105"/>
      </w:pPr>
      <w:bookmarkStart w:id="1401" w:name="_QWord_Source_Comparison_Para_209"/>
      <w:r>
        <w:t>‌</w:t>
      </w:r>
      <w:bookmarkStart w:id="1402" w:name="_QWord_Source_Comparison_1074"/>
      <w:bookmarkEnd w:id="1402"/>
      <w:bookmarkStart w:id="1403" w:name="_QWord_Paragraph__209"/>
      <w:bookmarkStart w:id="1404" w:name="_QWord_ImageIndex_13"/>
      <w:bookmarkStart w:id="1405" w:name="_QWord_Source_Comparison_1075"/>
      <w:r>
        <w:drawing>
          <wp:inline distT="0" distB="0" distL="0" distR="0">
            <wp:extent cx="4892040" cy="1896110"/>
            <wp:effectExtent l="0" t="0" r="3810" b="8890"/>
            <wp:docPr id="1344155792" name="图片 1" title="QWord_ImageMark_13">
              <a:hlinkClick xmlns:a="http://schemas.openxmlformats.org/drawingml/2006/main" r:id="rId55" tooltip="QWord 图片目录：resource/images/illustration/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55792" name="图片 1" title="QWord_ImageMark_13"/>
                    <pic:cNvPicPr>
                      <a:picLocks noChangeAspect="1"/>
                    </pic:cNvPicPr>
                  </pic:nvPicPr>
                  <pic:blipFill>
                    <a:blip r:embed="rId56"/>
                    <a:srcRect l="815" t="16261" r="1700" b="13115"/>
                    <a:stretch>
                      <a:fillRect/>
                    </a:stretch>
                  </pic:blipFill>
                  <pic:spPr>
                    <a:xfrm>
                      <a:off x="0" y="0"/>
                      <a:ext cx="4893405" cy="1897011"/>
                    </a:xfrm>
                    <a:prstGeom prst="rect">
                      <a:avLst/>
                    </a:prstGeom>
                    <a:ln>
                      <a:noFill/>
                    </a:ln>
                  </pic:spPr>
                </pic:pic>
              </a:graphicData>
            </a:graphic>
          </wp:inline>
        </w:drawing>
      </w:r>
      <w:bookmarkEnd w:id="1401"/>
      <w:bookmarkEnd w:id="1403"/>
      <w:bookmarkEnd w:id="1404"/>
      <w:bookmarkEnd w:id="1405"/>
    </w:p>
    <w:p w14:paraId="3CF3B27D">
      <w:pPr>
        <w:pStyle w:val="68"/>
      </w:pPr>
      <w:bookmarkStart w:id="1406" w:name="_QWord_Source_Comparison_1076"/>
      <w:bookmarkStart w:id="1407" w:name="QWord_XRef_Figure__7tvMLu"/>
      <w:bookmarkStart w:id="1408" w:name="_QWord_Source_Comparison_Para_210"/>
      <w:bookmarkStart w:id="1409" w:name="_QWord_Paragraph__210"/>
      <w:r>
        <w:rPr>
          <w:rFonts w:hint="eastAsia"/>
        </w:rPr>
        <w:t>图</w:t>
      </w:r>
      <w:bookmarkEnd w:id="1406"/>
      <w:bookmarkStart w:id="1410" w:name="_QWord_Source_Comparison_1077"/>
      <w:r>
        <w:rPr>
          <w:rFonts w:hint="eastAsia"/>
        </w:rPr>
        <w:t> </w:t>
      </w:r>
      <w:bookmarkEnd w:id="1410"/>
      <w:bookmarkStart w:id="1411" w:name="_QWord_Source_Comparison_1078"/>
      <w:r>
        <w:fldChar w:fldCharType="begin"/>
      </w:r>
      <w:bookmarkEnd w:id="1411"/>
      <w:bookmarkStart w:id="1412" w:name="_QWord_Source_Comparison_1079"/>
      <w:r>
        <w:instrText xml:space="preserve"> SEQ QWord_Heading1_Sequence \c </w:instrText>
      </w:r>
      <w:bookmarkEnd w:id="1412"/>
      <w:bookmarkStart w:id="1413" w:name="_QWord_Source_Comparison_1080"/>
      <w:r>
        <w:fldChar w:fldCharType="separate"/>
      </w:r>
      <w:bookmarkEnd w:id="1413"/>
      <w:bookmarkStart w:id="1414" w:name="_QWord_Source_Comparison_1081"/>
      <w:r>
        <w:t>2</w:t>
      </w:r>
      <w:bookmarkEnd w:id="1414"/>
      <w:bookmarkStart w:id="1415" w:name="_QWord_Source_Comparison_1082"/>
      <w:r>
        <w:fldChar w:fldCharType="end"/>
      </w:r>
      <w:bookmarkEnd w:id="1415"/>
      <w:bookmarkStart w:id="1416" w:name="_QWord_Source_Comparison_1083"/>
      <w:r>
        <w:noBreakHyphen/>
      </w:r>
      <w:bookmarkEnd w:id="1416"/>
      <w:bookmarkStart w:id="1417" w:name="_QWord_Source_Comparison_1084"/>
      <w:r>
        <w:fldChar w:fldCharType="begin"/>
      </w:r>
      <w:bookmarkEnd w:id="1417"/>
      <w:bookmarkStart w:id="1418" w:name="_QWord_Source_Comparison_1085"/>
      <w:r>
        <w:instrText xml:space="preserve"> </w:instrText>
      </w:r>
      <w:bookmarkEnd w:id="1418"/>
      <w:bookmarkStart w:id="1419" w:name="_QWord_Source_Comparison_1086"/>
      <w:r>
        <w:rPr>
          <w:rFonts w:hint="eastAsia"/>
        </w:rPr>
        <w:instrText xml:space="preserve">SEQ </w:instrText>
      </w:r>
      <w:bookmarkEnd w:id="1419"/>
      <w:bookmarkStart w:id="1420" w:name="_QWord_Source_Comparison_1087"/>
      <w:r>
        <w:rPr>
          <w:rFonts w:hint="eastAsia"/>
        </w:rPr>
        <w:instrText xml:space="preserve">图</w:instrText>
      </w:r>
      <w:bookmarkEnd w:id="1420"/>
      <w:bookmarkStart w:id="1421" w:name="_QWord_Source_Comparison_1088"/>
      <w:r>
        <w:rPr>
          <w:rFonts w:hint="eastAsia"/>
        </w:rPr>
        <w:instrText xml:space="preserve"> \* ARABIC \s 1</w:instrText>
      </w:r>
      <w:bookmarkEnd w:id="1421"/>
      <w:bookmarkStart w:id="1422" w:name="_QWord_Source_Comparison_1089"/>
      <w:r>
        <w:instrText xml:space="preserve"> </w:instrText>
      </w:r>
      <w:bookmarkStart w:id="1423" w:name="_QWord_Source_Comparison_1090"/>
      <w:r>
        <w:fldChar w:fldCharType="separate"/>
      </w:r>
      <w:bookmarkEnd w:id="1422"/>
      <w:bookmarkEnd w:id="1423"/>
      <w:bookmarkStart w:id="1424" w:name="_QWord_Source_Comparison_1091"/>
      <w:r>
        <w:t>1</w:t>
      </w:r>
      <w:bookmarkEnd w:id="1424"/>
      <w:bookmarkStart w:id="1425" w:name="_QWord_Source_Comparison_1092"/>
      <w:r>
        <w:fldChar w:fldCharType="end"/>
      </w:r>
      <w:bookmarkEnd w:id="1407"/>
      <w:bookmarkEnd w:id="1425"/>
      <w:bookmarkStart w:id="1426" w:name="_QWord_Source_Comparison_1093"/>
      <w:r>
        <w:rPr>
          <w:rFonts w:hint="eastAsia"/>
        </w:rPr>
        <w:t xml:space="preserve">  </w:t>
      </w:r>
      <w:bookmarkEnd w:id="1426"/>
      <w:bookmarkStart w:id="1427" w:name="_QWord_Source_Comparison_1094"/>
      <w:r>
        <w:rPr>
          <w:rFonts w:hint="eastAsia"/>
        </w:rPr>
        <w:t>配备自动进样器的色谱分析系统</w:t>
      </w:r>
      <w:bookmarkEnd w:id="1408"/>
      <w:bookmarkEnd w:id="1409"/>
      <w:bookmarkEnd w:id="1427"/>
    </w:p>
    <w:p w14:paraId="6C13452B">
      <w:pPr>
        <w:pStyle w:val="4"/>
        <w:ind w:firstLine="420"/>
      </w:pPr>
      <w:bookmarkStart w:id="1428" w:name="_QWord_Source_Comparison_1095"/>
      <w:bookmarkStart w:id="1429" w:name="_QWord_Source_Comparison_Para_211"/>
      <w:bookmarkStart w:id="1430" w:name="_QWord_Paragraph__211"/>
      <w:r>
        <w:rPr>
          <w:rFonts w:hint="eastAsia"/>
        </w:rPr>
        <w:t>该自动进样器由转盘、针臂、蠕动泵、控制器（嵌入式处理器）等组成，如</w:t>
      </w:r>
      <w:bookmarkEnd w:id="1428"/>
      <w:bookmarkStart w:id="1431" w:name="_QWord_Source_Comparison_1096"/>
      <w:r>
        <w:fldChar w:fldCharType="begin"/>
      </w:r>
      <w:bookmarkEnd w:id="1431"/>
      <w:bookmarkStart w:id="1432" w:name="_QWord_Source_Comparison_1097"/>
      <w:r>
        <w:instrText xml:space="preserve"> </w:instrText>
      </w:r>
      <w:bookmarkEnd w:id="1432"/>
      <w:bookmarkStart w:id="1433" w:name="_QWord_Source_Comparison_1098"/>
      <w:r>
        <w:rPr>
          <w:rFonts w:hint="eastAsia"/>
        </w:rPr>
        <w:instrText xml:space="preserve">REF QWord_XRef_Figure__LDJNYn \h \* CHARFORMAT</w:instrText>
      </w:r>
      <w:bookmarkEnd w:id="1433"/>
      <w:bookmarkStart w:id="1434" w:name="_QWord_Source_Comparison_1099"/>
      <w:r>
        <w:instrText xml:space="preserve"> </w:instrText>
      </w:r>
      <w:bookmarkStart w:id="1435" w:name="_QWord_Source_Comparison_1100"/>
      <w:r>
        <w:fldChar w:fldCharType="separate"/>
      </w:r>
      <w:bookmarkEnd w:id="1434"/>
      <w:bookmarkEnd w:id="1435"/>
      <w:bookmarkStart w:id="1436" w:name="_QWord_Source_Comparison_1101"/>
      <w:r>
        <w:rPr>
          <w:rFonts w:hint="eastAsia"/>
        </w:rPr>
        <w:t>图</w:t>
      </w:r>
      <w:bookmarkEnd w:id="1436"/>
      <w:bookmarkStart w:id="1437" w:name="_QWord_Source_Comparison_1102"/>
      <w:r>
        <w:rPr>
          <w:rFonts w:hint="eastAsia"/>
        </w:rPr>
        <w:t> </w:t>
      </w:r>
      <w:bookmarkEnd w:id="1437"/>
      <w:bookmarkStart w:id="1438" w:name="_QWord_Source_Comparison_1103"/>
      <w:r>
        <w:t>2</w:t>
      </w:r>
      <w:bookmarkEnd w:id="1438"/>
      <w:bookmarkStart w:id="1439" w:name="_QWord_Source_Comparison_1104"/>
      <w:r>
        <w:noBreakHyphen/>
      </w:r>
      <w:r>
        <w:t>2</w:t>
      </w:r>
      <w:bookmarkEnd w:id="1439"/>
      <w:bookmarkStart w:id="1440" w:name="_QWord_Source_Comparison_1105"/>
      <w:r>
        <w:fldChar w:fldCharType="end"/>
      </w:r>
      <w:bookmarkEnd w:id="1440"/>
      <w:bookmarkStart w:id="1441" w:name="_QWord_Source_Comparison_1106"/>
      <w:r>
        <w:rPr>
          <w:rFonts w:hint="eastAsia"/>
        </w:rPr>
        <w:t>所示。其中，转盘上有单排或双排放置试管的插孔，装有待分析样品的试管可按顺序插到转盘的插孔中。转盘由步进电机驱动，可顺时针或逆时针转动。针臂上安装了进样针，进样</w:t>
      </w:r>
      <w:bookmarkEnd w:id="1441"/>
      <w:bookmarkStart w:id="1442" w:name="_QWord_Source_Comparison_1107"/>
      <w:r>
        <w:rPr>
          <w:rFonts w:hint="eastAsia"/>
        </w:rPr>
        <w:t>针的针头可随针臂上下移动，从而可以插入试管中，用于抽取液体样品。针臂也是由步进电机驱动的，其尾部连接细软管，经过蠕动泵，与色谱仪的进样通道连接。蠕动泵转动，可以抽吸管内的液体，注射进色谱仪。</w:t>
      </w:r>
      <w:bookmarkEnd w:id="1442"/>
      <w:bookmarkStart w:id="1443" w:name="_QWord_Source_Comparison_1108"/>
      <w:r>
        <w:t>当色谱仪分析完样品后，通过</w:t>
      </w:r>
      <w:bookmarkEnd w:id="1443"/>
      <w:bookmarkStart w:id="1444" w:name="_QWord_Source_Comparison_1109"/>
      <w:r>
        <w:rPr>
          <w:rFonts w:hint="eastAsia"/>
        </w:rPr>
        <w:t>通信</w:t>
      </w:r>
      <w:bookmarkEnd w:id="1444"/>
      <w:bookmarkStart w:id="1445" w:name="_QWord_Source_Comparison_1110"/>
      <w:r>
        <w:t>接口</w:t>
      </w:r>
      <w:bookmarkEnd w:id="1445"/>
      <w:bookmarkStart w:id="1446" w:name="_QWord_Source_Comparison_1111"/>
      <w:r>
        <w:rPr>
          <w:rFonts w:hint="eastAsia"/>
        </w:rPr>
        <w:t>向</w:t>
      </w:r>
      <w:bookmarkEnd w:id="1446"/>
      <w:bookmarkStart w:id="1447" w:name="_QWord_Source_Comparison_1112"/>
      <w:r>
        <w:t>进样器发布命令，让自动进样器抬针，转至下一个试管的位置，抽取下一份样品。</w:t>
      </w:r>
      <w:bookmarkEnd w:id="1429"/>
      <w:bookmarkEnd w:id="1430"/>
      <w:bookmarkEnd w:id="1447"/>
    </w:p>
    <w:p w14:paraId="3A5161B5">
      <w:pPr>
        <w:pStyle w:val="105"/>
      </w:pPr>
      <w:bookmarkStart w:id="1448" w:name="_QWord_Source_Comparison_Para_212"/>
      <w:r>
        <w:t>‌</w:t>
      </w:r>
      <w:bookmarkStart w:id="1449" w:name="_QWord_Source_Comparison_1113"/>
      <w:bookmarkEnd w:id="1449"/>
      <w:bookmarkStart w:id="1450" w:name="_QWord_ImageIndex_14"/>
      <w:bookmarkStart w:id="1451" w:name="_QWord_Source_Comparison_1114"/>
      <w:bookmarkStart w:id="1452" w:name="_QWord_Paragraph__212"/>
      <w:r>
        <w:drawing>
          <wp:inline distT="0" distB="0" distL="0" distR="0">
            <wp:extent cx="4293235" cy="2507615"/>
            <wp:effectExtent l="0" t="0" r="0" b="6985"/>
            <wp:docPr id="197526360" name="图片 8" title="QWord_ImageMark_14">
              <a:hlinkClick xmlns:a="http://schemas.openxmlformats.org/drawingml/2006/main" r:id="rId57" tooltip="QWord 图片目录：resource/images/illustration/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6360" name="图片 8" title="QWord_ImageMark_14"/>
                    <pic:cNvPicPr>
                      <a:picLocks noChangeAspect="1"/>
                    </pic:cNvPicPr>
                  </pic:nvPicPr>
                  <pic:blipFill>
                    <a:blip r:embed="rId58"/>
                    <a:stretch>
                      <a:fillRect/>
                    </a:stretch>
                  </pic:blipFill>
                  <pic:spPr>
                    <a:xfrm>
                      <a:off x="0" y="0"/>
                      <a:ext cx="4314582" cy="2520324"/>
                    </a:xfrm>
                    <a:prstGeom prst="rect">
                      <a:avLst/>
                    </a:prstGeom>
                  </pic:spPr>
                </pic:pic>
              </a:graphicData>
            </a:graphic>
          </wp:inline>
        </w:drawing>
      </w:r>
      <w:bookmarkEnd w:id="1448"/>
      <w:bookmarkEnd w:id="1450"/>
      <w:bookmarkEnd w:id="1451"/>
      <w:bookmarkEnd w:id="1452"/>
    </w:p>
    <w:p w14:paraId="5F1E238F">
      <w:pPr>
        <w:pStyle w:val="68"/>
      </w:pPr>
      <w:bookmarkStart w:id="1453" w:name="_QWord_Source_Comparison_1115"/>
      <w:bookmarkStart w:id="1454" w:name="QWord_XRef_Figure__LDJNYn"/>
      <w:bookmarkStart w:id="1455" w:name="_QWord_Paragraph__213"/>
      <w:bookmarkStart w:id="1456" w:name="_QWord_Source_Comparison_Para_213"/>
      <w:r>
        <w:rPr>
          <w:rFonts w:hint="eastAsia"/>
        </w:rPr>
        <w:t>图</w:t>
      </w:r>
      <w:bookmarkEnd w:id="1453"/>
      <w:bookmarkStart w:id="1457" w:name="_QWord_Source_Comparison_1116"/>
      <w:r>
        <w:rPr>
          <w:rFonts w:hint="eastAsia"/>
        </w:rPr>
        <w:t> </w:t>
      </w:r>
      <w:bookmarkEnd w:id="1457"/>
      <w:bookmarkStart w:id="1458" w:name="_QWord_Source_Comparison_1117"/>
      <w:r>
        <w:fldChar w:fldCharType="begin"/>
      </w:r>
      <w:bookmarkEnd w:id="1458"/>
      <w:bookmarkStart w:id="1459" w:name="_QWord_Source_Comparison_1118"/>
      <w:r>
        <w:instrText xml:space="preserve"> SEQ QWord_Heading1_Sequence \c </w:instrText>
      </w:r>
      <w:bookmarkEnd w:id="1459"/>
      <w:bookmarkStart w:id="1460" w:name="_QWord_Source_Comparison_1119"/>
      <w:r>
        <w:fldChar w:fldCharType="separate"/>
      </w:r>
      <w:bookmarkEnd w:id="1460"/>
      <w:bookmarkStart w:id="1461" w:name="_QWord_Source_Comparison_1120"/>
      <w:r>
        <w:t>2</w:t>
      </w:r>
      <w:bookmarkEnd w:id="1461"/>
      <w:bookmarkStart w:id="1462" w:name="_QWord_Source_Comparison_1121"/>
      <w:r>
        <w:fldChar w:fldCharType="end"/>
      </w:r>
      <w:bookmarkEnd w:id="1462"/>
      <w:bookmarkStart w:id="1463" w:name="_QWord_Source_Comparison_1122"/>
      <w:r>
        <w:noBreakHyphen/>
      </w:r>
      <w:bookmarkEnd w:id="1463"/>
      <w:bookmarkStart w:id="1464" w:name="_QWord_Source_Comparison_1123"/>
      <w:r>
        <w:fldChar w:fldCharType="begin"/>
      </w:r>
      <w:bookmarkEnd w:id="1464"/>
      <w:bookmarkStart w:id="1465" w:name="_QWord_Source_Comparison_1124"/>
      <w:r>
        <w:instrText xml:space="preserve"> </w:instrText>
      </w:r>
      <w:bookmarkEnd w:id="1465"/>
      <w:bookmarkStart w:id="1466" w:name="_QWord_Source_Comparison_1125"/>
      <w:r>
        <w:rPr>
          <w:rFonts w:hint="eastAsia"/>
        </w:rPr>
        <w:instrText xml:space="preserve">SEQ </w:instrText>
      </w:r>
      <w:bookmarkEnd w:id="1466"/>
      <w:bookmarkStart w:id="1467" w:name="_QWord_Source_Comparison_1126"/>
      <w:r>
        <w:rPr>
          <w:rFonts w:hint="eastAsia"/>
        </w:rPr>
        <w:instrText xml:space="preserve">图</w:instrText>
      </w:r>
      <w:bookmarkEnd w:id="1467"/>
      <w:bookmarkStart w:id="1468" w:name="_QWord_Source_Comparison_1127"/>
      <w:r>
        <w:rPr>
          <w:rFonts w:hint="eastAsia"/>
        </w:rPr>
        <w:instrText xml:space="preserve"> \* ARABIC \s 1</w:instrText>
      </w:r>
      <w:bookmarkEnd w:id="1468"/>
      <w:bookmarkStart w:id="1469" w:name="_QWord_Source_Comparison_1128"/>
      <w:r>
        <w:instrText xml:space="preserve"> </w:instrText>
      </w:r>
      <w:bookmarkStart w:id="1470" w:name="_QWord_Source_Comparison_1129"/>
      <w:r>
        <w:fldChar w:fldCharType="separate"/>
      </w:r>
      <w:bookmarkEnd w:id="1469"/>
      <w:bookmarkEnd w:id="1470"/>
      <w:bookmarkStart w:id="1471" w:name="_QWord_Source_Comparison_1130"/>
      <w:r>
        <w:t>2</w:t>
      </w:r>
      <w:bookmarkEnd w:id="1471"/>
      <w:bookmarkStart w:id="1472" w:name="_QWord_Source_Comparison_1131"/>
      <w:r>
        <w:fldChar w:fldCharType="end"/>
      </w:r>
      <w:bookmarkEnd w:id="1454"/>
      <w:bookmarkEnd w:id="1472"/>
      <w:bookmarkStart w:id="1473" w:name="_QWord_Source_Comparison_1132"/>
      <w:r>
        <w:rPr>
          <w:rFonts w:hint="eastAsia"/>
        </w:rPr>
        <w:t xml:space="preserve">  </w:t>
      </w:r>
      <w:bookmarkEnd w:id="1473"/>
      <w:bookmarkStart w:id="1474" w:name="_QWord_Source_Comparison_1133"/>
      <w:r>
        <w:rPr>
          <w:rFonts w:hint="eastAsia"/>
        </w:rPr>
        <w:t>自动进样器结构图</w:t>
      </w:r>
      <w:bookmarkEnd w:id="1455"/>
      <w:bookmarkEnd w:id="1456"/>
      <w:bookmarkEnd w:id="1474"/>
    </w:p>
    <w:p w14:paraId="224717BE">
      <w:pPr>
        <w:pStyle w:val="63"/>
        <w:numPr>
          <w:ilvl w:val="-1"/>
          <w:numId w:val="0"/>
        </w:numPr>
        <w:spacing w:before="352" w:after="352"/>
        <w:ind w:left="420" w:firstLine="0"/>
      </w:pPr>
      <w:bookmarkStart w:id="1475" w:name="_QWord_Paragraph__214"/>
      <w:bookmarkStart w:id="1476" w:name="_QWord_Source_Comparison_Para_214"/>
      <w:bookmarkStart w:id="1477" w:name="_Toc5388"/>
      <w:bookmarkStart w:id="1478" w:name="_QWord_Source_Comparison_1134"/>
      <w:r>
        <w:rPr>
          <w:rFonts w:hint="eastAsia"/>
          <w:lang w:val="en-US" w:eastAsia="zh-CN"/>
        </w:rPr>
        <w:t>2.0.2</w:t>
      </w:r>
      <w:r>
        <w:rPr>
          <w:rFonts w:hint="eastAsia"/>
        </w:rPr>
        <w:t>自动进样器的控制要求</w:t>
      </w:r>
      <w:bookmarkEnd w:id="1475"/>
      <w:bookmarkEnd w:id="1476"/>
      <w:bookmarkEnd w:id="1477"/>
      <w:bookmarkEnd w:id="1478"/>
    </w:p>
    <w:p w14:paraId="1C6691FE">
      <w:pPr>
        <w:pStyle w:val="4"/>
        <w:ind w:firstLine="420"/>
      </w:pPr>
      <w:bookmarkStart w:id="1479" w:name="_QWord_Source_Comparison_Para_215"/>
      <w:bookmarkStart w:id="1480" w:name="_QWord_Paragraph__215"/>
      <w:bookmarkStart w:id="1481" w:name="_QWord_Source_Comparison_1135"/>
      <w:r>
        <w:t>现要求设计该自动进样器的控制系统，实现如下功能：</w:t>
      </w:r>
      <w:bookmarkEnd w:id="1479"/>
      <w:bookmarkEnd w:id="1480"/>
      <w:bookmarkEnd w:id="1481"/>
    </w:p>
    <w:p w14:paraId="25FB7911">
      <w:pPr>
        <w:pStyle w:val="66"/>
        <w:numPr>
          <w:ilvl w:val="4"/>
          <w:numId w:val="6"/>
        </w:numPr>
      </w:pPr>
      <w:bookmarkStart w:id="1482" w:name="_QWord_Source_Comparison_1136"/>
      <w:bookmarkStart w:id="1483" w:name="_QWord_Source_Comparison_Para_216"/>
      <w:bookmarkStart w:id="1484" w:name="_QWord_Paragraph__216"/>
      <w:r>
        <w:t>转盘可根据色谱仪的命令要求，转动到指定位置</w:t>
      </w:r>
      <w:bookmarkEnd w:id="1482"/>
      <w:bookmarkStart w:id="1485" w:name="_QWord_Source_Comparison_1137"/>
      <w:r>
        <w:rPr>
          <w:rFonts w:hint="eastAsia"/>
        </w:rPr>
        <w:t>。</w:t>
      </w:r>
      <w:bookmarkEnd w:id="1483"/>
      <w:bookmarkEnd w:id="1484"/>
      <w:bookmarkEnd w:id="1485"/>
    </w:p>
    <w:p w14:paraId="3B605911">
      <w:pPr>
        <w:pStyle w:val="66"/>
        <w:numPr>
          <w:ilvl w:val="4"/>
          <w:numId w:val="6"/>
        </w:numPr>
      </w:pPr>
      <w:bookmarkStart w:id="1486" w:name="_QWord_Source_Comparison_1138"/>
      <w:bookmarkStart w:id="1487" w:name="_QWord_Source_Comparison_Para_217"/>
      <w:bookmarkStart w:id="1488" w:name="_QWord_Paragraph__217"/>
      <w:r>
        <w:t>针头可上下移动</w:t>
      </w:r>
      <w:bookmarkEnd w:id="1486"/>
      <w:bookmarkStart w:id="1489" w:name="_QWord_Source_Comparison_1139"/>
      <w:r>
        <w:rPr>
          <w:rFonts w:hint="eastAsia"/>
        </w:rPr>
        <w:t>。</w:t>
      </w:r>
      <w:bookmarkEnd w:id="1487"/>
      <w:bookmarkEnd w:id="1488"/>
      <w:bookmarkEnd w:id="1489"/>
    </w:p>
    <w:p w14:paraId="7A45BD7C">
      <w:pPr>
        <w:pStyle w:val="66"/>
        <w:numPr>
          <w:ilvl w:val="4"/>
          <w:numId w:val="6"/>
        </w:numPr>
      </w:pPr>
      <w:bookmarkStart w:id="1490" w:name="_QWord_Source_Comparison_1140"/>
      <w:bookmarkStart w:id="1491" w:name="_QWord_Source_Comparison_Para_218"/>
      <w:bookmarkStart w:id="1492" w:name="_QWord_Paragraph__218"/>
      <w:r>
        <w:t>控制蠕动泵单方向转动，用于进样</w:t>
      </w:r>
      <w:bookmarkEnd w:id="1490"/>
      <w:bookmarkStart w:id="1493" w:name="_QWord_Source_Comparison_1141"/>
      <w:r>
        <w:rPr>
          <w:rFonts w:hint="eastAsia"/>
        </w:rPr>
        <w:t>。</w:t>
      </w:r>
      <w:bookmarkEnd w:id="1491"/>
      <w:bookmarkEnd w:id="1492"/>
      <w:bookmarkEnd w:id="1493"/>
    </w:p>
    <w:p w14:paraId="608335DB">
      <w:pPr>
        <w:pStyle w:val="66"/>
        <w:numPr>
          <w:ilvl w:val="4"/>
          <w:numId w:val="6"/>
        </w:numPr>
      </w:pPr>
      <w:bookmarkStart w:id="1494" w:name="_QWord_Source_Comparison_1142"/>
      <w:bookmarkStart w:id="1495" w:name="_QWord_Paragraph__219"/>
      <w:bookmarkStart w:id="1496" w:name="_QWord_Source_Comparison_Para_219"/>
      <w:r>
        <w:t>与色谱仪进行</w:t>
      </w:r>
      <w:bookmarkEnd w:id="1494"/>
      <w:bookmarkStart w:id="1497" w:name="_QWord_Source_Comparison_1143"/>
      <w:r>
        <w:rPr>
          <w:rFonts w:hint="eastAsia"/>
        </w:rPr>
        <w:t>通信</w:t>
      </w:r>
      <w:bookmarkEnd w:id="1497"/>
      <w:bookmarkStart w:id="1498" w:name="_QWord_Source_Comparison_1144"/>
      <w:r>
        <w:t>，可接收命令，也可以反馈进样器的状态</w:t>
      </w:r>
      <w:bookmarkEnd w:id="1498"/>
      <w:bookmarkStart w:id="1499" w:name="_QWord_Source_Comparison_1145"/>
      <w:r>
        <w:rPr>
          <w:rFonts w:hint="eastAsia"/>
        </w:rPr>
        <w:t>。</w:t>
      </w:r>
      <w:bookmarkEnd w:id="1495"/>
      <w:bookmarkEnd w:id="1496"/>
      <w:bookmarkEnd w:id="1499"/>
    </w:p>
    <w:p w14:paraId="24B5FD7C">
      <w:pPr>
        <w:pStyle w:val="66"/>
        <w:numPr>
          <w:ilvl w:val="4"/>
          <w:numId w:val="6"/>
        </w:numPr>
      </w:pPr>
      <w:bookmarkStart w:id="1500" w:name="_QWord_Paragraph__220"/>
      <w:bookmarkStart w:id="1501" w:name="_QWord_Source_Comparison_Para_220"/>
      <w:bookmarkStart w:id="1502" w:name="_QWord_Source_Comparison_1146"/>
      <w:r>
        <w:t>具备针头清洗功能。</w:t>
      </w:r>
      <w:bookmarkEnd w:id="1500"/>
      <w:bookmarkEnd w:id="1501"/>
      <w:bookmarkEnd w:id="1502"/>
    </w:p>
    <w:p w14:paraId="74CA393D">
      <w:pPr>
        <w:pStyle w:val="63"/>
        <w:numPr>
          <w:ilvl w:val="-1"/>
          <w:numId w:val="0"/>
        </w:numPr>
        <w:spacing w:before="352" w:after="352"/>
        <w:ind w:left="420" w:firstLine="0"/>
      </w:pPr>
      <w:bookmarkStart w:id="1503" w:name="_QWord_Source_Comparison_Para_221"/>
      <w:bookmarkStart w:id="1504" w:name="_QWord_Paragraph__221"/>
      <w:bookmarkStart w:id="1505" w:name="_QWord_Source_Comparison_1147"/>
      <w:bookmarkStart w:id="1506" w:name="_Toc20786"/>
      <w:r>
        <w:rPr>
          <w:rFonts w:hint="eastAsia"/>
          <w:lang w:val="en-US" w:eastAsia="zh-CN"/>
        </w:rPr>
        <w:t>2.0.3</w:t>
      </w:r>
      <w:r>
        <w:rPr>
          <w:rFonts w:hint="eastAsia"/>
        </w:rPr>
        <w:t>需求分析</w:t>
      </w:r>
      <w:bookmarkEnd w:id="1503"/>
      <w:bookmarkEnd w:id="1504"/>
      <w:bookmarkEnd w:id="1505"/>
      <w:bookmarkEnd w:id="1506"/>
    </w:p>
    <w:p w14:paraId="0D02C609">
      <w:pPr>
        <w:pStyle w:val="4"/>
        <w:ind w:firstLine="420"/>
      </w:pPr>
      <w:bookmarkStart w:id="1507" w:name="_QWord_Source_Comparison_1148"/>
      <w:bookmarkStart w:id="1508" w:name="_QWord_Paragraph__222"/>
      <w:bookmarkStart w:id="1509" w:name="_QWord_Source_Comparison_Para_222"/>
      <w:r>
        <w:rPr>
          <w:rFonts w:hint="eastAsia"/>
        </w:rPr>
        <w:t>需求分析是系统定义阶段最为重要的一步。该步骤主要完成设计要求的详细分析，以确</w:t>
      </w:r>
      <w:bookmarkEnd w:id="1507"/>
      <w:bookmarkStart w:id="1510" w:name="_QWord_Source_Comparison_1149"/>
      <w:r>
        <w:rPr>
          <w:rFonts w:hint="eastAsia"/>
        </w:rPr>
        <w:t>保对每项要求准确理解。</w:t>
      </w:r>
      <w:bookmarkEnd w:id="1508"/>
      <w:bookmarkEnd w:id="1509"/>
      <w:bookmarkEnd w:id="1510"/>
    </w:p>
    <w:p w14:paraId="3E73F7E6">
      <w:pPr>
        <w:pStyle w:val="4"/>
        <w:ind w:firstLine="420"/>
      </w:pPr>
      <w:bookmarkStart w:id="1511" w:name="_QWord_Source_Comparison_1150"/>
      <w:bookmarkStart w:id="1512" w:name="_QWord_Source_Comparison_Para_223"/>
      <w:bookmarkStart w:id="1513" w:name="_QWord_Paragraph__223"/>
      <w:r>
        <w:t>色谱仪上的自动进样器监控程序利用</w:t>
      </w:r>
      <w:bookmarkEnd w:id="1511"/>
      <w:bookmarkStart w:id="1514" w:name="_QWord_Source_Comparison_1151"/>
      <w:r>
        <w:t>RS232</w:t>
      </w:r>
      <w:bookmarkEnd w:id="1514"/>
      <w:bookmarkStart w:id="1515" w:name="_QWord_Source_Comparison_1152"/>
      <w:r>
        <w:t>或</w:t>
      </w:r>
      <w:bookmarkEnd w:id="1515"/>
      <w:bookmarkStart w:id="1516" w:name="_QWord_Source_Comparison_1153"/>
      <w:r>
        <w:t>RS485</w:t>
      </w:r>
      <w:bookmarkEnd w:id="1516"/>
      <w:bookmarkStart w:id="1517" w:name="_QWord_Source_Comparison_1154"/>
      <w:r>
        <w:rPr>
          <w:rFonts w:hint="eastAsia"/>
        </w:rPr>
        <w:t>通信</w:t>
      </w:r>
      <w:bookmarkEnd w:id="1517"/>
      <w:bookmarkStart w:id="1518" w:name="_QWord_Source_Comparison_1155"/>
      <w:r>
        <w:t>接口与自动进样器连接。进样器的每一个动作</w:t>
      </w:r>
      <w:bookmarkEnd w:id="1518"/>
      <w:bookmarkStart w:id="1519" w:name="_QWord_Source_Comparison_1156"/>
      <w:r>
        <w:rPr>
          <w:rFonts w:hint="eastAsia"/>
        </w:rPr>
        <w:t>都</w:t>
      </w:r>
      <w:bookmarkEnd w:id="1519"/>
      <w:bookmarkStart w:id="1520" w:name="_QWord_Source_Comparison_1157"/>
      <w:r>
        <w:t>由该监控程序发出，进样器执行</w:t>
      </w:r>
      <w:bookmarkEnd w:id="1520"/>
      <w:bookmarkStart w:id="1521" w:name="_QWord_Source_Comparison_1158"/>
      <w:r>
        <w:rPr>
          <w:rFonts w:hint="eastAsia"/>
        </w:rPr>
        <w:t>。比如转盘转动（寻找初始位置、转至指定位置）、针臂上下移动、进样</w:t>
      </w:r>
      <w:bookmarkEnd w:id="1521"/>
      <w:bookmarkStart w:id="1522" w:name="_QWord_Source_Comparison_1159"/>
      <w:r>
        <w:t>等动作。因此，自动进样器是完全被动工作的，是由色谱仪的</w:t>
      </w:r>
      <w:bookmarkEnd w:id="1522"/>
      <w:bookmarkStart w:id="1523" w:name="_QWord_Source_Comparison_1160"/>
      <w:r>
        <w:rPr>
          <w:rFonts w:hint="eastAsia"/>
        </w:rPr>
        <w:t>通信</w:t>
      </w:r>
      <w:bookmarkEnd w:id="1523"/>
      <w:bookmarkStart w:id="1524" w:name="_QWord_Source_Comparison_1161"/>
      <w:r>
        <w:t>命令驱动的。各动作是分开独立进行的，不会同时执行。动作顺序由色谱仪通过命令进行发送，自动进样器只需要执行每一条命令即可。</w:t>
      </w:r>
      <w:bookmarkEnd w:id="1512"/>
      <w:bookmarkEnd w:id="1513"/>
      <w:bookmarkEnd w:id="1524"/>
    </w:p>
    <w:p w14:paraId="01FA07FA">
      <w:pPr>
        <w:pStyle w:val="66"/>
        <w:numPr>
          <w:ilvl w:val="-1"/>
          <w:numId w:val="0"/>
        </w:numPr>
        <w:ind w:left="317" w:firstLine="0"/>
      </w:pPr>
      <w:bookmarkStart w:id="1525" w:name="_QWord_Source_Comparison_1162"/>
      <w:bookmarkStart w:id="1526" w:name="_QWord_Source_Comparison_Para_224"/>
      <w:bookmarkStart w:id="1527" w:name="_QWord_Paragraph__224"/>
      <w:r>
        <w:rPr>
          <w:rFonts w:hint="eastAsia"/>
          <w:lang w:eastAsia="zh-CN"/>
        </w:rPr>
        <w:t>（</w:t>
      </w:r>
      <w:r>
        <w:rPr>
          <w:rFonts w:hint="eastAsia"/>
          <w:lang w:val="en-US" w:eastAsia="zh-CN"/>
        </w:rPr>
        <w:t>1）</w:t>
      </w:r>
      <w:r>
        <w:t>转盘转动</w:t>
      </w:r>
      <w:bookmarkEnd w:id="1525"/>
      <w:bookmarkEnd w:id="1526"/>
      <w:bookmarkEnd w:id="1527"/>
    </w:p>
    <w:p w14:paraId="7010B7FE">
      <w:pPr>
        <w:pStyle w:val="4"/>
        <w:ind w:firstLine="420"/>
      </w:pPr>
      <w:bookmarkStart w:id="1528" w:name="_QWord_Source_Comparison_1164"/>
      <w:bookmarkStart w:id="1529" w:name="_QWord_Paragraph__225"/>
      <w:bookmarkStart w:id="1530" w:name="_QWord_Source_Comparison_Para_225"/>
      <w:r>
        <w:t>该功能是</w:t>
      </w:r>
      <w:bookmarkEnd w:id="1528"/>
      <w:bookmarkStart w:id="1531" w:name="_QWord_Source_Comparison_1165"/>
      <w:r>
        <w:rPr>
          <w:rFonts w:hint="eastAsia"/>
        </w:rPr>
        <w:t>把</w:t>
      </w:r>
      <w:bookmarkEnd w:id="1531"/>
      <w:bookmarkStart w:id="1532" w:name="_QWord_Source_Comparison_1166"/>
      <w:r>
        <w:t>给定的瓶号试管转到针臂的正下方。因此系统需要知道目前针臂下的瓶号</w:t>
      </w:r>
      <w:bookmarkEnd w:id="1532"/>
      <w:bookmarkStart w:id="1533" w:name="_QWord_Source_Comparison_1167"/>
      <w:r>
        <w:t>是多少。如何获知瓶号位置信息呢？</w:t>
      </w:r>
      <w:bookmarkEnd w:id="1533"/>
      <w:bookmarkStart w:id="1534" w:name="_QWord_Source_Comparison_1168"/>
      <w:r>
        <w:rPr>
          <w:rFonts w:hint="eastAsia"/>
        </w:rPr>
        <w:t>一般用</w:t>
      </w:r>
      <w:bookmarkEnd w:id="1534"/>
      <w:bookmarkStart w:id="1535" w:name="_QWord_Source_Comparison_1169"/>
      <w:r>
        <w:t>霍尔传感器检测</w:t>
      </w:r>
      <w:bookmarkEnd w:id="1535"/>
      <w:bookmarkStart w:id="1536" w:name="_QWord_Source_Comparison_1170"/>
      <w:r>
        <w:t>1</w:t>
      </w:r>
      <w:bookmarkEnd w:id="1536"/>
      <w:bookmarkStart w:id="1537" w:name="_QWord_Source_Comparison_1171"/>
      <w:r>
        <w:t>号瓶的位置</w:t>
      </w:r>
      <w:bookmarkEnd w:id="1537"/>
      <w:bookmarkStart w:id="1538" w:name="_QWord_Source_Comparison_1172"/>
      <w:r>
        <w:rPr>
          <w:rFonts w:hint="eastAsia"/>
        </w:rPr>
        <w:t>，</w:t>
      </w:r>
      <w:bookmarkEnd w:id="1538"/>
      <w:bookmarkStart w:id="1539" w:name="_QWord_Source_Comparison_1173"/>
      <w:r>
        <w:t>如</w:t>
      </w:r>
      <w:bookmarkEnd w:id="1539"/>
      <w:bookmarkStart w:id="1540" w:name="_QWord_Source_Comparison_1174"/>
      <w:r>
        <w:fldChar w:fldCharType="begin"/>
      </w:r>
      <w:bookmarkEnd w:id="1540"/>
      <w:bookmarkStart w:id="1541" w:name="_QWord_Source_Comparison_1175"/>
      <w:r>
        <w:instrText xml:space="preserve"> REF QWord_XRef_Figure__3CUVMC \h \* CHARFORMAT </w:instrText>
      </w:r>
      <w:bookmarkEnd w:id="1541"/>
      <w:bookmarkStart w:id="1542" w:name="_QWord_Source_Comparison_1176"/>
      <w:r>
        <w:fldChar w:fldCharType="separate"/>
      </w:r>
      <w:bookmarkEnd w:id="1542"/>
      <w:bookmarkStart w:id="1543" w:name="_QWord_Source_Comparison_1177"/>
      <w:r>
        <w:rPr>
          <w:rFonts w:hint="eastAsia"/>
        </w:rPr>
        <w:t>图</w:t>
      </w:r>
      <w:bookmarkEnd w:id="1543"/>
      <w:bookmarkStart w:id="1544" w:name="_QWord_Source_Comparison_1178"/>
      <w:r>
        <w:rPr>
          <w:rFonts w:hint="eastAsia"/>
        </w:rPr>
        <w:t> </w:t>
      </w:r>
      <w:bookmarkEnd w:id="1544"/>
      <w:bookmarkStart w:id="1545" w:name="_QWord_Source_Comparison_1179"/>
      <w:r>
        <w:t>2</w:t>
      </w:r>
      <w:bookmarkEnd w:id="1545"/>
      <w:bookmarkStart w:id="1546" w:name="_QWord_Source_Comparison_1180"/>
      <w:r>
        <w:noBreakHyphen/>
      </w:r>
      <w:r>
        <w:t>3</w:t>
      </w:r>
      <w:bookmarkEnd w:id="1546"/>
      <w:bookmarkStart w:id="1547" w:name="_QWord_Source_Comparison_1181"/>
      <w:r>
        <w:fldChar w:fldCharType="end"/>
      </w:r>
      <w:bookmarkEnd w:id="1547"/>
      <w:bookmarkStart w:id="1548" w:name="_QWord_Source_Comparison_1182"/>
      <w:r>
        <w:t>所示</w:t>
      </w:r>
      <w:bookmarkEnd w:id="1548"/>
      <w:bookmarkStart w:id="1549" w:name="_QWord_Source_Comparison_1183"/>
      <w:r>
        <w:rPr>
          <w:rFonts w:hint="eastAsia"/>
        </w:rPr>
        <w:t>。</w:t>
      </w:r>
      <w:bookmarkEnd w:id="1549"/>
      <w:bookmarkStart w:id="1550" w:name="_QWord_Source_Comparison_1184"/>
      <w:r>
        <w:t>在转盘</w:t>
      </w:r>
      <w:bookmarkEnd w:id="1550"/>
      <w:bookmarkStart w:id="1551" w:name="_QWord_Source_Comparison_1185"/>
      <w:r>
        <w:t>1</w:t>
      </w:r>
      <w:bookmarkEnd w:id="1551"/>
      <w:bookmarkStart w:id="1552" w:name="_QWord_Source_Comparison_1186"/>
      <w:r>
        <w:t>号瓶的底部安装了一块磁铁，在针臂的正下方</w:t>
      </w:r>
      <w:bookmarkEnd w:id="1552"/>
      <w:bookmarkStart w:id="1553" w:name="_QWord_Source_Comparison_1187"/>
      <w:r>
        <w:rPr>
          <w:rFonts w:hint="eastAsia"/>
        </w:rPr>
        <w:t>的</w:t>
      </w:r>
      <w:bookmarkEnd w:id="1553"/>
      <w:bookmarkStart w:id="1554" w:name="_QWord_Source_Comparison_1188"/>
      <w:r>
        <w:t>固定基座上安装霍尔传感器。当</w:t>
      </w:r>
      <w:bookmarkEnd w:id="1554"/>
      <w:bookmarkStart w:id="1555" w:name="_QWord_Source_Comparison_1189"/>
      <w:r>
        <w:t>1</w:t>
      </w:r>
      <w:bookmarkEnd w:id="1555"/>
      <w:bookmarkStart w:id="1556" w:name="_QWord_Source_Comparison_1190"/>
      <w:r>
        <w:t>号瓶转至针臂下方时，其底部的磁铁靠近霍尔传感器，从而使</w:t>
      </w:r>
      <w:bookmarkEnd w:id="1556"/>
      <w:bookmarkStart w:id="1557" w:name="_QWord_Source_Comparison_1191"/>
      <w:r>
        <w:rPr>
          <w:rFonts w:hint="eastAsia"/>
        </w:rPr>
        <w:t>其</w:t>
      </w:r>
      <w:bookmarkEnd w:id="1557"/>
      <w:bookmarkStart w:id="1558" w:name="_QWord_Source_Comparison_1192"/>
      <w:r>
        <w:t>发出的信号发生变化，从低电平变为高电平。当</w:t>
      </w:r>
      <w:bookmarkEnd w:id="1558"/>
      <w:bookmarkStart w:id="1559" w:name="_QWord_Source_Comparison_1193"/>
      <w:r>
        <w:t>1</w:t>
      </w:r>
      <w:bookmarkEnd w:id="1559"/>
      <w:bookmarkStart w:id="1560" w:name="_QWord_Source_Comparison_1194"/>
      <w:r>
        <w:t>号瓶位置远离霍尔传感器时，传感器信号又恢复为低电平。</w:t>
      </w:r>
      <w:bookmarkEnd w:id="1560"/>
      <w:bookmarkStart w:id="1561" w:name="_QWord_Source_Comparison_1195"/>
      <w:r>
        <w:rPr>
          <w:rFonts w:hint="eastAsia"/>
        </w:rPr>
        <w:t>需要注意的是，</w:t>
      </w:r>
      <w:bookmarkEnd w:id="1561"/>
      <w:bookmarkStart w:id="1562" w:name="_QWord_Source_Comparison_1196"/>
      <w:r>
        <w:t>由于霍尔传感器的灵敏度不一致，当传感器信号变为高电平时，</w:t>
      </w:r>
      <w:bookmarkEnd w:id="1562"/>
      <w:bookmarkStart w:id="1563" w:name="_QWord_Source_Comparison_1197"/>
      <w:r>
        <w:t>1</w:t>
      </w:r>
      <w:bookmarkEnd w:id="1563"/>
      <w:bookmarkStart w:id="1564" w:name="_QWord_Source_Comparison_1198"/>
      <w:r>
        <w:t>号瓶位置不一定对准针头位置，需要加入纠偏量进行调整。</w:t>
      </w:r>
      <w:bookmarkEnd w:id="1529"/>
      <w:bookmarkEnd w:id="1530"/>
      <w:bookmarkEnd w:id="1564"/>
    </w:p>
    <w:p w14:paraId="4C6F71A1">
      <w:pPr>
        <w:pStyle w:val="105"/>
      </w:pPr>
      <w:bookmarkStart w:id="1565" w:name="_QWord_Source_Comparison_Para_226"/>
      <w:r>
        <w:t>‌</w:t>
      </w:r>
      <w:bookmarkStart w:id="1566" w:name="_QWord_Source_Comparison_1199"/>
      <w:bookmarkEnd w:id="1566"/>
      <w:bookmarkStart w:id="1567" w:name="_QWord_Source_Comparison_1200"/>
      <w:bookmarkStart w:id="1568" w:name="_QWord_ImageIndex_15"/>
      <w:bookmarkStart w:id="1569" w:name="_QWord_Paragraph__226"/>
      <w:r>
        <w:drawing>
          <wp:inline distT="0" distB="0" distL="0" distR="0">
            <wp:extent cx="3500755" cy="1120775"/>
            <wp:effectExtent l="0" t="0" r="4445" b="3175"/>
            <wp:docPr id="1707374610" name="图片 1" descr="文本&#10;&#10;中度可信度描述已自动生成" title="QWord_ImageMark_15">
              <a:hlinkClick xmlns:a="http://schemas.openxmlformats.org/drawingml/2006/main" r:id="rId59" tooltip="QWord 图片目录：resource/images/illustration/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74610" name="图片 1" descr="文本&#10;&#10;中度可信度描述已自动生成" title="QWord_ImageMark_15"/>
                    <pic:cNvPicPr>
                      <a:picLocks noChangeAspect="1"/>
                    </pic:cNvPicPr>
                  </pic:nvPicPr>
                  <pic:blipFill>
                    <a:blip r:embed="rId60"/>
                    <a:stretch>
                      <a:fillRect/>
                    </a:stretch>
                  </pic:blipFill>
                  <pic:spPr>
                    <a:xfrm>
                      <a:off x="0" y="0"/>
                      <a:ext cx="3513216" cy="1124943"/>
                    </a:xfrm>
                    <a:prstGeom prst="rect">
                      <a:avLst/>
                    </a:prstGeom>
                  </pic:spPr>
                </pic:pic>
              </a:graphicData>
            </a:graphic>
          </wp:inline>
        </w:drawing>
      </w:r>
      <w:bookmarkEnd w:id="1565"/>
      <w:bookmarkEnd w:id="1567"/>
      <w:bookmarkEnd w:id="1568"/>
      <w:bookmarkEnd w:id="1569"/>
    </w:p>
    <w:p w14:paraId="6A66FCAF">
      <w:pPr>
        <w:pStyle w:val="68"/>
      </w:pPr>
      <w:bookmarkStart w:id="1570" w:name="_QWord_Source_Comparison_1201"/>
      <w:bookmarkStart w:id="1571" w:name="QWord_XRef_Figure__3CUVMC"/>
      <w:bookmarkStart w:id="1572" w:name="_QWord_Paragraph__227"/>
      <w:bookmarkStart w:id="1573" w:name="_QWord_Source_Comparison_Para_227"/>
      <w:r>
        <w:rPr>
          <w:rFonts w:hint="eastAsia"/>
        </w:rPr>
        <w:t>图</w:t>
      </w:r>
      <w:bookmarkEnd w:id="1570"/>
      <w:bookmarkStart w:id="1574" w:name="_QWord_Source_Comparison_1202"/>
      <w:r>
        <w:rPr>
          <w:rFonts w:hint="eastAsia"/>
        </w:rPr>
        <w:t> </w:t>
      </w:r>
      <w:bookmarkEnd w:id="1574"/>
      <w:bookmarkStart w:id="1575" w:name="_QWord_Source_Comparison_1203"/>
      <w:r>
        <w:fldChar w:fldCharType="begin"/>
      </w:r>
      <w:bookmarkEnd w:id="1575"/>
      <w:bookmarkStart w:id="1576" w:name="_QWord_Source_Comparison_1204"/>
      <w:r>
        <w:instrText xml:space="preserve"> SEQ QWord_Heading1_Sequence \c </w:instrText>
      </w:r>
      <w:bookmarkEnd w:id="1576"/>
      <w:bookmarkStart w:id="1577" w:name="_QWord_Source_Comparison_1205"/>
      <w:r>
        <w:fldChar w:fldCharType="separate"/>
      </w:r>
      <w:bookmarkEnd w:id="1577"/>
      <w:bookmarkStart w:id="1578" w:name="_QWord_Source_Comparison_1206"/>
      <w:r>
        <w:t>2</w:t>
      </w:r>
      <w:bookmarkEnd w:id="1578"/>
      <w:bookmarkStart w:id="1579" w:name="_QWord_Source_Comparison_1207"/>
      <w:r>
        <w:fldChar w:fldCharType="end"/>
      </w:r>
      <w:bookmarkEnd w:id="1579"/>
      <w:bookmarkStart w:id="1580" w:name="_QWord_Source_Comparison_1208"/>
      <w:r>
        <w:noBreakHyphen/>
      </w:r>
      <w:bookmarkEnd w:id="1580"/>
      <w:bookmarkStart w:id="1581" w:name="_QWord_Source_Comparison_1209"/>
      <w:r>
        <w:fldChar w:fldCharType="begin"/>
      </w:r>
      <w:bookmarkEnd w:id="1581"/>
      <w:bookmarkStart w:id="1582" w:name="_QWord_Source_Comparison_1210"/>
      <w:r>
        <w:instrText xml:space="preserve"> </w:instrText>
      </w:r>
      <w:bookmarkEnd w:id="1582"/>
      <w:bookmarkStart w:id="1583" w:name="_QWord_Source_Comparison_1211"/>
      <w:r>
        <w:rPr>
          <w:rFonts w:hint="eastAsia"/>
        </w:rPr>
        <w:instrText xml:space="preserve">SEQ </w:instrText>
      </w:r>
      <w:bookmarkEnd w:id="1583"/>
      <w:bookmarkStart w:id="1584" w:name="_QWord_Source_Comparison_1212"/>
      <w:r>
        <w:rPr>
          <w:rFonts w:hint="eastAsia"/>
        </w:rPr>
        <w:instrText xml:space="preserve">图</w:instrText>
      </w:r>
      <w:bookmarkEnd w:id="1584"/>
      <w:bookmarkStart w:id="1585" w:name="_QWord_Source_Comparison_1213"/>
      <w:r>
        <w:rPr>
          <w:rFonts w:hint="eastAsia"/>
        </w:rPr>
        <w:instrText xml:space="preserve"> \* ARABIC \s 1</w:instrText>
      </w:r>
      <w:bookmarkEnd w:id="1585"/>
      <w:bookmarkStart w:id="1586" w:name="_QWord_Source_Comparison_1214"/>
      <w:r>
        <w:instrText xml:space="preserve"> </w:instrText>
      </w:r>
      <w:bookmarkStart w:id="1587" w:name="_QWord_Source_Comparison_1215"/>
      <w:r>
        <w:fldChar w:fldCharType="separate"/>
      </w:r>
      <w:bookmarkEnd w:id="1586"/>
      <w:bookmarkEnd w:id="1587"/>
      <w:bookmarkStart w:id="1588" w:name="_QWord_Source_Comparison_1216"/>
      <w:r>
        <w:t>3</w:t>
      </w:r>
      <w:bookmarkEnd w:id="1588"/>
      <w:bookmarkStart w:id="1589" w:name="_QWord_Source_Comparison_1217"/>
      <w:r>
        <w:fldChar w:fldCharType="end"/>
      </w:r>
      <w:bookmarkEnd w:id="1571"/>
      <w:bookmarkEnd w:id="1589"/>
      <w:bookmarkStart w:id="1590" w:name="_QWord_Source_Comparison_1218"/>
      <w:r>
        <w:rPr>
          <w:rFonts w:hint="eastAsia"/>
        </w:rPr>
        <w:t xml:space="preserve">  </w:t>
      </w:r>
      <w:bookmarkEnd w:id="1590"/>
      <w:bookmarkStart w:id="1591" w:name="_QWord_Source_Comparison_1219"/>
      <w:r>
        <w:rPr>
          <w:rFonts w:hint="eastAsia"/>
        </w:rPr>
        <w:t>转盘位置确定方法</w:t>
      </w:r>
      <w:bookmarkEnd w:id="1572"/>
      <w:bookmarkEnd w:id="1573"/>
      <w:bookmarkEnd w:id="1591"/>
    </w:p>
    <w:p w14:paraId="0BF8C58E">
      <w:pPr>
        <w:pStyle w:val="4"/>
        <w:ind w:firstLine="420"/>
      </w:pPr>
      <w:bookmarkStart w:id="1592" w:name="_QWord_Source_Comparison_1220"/>
      <w:bookmarkStart w:id="1593" w:name="_QWord_Paragraph__228"/>
      <w:bookmarkStart w:id="1594" w:name="_QWord_Source_Comparison_Para_228"/>
      <w:r>
        <w:rPr>
          <w:rFonts w:hint="eastAsia"/>
        </w:rPr>
        <w:t>确定好</w:t>
      </w:r>
      <w:bookmarkEnd w:id="1592"/>
      <w:bookmarkStart w:id="1595" w:name="_QWord_Source_Comparison_1221"/>
      <w:r>
        <w:rPr>
          <w:rFonts w:hint="eastAsia"/>
        </w:rPr>
        <w:t>1</w:t>
      </w:r>
      <w:bookmarkEnd w:id="1595"/>
      <w:bookmarkStart w:id="1596" w:name="_QWord_Source_Comparison_1222"/>
      <w:r>
        <w:rPr>
          <w:rFonts w:hint="eastAsia"/>
        </w:rPr>
        <w:t>号瓶的位置后，其他瓶号的位置通过步进电机转动的步数进行计算获得。因为转盘转动一圈需要步进电机转动的步数是固定的。比如步进电机的精度为</w:t>
      </w:r>
      <w:bookmarkEnd w:id="1596"/>
      <w:bookmarkStart w:id="1597" w:name="_QWord_Source_Comparison_1223"/>
      <w:r>
        <w:rPr>
          <w:rFonts w:hint="eastAsia"/>
        </w:rPr>
        <w:t>400S</w:t>
      </w:r>
      <w:bookmarkEnd w:id="1597"/>
      <w:bookmarkStart w:id="1598" w:name="_QWord_Source_Comparison_1224"/>
      <w:r>
        <w:t>/</w:t>
      </w:r>
      <w:bookmarkEnd w:id="1598"/>
      <w:bookmarkStart w:id="1599" w:name="_QWord_Source_Comparison_1225"/>
      <w:r>
        <w:rPr>
          <w:rFonts w:hint="eastAsia"/>
        </w:rPr>
        <w:t>r</w:t>
      </w:r>
      <w:bookmarkEnd w:id="1599"/>
      <w:bookmarkStart w:id="1600" w:name="_QWord_Source_Comparison_1226"/>
      <w:r>
        <w:rPr>
          <w:rFonts w:hint="eastAsia"/>
        </w:rPr>
        <w:t>，这是指电机转动一圈需要</w:t>
      </w:r>
      <w:bookmarkEnd w:id="1600"/>
      <w:bookmarkStart w:id="1601" w:name="_QWord_Source_Comparison_1227"/>
      <w:r>
        <w:rPr>
          <w:rFonts w:hint="eastAsia"/>
        </w:rPr>
        <w:t>400</w:t>
      </w:r>
      <w:bookmarkEnd w:id="1601"/>
      <w:bookmarkStart w:id="1602" w:name="_QWord_Source_Comparison_1228"/>
      <w:r>
        <w:rPr>
          <w:rFonts w:hint="eastAsia"/>
        </w:rPr>
        <w:t>步。转盘上等间距排列</w:t>
      </w:r>
      <w:bookmarkEnd w:id="1602"/>
      <w:bookmarkStart w:id="1603" w:name="_QWord_Source_Comparison_1229"/>
      <w:r>
        <w:rPr>
          <w:rFonts w:hint="eastAsia"/>
        </w:rPr>
        <w:t>50</w:t>
      </w:r>
      <w:bookmarkEnd w:id="1603"/>
      <w:bookmarkStart w:id="1604" w:name="_QWord_Source_Comparison_1230"/>
      <w:r>
        <w:rPr>
          <w:rFonts w:hint="eastAsia"/>
        </w:rPr>
        <w:t>个试管插孔，这样两个瓶号之间的间距为</w:t>
      </w:r>
      <w:bookmarkEnd w:id="1604"/>
      <w:bookmarkStart w:id="1605" w:name="_QWord_Source_Comparison_1231"/>
      <w:r>
        <w:rPr>
          <w:rFonts w:hint="eastAsia"/>
        </w:rPr>
        <w:t>400</w:t>
      </w:r>
      <w:bookmarkEnd w:id="1605"/>
      <w:bookmarkStart w:id="1606" w:name="_QWord_Source_Comparison_1232"/>
      <w:r>
        <w:t>/</w:t>
      </w:r>
      <w:bookmarkEnd w:id="1606"/>
      <w:bookmarkStart w:id="1607" w:name="_QWord_Source_Comparison_1233"/>
      <w:r>
        <w:rPr>
          <w:rFonts w:hint="eastAsia"/>
        </w:rPr>
        <w:t>50</w:t>
      </w:r>
      <w:bookmarkEnd w:id="1607"/>
      <w:bookmarkStart w:id="1608" w:name="_QWord_Source_Comparison_5309"/>
      <w:bookmarkStart w:id="1609" w:name="_QWord_Source_Comparison_5374"/>
      <m:oMath>
        <m:r>
          <m:rPr/>
          <w:rPr>
            <w:rFonts w:ascii="Cambria Math" w:hAnsi="Cambria Math"/>
            <w:color w:val="008000"/>
          </w:rPr>
          <m:t> </m:t>
        </m:r>
        <w:bookmarkEnd w:id="1608"/>
        <w:bookmarkStart w:id="1610" w:name="_QWord_Source_Comparison_5310"/>
        <m:r>
          <m:rPr/>
          <w:rPr>
            <w:rFonts w:ascii="Cambria Math" w:hAnsi="Cambria Math"/>
          </w:rPr>
          <m:t>=</m:t>
        </m:r>
        <w:bookmarkEnd w:id="1610"/>
        <w:bookmarkStart w:id="1611" w:name="_QWord_Source_Comparison_5311"/>
        <m:r>
          <m:rPr/>
          <w:rPr>
            <w:rFonts w:ascii="Cambria Math" w:hAnsi="Cambria Math"/>
            <w:color w:val="008000"/>
          </w:rPr>
          <m:t> </m:t>
        </m:r>
        <w:bookmarkEnd w:id="1609"/>
        <w:bookmarkEnd w:id="1611"/>
      </m:oMath>
      <w:bookmarkStart w:id="1612" w:name="_QWord_Source_Comparison_1234"/>
      <w:r>
        <w:rPr>
          <w:rFonts w:hint="eastAsia"/>
        </w:rPr>
        <w:t>8</w:t>
      </w:r>
      <w:bookmarkEnd w:id="1612"/>
      <w:bookmarkStart w:id="1613" w:name="_QWord_Source_Comparison_1235"/>
      <w:r>
        <w:rPr>
          <w:rFonts w:hint="eastAsia"/>
        </w:rPr>
        <w:t>步，即电机每走</w:t>
      </w:r>
      <w:bookmarkEnd w:id="1613"/>
      <w:bookmarkStart w:id="1614" w:name="_QWord_Source_Comparison_1236"/>
      <w:r>
        <w:rPr>
          <w:rFonts w:hint="eastAsia"/>
        </w:rPr>
        <w:t>8</w:t>
      </w:r>
      <w:bookmarkEnd w:id="1614"/>
      <w:bookmarkStart w:id="1615" w:name="_QWord_Source_Comparison_1237"/>
      <w:r>
        <w:rPr>
          <w:rFonts w:hint="eastAsia"/>
        </w:rPr>
        <w:t>步，转盘就可以转至下一个瓶子的位置。当</w:t>
      </w:r>
      <w:bookmarkEnd w:id="1615"/>
      <w:bookmarkStart w:id="1616" w:name="_QWord_Source_Comparison_1238"/>
      <w:r>
        <w:rPr>
          <w:rFonts w:hint="eastAsia"/>
        </w:rPr>
        <w:t>1</w:t>
      </w:r>
      <w:bookmarkEnd w:id="1616"/>
      <w:bookmarkStart w:id="1617" w:name="_QWord_Source_Comparison_1239"/>
      <w:r>
        <w:rPr>
          <w:rFonts w:hint="eastAsia"/>
        </w:rPr>
        <w:t>号瓶转至针头下方时，电机步数计数器清零。因此，只要从</w:t>
      </w:r>
      <w:bookmarkEnd w:id="1617"/>
      <w:bookmarkStart w:id="1618" w:name="_QWord_Source_Comparison_1240"/>
      <w:r>
        <w:rPr>
          <w:rFonts w:hint="eastAsia"/>
        </w:rPr>
        <w:t>1</w:t>
      </w:r>
      <w:bookmarkEnd w:id="1618"/>
      <w:bookmarkStart w:id="1619" w:name="_QWord_Source_Comparison_1241"/>
      <w:r>
        <w:rPr>
          <w:rFonts w:hint="eastAsia"/>
        </w:rPr>
        <w:t>号瓶开始，计数电机走过的步数，就可以知道目前针头下方的瓶号。</w:t>
      </w:r>
      <w:bookmarkEnd w:id="1593"/>
      <w:bookmarkEnd w:id="1594"/>
      <w:bookmarkEnd w:id="1619"/>
    </w:p>
    <w:p w14:paraId="61BF955A">
      <w:pPr>
        <w:pStyle w:val="66"/>
        <w:numPr>
          <w:ilvl w:val="-1"/>
          <w:numId w:val="0"/>
        </w:numPr>
        <w:ind w:left="317" w:firstLine="0"/>
      </w:pPr>
      <w:bookmarkStart w:id="1620" w:name="_QWord_Source_Comparison_1242"/>
      <w:bookmarkStart w:id="1621" w:name="_QWord_Paragraph__229"/>
      <w:bookmarkStart w:id="1622" w:name="_QWord_Source_Comparison_Para_229"/>
      <w:r>
        <w:rPr>
          <w:rFonts w:hint="eastAsia"/>
          <w:lang w:eastAsia="zh-CN"/>
        </w:rPr>
        <w:t>（</w:t>
      </w:r>
      <w:r>
        <w:rPr>
          <w:rFonts w:hint="eastAsia"/>
          <w:lang w:val="en-US" w:eastAsia="zh-CN"/>
        </w:rPr>
        <w:t>2）</w:t>
      </w:r>
      <w:r>
        <w:t>针</w:t>
      </w:r>
      <w:bookmarkEnd w:id="1620"/>
      <w:bookmarkStart w:id="1623" w:name="_QWord_Source_Comparison_1243"/>
      <w:r>
        <w:rPr>
          <w:rFonts w:hint="eastAsia"/>
        </w:rPr>
        <w:t>臂</w:t>
      </w:r>
      <w:bookmarkEnd w:id="1623"/>
      <w:bookmarkStart w:id="1624" w:name="_QWord_Source_Comparison_1244"/>
      <w:r>
        <w:t>上下移动</w:t>
      </w:r>
      <w:bookmarkEnd w:id="1621"/>
      <w:bookmarkEnd w:id="1622"/>
      <w:bookmarkEnd w:id="1624"/>
    </w:p>
    <w:p w14:paraId="0DD18374">
      <w:pPr>
        <w:pStyle w:val="4"/>
        <w:ind w:firstLine="420"/>
      </w:pPr>
      <w:bookmarkStart w:id="1625" w:name="_QWord_Source_Comparison_1246"/>
      <w:bookmarkStart w:id="1626" w:name="_QWord_Source_Comparison_Para_230"/>
      <w:bookmarkStart w:id="1627" w:name="_QWord_Paragraph__230"/>
      <w:r>
        <w:t>针臂上下移动是通过步进电机的正反转控制实现的。当针臂转动到上限位或下限位时，触碰相应的开关，发出高电平信号作为指示。</w:t>
      </w:r>
      <w:bookmarkEnd w:id="1625"/>
      <w:bookmarkStart w:id="1628" w:name="_QWord_Source_Comparison_1247"/>
      <w:r>
        <w:rPr>
          <w:rFonts w:hint="eastAsia"/>
        </w:rPr>
        <w:t>这时</w:t>
      </w:r>
      <w:bookmarkEnd w:id="1628"/>
      <w:bookmarkStart w:id="1629" w:name="_QWord_Source_Comparison_1248"/>
      <w:r>
        <w:t>应停止步进电机的动作。由于针臂是通过丝杠传动的，电机转动一周，针臂移动的距离是丝杠的间距。因此，电机的转动速度要快一些，具体要求是从上限位移动到下限位</w:t>
      </w:r>
      <w:bookmarkEnd w:id="1629"/>
      <w:bookmarkStart w:id="1630" w:name="_QWord_Source_Comparison_1249"/>
      <w:r>
        <w:rPr>
          <w:rFonts w:hint="eastAsia"/>
        </w:rPr>
        <w:t>在</w:t>
      </w:r>
      <w:bookmarkEnd w:id="1630"/>
      <w:bookmarkStart w:id="1631" w:name="_QWord_Source_Comparison_1250"/>
      <w:r>
        <w:t>10s</w:t>
      </w:r>
      <w:bookmarkEnd w:id="1631"/>
      <w:bookmarkStart w:id="1632" w:name="_QWord_Source_Comparison_1251"/>
      <w:r>
        <w:t>左右。</w:t>
      </w:r>
      <w:bookmarkEnd w:id="1626"/>
      <w:bookmarkEnd w:id="1627"/>
      <w:bookmarkEnd w:id="1632"/>
    </w:p>
    <w:p w14:paraId="39AC9FE1">
      <w:pPr>
        <w:pStyle w:val="66"/>
        <w:numPr>
          <w:ilvl w:val="-1"/>
          <w:numId w:val="0"/>
        </w:numPr>
        <w:ind w:left="317" w:firstLine="0"/>
      </w:pPr>
      <w:bookmarkStart w:id="1633" w:name="_QWord_Paragraph__231"/>
      <w:bookmarkStart w:id="1634" w:name="_QWord_Source_Comparison_Para_231"/>
      <w:bookmarkStart w:id="1635" w:name="_QWord_Source_Comparison_1252"/>
      <w:r>
        <w:rPr>
          <w:rFonts w:hint="eastAsia"/>
          <w:lang w:eastAsia="zh-CN"/>
        </w:rPr>
        <w:t>（</w:t>
      </w:r>
      <w:r>
        <w:rPr>
          <w:rFonts w:hint="eastAsia"/>
          <w:lang w:val="en-US" w:eastAsia="zh-CN"/>
        </w:rPr>
        <w:t>3）</w:t>
      </w:r>
      <w:r>
        <w:rPr>
          <w:rFonts w:hint="eastAsia"/>
        </w:rPr>
        <w:t>通信功能</w:t>
      </w:r>
      <w:bookmarkEnd w:id="1633"/>
      <w:bookmarkEnd w:id="1634"/>
      <w:bookmarkEnd w:id="1635"/>
    </w:p>
    <w:p w14:paraId="2E7E510F">
      <w:pPr>
        <w:pStyle w:val="4"/>
        <w:ind w:firstLine="420"/>
      </w:pPr>
      <w:bookmarkStart w:id="1636" w:name="_QWord_Source_Comparison_1254"/>
      <w:bookmarkStart w:id="1637" w:name="_QWord_Source_Comparison_Para_232"/>
      <w:bookmarkStart w:id="1638" w:name="_QWord_Paragraph__232"/>
      <w:r>
        <w:rPr>
          <w:rFonts w:hint="eastAsia"/>
        </w:rPr>
        <w:t>色谱仪与自动进样器之间通过数据通信进行联系。通信主要完成以下功能：</w:t>
      </w:r>
      <w:bookmarkEnd w:id="1636"/>
      <w:bookmarkEnd w:id="1637"/>
      <w:bookmarkEnd w:id="1638"/>
    </w:p>
    <w:p w14:paraId="3EF86984">
      <w:pPr>
        <w:pStyle w:val="175"/>
      </w:pPr>
      <w:bookmarkStart w:id="1639" w:name="_QWord_Source_Comparison_1255"/>
      <w:bookmarkStart w:id="1640" w:name="_QWord_Source_Comparison_Para_233"/>
      <w:bookmarkStart w:id="1641" w:name="_QWord_Paragraph__233"/>
      <w:r>
        <w:rPr>
          <w:rFonts w:hint="eastAsia"/>
        </w:rPr>
        <w:t>色谱仪获取自动进样器的状态，包括自动进样电机的运转状态、霍尔传感器、限位开关的状态、当前瓶号。</w:t>
      </w:r>
      <w:bookmarkEnd w:id="1639"/>
      <w:bookmarkEnd w:id="1640"/>
      <w:bookmarkEnd w:id="1641"/>
    </w:p>
    <w:p w14:paraId="5AF4C837">
      <w:pPr>
        <w:pStyle w:val="175"/>
      </w:pPr>
      <w:bookmarkStart w:id="1642" w:name="_QWord_Source_Comparison_1256"/>
      <w:bookmarkStart w:id="1643" w:name="_QWord_Paragraph__234"/>
      <w:bookmarkStart w:id="1644" w:name="_QWord_Source_Comparison_Para_234"/>
      <w:r>
        <w:rPr>
          <w:rFonts w:hint="eastAsia"/>
        </w:rPr>
        <w:t>色谱仪控制自动进样器的动作，包括转盘转动（寻找初始位置、转至指定位置）、针臂上下移动、进样。各动作是分开独立进行的，相互之间不会同时进行。动作顺序由色谱仪通过命令进行发送，自动进样器只需要执行每一条命令即可。</w:t>
      </w:r>
      <w:bookmarkEnd w:id="1642"/>
      <w:bookmarkEnd w:id="1643"/>
      <w:bookmarkEnd w:id="1644"/>
    </w:p>
    <w:p w14:paraId="7BB1C8F5">
      <w:pPr>
        <w:pStyle w:val="4"/>
        <w:ind w:firstLine="420"/>
      </w:pPr>
      <w:bookmarkStart w:id="1645" w:name="_QWord_Source_Comparison_1257"/>
      <w:bookmarkStart w:id="1646" w:name="_QWord_Source_Comparison_Para_235"/>
      <w:bookmarkStart w:id="1647" w:name="_QWord_Paragraph__235"/>
      <w:r>
        <w:t>经过需求分析，进样器控制系统需要控制转盘电机、针臂电机和蠕动泵三个执行器，需要接收霍尔传感器、上下限位开关共三个开关信号，需要与色谱仪实现串口</w:t>
      </w:r>
      <w:bookmarkEnd w:id="1645"/>
      <w:bookmarkStart w:id="1648" w:name="_QWord_Source_Comparison_1258"/>
      <w:r>
        <w:rPr>
          <w:rFonts w:hint="eastAsia"/>
        </w:rPr>
        <w:t>通信</w:t>
      </w:r>
      <w:bookmarkEnd w:id="1648"/>
      <w:bookmarkStart w:id="1649" w:name="_QWord_Source_Comparison_1259"/>
      <w:r>
        <w:t>。因此，硬件部分采用单片机</w:t>
      </w:r>
      <w:bookmarkEnd w:id="1649"/>
      <m:oMath>
        <w:bookmarkStart w:id="1650" w:name="_QWord_Source_Comparison_5312"/>
        <w:bookmarkStart w:id="1651" w:name="_QWord_Source_Comparison_5375"/>
        <m:r>
          <m:rPr/>
          <w:rPr>
            <w:rFonts w:ascii="Cambria Math" w:hAnsi="Cambria Math"/>
            <w:color w:val="008000"/>
          </w:rPr>
          <m:t> </m:t>
        </m:r>
        <w:bookmarkEnd w:id="1650"/>
        <w:bookmarkStart w:id="1652" w:name="_QWord_Source_Comparison_5313"/>
        <m:r>
          <m:rPr/>
          <w:rPr>
            <w:rFonts w:ascii="Cambria Math" w:hAnsi="Cambria Math"/>
          </w:rPr>
          <m:t>+</m:t>
        </m:r>
        <w:bookmarkEnd w:id="1652"/>
        <w:bookmarkStart w:id="1653" w:name="_QWord_Source_Comparison_5314"/>
        <m:r>
          <m:rPr/>
          <w:rPr>
            <w:rFonts w:ascii="Cambria Math" w:hAnsi="Cambria Math"/>
            <w:color w:val="008000"/>
          </w:rPr>
          <m:t> </m:t>
        </m:r>
        <w:bookmarkEnd w:id="1651"/>
        <w:bookmarkEnd w:id="1653"/>
      </m:oMath>
      <w:bookmarkStart w:id="1654" w:name="_QWord_Source_Comparison_1260"/>
      <w:r>
        <w:t>接口驱动部件；软件采用</w:t>
      </w:r>
      <w:bookmarkEnd w:id="1654"/>
      <w:bookmarkStart w:id="1655" w:name="_QWord_Source_Comparison_1261"/>
      <w:r>
        <w:t>C51</w:t>
      </w:r>
      <w:bookmarkEnd w:id="1655"/>
      <w:bookmarkStart w:id="1656" w:name="_QWord_Source_Comparison_1262"/>
      <w:r>
        <w:t>进行裸机编程开发。</w:t>
      </w:r>
      <w:bookmarkEnd w:id="1646"/>
      <w:bookmarkEnd w:id="1647"/>
      <w:bookmarkEnd w:id="1656"/>
    </w:p>
    <w:p w14:paraId="6E775D2E">
      <w:pPr>
        <w:pStyle w:val="5"/>
        <w:numPr>
          <w:ilvl w:val="-1"/>
          <w:numId w:val="0"/>
        </w:numPr>
        <w:spacing w:before="705" w:after="352"/>
      </w:pPr>
      <w:bookmarkStart w:id="1657" w:name="_QWord_Source_Comparison_1263"/>
      <w:bookmarkStart w:id="1658" w:name="_QWord_Source_Comparison_Para_236"/>
      <w:bookmarkStart w:id="1659" w:name="_Toc19019"/>
      <w:bookmarkStart w:id="1660" w:name="_QWord_Paragraph__236"/>
      <w:r>
        <w:rPr>
          <w:rFonts w:hint="eastAsia"/>
          <w:lang w:val="en-US" w:eastAsia="zh-CN"/>
        </w:rPr>
        <w:t xml:space="preserve">2.1 </w:t>
      </w:r>
      <w:r>
        <w:rPr>
          <w:rFonts w:hint="eastAsia"/>
        </w:rPr>
        <w:t>8051</w:t>
      </w:r>
      <w:bookmarkEnd w:id="1657"/>
      <w:bookmarkStart w:id="1661" w:name="_QWord_Source_Comparison_1264"/>
      <w:r>
        <w:rPr>
          <w:rFonts w:hint="eastAsia"/>
        </w:rPr>
        <w:t>单片机简介</w:t>
      </w:r>
      <w:bookmarkEnd w:id="1658"/>
      <w:bookmarkEnd w:id="1659"/>
      <w:bookmarkEnd w:id="1660"/>
      <w:bookmarkEnd w:id="1661"/>
    </w:p>
    <w:p w14:paraId="743EA96A">
      <w:pPr>
        <w:pStyle w:val="4"/>
        <w:ind w:firstLine="420"/>
      </w:pPr>
      <w:bookmarkStart w:id="1662" w:name="_QWord_Source_Comparison_1265"/>
      <w:bookmarkStart w:id="1663" w:name="_QWord_Source_Comparison_Para_237"/>
      <w:bookmarkStart w:id="1664" w:name="_QWord_Paragraph__237"/>
      <w:r>
        <w:rPr>
          <w:rFonts w:hint="eastAsia"/>
        </w:rPr>
        <w:t>本节将根据上节的项目要求来选择一款合适的专用计算机。主要从系统的功能要求、</w:t>
      </w:r>
      <w:bookmarkEnd w:id="1662"/>
      <w:bookmarkStart w:id="1665" w:name="_QWord_Source_Comparison_1266"/>
      <w:r>
        <w:rPr>
          <w:rFonts w:hint="eastAsia"/>
        </w:rPr>
        <w:t>性能要求、可靠性、成本与功耗和环境等多方面考虑选择合适的嵌入式系统。接着介绍</w:t>
      </w:r>
      <w:bookmarkEnd w:id="1665"/>
      <w:bookmarkStart w:id="1666" w:name="_QWord_Source_Comparison_1267"/>
      <w:r>
        <w:rPr>
          <w:rFonts w:hint="eastAsia"/>
        </w:rPr>
        <w:t>8051</w:t>
      </w:r>
      <w:bookmarkEnd w:id="1666"/>
      <w:bookmarkStart w:id="1667" w:name="_QWord_Source_Comparison_1268"/>
      <w:r>
        <w:rPr>
          <w:rFonts w:hint="eastAsia"/>
        </w:rPr>
        <w:t>单片机的基本构造和相应的特点，</w:t>
      </w:r>
      <w:bookmarkEnd w:id="1663"/>
      <w:bookmarkEnd w:id="1664"/>
      <w:bookmarkEnd w:id="1667"/>
    </w:p>
    <w:p w14:paraId="7B57DA4A">
      <w:pPr>
        <w:pStyle w:val="109"/>
        <w:ind w:firstLine="360"/>
        <w:rPr>
          <w:rStyle w:val="174"/>
          <w:rFonts w:hint="eastAsia" w:eastAsia="宋体"/>
          <w:lang w:eastAsia="zh-CN"/>
        </w:rPr>
      </w:pPr>
      <w:bookmarkStart w:id="1668" w:name="_QWord_Source_Comparison_1269"/>
      <w:bookmarkStart w:id="1669" w:name="_QWord_Paragraph__238"/>
      <w:bookmarkStart w:id="1670" w:name="_QWord_Source_Comparison_Para_238"/>
      <w:r>
        <w:rPr>
          <w:rStyle w:val="174"/>
          <w:rFonts w:hint="eastAsia" w:eastAsia="宋体"/>
          <w:lang w:eastAsia="zh-CN"/>
        </w:rPr>
        <w:drawing>
          <wp:inline distT="0" distB="0" distL="114300" distR="114300">
            <wp:extent cx="2286000" cy="2286000"/>
            <wp:effectExtent l="0" t="0" r="0" b="0"/>
            <wp:docPr id="44" name="图片 44" descr="2-1 8051单片机简介.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2-1 8051单片机简介.mp4"/>
                    <pic:cNvPicPr>
                      <a:picLocks noChangeAspect="1"/>
                    </pic:cNvPicPr>
                  </pic:nvPicPr>
                  <pic:blipFill>
                    <a:blip r:embed="rId61"/>
                    <a:stretch>
                      <a:fillRect/>
                    </a:stretch>
                  </pic:blipFill>
                  <pic:spPr>
                    <a:xfrm>
                      <a:off x="0" y="0"/>
                      <a:ext cx="2286000" cy="2286000"/>
                    </a:xfrm>
                    <a:prstGeom prst="rect">
                      <a:avLst/>
                    </a:prstGeom>
                  </pic:spPr>
                </pic:pic>
              </a:graphicData>
            </a:graphic>
          </wp:inline>
        </w:drawing>
      </w:r>
    </w:p>
    <w:p w14:paraId="22F64384">
      <w:pPr>
        <w:pStyle w:val="109"/>
        <w:ind w:firstLine="360"/>
      </w:pPr>
      <w:r>
        <w:rPr>
          <w:rStyle w:val="174"/>
          <w:rFonts w:hint="eastAsia"/>
        </w:rPr>
        <w:t>2</w:t>
      </w:r>
      <w:bookmarkEnd w:id="1668"/>
      <w:bookmarkStart w:id="1671" w:name="_QWord_Source_Comparison_1270"/>
      <w:r>
        <w:rPr>
          <w:rStyle w:val="174"/>
        </w:rPr>
        <w:noBreakHyphen/>
      </w:r>
      <w:bookmarkEnd w:id="1671"/>
      <w:bookmarkStart w:id="1672" w:name="_QWord_Source_Comparison_1271"/>
      <w:r>
        <w:rPr>
          <w:rStyle w:val="174"/>
          <w:rFonts w:hint="eastAsia"/>
          <w:lang w:val="en-US" w:eastAsia="zh-CN"/>
        </w:rPr>
        <w:t>1</w:t>
      </w:r>
      <w:r>
        <w:rPr>
          <w:rStyle w:val="174"/>
          <w:rFonts w:hint="eastAsia"/>
        </w:rPr>
        <w:t xml:space="preserve"> 8051</w:t>
      </w:r>
      <w:bookmarkEnd w:id="1672"/>
      <w:bookmarkStart w:id="1673" w:name="_QWord_Source_Comparison_1272"/>
      <w:r>
        <w:rPr>
          <w:rStyle w:val="174"/>
          <w:rFonts w:hint="eastAsia"/>
        </w:rPr>
        <w:t>单片机简介</w:t>
      </w:r>
      <w:bookmarkEnd w:id="1669"/>
      <w:bookmarkEnd w:id="1670"/>
      <w:bookmarkEnd w:id="1673"/>
    </w:p>
    <w:p w14:paraId="5C88EA1B">
      <w:pPr>
        <w:pStyle w:val="63"/>
        <w:numPr>
          <w:ilvl w:val="-1"/>
          <w:numId w:val="0"/>
        </w:numPr>
        <w:spacing w:before="352" w:after="352"/>
        <w:ind w:left="420" w:firstLine="0"/>
      </w:pPr>
      <w:bookmarkStart w:id="1674" w:name="_QWord_Source_Comparison_1273"/>
      <w:bookmarkStart w:id="1675" w:name="_QWord_Source_Comparison_Para_239"/>
      <w:bookmarkStart w:id="1676" w:name="_Toc273"/>
      <w:bookmarkStart w:id="1677" w:name="_QWord_Paragraph__239"/>
      <w:r>
        <w:rPr>
          <w:rFonts w:hint="eastAsia"/>
          <w:lang w:val="en-US" w:eastAsia="zh-CN"/>
        </w:rPr>
        <w:t>2.1.1</w:t>
      </w:r>
      <w:r>
        <w:rPr>
          <w:rFonts w:hint="eastAsia"/>
        </w:rPr>
        <w:t>适用的计算机</w:t>
      </w:r>
      <w:bookmarkEnd w:id="1674"/>
      <w:bookmarkEnd w:id="1675"/>
      <w:bookmarkEnd w:id="1676"/>
      <w:bookmarkEnd w:id="1677"/>
    </w:p>
    <w:p w14:paraId="0B89EEC5">
      <w:pPr>
        <w:pStyle w:val="4"/>
        <w:ind w:firstLine="420"/>
      </w:pPr>
      <w:bookmarkStart w:id="1678" w:name="_QWord_Paragraph__240"/>
      <w:bookmarkStart w:id="1679" w:name="_QWord_Source_Comparison_1274"/>
      <w:bookmarkStart w:id="1680" w:name="_QWord_Source_Comparison_Para_240"/>
      <w:r>
        <w:rPr>
          <w:rFonts w:hint="eastAsia"/>
        </w:rPr>
        <w:t>在选择合适的计算机时，我们需要考虑以下几个方面：</w:t>
      </w:r>
      <w:bookmarkEnd w:id="1678"/>
      <w:bookmarkEnd w:id="1679"/>
      <w:bookmarkEnd w:id="1680"/>
    </w:p>
    <w:p w14:paraId="4599B0B1">
      <w:pPr>
        <w:pStyle w:val="66"/>
        <w:numPr>
          <w:ilvl w:val="-1"/>
          <w:numId w:val="0"/>
        </w:numPr>
        <w:ind w:left="317" w:firstLine="0"/>
      </w:pPr>
      <w:bookmarkStart w:id="1681" w:name="_QWord_Source_Comparison_1275"/>
      <w:bookmarkStart w:id="1682" w:name="_QWord_Source_Comparison_Para_241"/>
      <w:bookmarkStart w:id="1683" w:name="_QWord_Paragraph__241"/>
      <w:r>
        <w:rPr>
          <w:rFonts w:hint="eastAsia"/>
          <w:lang w:eastAsia="zh-CN"/>
        </w:rPr>
        <w:t>（</w:t>
      </w:r>
      <w:r>
        <w:rPr>
          <w:rFonts w:hint="eastAsia"/>
          <w:lang w:val="en-US" w:eastAsia="zh-CN"/>
        </w:rPr>
        <w:t>1）</w:t>
      </w:r>
      <w:r>
        <w:t>功能要求</w:t>
      </w:r>
      <w:bookmarkEnd w:id="1681"/>
      <w:bookmarkStart w:id="1684" w:name="_QWord_Source_Comparison_1276"/>
      <w:r>
        <w:rPr>
          <w:rFonts w:hint="eastAsia"/>
        </w:rPr>
        <w:t>。</w:t>
      </w:r>
      <w:bookmarkEnd w:id="1684"/>
      <w:bookmarkStart w:id="1685" w:name="_QWord_Source_Comparison_1277"/>
      <w:r>
        <w:t>系统的控制要求较简单，只需控制几个电机和检测几个位置信号，主要是输入输出的开关量信号。</w:t>
      </w:r>
      <w:bookmarkEnd w:id="1682"/>
      <w:bookmarkEnd w:id="1683"/>
      <w:bookmarkEnd w:id="1685"/>
    </w:p>
    <w:p w14:paraId="341C47D3">
      <w:pPr>
        <w:pStyle w:val="66"/>
        <w:numPr>
          <w:ilvl w:val="-1"/>
          <w:numId w:val="0"/>
        </w:numPr>
        <w:ind w:left="317" w:firstLine="0"/>
      </w:pPr>
      <w:bookmarkStart w:id="1686" w:name="_QWord_Source_Comparison_1278"/>
      <w:bookmarkStart w:id="1687" w:name="_QWord_Source_Comparison_Para_242"/>
      <w:bookmarkStart w:id="1688" w:name="_QWord_Paragraph__242"/>
      <w:r>
        <w:rPr>
          <w:rFonts w:hint="eastAsia"/>
          <w:lang w:eastAsia="zh-CN"/>
        </w:rPr>
        <w:t>（</w:t>
      </w:r>
      <w:r>
        <w:rPr>
          <w:rFonts w:hint="eastAsia"/>
          <w:lang w:val="en-US" w:eastAsia="zh-CN"/>
        </w:rPr>
        <w:t>2）</w:t>
      </w:r>
      <w:r>
        <w:t>性能要求</w:t>
      </w:r>
      <w:bookmarkEnd w:id="1686"/>
      <w:bookmarkStart w:id="1689" w:name="_QWord_Source_Comparison_1279"/>
      <w:r>
        <w:rPr>
          <w:rFonts w:hint="eastAsia"/>
        </w:rPr>
        <w:t>。</w:t>
      </w:r>
      <w:bookmarkEnd w:id="1689"/>
      <w:bookmarkStart w:id="1690" w:name="_QWord_Source_Comparison_1280"/>
      <w:r>
        <w:t>对速度要求不高，普通计算机即可满足。</w:t>
      </w:r>
      <w:bookmarkEnd w:id="1687"/>
      <w:bookmarkEnd w:id="1688"/>
      <w:bookmarkEnd w:id="1690"/>
    </w:p>
    <w:p w14:paraId="3BFC351B">
      <w:pPr>
        <w:pStyle w:val="66"/>
        <w:numPr>
          <w:ilvl w:val="-1"/>
          <w:numId w:val="0"/>
        </w:numPr>
        <w:ind w:left="317" w:firstLine="0"/>
      </w:pPr>
      <w:bookmarkStart w:id="1691" w:name="_QWord_Source_Comparison_1281"/>
      <w:bookmarkStart w:id="1692" w:name="_QWord_Paragraph__243"/>
      <w:bookmarkStart w:id="1693" w:name="_QWord_Source_Comparison_Para_243"/>
      <w:r>
        <w:rPr>
          <w:rFonts w:hint="eastAsia"/>
          <w:lang w:eastAsia="zh-CN"/>
        </w:rPr>
        <w:t>（</w:t>
      </w:r>
      <w:r>
        <w:rPr>
          <w:rFonts w:hint="eastAsia"/>
          <w:lang w:val="en-US" w:eastAsia="zh-CN"/>
        </w:rPr>
        <w:t>3）</w:t>
      </w:r>
      <w:r>
        <w:t>可靠性</w:t>
      </w:r>
      <w:bookmarkEnd w:id="1691"/>
      <w:bookmarkStart w:id="1694" w:name="_QWord_Source_Comparison_1282"/>
      <w:r>
        <w:rPr>
          <w:rFonts w:hint="eastAsia"/>
        </w:rPr>
        <w:t>。</w:t>
      </w:r>
      <w:bookmarkEnd w:id="1694"/>
      <w:bookmarkStart w:id="1695" w:name="_QWord_Source_Comparison_1283"/>
      <w:r>
        <w:t>要求较高的可靠性。</w:t>
      </w:r>
      <w:bookmarkEnd w:id="1692"/>
      <w:bookmarkEnd w:id="1693"/>
      <w:bookmarkEnd w:id="1695"/>
    </w:p>
    <w:p w14:paraId="558E2346">
      <w:pPr>
        <w:pStyle w:val="66"/>
        <w:numPr>
          <w:ilvl w:val="-1"/>
          <w:numId w:val="0"/>
        </w:numPr>
        <w:ind w:left="317" w:firstLine="0"/>
      </w:pPr>
      <w:bookmarkStart w:id="1696" w:name="_QWord_Source_Comparison_1284"/>
      <w:bookmarkStart w:id="1697" w:name="_QWord_Source_Comparison_Para_244"/>
      <w:bookmarkStart w:id="1698" w:name="_QWord_Paragraph__244"/>
      <w:r>
        <w:rPr>
          <w:rFonts w:hint="eastAsia"/>
          <w:lang w:eastAsia="zh-CN"/>
        </w:rPr>
        <w:t>（</w:t>
      </w:r>
      <w:r>
        <w:rPr>
          <w:rFonts w:hint="eastAsia"/>
          <w:lang w:val="en-US" w:eastAsia="zh-CN"/>
        </w:rPr>
        <w:t>4）</w:t>
      </w:r>
      <w:r>
        <w:t>成本与功耗</w:t>
      </w:r>
      <w:bookmarkEnd w:id="1696"/>
      <w:bookmarkStart w:id="1699" w:name="_QWord_Source_Comparison_1285"/>
      <w:r>
        <w:rPr>
          <w:rFonts w:hint="eastAsia"/>
        </w:rPr>
        <w:t>。</w:t>
      </w:r>
      <w:bookmarkEnd w:id="1699"/>
      <w:bookmarkStart w:id="1700" w:name="_QWord_Source_Comparison_1286"/>
      <w:r>
        <w:t>控制在合理范围内。</w:t>
      </w:r>
      <w:bookmarkEnd w:id="1697"/>
      <w:bookmarkEnd w:id="1698"/>
      <w:bookmarkEnd w:id="1700"/>
    </w:p>
    <w:p w14:paraId="48EC25CC">
      <w:pPr>
        <w:pStyle w:val="66"/>
        <w:numPr>
          <w:ilvl w:val="-1"/>
          <w:numId w:val="0"/>
        </w:numPr>
        <w:ind w:left="317" w:firstLine="0"/>
      </w:pPr>
      <w:bookmarkStart w:id="1701" w:name="_QWord_Source_Comparison_1287"/>
      <w:bookmarkStart w:id="1702" w:name="_QWord_Paragraph__245"/>
      <w:bookmarkStart w:id="1703" w:name="_QWord_Source_Comparison_Para_245"/>
      <w:r>
        <w:rPr>
          <w:rFonts w:hint="eastAsia"/>
          <w:lang w:eastAsia="zh-CN"/>
        </w:rPr>
        <w:t>（</w:t>
      </w:r>
      <w:r>
        <w:rPr>
          <w:rFonts w:hint="eastAsia"/>
          <w:lang w:val="en-US" w:eastAsia="zh-CN"/>
        </w:rPr>
        <w:t>5）</w:t>
      </w:r>
      <w:r>
        <w:t>环境适应性</w:t>
      </w:r>
      <w:bookmarkEnd w:id="1701"/>
      <w:bookmarkStart w:id="1704" w:name="_QWord_Source_Comparison_1288"/>
      <w:r>
        <w:rPr>
          <w:rFonts w:hint="eastAsia"/>
        </w:rPr>
        <w:t>。</w:t>
      </w:r>
      <w:bookmarkEnd w:id="1704"/>
      <w:bookmarkStart w:id="1705" w:name="_QWord_Source_Comparison_1289"/>
      <w:r>
        <w:t>能适应工业控制环境。</w:t>
      </w:r>
      <w:bookmarkEnd w:id="1702"/>
      <w:bookmarkEnd w:id="1703"/>
      <w:bookmarkEnd w:id="1705"/>
    </w:p>
    <w:p w14:paraId="2672D622">
      <w:pPr>
        <w:pStyle w:val="4"/>
        <w:ind w:firstLine="420"/>
      </w:pPr>
      <w:bookmarkStart w:id="1706" w:name="_QWord_Source_Comparison_1290"/>
      <w:bookmarkStart w:id="1707" w:name="_QWord_Source_Comparison_Para_246"/>
      <w:bookmarkStart w:id="1708" w:name="_QWord_Paragraph__246"/>
      <w:r>
        <w:rPr>
          <w:rFonts w:hint="eastAsia"/>
        </w:rPr>
        <w:t>在综合考虑这些因素后，可以选择功能和性能上都能满足要求的较简单的计算机，而无须选择过于复杂或高档的计算机。</w:t>
      </w:r>
      <w:bookmarkEnd w:id="1706"/>
      <w:bookmarkEnd w:id="1707"/>
      <w:bookmarkEnd w:id="1708"/>
    </w:p>
    <w:p w14:paraId="1E8D93B8">
      <w:pPr>
        <w:pStyle w:val="63"/>
        <w:numPr>
          <w:ilvl w:val="2"/>
          <w:numId w:val="6"/>
        </w:numPr>
        <w:spacing w:before="352" w:after="352"/>
      </w:pPr>
      <w:bookmarkStart w:id="1709" w:name="_QWord_Source_Comparison_1291"/>
      <w:bookmarkStart w:id="1710" w:name="_Toc13953"/>
      <w:bookmarkStart w:id="1711" w:name="_QWord_Source_Comparison_Para_247"/>
      <w:bookmarkStart w:id="1712" w:name="_QWord_Paragraph__247"/>
      <w:r>
        <w:rPr>
          <w:rFonts w:hint="eastAsia"/>
        </w:rPr>
        <w:t>8051</w:t>
      </w:r>
      <w:bookmarkEnd w:id="1709"/>
      <w:bookmarkStart w:id="1713" w:name="_QWord_Source_Comparison_1292"/>
      <w:r>
        <w:rPr>
          <w:rFonts w:hint="eastAsia"/>
        </w:rPr>
        <w:t>单片机简介</w:t>
      </w:r>
      <w:bookmarkEnd w:id="1710"/>
      <w:bookmarkEnd w:id="1711"/>
      <w:bookmarkEnd w:id="1712"/>
      <w:bookmarkEnd w:id="1713"/>
    </w:p>
    <w:p w14:paraId="3868CA9E">
      <w:pPr>
        <w:pStyle w:val="4"/>
        <w:ind w:firstLine="420"/>
      </w:pPr>
      <w:bookmarkStart w:id="1714" w:name="_QWord_Source_Comparison_1293"/>
      <w:bookmarkStart w:id="1715" w:name="_QWord_Paragraph__248"/>
      <w:bookmarkStart w:id="1716" w:name="_QWord_Source_Comparison_Para_248"/>
      <w:r>
        <w:t>8051</w:t>
      </w:r>
      <w:bookmarkEnd w:id="1714"/>
      <w:bookmarkStart w:id="1717" w:name="_QWord_Source_Comparison_1294"/>
      <w:r>
        <w:t>单片机从</w:t>
      </w:r>
      <w:bookmarkEnd w:id="1717"/>
      <w:bookmarkStart w:id="1718" w:name="_QWord_Source_Comparison_1295"/>
      <w:r>
        <w:rPr>
          <w:rFonts w:hint="eastAsia"/>
        </w:rPr>
        <w:t>20</w:t>
      </w:r>
      <w:bookmarkEnd w:id="1718"/>
      <w:bookmarkStart w:id="1719" w:name="_QWord_Source_Comparison_1296"/>
      <w:r>
        <w:t>世纪</w:t>
      </w:r>
      <w:bookmarkEnd w:id="1719"/>
      <w:bookmarkStart w:id="1720" w:name="_QWord_Source_Comparison_1297"/>
      <w:r>
        <w:t>80</w:t>
      </w:r>
      <w:bookmarkEnd w:id="1720"/>
      <w:bookmarkStart w:id="1721" w:name="_QWord_Source_Comparison_1298"/>
      <w:r>
        <w:t>年代开始应用，至今已成为一种经典标准。由</w:t>
      </w:r>
      <w:bookmarkEnd w:id="1721"/>
      <w:bookmarkStart w:id="1722" w:name="_QWord_Source_Comparison_1299"/>
      <w:r>
        <w:t>Intel</w:t>
      </w:r>
      <w:bookmarkEnd w:id="1722"/>
      <w:bookmarkStart w:id="1723" w:name="_QWord_Source_Comparison_1300"/>
      <w:r>
        <w:t>设计的</w:t>
      </w:r>
      <w:bookmarkEnd w:id="1723"/>
      <w:bookmarkStart w:id="1724" w:name="_QWord_Source_Comparison_1301"/>
      <w:r>
        <w:t>8051</w:t>
      </w:r>
      <w:bookmarkEnd w:id="1724"/>
      <w:bookmarkStart w:id="1725" w:name="_QWord_Source_Comparison_1302"/>
      <w:r>
        <w:t>体系结构已被多家公司采用和改进，形成了多种兼容</w:t>
      </w:r>
      <w:bookmarkEnd w:id="1725"/>
      <w:bookmarkStart w:id="1726" w:name="_QWord_Source_Comparison_1303"/>
      <w:r>
        <w:t>8051</w:t>
      </w:r>
      <w:bookmarkEnd w:id="1726"/>
      <w:bookmarkStart w:id="1727" w:name="_QWord_Source_Comparison_1304"/>
      <w:r>
        <w:t>单片机的芯片型号，如</w:t>
      </w:r>
      <w:bookmarkEnd w:id="1727"/>
      <w:bookmarkStart w:id="1728" w:name="_QWord_Source_Comparison_1305"/>
      <w:r>
        <w:t>Atmel</w:t>
      </w:r>
      <w:bookmarkEnd w:id="1728"/>
      <w:bookmarkStart w:id="1729" w:name="_QWord_Source_Comparison_1306"/>
      <w:r>
        <w:t>公司的产品。下面详细介绍</w:t>
      </w:r>
      <w:bookmarkEnd w:id="1729"/>
      <w:bookmarkStart w:id="1730" w:name="_QWord_Source_Comparison_1307"/>
      <w:r>
        <w:t>8051</w:t>
      </w:r>
      <w:bookmarkEnd w:id="1730"/>
      <w:bookmarkStart w:id="1731" w:name="_QWord_Source_Comparison_1308"/>
      <w:r>
        <w:t>单片机的内部结构。</w:t>
      </w:r>
      <w:bookmarkEnd w:id="1715"/>
      <w:bookmarkEnd w:id="1716"/>
      <w:bookmarkEnd w:id="1731"/>
    </w:p>
    <w:p w14:paraId="2731E1E5">
      <w:pPr>
        <w:pStyle w:val="4"/>
        <w:ind w:firstLine="420"/>
      </w:pPr>
      <w:bookmarkStart w:id="1732" w:name="_QWord_Source_Comparison_1309"/>
      <w:bookmarkStart w:id="1733" w:name="_QWord_Paragraph__249"/>
      <w:bookmarkStart w:id="1734" w:name="_QWord_Source_Comparison_Para_249"/>
      <w:r>
        <w:rPr>
          <w:rFonts w:hint="eastAsia"/>
        </w:rPr>
        <w:t>8051</w:t>
      </w:r>
      <w:bookmarkEnd w:id="1732"/>
      <w:bookmarkStart w:id="1735" w:name="_QWord_Source_Comparison_1310"/>
      <w:r>
        <w:rPr>
          <w:rFonts w:hint="eastAsia"/>
        </w:rPr>
        <w:t>单片机的内部结构可以分为三大部分：</w:t>
      </w:r>
      <w:bookmarkEnd w:id="1735"/>
      <w:bookmarkStart w:id="1736" w:name="_QWord_Source_Comparison_1311"/>
      <w:r>
        <w:rPr>
          <w:rFonts w:hint="eastAsia"/>
        </w:rPr>
        <w:t>CPU</w:t>
      </w:r>
      <w:bookmarkEnd w:id="1736"/>
      <w:bookmarkStart w:id="1737" w:name="_QWord_Source_Comparison_1312"/>
      <w:r>
        <w:rPr>
          <w:rFonts w:hint="eastAsia"/>
        </w:rPr>
        <w:t>、存储器和接口</w:t>
      </w:r>
      <w:bookmarkEnd w:id="1737"/>
      <w:bookmarkStart w:id="1738" w:name="_QWord_Source_Comparison_1313"/>
      <w:r>
        <w:t>/</w:t>
      </w:r>
      <w:bookmarkEnd w:id="1738"/>
      <w:bookmarkStart w:id="1739" w:name="_QWord_Source_Comparison_1314"/>
      <w:r>
        <w:rPr>
          <w:rFonts w:hint="eastAsia"/>
        </w:rPr>
        <w:t>外设。这三部分通过总线连接在一起，构成了一台完整的计算机。</w:t>
      </w:r>
      <w:bookmarkEnd w:id="1733"/>
      <w:bookmarkEnd w:id="1734"/>
      <w:bookmarkEnd w:id="1739"/>
    </w:p>
    <w:p w14:paraId="3FB3E782">
      <w:pPr>
        <w:pStyle w:val="66"/>
        <w:numPr>
          <w:ilvl w:val="4"/>
          <w:numId w:val="6"/>
        </w:numPr>
      </w:pPr>
      <w:bookmarkStart w:id="1740" w:name="_QWord_Source_Comparison_1315"/>
      <w:bookmarkStart w:id="1741" w:name="_QWord_Paragraph__250"/>
      <w:bookmarkStart w:id="1742" w:name="_QWord_Source_Comparison_Para_250"/>
      <w:r>
        <w:rPr>
          <w:rFonts w:hint="eastAsia"/>
        </w:rPr>
        <w:t>CPU</w:t>
      </w:r>
      <w:bookmarkEnd w:id="1740"/>
      <w:bookmarkEnd w:id="1741"/>
      <w:bookmarkEnd w:id="1742"/>
    </w:p>
    <w:p w14:paraId="73C52D7B">
      <w:pPr>
        <w:pStyle w:val="4"/>
        <w:ind w:firstLine="420"/>
      </w:pPr>
      <w:bookmarkStart w:id="1743" w:name="_QWord_Source_Comparison_1317"/>
      <w:bookmarkStart w:id="1744" w:name="_QWord_Source_Comparison_Para_251"/>
      <w:bookmarkStart w:id="1745" w:name="_QWord_Paragraph__251"/>
      <w:r>
        <w:t>8051</w:t>
      </w:r>
      <w:bookmarkEnd w:id="1743"/>
      <w:bookmarkStart w:id="1746" w:name="_QWord_Source_Comparison_1318"/>
      <w:r>
        <w:t>单片机的</w:t>
      </w:r>
      <w:bookmarkEnd w:id="1746"/>
      <w:bookmarkStart w:id="1747" w:name="_QWord_Source_Comparison_1319"/>
      <w:r>
        <w:t>CPU</w:t>
      </w:r>
      <w:bookmarkEnd w:id="1747"/>
      <w:bookmarkStart w:id="1748" w:name="_QWord_Source_Comparison_1320"/>
      <w:r>
        <w:t>是</w:t>
      </w:r>
      <w:bookmarkEnd w:id="1748"/>
      <w:bookmarkStart w:id="1749" w:name="_QWord_Source_Comparison_1321"/>
      <w:r>
        <w:t>8</w:t>
      </w:r>
      <w:bookmarkEnd w:id="1749"/>
      <w:bookmarkStart w:id="1750" w:name="_QWord_Source_Comparison_1322"/>
      <w:r>
        <w:t>位的，即内部运算器是</w:t>
      </w:r>
      <w:bookmarkEnd w:id="1750"/>
      <w:bookmarkStart w:id="1751" w:name="_QWord_Source_Comparison_1323"/>
      <w:r>
        <w:t>8</w:t>
      </w:r>
      <w:bookmarkEnd w:id="1751"/>
      <w:bookmarkStart w:id="1752" w:name="_QWord_Source_Comparison_1324"/>
      <w:r>
        <w:t>位的，可以处理两个</w:t>
      </w:r>
      <w:bookmarkEnd w:id="1752"/>
      <w:bookmarkStart w:id="1753" w:name="_QWord_Source_Comparison_1325"/>
      <w:r>
        <w:t>8</w:t>
      </w:r>
      <w:bookmarkEnd w:id="1753"/>
      <w:bookmarkStart w:id="1754" w:name="_QWord_Source_Comparison_1326"/>
      <w:r>
        <w:t>位的二进制数。</w:t>
      </w:r>
      <w:bookmarkEnd w:id="1754"/>
      <w:bookmarkStart w:id="1755" w:name="_QWord_Source_Comparison_1327"/>
      <w:r>
        <w:t>CPU</w:t>
      </w:r>
      <w:bookmarkEnd w:id="1755"/>
      <w:bookmarkStart w:id="1756" w:name="_QWord_Source_Comparison_1328"/>
      <w:r>
        <w:t>的主要作用是运行指令和程序。外围需要晶体振荡器提供工作频率，</w:t>
      </w:r>
      <w:bookmarkEnd w:id="1756"/>
      <w:bookmarkStart w:id="1757" w:name="_QWord_Source_Comparison_1329"/>
      <w:r>
        <w:t>8051</w:t>
      </w:r>
      <w:bookmarkEnd w:id="1757"/>
      <w:bookmarkStart w:id="1758" w:name="_QWord_Source_Comparison_1330"/>
      <w:r>
        <w:t>的工作频率一般低于</w:t>
      </w:r>
      <w:bookmarkEnd w:id="1758"/>
      <w:bookmarkStart w:id="1759" w:name="_QWord_Source_Comparison_1331"/>
      <w:r>
        <w:t>24MHz</w:t>
      </w:r>
      <w:bookmarkEnd w:id="1759"/>
      <w:bookmarkStart w:id="1760" w:name="_QWord_Source_Comparison_1332"/>
      <w:r>
        <w:t>，常用频率有</w:t>
      </w:r>
      <w:bookmarkEnd w:id="1760"/>
      <w:bookmarkStart w:id="1761" w:name="_QWord_Source_Comparison_1333"/>
      <w:r>
        <w:t>6MHz</w:t>
      </w:r>
      <w:bookmarkEnd w:id="1761"/>
      <w:bookmarkStart w:id="1762" w:name="_QWord_Source_Comparison_1334"/>
      <w:r>
        <w:t>、</w:t>
      </w:r>
      <w:bookmarkEnd w:id="1762"/>
      <w:bookmarkStart w:id="1763" w:name="_QWord_Source_Comparison_1335"/>
      <w:r>
        <w:t>12MHz</w:t>
      </w:r>
      <w:bookmarkEnd w:id="1763"/>
      <w:bookmarkStart w:id="1764" w:name="_QWord_Source_Comparison_1336"/>
      <w:r>
        <w:t>等。</w:t>
      </w:r>
      <w:bookmarkEnd w:id="1744"/>
      <w:bookmarkEnd w:id="1745"/>
      <w:bookmarkEnd w:id="1764"/>
    </w:p>
    <w:p w14:paraId="6E6EBDEB">
      <w:pPr>
        <w:pStyle w:val="66"/>
        <w:numPr>
          <w:ilvl w:val="4"/>
          <w:numId w:val="6"/>
        </w:numPr>
      </w:pPr>
      <w:bookmarkStart w:id="1765" w:name="_QWord_Source_Comparison_1337"/>
      <w:bookmarkStart w:id="1766" w:name="_QWord_Source_Comparison_Para_252"/>
      <w:bookmarkStart w:id="1767" w:name="_QWord_Paragraph__252"/>
      <w:r>
        <w:rPr>
          <w:rFonts w:hint="eastAsia"/>
        </w:rPr>
        <w:t>存储器</w:t>
      </w:r>
      <w:bookmarkEnd w:id="1765"/>
      <w:bookmarkEnd w:id="1766"/>
      <w:bookmarkEnd w:id="1767"/>
    </w:p>
    <w:p w14:paraId="2978D27D">
      <w:pPr>
        <w:pStyle w:val="4"/>
        <w:ind w:firstLine="420"/>
      </w:pPr>
      <w:bookmarkStart w:id="1768" w:name="_QWord_Source_Comparison_1339"/>
      <w:bookmarkStart w:id="1769" w:name="_QWord_Source_Comparison_Para_253"/>
      <w:bookmarkStart w:id="1770" w:name="_QWord_Paragraph__253"/>
      <w:r>
        <w:t>8051</w:t>
      </w:r>
      <w:bookmarkEnd w:id="1768"/>
      <w:bookmarkStart w:id="1771" w:name="_QWord_Source_Comparison_1340"/>
      <w:r>
        <w:t>单片机的存储器包括数据存储器和程序存储器</w:t>
      </w:r>
      <w:bookmarkEnd w:id="1771"/>
      <w:bookmarkStart w:id="1772" w:name="_QWord_Source_Comparison_1341"/>
      <w:r>
        <w:rPr>
          <w:rFonts w:hint="eastAsia"/>
        </w:rPr>
        <w:t>。</w:t>
      </w:r>
      <w:bookmarkEnd w:id="1772"/>
      <w:bookmarkStart w:id="1773" w:name="_QWord_Source_Comparison_1342"/>
      <w:r>
        <w:t>采用哈佛结构，即数据存储器和程序存储器分别接到总线上，互不干扰，提高存储效率。</w:t>
      </w:r>
      <w:bookmarkEnd w:id="1773"/>
      <w:bookmarkStart w:id="1774" w:name="_QWord_Source_Comparison_1343"/>
      <w:r>
        <w:t>8051</w:t>
      </w:r>
      <w:bookmarkEnd w:id="1774"/>
      <w:bookmarkStart w:id="1775" w:name="_QWord_Source_Comparison_1344"/>
      <w:r>
        <w:t>单片机内部有</w:t>
      </w:r>
      <w:bookmarkEnd w:id="1775"/>
      <w:bookmarkStart w:id="1776" w:name="_QWord_Source_Comparison_1345"/>
      <w:r>
        <w:t>128</w:t>
      </w:r>
      <w:bookmarkEnd w:id="1776"/>
      <w:bookmarkStart w:id="1777" w:name="_QWord_Source_Comparison_1346"/>
      <w:r>
        <w:t>字节的数据存储器和</w:t>
      </w:r>
      <w:bookmarkEnd w:id="1777"/>
      <w:bookmarkStart w:id="1778" w:name="_QWord_Source_Comparison_1347"/>
      <w:r>
        <w:t>4KB</w:t>
      </w:r>
      <w:bookmarkEnd w:id="1778"/>
      <w:bookmarkStart w:id="1779" w:name="_QWord_Source_Comparison_1348"/>
      <w:r>
        <w:t>的程序存储器，支持外部扩展</w:t>
      </w:r>
      <w:bookmarkEnd w:id="1779"/>
      <w:bookmarkStart w:id="1780" w:name="_QWord_Source_Comparison_1349"/>
      <w:r>
        <w:rPr>
          <w:rFonts w:hint="eastAsia"/>
        </w:rPr>
        <w:t>，</w:t>
      </w:r>
      <w:bookmarkEnd w:id="1780"/>
      <w:bookmarkStart w:id="1781" w:name="_QWord_Source_Comparison_1350"/>
      <w:r>
        <w:t>最大可扩展到</w:t>
      </w:r>
      <w:bookmarkEnd w:id="1781"/>
      <w:bookmarkStart w:id="1782" w:name="_QWord_Source_Comparison_1351"/>
      <w:r>
        <w:t>64KB</w:t>
      </w:r>
      <w:bookmarkEnd w:id="1782"/>
      <w:bookmarkStart w:id="1783" w:name="_QWord_Source_Comparison_1352"/>
      <w:r>
        <w:t>的数据存储器和</w:t>
      </w:r>
      <w:bookmarkEnd w:id="1783"/>
      <w:bookmarkStart w:id="1784" w:name="_QWord_Source_Comparison_1353"/>
      <w:r>
        <w:t>64KB</w:t>
      </w:r>
      <w:bookmarkEnd w:id="1784"/>
      <w:bookmarkStart w:id="1785" w:name="_QWord_Source_Comparison_1354"/>
      <w:r>
        <w:t>的程序存储器。</w:t>
      </w:r>
      <w:bookmarkEnd w:id="1769"/>
      <w:bookmarkEnd w:id="1770"/>
      <w:bookmarkEnd w:id="1785"/>
    </w:p>
    <w:p w14:paraId="1B2FD177">
      <w:pPr>
        <w:pStyle w:val="66"/>
        <w:numPr>
          <w:ilvl w:val="4"/>
          <w:numId w:val="6"/>
        </w:numPr>
      </w:pPr>
      <w:bookmarkStart w:id="1786" w:name="_QWord_Source_Comparison_1355"/>
      <w:bookmarkStart w:id="1787" w:name="_QWord_Source_Comparison_Para_254"/>
      <w:bookmarkStart w:id="1788" w:name="_QWord_Paragraph__254"/>
      <w:r>
        <w:rPr>
          <w:rFonts w:hint="eastAsia"/>
        </w:rPr>
        <w:t>接口</w:t>
      </w:r>
      <w:bookmarkEnd w:id="1786"/>
      <w:bookmarkStart w:id="1789" w:name="_QWord_Source_Comparison_1356"/>
      <w:r>
        <w:t>/</w:t>
      </w:r>
      <w:bookmarkEnd w:id="1789"/>
      <w:bookmarkStart w:id="1790" w:name="_QWord_Source_Comparison_1357"/>
      <w:r>
        <w:rPr>
          <w:rFonts w:hint="eastAsia"/>
        </w:rPr>
        <w:t>外设</w:t>
      </w:r>
      <w:bookmarkEnd w:id="1787"/>
      <w:bookmarkEnd w:id="1788"/>
      <w:bookmarkEnd w:id="1790"/>
    </w:p>
    <w:p w14:paraId="148383B9">
      <w:pPr>
        <w:pStyle w:val="4"/>
        <w:ind w:firstLine="420"/>
      </w:pPr>
      <w:bookmarkStart w:id="1791" w:name="_QWord_Source_Comparison_1359"/>
      <w:bookmarkStart w:id="1792" w:name="_QWord_Source_Comparison_Para_255"/>
      <w:bookmarkStart w:id="1793" w:name="_QWord_Paragraph__255"/>
      <w:r>
        <w:t>8051</w:t>
      </w:r>
      <w:bookmarkEnd w:id="1791"/>
      <w:bookmarkStart w:id="1794" w:name="_QWord_Source_Comparison_1360"/>
      <w:r>
        <w:t>单片机内置了</w:t>
      </w:r>
      <w:bookmarkEnd w:id="1794"/>
      <w:bookmarkStart w:id="1795" w:name="_QWord_Source_Comparison_1361"/>
      <w:r>
        <w:rPr>
          <w:rFonts w:hint="eastAsia"/>
        </w:rPr>
        <w:t>以下</w:t>
      </w:r>
      <w:bookmarkEnd w:id="1795"/>
      <w:bookmarkStart w:id="1796" w:name="_QWord_Source_Comparison_1362"/>
      <w:r>
        <w:t>几个标准接口：</w:t>
      </w:r>
      <w:bookmarkEnd w:id="1792"/>
      <w:bookmarkEnd w:id="1793"/>
      <w:bookmarkEnd w:id="1796"/>
    </w:p>
    <w:p w14:paraId="1460FA3F">
      <w:pPr>
        <w:pStyle w:val="175"/>
      </w:pPr>
      <w:bookmarkStart w:id="1797" w:name="_QWord_Source_Comparison_1364"/>
      <w:bookmarkStart w:id="1798" w:name="_QWord_Paragraph__256"/>
      <w:bookmarkStart w:id="1799" w:name="_QWord_Source_Comparison_Para_256"/>
      <w:r>
        <w:rPr>
          <w:rFonts w:hint="eastAsia"/>
          <w:lang w:eastAsia="zh-CN"/>
        </w:rPr>
        <w:t>I/O</w:t>
      </w:r>
      <w:r>
        <w:t>接口</w:t>
      </w:r>
      <w:bookmarkEnd w:id="1797"/>
      <w:bookmarkStart w:id="1800" w:name="_QWord_Source_Comparison_1365"/>
      <w:r>
        <w:rPr>
          <w:rFonts w:hint="eastAsia"/>
        </w:rPr>
        <w:t>。</w:t>
      </w:r>
      <w:bookmarkEnd w:id="1800"/>
      <w:bookmarkStart w:id="1801" w:name="_QWord_Source_Comparison_1366"/>
      <w:r>
        <w:t>共有</w:t>
      </w:r>
      <w:bookmarkEnd w:id="1801"/>
      <w:bookmarkStart w:id="1802" w:name="_QWord_Source_Comparison_1367"/>
      <w:r>
        <w:t>4</w:t>
      </w:r>
      <w:bookmarkEnd w:id="1802"/>
      <w:bookmarkStart w:id="1803" w:name="_QWord_Source_Comparison_1368"/>
      <w:r>
        <w:t>个</w:t>
      </w:r>
      <w:bookmarkEnd w:id="1803"/>
      <w:bookmarkStart w:id="1804" w:name="_QWord_Source_Comparison_1370"/>
      <w:r>
        <w:rPr>
          <w:rFonts w:hint="eastAsia"/>
          <w:lang w:eastAsia="zh-CN"/>
        </w:rPr>
        <w:t>I/O</w:t>
      </w:r>
      <w:r>
        <w:t>端口，每个端口有</w:t>
      </w:r>
      <w:bookmarkEnd w:id="1804"/>
      <w:bookmarkStart w:id="1805" w:name="_QWord_Source_Comparison_1371"/>
      <w:r>
        <w:t>8</w:t>
      </w:r>
      <w:bookmarkEnd w:id="1805"/>
      <w:bookmarkStart w:id="1806" w:name="_QWord_Source_Comparison_1372"/>
      <w:r>
        <w:t>个引脚，共</w:t>
      </w:r>
      <w:bookmarkEnd w:id="1806"/>
      <w:bookmarkStart w:id="1807" w:name="_QWord_Source_Comparison_1373"/>
      <w:r>
        <w:t>32</w:t>
      </w:r>
      <w:bookmarkEnd w:id="1807"/>
      <w:bookmarkStart w:id="1808" w:name="_QWord_Source_Comparison_1374"/>
      <w:r>
        <w:t>个引脚，用于与外部设备进行数字量输入输出。</w:t>
      </w:r>
      <w:bookmarkEnd w:id="1798"/>
      <w:bookmarkEnd w:id="1799"/>
      <w:bookmarkEnd w:id="1808"/>
    </w:p>
    <w:p w14:paraId="676CF28A">
      <w:pPr>
        <w:pStyle w:val="175"/>
      </w:pPr>
      <w:bookmarkStart w:id="1809" w:name="_QWord_Source_Comparison_1375"/>
      <w:bookmarkStart w:id="1810" w:name="_QWord_Paragraph__257"/>
      <w:bookmarkStart w:id="1811" w:name="_QWord_Source_Comparison_Para_257"/>
      <w:r>
        <w:t>定时器</w:t>
      </w:r>
      <w:bookmarkEnd w:id="1809"/>
      <w:bookmarkStart w:id="1812" w:name="_QWord_Source_Comparison_1376"/>
      <w:r>
        <w:t>/</w:t>
      </w:r>
      <w:bookmarkEnd w:id="1812"/>
      <w:bookmarkStart w:id="1813" w:name="_QWord_Source_Comparison_1377"/>
      <w:r>
        <w:t>计数器</w:t>
      </w:r>
      <w:bookmarkEnd w:id="1813"/>
      <w:bookmarkStart w:id="1814" w:name="_QWord_Source_Comparison_1378"/>
      <w:r>
        <w:rPr>
          <w:rFonts w:hint="eastAsia"/>
        </w:rPr>
        <w:t>。</w:t>
      </w:r>
      <w:bookmarkEnd w:id="1814"/>
      <w:bookmarkStart w:id="1815" w:name="_QWord_Source_Comparison_1379"/>
      <w:r>
        <w:t>内部有两个</w:t>
      </w:r>
      <w:bookmarkEnd w:id="1815"/>
      <w:bookmarkStart w:id="1816" w:name="_QWord_Source_Comparison_1380"/>
      <w:r>
        <w:t>16</w:t>
      </w:r>
      <w:bookmarkEnd w:id="1816"/>
      <w:bookmarkStart w:id="1817" w:name="_QWord_Source_Comparison_1381"/>
      <w:r>
        <w:t>位的定时器，用于计时和计数。</w:t>
      </w:r>
      <w:bookmarkEnd w:id="1810"/>
      <w:bookmarkEnd w:id="1811"/>
      <w:bookmarkEnd w:id="1817"/>
    </w:p>
    <w:p w14:paraId="59A1860D">
      <w:pPr>
        <w:pStyle w:val="175"/>
      </w:pPr>
      <w:bookmarkStart w:id="1818" w:name="_QWord_Source_Comparison_1382"/>
      <w:bookmarkStart w:id="1819" w:name="_QWord_Paragraph__258"/>
      <w:bookmarkStart w:id="1820" w:name="_QWord_Source_Comparison_Para_258"/>
      <w:r>
        <w:t>串行</w:t>
      </w:r>
      <w:bookmarkEnd w:id="1818"/>
      <w:bookmarkStart w:id="1821" w:name="_QWord_Source_Comparison_1383"/>
      <w:r>
        <w:rPr>
          <w:rFonts w:hint="eastAsia"/>
        </w:rPr>
        <w:t>通信</w:t>
      </w:r>
      <w:bookmarkEnd w:id="1821"/>
      <w:bookmarkStart w:id="1822" w:name="_QWord_Source_Comparison_1384"/>
      <w:r>
        <w:t>接口</w:t>
      </w:r>
      <w:bookmarkEnd w:id="1822"/>
      <w:bookmarkStart w:id="1823" w:name="_QWord_Source_Comparison_1385"/>
      <w:r>
        <w:rPr>
          <w:rFonts w:hint="eastAsia"/>
        </w:rPr>
        <w:t>。</w:t>
      </w:r>
      <w:bookmarkEnd w:id="1823"/>
      <w:bookmarkStart w:id="1824" w:name="_QWord_Source_Comparison_1386"/>
      <w:r>
        <w:t>用于实现单片机与其</w:t>
      </w:r>
      <w:bookmarkEnd w:id="1824"/>
      <w:bookmarkStart w:id="1825" w:name="_QWord_Source_Comparison_1387"/>
      <w:r>
        <w:rPr>
          <w:rFonts w:hint="eastAsia"/>
        </w:rPr>
        <w:t>他</w:t>
      </w:r>
      <w:bookmarkEnd w:id="1825"/>
      <w:bookmarkStart w:id="1826" w:name="_QWord_Source_Comparison_1388"/>
      <w:r>
        <w:t>计算机系统的</w:t>
      </w:r>
      <w:bookmarkEnd w:id="1826"/>
      <w:bookmarkStart w:id="1827" w:name="_QWord_Source_Comparison_1389"/>
      <w:r>
        <w:rPr>
          <w:rFonts w:hint="eastAsia"/>
        </w:rPr>
        <w:t>通信</w:t>
      </w:r>
      <w:bookmarkEnd w:id="1827"/>
      <w:bookmarkStart w:id="1828" w:name="_QWord_Source_Comparison_1390"/>
      <w:r>
        <w:t>。</w:t>
      </w:r>
      <w:bookmarkEnd w:id="1819"/>
      <w:bookmarkEnd w:id="1820"/>
      <w:bookmarkEnd w:id="1828"/>
    </w:p>
    <w:p w14:paraId="24A08C79">
      <w:pPr>
        <w:pStyle w:val="175"/>
      </w:pPr>
      <w:bookmarkStart w:id="1829" w:name="_QWord_Source_Comparison_1391"/>
      <w:bookmarkStart w:id="1830" w:name="_QWord_Paragraph__259"/>
      <w:bookmarkStart w:id="1831" w:name="_QWord_Source_Comparison_Para_259"/>
      <w:r>
        <w:t>中断控制系统</w:t>
      </w:r>
      <w:bookmarkEnd w:id="1829"/>
      <w:bookmarkStart w:id="1832" w:name="_QWord_Source_Comparison_1392"/>
      <w:r>
        <w:rPr>
          <w:rFonts w:hint="eastAsia"/>
        </w:rPr>
        <w:t>。</w:t>
      </w:r>
      <w:bookmarkEnd w:id="1832"/>
      <w:bookmarkStart w:id="1833" w:name="_QWord_Source_Comparison_1393"/>
      <w:r>
        <w:t>处理多个接口的事件，并能快速响应，与其</w:t>
      </w:r>
      <w:bookmarkEnd w:id="1833"/>
      <w:bookmarkStart w:id="1834" w:name="_QWord_Source_Comparison_1394"/>
      <w:r>
        <w:rPr>
          <w:rFonts w:hint="eastAsia"/>
        </w:rPr>
        <w:t>他</w:t>
      </w:r>
      <w:bookmarkEnd w:id="1834"/>
      <w:bookmarkStart w:id="1835" w:name="_QWord_Source_Comparison_1395"/>
      <w:r>
        <w:t>部件紧密联系。</w:t>
      </w:r>
      <w:bookmarkEnd w:id="1830"/>
      <w:bookmarkEnd w:id="1831"/>
      <w:bookmarkEnd w:id="1835"/>
    </w:p>
    <w:p w14:paraId="3E39B913">
      <w:pPr>
        <w:pStyle w:val="63"/>
        <w:numPr>
          <w:ilvl w:val="2"/>
          <w:numId w:val="6"/>
        </w:numPr>
        <w:spacing w:before="352" w:after="352"/>
      </w:pPr>
      <w:bookmarkStart w:id="1836" w:name="_QWord_Source_Comparison_1396"/>
      <w:bookmarkStart w:id="1837" w:name="_Toc2330"/>
      <w:bookmarkStart w:id="1838" w:name="_QWord_Paragraph__260"/>
      <w:bookmarkStart w:id="1839" w:name="_QWord_Source_Comparison_Para_260"/>
      <w:r>
        <w:rPr>
          <w:rFonts w:hint="eastAsia"/>
        </w:rPr>
        <w:t>8051</w:t>
      </w:r>
      <w:bookmarkEnd w:id="1836"/>
      <w:bookmarkStart w:id="1840" w:name="_QWord_Source_Comparison_1397"/>
      <w:r>
        <w:rPr>
          <w:rFonts w:hint="eastAsia"/>
        </w:rPr>
        <w:t>单片机应用</w:t>
      </w:r>
      <w:bookmarkEnd w:id="1837"/>
      <w:bookmarkEnd w:id="1838"/>
      <w:bookmarkEnd w:id="1839"/>
      <w:bookmarkEnd w:id="1840"/>
    </w:p>
    <w:p w14:paraId="477DF3CE">
      <w:pPr>
        <w:pStyle w:val="4"/>
        <w:ind w:firstLine="420"/>
      </w:pPr>
      <w:bookmarkStart w:id="1841" w:name="_QWord_Source_Comparison_1398"/>
      <w:bookmarkStart w:id="1842" w:name="_QWord_Paragraph__261"/>
      <w:bookmarkStart w:id="1843" w:name="_QWord_Source_Comparison_Para_261"/>
      <w:r>
        <w:t>8051</w:t>
      </w:r>
      <w:bookmarkEnd w:id="1841"/>
      <w:bookmarkStart w:id="1844" w:name="_QWord_Source_Comparison_1399"/>
      <w:r>
        <w:t>单片机适合用于简单的控制系统，如控制电机的运转和位置检测等。其低频率和高可靠性使其在工业控制领域得到广泛应用。</w:t>
      </w:r>
      <w:bookmarkEnd w:id="1844"/>
      <w:bookmarkStart w:id="1845" w:name="_QWord_Source_Comparison_1400"/>
      <w:r>
        <w:rPr>
          <w:rFonts w:hint="eastAsia"/>
        </w:rPr>
        <w:t>下面章节中会再</w:t>
      </w:r>
      <w:bookmarkEnd w:id="1845"/>
      <w:bookmarkStart w:id="1846" w:name="_QWord_Source_Comparison_1401"/>
      <w:r>
        <w:t>详细</w:t>
      </w:r>
      <w:bookmarkEnd w:id="1846"/>
      <w:bookmarkStart w:id="1847" w:name="_QWord_Source_Comparison_1402"/>
      <w:r>
        <w:rPr>
          <w:rFonts w:hint="eastAsia"/>
        </w:rPr>
        <w:t>介绍</w:t>
      </w:r>
      <w:bookmarkEnd w:id="1847"/>
      <w:bookmarkStart w:id="1848" w:name="_QWord_Source_Comparison_1403"/>
      <w:r>
        <w:t>8051</w:t>
      </w:r>
      <w:bookmarkEnd w:id="1848"/>
      <w:bookmarkStart w:id="1849" w:name="_QWord_Source_Comparison_1404"/>
      <w:r>
        <w:t>单片机每一部分的工作原理，并结合课程设计进行实践。</w:t>
      </w:r>
      <w:bookmarkEnd w:id="1842"/>
      <w:bookmarkEnd w:id="1843"/>
      <w:bookmarkEnd w:id="1849"/>
    </w:p>
    <w:p w14:paraId="45FF00E0">
      <w:pPr>
        <w:pStyle w:val="63"/>
        <w:numPr>
          <w:ilvl w:val="2"/>
          <w:numId w:val="6"/>
        </w:numPr>
        <w:spacing w:before="352" w:after="352"/>
      </w:pPr>
      <w:bookmarkStart w:id="1850" w:name="_Toc30724"/>
      <w:bookmarkStart w:id="1851" w:name="_QWord_Source_Comparison_1405"/>
      <w:bookmarkStart w:id="1852" w:name="_QWord_Source_Comparison_Para_262"/>
      <w:bookmarkStart w:id="1853" w:name="_QWord_Paragraph__262"/>
      <w:r>
        <w:rPr>
          <w:rFonts w:hint="eastAsia"/>
        </w:rPr>
        <w:t>小结</w:t>
      </w:r>
      <w:bookmarkEnd w:id="1850"/>
      <w:bookmarkEnd w:id="1851"/>
      <w:bookmarkEnd w:id="1852"/>
      <w:bookmarkEnd w:id="1853"/>
    </w:p>
    <w:p w14:paraId="62D15F73">
      <w:pPr>
        <w:pStyle w:val="4"/>
        <w:ind w:firstLine="420"/>
      </w:pPr>
      <w:bookmarkStart w:id="1854" w:name="_QWord_Source_Comparison_1406"/>
      <w:bookmarkStart w:id="1855" w:name="_QWord_Source_Comparison_Para_263"/>
      <w:bookmarkStart w:id="1856" w:name="_QWord_Paragraph__263"/>
      <w:r>
        <w:rPr>
          <w:rFonts w:hint="eastAsia"/>
        </w:rPr>
        <w:t>本节</w:t>
      </w:r>
      <w:bookmarkEnd w:id="1854"/>
      <w:bookmarkStart w:id="1857" w:name="_QWord_Source_Comparison_1407"/>
      <w:r>
        <w:t>讨论了如何根据项目要求选择合适的嵌入式计算机</w:t>
      </w:r>
      <w:bookmarkEnd w:id="1857"/>
      <w:bookmarkStart w:id="1858" w:name="_QWord_Source_Comparison_1408"/>
      <w:r>
        <w:rPr>
          <w:rFonts w:hint="eastAsia"/>
        </w:rPr>
        <w:t>，介绍了</w:t>
      </w:r>
      <w:bookmarkEnd w:id="1858"/>
      <w:bookmarkStart w:id="1859" w:name="_QWord_Source_Comparison_1409"/>
      <w:r>
        <w:t>8051</w:t>
      </w:r>
      <w:bookmarkEnd w:id="1859"/>
      <w:bookmarkStart w:id="1860" w:name="_QWord_Source_Comparison_1410"/>
      <w:r>
        <w:t>单片机的基本构造和特点。通过学习</w:t>
      </w:r>
      <w:bookmarkEnd w:id="1860"/>
      <w:bookmarkStart w:id="1861" w:name="_QWord_Source_Comparison_1411"/>
      <w:r>
        <w:t>8051</w:t>
      </w:r>
      <w:bookmarkEnd w:id="1861"/>
      <w:bookmarkStart w:id="1862" w:name="_QWord_Source_Comparison_1412"/>
      <w:r>
        <w:t>单片机的内部结构和功能，</w:t>
      </w:r>
      <w:bookmarkEnd w:id="1862"/>
      <w:bookmarkStart w:id="1863" w:name="_QWord_Source_Comparison_1413"/>
      <w:r>
        <w:rPr>
          <w:rFonts w:hint="eastAsia"/>
        </w:rPr>
        <w:t>可以对单片机有一个更加深刻的理解</w:t>
      </w:r>
      <w:bookmarkEnd w:id="1863"/>
      <w:bookmarkStart w:id="1864" w:name="_QWord_Source_Comparison_1414"/>
      <w:r>
        <w:t>。</w:t>
      </w:r>
      <w:bookmarkEnd w:id="1855"/>
      <w:bookmarkEnd w:id="1856"/>
      <w:bookmarkEnd w:id="1864"/>
    </w:p>
    <w:p w14:paraId="1547A2F6">
      <w:pPr>
        <w:pStyle w:val="5"/>
        <w:numPr>
          <w:ilvl w:val="1"/>
          <w:numId w:val="6"/>
        </w:numPr>
        <w:spacing w:before="705" w:after="352"/>
      </w:pPr>
      <w:bookmarkStart w:id="1865" w:name="_QWord_Source_Comparison_1415"/>
      <w:bookmarkStart w:id="1866" w:name="_QWord_Paragraph__264"/>
      <w:bookmarkStart w:id="1867" w:name="_Toc30936"/>
      <w:bookmarkStart w:id="1868" w:name="_QWord_Source_Comparison_Para_264"/>
      <w:r>
        <w:rPr>
          <w:rFonts w:hint="eastAsia"/>
        </w:rPr>
        <w:t>8051</w:t>
      </w:r>
      <w:bookmarkEnd w:id="1865"/>
      <w:bookmarkStart w:id="1869" w:name="_QWord_Source_Comparison_1416"/>
      <w:r>
        <w:rPr>
          <w:rFonts w:hint="eastAsia"/>
        </w:rPr>
        <w:t>单片机的外围引脚及其基本电路连接</w:t>
      </w:r>
      <w:bookmarkEnd w:id="1866"/>
      <w:bookmarkEnd w:id="1867"/>
      <w:bookmarkEnd w:id="1868"/>
      <w:bookmarkEnd w:id="1869"/>
    </w:p>
    <w:p w14:paraId="78436538">
      <w:pPr>
        <w:pStyle w:val="4"/>
        <w:ind w:firstLine="420"/>
      </w:pPr>
      <w:bookmarkStart w:id="1870" w:name="_QWord_Source_Comparison_1417"/>
      <w:bookmarkStart w:id="1871" w:name="_QWord_Paragraph__265"/>
      <w:bookmarkStart w:id="1872" w:name="_QWord_Source_Comparison_Para_265"/>
      <w:r>
        <w:rPr>
          <w:rFonts w:hint="eastAsia"/>
        </w:rPr>
        <w:t>本节介绍</w:t>
      </w:r>
      <w:bookmarkEnd w:id="1870"/>
      <w:bookmarkStart w:id="1873" w:name="_QWord_Source_Comparison_1418"/>
      <w:r>
        <w:rPr>
          <w:rFonts w:hint="eastAsia"/>
        </w:rPr>
        <w:t>8051</w:t>
      </w:r>
      <w:bookmarkEnd w:id="1873"/>
      <w:bookmarkStart w:id="1874" w:name="_QWord_Source_Comparison_1419"/>
      <w:r>
        <w:rPr>
          <w:rFonts w:hint="eastAsia"/>
        </w:rPr>
        <w:t>单片机的外围引脚及其基本电路连接形式。</w:t>
      </w:r>
      <w:bookmarkEnd w:id="1871"/>
      <w:bookmarkEnd w:id="1872"/>
      <w:bookmarkEnd w:id="1874"/>
    </w:p>
    <w:p w14:paraId="38203A4A">
      <w:pPr>
        <w:pStyle w:val="109"/>
        <w:ind w:firstLine="360"/>
        <w:rPr>
          <w:rStyle w:val="174"/>
          <w:rFonts w:hint="eastAsia" w:eastAsia="宋体"/>
          <w:lang w:eastAsia="zh-CN"/>
        </w:rPr>
      </w:pPr>
      <w:bookmarkStart w:id="1875" w:name="_QWord_Source_Comparison_1420"/>
      <w:bookmarkStart w:id="1876" w:name="_QWord_Source_Comparison_Para_266"/>
      <w:bookmarkStart w:id="1877" w:name="_QWord_Paragraph__266"/>
      <w:r>
        <w:rPr>
          <w:rStyle w:val="174"/>
          <w:rFonts w:hint="eastAsia" w:eastAsia="宋体"/>
          <w:lang w:eastAsia="zh-CN"/>
        </w:rPr>
        <w:drawing>
          <wp:inline distT="0" distB="0" distL="114300" distR="114300">
            <wp:extent cx="2286000" cy="2286000"/>
            <wp:effectExtent l="0" t="0" r="0" b="0"/>
            <wp:docPr id="45" name="图片 45" descr="2-2 8051单片机的外围引脚及其基本电路连接.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2-2 8051单片机的外围引脚及其基本电路连接.mp4"/>
                    <pic:cNvPicPr>
                      <a:picLocks noChangeAspect="1"/>
                    </pic:cNvPicPr>
                  </pic:nvPicPr>
                  <pic:blipFill>
                    <a:blip r:embed="rId62"/>
                    <a:stretch>
                      <a:fillRect/>
                    </a:stretch>
                  </pic:blipFill>
                  <pic:spPr>
                    <a:xfrm>
                      <a:off x="0" y="0"/>
                      <a:ext cx="2286000" cy="2286000"/>
                    </a:xfrm>
                    <a:prstGeom prst="rect">
                      <a:avLst/>
                    </a:prstGeom>
                  </pic:spPr>
                </pic:pic>
              </a:graphicData>
            </a:graphic>
          </wp:inline>
        </w:drawing>
      </w:r>
    </w:p>
    <w:p w14:paraId="4C8F1BD7">
      <w:pPr>
        <w:pStyle w:val="109"/>
        <w:ind w:firstLine="360"/>
      </w:pPr>
      <w:r>
        <w:rPr>
          <w:rStyle w:val="174"/>
          <w:rFonts w:hint="eastAsia"/>
        </w:rPr>
        <w:t>2</w:t>
      </w:r>
      <w:bookmarkEnd w:id="1875"/>
      <w:bookmarkStart w:id="1878" w:name="_QWord_Source_Comparison_1421"/>
      <w:r>
        <w:rPr>
          <w:rStyle w:val="174"/>
        </w:rPr>
        <w:noBreakHyphen/>
      </w:r>
      <w:bookmarkEnd w:id="1878"/>
      <w:bookmarkStart w:id="1879" w:name="_QWord_Source_Comparison_1422"/>
      <w:r>
        <w:rPr>
          <w:rStyle w:val="174"/>
          <w:rFonts w:hint="eastAsia"/>
          <w:lang w:val="en-US" w:eastAsia="zh-CN"/>
        </w:rPr>
        <w:t>2</w:t>
      </w:r>
      <w:r>
        <w:rPr>
          <w:rStyle w:val="174"/>
          <w:rFonts w:hint="eastAsia"/>
        </w:rPr>
        <w:t xml:space="preserve"> 8051</w:t>
      </w:r>
      <w:bookmarkEnd w:id="1879"/>
      <w:bookmarkStart w:id="1880" w:name="_QWord_Source_Comparison_1423"/>
      <w:r>
        <w:rPr>
          <w:rStyle w:val="174"/>
          <w:rFonts w:hint="eastAsia"/>
        </w:rPr>
        <w:t>单片机的外围引脚及其基本电路连接</w:t>
      </w:r>
      <w:bookmarkEnd w:id="1876"/>
      <w:bookmarkEnd w:id="1877"/>
      <w:bookmarkEnd w:id="1880"/>
    </w:p>
    <w:p w14:paraId="292BE2BF">
      <w:pPr>
        <w:pStyle w:val="63"/>
        <w:numPr>
          <w:ilvl w:val="2"/>
          <w:numId w:val="6"/>
        </w:numPr>
        <w:spacing w:before="352" w:after="352"/>
      </w:pPr>
      <w:bookmarkStart w:id="1881" w:name="_QWord_Source_Comparison_1424"/>
      <w:bookmarkStart w:id="1882" w:name="_QWord_Source_Comparison_Para_267"/>
      <w:bookmarkStart w:id="1883" w:name="_QWord_Paragraph__267"/>
      <w:bookmarkStart w:id="1884" w:name="_Toc18581"/>
      <w:r>
        <w:rPr>
          <w:rFonts w:hint="eastAsia"/>
        </w:rPr>
        <w:t>8051</w:t>
      </w:r>
      <w:bookmarkEnd w:id="1881"/>
      <w:bookmarkStart w:id="1885" w:name="_QWord_Source_Comparison_1425"/>
      <w:r>
        <w:rPr>
          <w:rFonts w:hint="eastAsia"/>
        </w:rPr>
        <w:t>单片机的引脚</w:t>
      </w:r>
      <w:bookmarkEnd w:id="1882"/>
      <w:bookmarkEnd w:id="1883"/>
      <w:bookmarkEnd w:id="1884"/>
      <w:bookmarkEnd w:id="1885"/>
    </w:p>
    <w:p w14:paraId="13A6727C">
      <w:pPr>
        <w:pStyle w:val="4"/>
        <w:ind w:firstLine="420"/>
      </w:pPr>
      <w:bookmarkStart w:id="1886" w:name="_QWord_Source_Comparison_1426"/>
      <w:bookmarkStart w:id="1887" w:name="_QWord_Paragraph__268"/>
      <w:bookmarkStart w:id="1888" w:name="_QWord_Source_Comparison_Para_268"/>
      <w:r>
        <w:t>8051</w:t>
      </w:r>
      <w:bookmarkEnd w:id="1886"/>
      <w:bookmarkStart w:id="1889" w:name="_QWord_Source_Comparison_1427"/>
      <w:r>
        <w:t>单片机的常见封装形式是双列直插封装（</w:t>
      </w:r>
      <w:bookmarkEnd w:id="1889"/>
      <w:bookmarkStart w:id="1890" w:name="_QWord_Source_Comparison_1428"/>
      <w:r>
        <w:t>DIP</w:t>
      </w:r>
      <w:bookmarkEnd w:id="1890"/>
      <w:bookmarkStart w:id="1891" w:name="_QWord_Source_Comparison_1429"/>
      <w:r>
        <w:t>）。引脚排列顺序</w:t>
      </w:r>
      <w:bookmarkEnd w:id="1891"/>
      <w:bookmarkStart w:id="1892" w:name="_QWord_Source_Comparison_1430"/>
      <w:r>
        <w:rPr>
          <w:rFonts w:hint="eastAsia"/>
        </w:rPr>
        <w:t>如</w:t>
      </w:r>
      <w:bookmarkEnd w:id="1892"/>
      <w:bookmarkStart w:id="1893" w:name="_QWord_Source_Comparison_1431"/>
      <w:r>
        <w:fldChar w:fldCharType="begin"/>
      </w:r>
      <w:bookmarkEnd w:id="1893"/>
      <w:bookmarkStart w:id="1894" w:name="_QWord_Source_Comparison_1432"/>
      <w:r>
        <w:instrText xml:space="preserve"> </w:instrText>
      </w:r>
      <w:bookmarkEnd w:id="1894"/>
      <w:bookmarkStart w:id="1895" w:name="_QWord_Source_Comparison_1433"/>
      <w:r>
        <w:rPr>
          <w:rFonts w:hint="eastAsia"/>
        </w:rPr>
        <w:instrText xml:space="preserve">REF QWord_XRef_Figure__DTit3n \h \* CHARFORMAT</w:instrText>
      </w:r>
      <w:bookmarkEnd w:id="1895"/>
      <w:bookmarkStart w:id="1896" w:name="_QWord_Source_Comparison_1434"/>
      <w:r>
        <w:instrText xml:space="preserve"> </w:instrText>
      </w:r>
      <w:bookmarkStart w:id="1897" w:name="_QWord_Source_Comparison_1435"/>
      <w:r>
        <w:fldChar w:fldCharType="separate"/>
      </w:r>
      <w:bookmarkEnd w:id="1896"/>
      <w:bookmarkEnd w:id="1897"/>
      <w:bookmarkStart w:id="1898" w:name="_QWord_Source_Comparison_1436"/>
      <w:r>
        <w:rPr>
          <w:rFonts w:hint="eastAsia"/>
        </w:rPr>
        <w:t>图</w:t>
      </w:r>
      <w:bookmarkEnd w:id="1898"/>
      <w:bookmarkStart w:id="1899" w:name="_QWord_Source_Comparison_1437"/>
      <w:r>
        <w:rPr>
          <w:rFonts w:hint="eastAsia"/>
        </w:rPr>
        <w:t> </w:t>
      </w:r>
      <w:bookmarkEnd w:id="1899"/>
      <w:bookmarkStart w:id="1900" w:name="_QWord_Source_Comparison_1438"/>
      <w:r>
        <w:t>2</w:t>
      </w:r>
      <w:bookmarkEnd w:id="1900"/>
      <w:bookmarkStart w:id="1901" w:name="_QWord_Source_Comparison_1439"/>
      <w:r>
        <w:noBreakHyphen/>
      </w:r>
      <w:r>
        <w:t>4</w:t>
      </w:r>
      <w:bookmarkEnd w:id="1901"/>
      <w:bookmarkStart w:id="1902" w:name="_QWord_Source_Comparison_1440"/>
      <w:r>
        <w:fldChar w:fldCharType="end"/>
      </w:r>
      <w:bookmarkEnd w:id="1902"/>
      <w:bookmarkStart w:id="1903" w:name="_QWord_Source_Comparison_1441"/>
      <w:r>
        <w:rPr>
          <w:rFonts w:hint="eastAsia"/>
        </w:rPr>
        <w:t>所示，</w:t>
      </w:r>
      <w:bookmarkEnd w:id="1903"/>
      <w:bookmarkStart w:id="1904" w:name="_QWord_Source_Comparison_1442"/>
      <w:r>
        <w:t>上侧有一个缺口，左侧为引脚</w:t>
      </w:r>
      <w:bookmarkEnd w:id="1904"/>
      <w:bookmarkStart w:id="1905" w:name="_QWord_Source_Comparison_1443"/>
      <w:r>
        <w:t>1</w:t>
      </w:r>
      <w:bookmarkEnd w:id="1905"/>
      <w:bookmarkStart w:id="1906" w:name="_QWord_Source_Comparison_1444"/>
      <w:r>
        <w:t>，然后依次排列，右上角为引脚</w:t>
      </w:r>
      <w:bookmarkEnd w:id="1906"/>
      <w:bookmarkStart w:id="1907" w:name="_QWord_Source_Comparison_1445"/>
      <w:r>
        <w:t>40</w:t>
      </w:r>
      <w:bookmarkEnd w:id="1907"/>
      <w:bookmarkStart w:id="1908" w:name="_QWord_Source_Comparison_1446"/>
      <w:r>
        <w:rPr>
          <w:rFonts w:hint="eastAsia"/>
        </w:rPr>
        <w:t>。</w:t>
      </w:r>
      <w:bookmarkEnd w:id="1887"/>
      <w:bookmarkEnd w:id="1888"/>
      <w:bookmarkEnd w:id="1908"/>
    </w:p>
    <w:tbl>
      <w:tblPr>
        <w:tblStyle w:val="247"/>
        <w:tblW w:w="0" w:type="auto"/>
        <w:jc w:val="center"/>
        <w:tblLayout w:type="autofit"/>
        <w:tblCellMar>
          <w:top w:w="0" w:type="dxa"/>
          <w:left w:w="96" w:type="dxa"/>
          <w:bottom w:w="0" w:type="dxa"/>
          <w:right w:w="96" w:type="dxa"/>
        </w:tblCellMar>
      </w:tblPr>
      <w:tblGrid>
        <w:gridCol w:w="2445"/>
        <w:gridCol w:w="4004"/>
      </w:tblGrid>
      <w:tr w14:paraId="4AFC8320">
        <w:tblPrEx>
          <w:tblCellMar>
            <w:top w:w="0" w:type="dxa"/>
            <w:left w:w="96" w:type="dxa"/>
            <w:bottom w:w="0" w:type="dxa"/>
            <w:right w:w="96" w:type="dxa"/>
          </w:tblCellMar>
        </w:tblPrEx>
        <w:trPr>
          <w:jc w:val="center"/>
        </w:trPr>
        <w:tc>
          <w:tcPr>
            <w:tcW w:w="236" w:type="dxa"/>
            <w:shd w:val="clear" w:color="auto" w:fill="auto"/>
            <w:vAlign w:val="center"/>
          </w:tcPr>
          <w:p w14:paraId="7382C241">
            <w:pPr>
              <w:pStyle w:val="105"/>
            </w:pPr>
            <w:bookmarkStart w:id="1909" w:name="_QWord_Source_Comparison_Para_269"/>
            <w:r>
              <w:t>‌</w:t>
            </w:r>
            <w:bookmarkStart w:id="1910" w:name="_QWord_Source_Comparison_1447"/>
            <w:bookmarkEnd w:id="1910"/>
            <w:bookmarkStart w:id="1911" w:name="_QWord_Paragraph__269"/>
            <w:bookmarkStart w:id="1912" w:name="_QWord_ImageIndex_16"/>
            <w:bookmarkStart w:id="1913" w:name="_QWord_Source_Comparison_1448"/>
            <w:r>
              <w:drawing>
                <wp:inline distT="0" distB="0" distL="0" distR="0">
                  <wp:extent cx="1430655" cy="2103755"/>
                  <wp:effectExtent l="0" t="0" r="0" b="0"/>
                  <wp:docPr id="8" name="Picture 4" descr="表格&#10;&#10;描述已自动生成" title="QWord_ImageMark_16">
                    <a:hlinkClick xmlns:a="http://schemas.openxmlformats.org/drawingml/2006/main" r:id="rId63" tooltip="QWord 图片目录：resource/images/illustration/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表格&#10;&#10;描述已自动生成" title="QWord_ImageMark_1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1430655" cy="2103904"/>
                          </a:xfrm>
                          <a:prstGeom prst="rect">
                            <a:avLst/>
                          </a:prstGeom>
                          <a:noFill/>
                          <a:ln>
                            <a:noFill/>
                          </a:ln>
                        </pic:spPr>
                      </pic:pic>
                    </a:graphicData>
                  </a:graphic>
                </wp:inline>
              </w:drawing>
            </w:r>
            <w:bookmarkEnd w:id="1909"/>
            <w:bookmarkEnd w:id="1911"/>
            <w:bookmarkEnd w:id="1912"/>
            <w:bookmarkEnd w:id="1913"/>
          </w:p>
        </w:tc>
        <w:tc>
          <w:tcPr>
            <w:tcW w:w="236" w:type="dxa"/>
            <w:shd w:val="clear" w:color="auto" w:fill="auto"/>
          </w:tcPr>
          <w:p w14:paraId="7A633531">
            <w:pPr>
              <w:pStyle w:val="105"/>
            </w:pPr>
            <w:bookmarkStart w:id="1914" w:name="_QWord_Source_Comparison_Para_270"/>
            <w:r>
              <w:t>‌</w:t>
            </w:r>
            <w:bookmarkStart w:id="1915" w:name="_QWord_Source_Comparison_1449"/>
            <w:bookmarkEnd w:id="1915"/>
            <w:bookmarkStart w:id="1916" w:name="_QWord_Paragraph__270"/>
            <w:bookmarkStart w:id="1917" w:name="_QWord_ImageIndex_17"/>
            <w:bookmarkStart w:id="1918" w:name="_QWord_Source_Comparison_1450"/>
            <w:r>
              <w:drawing>
                <wp:inline distT="0" distB="0" distL="0" distR="0">
                  <wp:extent cx="2420620" cy="2787650"/>
                  <wp:effectExtent l="0" t="0" r="0" b="0"/>
                  <wp:docPr id="9" name="Picture 5" descr="表格&#10;&#10;描述已自动生成" title="QWord_ImageMark_17">
                    <a:hlinkClick xmlns:a="http://schemas.openxmlformats.org/drawingml/2006/main" r:id="rId65" tooltip="QWord 图片目录：resource/images/illustration/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descr="表格&#10;&#10;描述已自动生成" title="QWord_ImageMark_1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2420620" cy="2788089"/>
                          </a:xfrm>
                          <a:prstGeom prst="rect">
                            <a:avLst/>
                          </a:prstGeom>
                          <a:noFill/>
                          <a:ln>
                            <a:noFill/>
                          </a:ln>
                        </pic:spPr>
                      </pic:pic>
                    </a:graphicData>
                  </a:graphic>
                </wp:inline>
              </w:drawing>
            </w:r>
            <w:bookmarkEnd w:id="1914"/>
            <w:bookmarkEnd w:id="1916"/>
            <w:bookmarkEnd w:id="1917"/>
            <w:bookmarkEnd w:id="1918"/>
          </w:p>
        </w:tc>
      </w:tr>
    </w:tbl>
    <w:p w14:paraId="543F32DF">
      <w:pPr>
        <w:pStyle w:val="68"/>
      </w:pPr>
      <w:bookmarkStart w:id="1919" w:name="_QWord_Source_Comparison_1451"/>
      <w:bookmarkStart w:id="1920" w:name="QWord_XRef_Figure__DTit3n"/>
      <w:bookmarkStart w:id="1921" w:name="_QWord_Paragraph__271"/>
      <w:bookmarkStart w:id="1922" w:name="_QWord_Source_Comparison_Para_271"/>
      <w:r>
        <w:rPr>
          <w:rFonts w:hint="eastAsia"/>
        </w:rPr>
        <w:t>图</w:t>
      </w:r>
      <w:bookmarkEnd w:id="1919"/>
      <w:bookmarkStart w:id="1923" w:name="_QWord_Source_Comparison_1452"/>
      <w:r>
        <w:rPr>
          <w:rFonts w:hint="eastAsia"/>
        </w:rPr>
        <w:t> </w:t>
      </w:r>
      <w:bookmarkEnd w:id="1923"/>
      <w:bookmarkStart w:id="1924" w:name="_QWord_Source_Comparison_1453"/>
      <w:r>
        <w:fldChar w:fldCharType="begin"/>
      </w:r>
      <w:bookmarkEnd w:id="1924"/>
      <w:bookmarkStart w:id="1925" w:name="_QWord_Source_Comparison_1454"/>
      <w:r>
        <w:instrText xml:space="preserve"> SEQ QWord_Heading1_Sequence \c </w:instrText>
      </w:r>
      <w:bookmarkEnd w:id="1925"/>
      <w:bookmarkStart w:id="1926" w:name="_QWord_Source_Comparison_1455"/>
      <w:r>
        <w:fldChar w:fldCharType="separate"/>
      </w:r>
      <w:bookmarkEnd w:id="1926"/>
      <w:bookmarkStart w:id="1927" w:name="_QWord_Source_Comparison_1456"/>
      <w:r>
        <w:t>2</w:t>
      </w:r>
      <w:bookmarkEnd w:id="1927"/>
      <w:bookmarkStart w:id="1928" w:name="_QWord_Source_Comparison_1457"/>
      <w:r>
        <w:fldChar w:fldCharType="end"/>
      </w:r>
      <w:bookmarkEnd w:id="1928"/>
      <w:bookmarkStart w:id="1929" w:name="_QWord_Source_Comparison_1458"/>
      <w:r>
        <w:noBreakHyphen/>
      </w:r>
      <w:bookmarkEnd w:id="1929"/>
      <w:bookmarkStart w:id="1930" w:name="_QWord_Source_Comparison_1459"/>
      <w:r>
        <w:fldChar w:fldCharType="begin"/>
      </w:r>
      <w:bookmarkEnd w:id="1930"/>
      <w:bookmarkStart w:id="1931" w:name="_QWord_Source_Comparison_1460"/>
      <w:r>
        <w:instrText xml:space="preserve"> </w:instrText>
      </w:r>
      <w:bookmarkEnd w:id="1931"/>
      <w:bookmarkStart w:id="1932" w:name="_QWord_Source_Comparison_1461"/>
      <w:r>
        <w:rPr>
          <w:rFonts w:hint="eastAsia"/>
        </w:rPr>
        <w:instrText xml:space="preserve">SEQ </w:instrText>
      </w:r>
      <w:bookmarkEnd w:id="1932"/>
      <w:bookmarkStart w:id="1933" w:name="_QWord_Source_Comparison_1462"/>
      <w:r>
        <w:rPr>
          <w:rFonts w:hint="eastAsia"/>
        </w:rPr>
        <w:instrText xml:space="preserve">图</w:instrText>
      </w:r>
      <w:bookmarkEnd w:id="1933"/>
      <w:bookmarkStart w:id="1934" w:name="_QWord_Source_Comparison_1463"/>
      <w:r>
        <w:rPr>
          <w:rFonts w:hint="eastAsia"/>
        </w:rPr>
        <w:instrText xml:space="preserve"> \* ARABIC \s 1</w:instrText>
      </w:r>
      <w:bookmarkEnd w:id="1934"/>
      <w:bookmarkStart w:id="1935" w:name="_QWord_Source_Comparison_1464"/>
      <w:r>
        <w:instrText xml:space="preserve"> </w:instrText>
      </w:r>
      <w:bookmarkStart w:id="1936" w:name="_QWord_Source_Comparison_1465"/>
      <w:r>
        <w:fldChar w:fldCharType="separate"/>
      </w:r>
      <w:bookmarkEnd w:id="1935"/>
      <w:bookmarkEnd w:id="1936"/>
      <w:bookmarkStart w:id="1937" w:name="_QWord_Source_Comparison_1466"/>
      <w:r>
        <w:t>4</w:t>
      </w:r>
      <w:bookmarkEnd w:id="1937"/>
      <w:bookmarkStart w:id="1938" w:name="_QWord_Source_Comparison_1467"/>
      <w:r>
        <w:fldChar w:fldCharType="end"/>
      </w:r>
      <w:bookmarkEnd w:id="1920"/>
      <w:bookmarkEnd w:id="1938"/>
      <w:bookmarkStart w:id="1939" w:name="_QWord_Source_Comparison_1468"/>
      <w:r>
        <w:rPr>
          <w:rFonts w:hint="eastAsia"/>
        </w:rPr>
        <w:t xml:space="preserve">  </w:t>
      </w:r>
      <w:bookmarkEnd w:id="1939"/>
      <w:bookmarkStart w:id="1940" w:name="_QWord_Source_Comparison_1469"/>
      <w:r>
        <w:rPr>
          <w:rFonts w:hint="eastAsia"/>
        </w:rPr>
        <w:t>8051</w:t>
      </w:r>
      <w:bookmarkEnd w:id="1940"/>
      <w:bookmarkStart w:id="1941" w:name="_QWord_Source_Comparison_1470"/>
      <w:r>
        <w:rPr>
          <w:rFonts w:hint="eastAsia"/>
        </w:rPr>
        <w:t>单片机的引脚</w:t>
      </w:r>
      <w:bookmarkEnd w:id="1921"/>
      <w:bookmarkEnd w:id="1922"/>
      <w:bookmarkEnd w:id="1941"/>
    </w:p>
    <w:p w14:paraId="178F8375">
      <w:pPr>
        <w:pStyle w:val="4"/>
        <w:ind w:firstLine="420"/>
      </w:pPr>
      <w:bookmarkStart w:id="1942" w:name="_QWord_Source_Comparison_1471"/>
      <w:bookmarkStart w:id="1943" w:name="_QWord_Source_Comparison_Para_272"/>
      <w:bookmarkStart w:id="1944" w:name="_QWord_Paragraph__272"/>
      <w:r>
        <w:rPr>
          <w:rFonts w:hint="eastAsia"/>
        </w:rPr>
        <w:t>这些引脚对应</w:t>
      </w:r>
      <w:bookmarkEnd w:id="1942"/>
      <w:bookmarkStart w:id="1945" w:name="_QWord_Source_Comparison_1472"/>
      <w:r>
        <w:t>8051</w:t>
      </w:r>
      <w:bookmarkEnd w:id="1945"/>
      <w:bookmarkStart w:id="1946" w:name="_QWord_Source_Comparison_1473"/>
      <w:r>
        <w:t>单片机的</w:t>
      </w:r>
      <w:bookmarkEnd w:id="1946"/>
      <w:bookmarkStart w:id="1947" w:name="_QWord_Source_Comparison_1474"/>
      <w:r>
        <w:t>32</w:t>
      </w:r>
      <w:bookmarkEnd w:id="1947"/>
      <w:bookmarkStart w:id="1948" w:name="_QWord_Source_Comparison_1475"/>
      <w:r>
        <w:t>个</w:t>
      </w:r>
      <w:bookmarkEnd w:id="1948"/>
      <w:bookmarkStart w:id="1949" w:name="_QWord_Source_Comparison_1477"/>
      <w:r>
        <w:rPr>
          <w:rFonts w:hint="eastAsia"/>
          <w:lang w:eastAsia="zh-CN"/>
        </w:rPr>
        <w:t>I/O</w:t>
      </w:r>
      <w:r>
        <w:t>输入输出端口，可用于基本的输入输出操作。</w:t>
      </w:r>
      <w:bookmarkEnd w:id="1943"/>
      <w:bookmarkEnd w:id="1944"/>
      <w:bookmarkEnd w:id="1949"/>
    </w:p>
    <w:p w14:paraId="77B2EF4D">
      <w:pPr>
        <w:pStyle w:val="63"/>
        <w:numPr>
          <w:ilvl w:val="2"/>
          <w:numId w:val="6"/>
        </w:numPr>
        <w:spacing w:before="352" w:after="352"/>
      </w:pPr>
      <w:bookmarkStart w:id="1950" w:name="_Toc29152"/>
      <w:bookmarkStart w:id="1951" w:name="_QWord_Source_Comparison_Para_273"/>
      <w:bookmarkStart w:id="1952" w:name="_QWord_Paragraph__273"/>
      <w:bookmarkStart w:id="1953" w:name="_QWord_Source_Comparison_1478"/>
      <w:r>
        <w:rPr>
          <w:rFonts w:hint="eastAsia"/>
        </w:rPr>
        <w:t>基本连接形式</w:t>
      </w:r>
      <w:bookmarkEnd w:id="1950"/>
      <w:bookmarkEnd w:id="1951"/>
      <w:bookmarkEnd w:id="1952"/>
      <w:bookmarkEnd w:id="1953"/>
    </w:p>
    <w:p w14:paraId="269347F9">
      <w:pPr>
        <w:pStyle w:val="4"/>
        <w:ind w:firstLine="420"/>
      </w:pPr>
      <w:bookmarkStart w:id="1954" w:name="_QWord_Source_Comparison_1479"/>
      <w:bookmarkStart w:id="1955" w:name="_QWord_Paragraph__274"/>
      <w:bookmarkStart w:id="1956" w:name="_QWord_Source_Comparison_Para_274"/>
      <w:r>
        <w:rPr>
          <w:rFonts w:hint="eastAsia"/>
        </w:rPr>
        <w:t>一个最小的硬件系统，即</w:t>
      </w:r>
      <w:bookmarkEnd w:id="1954"/>
      <w:bookmarkStart w:id="1957" w:name="_QWord_Source_Comparison_1480"/>
      <w:r>
        <w:rPr>
          <w:rFonts w:hint="eastAsia"/>
        </w:rPr>
        <w:t>8051</w:t>
      </w:r>
      <w:bookmarkEnd w:id="1957"/>
      <w:bookmarkStart w:id="1958" w:name="_QWord_Source_Comparison_1481"/>
      <w:r>
        <w:rPr>
          <w:rFonts w:hint="eastAsia"/>
        </w:rPr>
        <w:t>单片机最基本的连接形式如</w:t>
      </w:r>
      <w:bookmarkEnd w:id="1958"/>
      <w:bookmarkStart w:id="1959" w:name="_QWord_Source_Comparison_1482"/>
      <w:r>
        <w:fldChar w:fldCharType="begin"/>
      </w:r>
      <w:bookmarkEnd w:id="1959"/>
      <w:bookmarkStart w:id="1960" w:name="_QWord_Source_Comparison_1483"/>
      <w:r>
        <w:instrText xml:space="preserve"> </w:instrText>
      </w:r>
      <w:bookmarkEnd w:id="1960"/>
      <w:bookmarkStart w:id="1961" w:name="_QWord_Source_Comparison_1484"/>
      <w:r>
        <w:rPr>
          <w:rFonts w:hint="eastAsia"/>
        </w:rPr>
        <w:instrText xml:space="preserve">REF QWord_XRef_Figure__R6ohAB \h \* CHARFORMAT</w:instrText>
      </w:r>
      <w:bookmarkEnd w:id="1961"/>
      <w:bookmarkStart w:id="1962" w:name="_QWord_Source_Comparison_1485"/>
      <w:r>
        <w:instrText xml:space="preserve"> </w:instrText>
      </w:r>
      <w:bookmarkStart w:id="1963" w:name="_QWord_Source_Comparison_1486"/>
      <w:r>
        <w:fldChar w:fldCharType="separate"/>
      </w:r>
      <w:bookmarkEnd w:id="1962"/>
      <w:bookmarkEnd w:id="1963"/>
      <w:bookmarkStart w:id="1964" w:name="_QWord_Source_Comparison_1487"/>
      <w:r>
        <w:rPr>
          <w:rFonts w:hint="eastAsia"/>
        </w:rPr>
        <w:t>图</w:t>
      </w:r>
      <w:bookmarkEnd w:id="1964"/>
      <w:bookmarkStart w:id="1965" w:name="_QWord_Source_Comparison_1488"/>
      <w:r>
        <w:rPr>
          <w:rFonts w:hint="eastAsia"/>
        </w:rPr>
        <w:t> </w:t>
      </w:r>
      <w:bookmarkEnd w:id="1965"/>
      <w:bookmarkStart w:id="1966" w:name="_QWord_Source_Comparison_1489"/>
      <w:r>
        <w:t>2</w:t>
      </w:r>
      <w:bookmarkEnd w:id="1966"/>
      <w:bookmarkStart w:id="1967" w:name="_QWord_Source_Comparison_1490"/>
      <w:r>
        <w:noBreakHyphen/>
      </w:r>
      <w:r>
        <w:t>5</w:t>
      </w:r>
      <w:bookmarkEnd w:id="1967"/>
      <w:bookmarkStart w:id="1968" w:name="_QWord_Source_Comparison_1491"/>
      <w:r>
        <w:fldChar w:fldCharType="end"/>
      </w:r>
      <w:bookmarkEnd w:id="1968"/>
      <w:bookmarkStart w:id="1969" w:name="_QWord_Source_Comparison_1492"/>
      <w:r>
        <w:rPr>
          <w:rFonts w:hint="eastAsia"/>
        </w:rPr>
        <w:t>所示：</w:t>
      </w:r>
      <w:bookmarkEnd w:id="1955"/>
      <w:bookmarkEnd w:id="1956"/>
      <w:bookmarkEnd w:id="1969"/>
    </w:p>
    <w:p w14:paraId="7B3CDD9E">
      <w:pPr>
        <w:pStyle w:val="105"/>
      </w:pPr>
      <w:bookmarkStart w:id="1970" w:name="_QWord_Source_Comparison_Para_275"/>
      <w:r>
        <w:t>‌</w:t>
      </w:r>
      <w:bookmarkStart w:id="1971" w:name="_QWord_Source_Comparison_1493"/>
      <w:bookmarkEnd w:id="1971"/>
      <w:bookmarkStart w:id="1972" w:name="_QWord_Source_Comparison_1494"/>
      <w:bookmarkStart w:id="1973" w:name="_QWord_ImageIndex_18"/>
      <w:bookmarkStart w:id="1974" w:name="_QWord_Paragraph__275"/>
      <w:r>
        <w:drawing>
          <wp:inline distT="0" distB="0" distL="0" distR="0">
            <wp:extent cx="4194175" cy="2477770"/>
            <wp:effectExtent l="0" t="0" r="0" b="0"/>
            <wp:docPr id="7" name="Picture 3" descr="Basic connecting - Power Supply" title="QWord_ImageMark_18">
              <a:hlinkClick xmlns:a="http://schemas.openxmlformats.org/drawingml/2006/main" r:id="rId67" tooltip="QWord 图片目录：resource/images/illustration/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Basic connecting - Power Supply" title="QWord_ImageMark_18"/>
                    <pic:cNvPicPr>
                      <a:picLocks noChangeAspect="1" noChangeArrowheads="1"/>
                    </pic:cNvPicPr>
                  </pic:nvPicPr>
                  <pic:blipFill>
                    <a:blip r:embed="rId68">
                      <a:extLst>
                        <a:ext uri="{28A0092B-C50C-407E-A947-70E740481C1C}">
                          <a14:useLocalDpi xmlns:a14="http://schemas.microsoft.com/office/drawing/2010/main" val="0"/>
                        </a:ext>
                      </a:extLst>
                    </a:blip>
                    <a:srcRect l="930" t="2057" r="919" b="1730"/>
                    <a:stretch>
                      <a:fillRect/>
                    </a:stretch>
                  </pic:blipFill>
                  <pic:spPr>
                    <a:xfrm>
                      <a:off x="0" y="0"/>
                      <a:ext cx="4203090" cy="2482955"/>
                    </a:xfrm>
                    <a:prstGeom prst="rect">
                      <a:avLst/>
                    </a:prstGeom>
                    <a:noFill/>
                    <a:ln>
                      <a:noFill/>
                    </a:ln>
                  </pic:spPr>
                </pic:pic>
              </a:graphicData>
            </a:graphic>
          </wp:inline>
        </w:drawing>
      </w:r>
      <w:bookmarkEnd w:id="1970"/>
      <w:bookmarkEnd w:id="1972"/>
      <w:bookmarkEnd w:id="1973"/>
      <w:bookmarkEnd w:id="1974"/>
    </w:p>
    <w:p w14:paraId="690EDF25">
      <w:pPr>
        <w:pStyle w:val="68"/>
      </w:pPr>
      <w:bookmarkStart w:id="1975" w:name="_QWord_Source_Comparison_1495"/>
      <w:bookmarkStart w:id="1976" w:name="QWord_XRef_Figure__R6ohAB"/>
      <w:bookmarkStart w:id="1977" w:name="_QWord_Source_Comparison_Para_276"/>
      <w:bookmarkStart w:id="1978" w:name="_QWord_Paragraph__276"/>
      <w:r>
        <w:rPr>
          <w:rFonts w:hint="eastAsia"/>
        </w:rPr>
        <w:t>图</w:t>
      </w:r>
      <w:bookmarkEnd w:id="1975"/>
      <w:bookmarkStart w:id="1979" w:name="_QWord_Source_Comparison_1496"/>
      <w:r>
        <w:rPr>
          <w:rFonts w:hint="eastAsia"/>
        </w:rPr>
        <w:t> </w:t>
      </w:r>
      <w:bookmarkEnd w:id="1979"/>
      <w:bookmarkStart w:id="1980" w:name="_QWord_Source_Comparison_1497"/>
      <w:r>
        <w:fldChar w:fldCharType="begin"/>
      </w:r>
      <w:bookmarkEnd w:id="1980"/>
      <w:bookmarkStart w:id="1981" w:name="_QWord_Source_Comparison_1498"/>
      <w:r>
        <w:instrText xml:space="preserve"> SEQ QWord_Heading1_Sequence \c </w:instrText>
      </w:r>
      <w:bookmarkEnd w:id="1981"/>
      <w:bookmarkStart w:id="1982" w:name="_QWord_Source_Comparison_1499"/>
      <w:r>
        <w:fldChar w:fldCharType="separate"/>
      </w:r>
      <w:bookmarkEnd w:id="1982"/>
      <w:bookmarkStart w:id="1983" w:name="_QWord_Source_Comparison_1500"/>
      <w:r>
        <w:t>2</w:t>
      </w:r>
      <w:bookmarkEnd w:id="1983"/>
      <w:bookmarkStart w:id="1984" w:name="_QWord_Source_Comparison_1501"/>
      <w:r>
        <w:fldChar w:fldCharType="end"/>
      </w:r>
      <w:bookmarkEnd w:id="1984"/>
      <w:bookmarkStart w:id="1985" w:name="_QWord_Source_Comparison_1502"/>
      <w:r>
        <w:noBreakHyphen/>
      </w:r>
      <w:bookmarkEnd w:id="1985"/>
      <w:bookmarkStart w:id="1986" w:name="_QWord_Source_Comparison_1503"/>
      <w:r>
        <w:fldChar w:fldCharType="begin"/>
      </w:r>
      <w:bookmarkEnd w:id="1986"/>
      <w:bookmarkStart w:id="1987" w:name="_QWord_Source_Comparison_1504"/>
      <w:r>
        <w:instrText xml:space="preserve"> </w:instrText>
      </w:r>
      <w:bookmarkEnd w:id="1987"/>
      <w:bookmarkStart w:id="1988" w:name="_QWord_Source_Comparison_1505"/>
      <w:r>
        <w:rPr>
          <w:rFonts w:hint="eastAsia"/>
        </w:rPr>
        <w:instrText xml:space="preserve">SEQ </w:instrText>
      </w:r>
      <w:bookmarkEnd w:id="1988"/>
      <w:bookmarkStart w:id="1989" w:name="_QWord_Source_Comparison_1506"/>
      <w:r>
        <w:rPr>
          <w:rFonts w:hint="eastAsia"/>
        </w:rPr>
        <w:instrText xml:space="preserve">图</w:instrText>
      </w:r>
      <w:bookmarkEnd w:id="1989"/>
      <w:bookmarkStart w:id="1990" w:name="_QWord_Source_Comparison_1507"/>
      <w:r>
        <w:rPr>
          <w:rFonts w:hint="eastAsia"/>
        </w:rPr>
        <w:instrText xml:space="preserve"> \* ARABIC \s 1</w:instrText>
      </w:r>
      <w:bookmarkEnd w:id="1990"/>
      <w:bookmarkStart w:id="1991" w:name="_QWord_Source_Comparison_1508"/>
      <w:r>
        <w:instrText xml:space="preserve"> </w:instrText>
      </w:r>
      <w:bookmarkStart w:id="1992" w:name="_QWord_Source_Comparison_1509"/>
      <w:r>
        <w:fldChar w:fldCharType="separate"/>
      </w:r>
      <w:bookmarkEnd w:id="1991"/>
      <w:bookmarkEnd w:id="1992"/>
      <w:bookmarkStart w:id="1993" w:name="_QWord_Source_Comparison_1510"/>
      <w:r>
        <w:t>5</w:t>
      </w:r>
      <w:bookmarkEnd w:id="1993"/>
      <w:bookmarkStart w:id="1994" w:name="_QWord_Source_Comparison_1511"/>
      <w:r>
        <w:fldChar w:fldCharType="end"/>
      </w:r>
      <w:bookmarkEnd w:id="1976"/>
      <w:bookmarkEnd w:id="1994"/>
      <w:bookmarkStart w:id="1995" w:name="_QWord_Source_Comparison_1512"/>
      <w:r>
        <w:rPr>
          <w:rFonts w:hint="eastAsia"/>
        </w:rPr>
        <w:t xml:space="preserve">  </w:t>
      </w:r>
      <w:bookmarkEnd w:id="1995"/>
      <w:bookmarkStart w:id="1996" w:name="_QWord_Source_Comparison_1513"/>
      <w:r>
        <w:rPr>
          <w:rFonts w:hint="eastAsia"/>
        </w:rPr>
        <w:t>8051</w:t>
      </w:r>
      <w:bookmarkEnd w:id="1996"/>
      <w:bookmarkStart w:id="1997" w:name="_QWord_Source_Comparison_1514"/>
      <w:r>
        <w:rPr>
          <w:rFonts w:hint="eastAsia"/>
        </w:rPr>
        <w:t>单片机的基本连接形式</w:t>
      </w:r>
      <w:bookmarkEnd w:id="1977"/>
      <w:bookmarkEnd w:id="1978"/>
      <w:bookmarkEnd w:id="1997"/>
    </w:p>
    <w:p w14:paraId="7A938C3E">
      <w:pPr>
        <w:pStyle w:val="66"/>
        <w:numPr>
          <w:ilvl w:val="4"/>
          <w:numId w:val="6"/>
        </w:numPr>
      </w:pPr>
      <w:bookmarkStart w:id="1998" w:name="_QWord_Paragraph__277"/>
      <w:bookmarkStart w:id="1999" w:name="_QWord_Source_Comparison_Para_277"/>
      <w:bookmarkStart w:id="2000" w:name="_QWord_Source_Comparison_1515"/>
      <w:r>
        <w:rPr>
          <w:rFonts w:hint="eastAsia"/>
        </w:rPr>
        <w:t>电源</w:t>
      </w:r>
      <w:bookmarkEnd w:id="1998"/>
      <w:bookmarkEnd w:id="1999"/>
      <w:bookmarkEnd w:id="2000"/>
    </w:p>
    <w:p w14:paraId="097825C1">
      <w:pPr>
        <w:pStyle w:val="4"/>
        <w:ind w:firstLine="420"/>
      </w:pPr>
      <w:bookmarkStart w:id="2001" w:name="_QWord_Source_Comparison_1517"/>
      <w:bookmarkStart w:id="2002" w:name="_QWord_Paragraph__278"/>
      <w:bookmarkStart w:id="2003" w:name="_QWord_Source_Comparison_Para_278"/>
      <w:r>
        <w:t>VCC</w:t>
      </w:r>
      <w:bookmarkEnd w:id="2001"/>
      <w:bookmarkStart w:id="2004" w:name="_QWord_Source_Comparison_1518"/>
      <w:r>
        <w:t>（引脚</w:t>
      </w:r>
      <w:bookmarkEnd w:id="2004"/>
      <w:bookmarkStart w:id="2005" w:name="_QWord_Source_Comparison_1519"/>
      <w:r>
        <w:t>40</w:t>
      </w:r>
      <w:bookmarkEnd w:id="2005"/>
      <w:bookmarkStart w:id="2006" w:name="_QWord_Source_Comparison_1520"/>
      <w:r>
        <w:t>）</w:t>
      </w:r>
      <w:bookmarkEnd w:id="2006"/>
      <w:bookmarkStart w:id="2007" w:name="_QWord_Source_Comparison_1521"/>
      <w:r>
        <w:rPr>
          <w:rFonts w:hint="eastAsia"/>
        </w:rPr>
        <w:t>和</w:t>
      </w:r>
      <w:bookmarkEnd w:id="2007"/>
      <w:bookmarkStart w:id="2008" w:name="_QWord_Source_Comparison_1522"/>
      <w:r>
        <w:t>GND</w:t>
      </w:r>
      <w:bookmarkEnd w:id="2008"/>
      <w:bookmarkStart w:id="2009" w:name="_QWord_Source_Comparison_1523"/>
      <w:r>
        <w:t>（引脚</w:t>
      </w:r>
      <w:bookmarkEnd w:id="2009"/>
      <w:bookmarkStart w:id="2010" w:name="_QWord_Source_Comparison_1524"/>
      <w:r>
        <w:t>20</w:t>
      </w:r>
      <w:bookmarkEnd w:id="2010"/>
      <w:bookmarkStart w:id="2011" w:name="_QWord_Source_Comparison_1525"/>
      <w:r>
        <w:t>）</w:t>
      </w:r>
      <w:bookmarkEnd w:id="2002"/>
      <w:bookmarkEnd w:id="2003"/>
      <w:bookmarkEnd w:id="2011"/>
    </w:p>
    <w:p w14:paraId="614D2112">
      <w:pPr>
        <w:pStyle w:val="4"/>
        <w:ind w:firstLine="420"/>
      </w:pPr>
      <w:bookmarkStart w:id="2012" w:name="_QWord_Source_Comparison_1526"/>
      <w:bookmarkStart w:id="2013" w:name="_QWord_Source_Comparison_Para_279"/>
      <w:bookmarkStart w:id="2014" w:name="_QWord_Paragraph__279"/>
      <w:r>
        <w:t>8051</w:t>
      </w:r>
      <w:bookmarkEnd w:id="2012"/>
      <w:bookmarkStart w:id="2015" w:name="_QWord_Source_Comparison_1527"/>
      <w:r>
        <w:t>单片机需要提供适当的电源。根据型号不同，可以选择</w:t>
      </w:r>
      <w:bookmarkEnd w:id="2015"/>
      <w:bookmarkStart w:id="2016" w:name="_QWord_Source_Comparison_1528"/>
      <w:r>
        <w:t>5V</w:t>
      </w:r>
      <w:bookmarkEnd w:id="2016"/>
      <w:bookmarkStart w:id="2017" w:name="_QWord_Source_Comparison_1529"/>
      <w:r>
        <w:t>、</w:t>
      </w:r>
      <w:bookmarkEnd w:id="2017"/>
      <w:bookmarkStart w:id="2018" w:name="_QWord_Source_Comparison_1530"/>
      <w:r>
        <w:t>3.3V</w:t>
      </w:r>
      <w:bookmarkEnd w:id="2018"/>
      <w:bookmarkStart w:id="2019" w:name="_QWord_Source_Comparison_1531"/>
      <w:r>
        <w:t>甚至</w:t>
      </w:r>
      <w:bookmarkEnd w:id="2019"/>
      <w:bookmarkStart w:id="2020" w:name="_QWord_Source_Comparison_1532"/>
      <w:r>
        <w:t>1.8V</w:t>
      </w:r>
      <w:bookmarkEnd w:id="2020"/>
      <w:bookmarkStart w:id="2021" w:name="_QWord_Source_Comparison_1533"/>
      <w:r>
        <w:t>的电源。</w:t>
      </w:r>
      <w:bookmarkEnd w:id="2013"/>
      <w:bookmarkEnd w:id="2014"/>
      <w:bookmarkEnd w:id="2021"/>
    </w:p>
    <w:p w14:paraId="66FAA613">
      <w:pPr>
        <w:pStyle w:val="66"/>
        <w:numPr>
          <w:ilvl w:val="4"/>
          <w:numId w:val="6"/>
        </w:numPr>
      </w:pPr>
      <w:bookmarkStart w:id="2022" w:name="_QWord_Source_Comparison_1534"/>
      <w:bookmarkStart w:id="2023" w:name="_QWord_Source_Comparison_Para_280"/>
      <w:bookmarkStart w:id="2024" w:name="_QWord_Paragraph__280"/>
      <w:r>
        <w:t>晶体振荡器</w:t>
      </w:r>
      <w:bookmarkEnd w:id="2022"/>
      <w:bookmarkEnd w:id="2023"/>
      <w:bookmarkEnd w:id="2024"/>
    </w:p>
    <w:p w14:paraId="38C20E61">
      <w:pPr>
        <w:pStyle w:val="4"/>
        <w:ind w:firstLine="420"/>
      </w:pPr>
      <w:bookmarkStart w:id="2025" w:name="_QWord_Source_Comparison_1536"/>
      <w:bookmarkStart w:id="2026" w:name="_QWord_Paragraph__281"/>
      <w:bookmarkStart w:id="2027" w:name="_QWord_Source_Comparison_Para_281"/>
      <w:r>
        <w:t>OSC1</w:t>
      </w:r>
      <w:bookmarkEnd w:id="2025"/>
      <w:bookmarkStart w:id="2028" w:name="_QWord_Source_Comparison_1537"/>
      <w:r>
        <w:t>和</w:t>
      </w:r>
      <w:bookmarkEnd w:id="2028"/>
      <w:bookmarkStart w:id="2029" w:name="_QWord_Source_Comparison_1538"/>
      <w:r>
        <w:t>OSC2</w:t>
      </w:r>
      <w:bookmarkEnd w:id="2029"/>
      <w:bookmarkStart w:id="2030" w:name="_QWord_Source_Comparison_1539"/>
      <w:r>
        <w:t>引脚</w:t>
      </w:r>
      <w:bookmarkEnd w:id="2026"/>
      <w:bookmarkEnd w:id="2027"/>
      <w:bookmarkEnd w:id="2030"/>
    </w:p>
    <w:p w14:paraId="07AE7329">
      <w:pPr>
        <w:pStyle w:val="4"/>
        <w:ind w:firstLine="420"/>
      </w:pPr>
      <w:bookmarkStart w:id="2031" w:name="_QWord_Source_Comparison_1540"/>
      <w:bookmarkStart w:id="2032" w:name="_QWord_Source_Comparison_Para_282"/>
      <w:bookmarkStart w:id="2033" w:name="_QWord_Paragraph__282"/>
      <w:r>
        <w:t>外接晶体振荡器（如</w:t>
      </w:r>
      <w:bookmarkEnd w:id="2031"/>
      <w:bookmarkStart w:id="2034" w:name="_QWord_Source_Comparison_1541"/>
      <w:r>
        <w:t>4MHz</w:t>
      </w:r>
      <w:bookmarkEnd w:id="2034"/>
      <w:bookmarkStart w:id="2035" w:name="_QWord_Source_Comparison_1542"/>
      <w:r>
        <w:t>）和相应的电容（</w:t>
      </w:r>
      <w:bookmarkEnd w:id="2035"/>
      <w:bookmarkStart w:id="2036" w:name="_QWord_Source_Comparison_1543"/>
      <w:r>
        <w:t>20</w:t>
      </w:r>
      <w:bookmarkEnd w:id="2036"/>
      <w:bookmarkStart w:id="2037" w:name="_QWord_Source_Comparison_1544"/>
      <w:r>
        <w:noBreakHyphen/>
      </w:r>
      <w:r>
        <w:t>30pF</w:t>
      </w:r>
      <w:bookmarkEnd w:id="2037"/>
      <w:bookmarkStart w:id="2038" w:name="_QWord_Source_Comparison_1545"/>
      <w:r>
        <w:t>），提供单片机的工作频率。</w:t>
      </w:r>
      <w:bookmarkEnd w:id="2032"/>
      <w:bookmarkEnd w:id="2033"/>
      <w:bookmarkEnd w:id="2038"/>
    </w:p>
    <w:p w14:paraId="4A84B027">
      <w:pPr>
        <w:pStyle w:val="66"/>
        <w:numPr>
          <w:ilvl w:val="4"/>
          <w:numId w:val="6"/>
        </w:numPr>
      </w:pPr>
      <w:bookmarkStart w:id="2039" w:name="_QWord_Paragraph__283"/>
      <w:bookmarkStart w:id="2040" w:name="_QWord_Source_Comparison_1546"/>
      <w:bookmarkStart w:id="2041" w:name="_QWord_Source_Comparison_Para_283"/>
      <w:r>
        <w:t>复位信号</w:t>
      </w:r>
      <w:bookmarkEnd w:id="2039"/>
      <w:bookmarkEnd w:id="2040"/>
      <w:bookmarkEnd w:id="2041"/>
    </w:p>
    <w:p w14:paraId="5F66B437">
      <w:pPr>
        <w:pStyle w:val="4"/>
        <w:ind w:firstLine="420"/>
      </w:pPr>
      <w:bookmarkStart w:id="2042" w:name="_QWord_Source_Comparison_1548"/>
      <w:bookmarkStart w:id="2043" w:name="_QWord_Paragraph__284"/>
      <w:bookmarkStart w:id="2044" w:name="_QWord_Source_Comparison_Para_284"/>
      <w:r>
        <w:t>RST</w:t>
      </w:r>
      <w:bookmarkEnd w:id="2042"/>
      <w:bookmarkStart w:id="2045" w:name="_QWord_Source_Comparison_1549"/>
      <w:r>
        <w:t>引脚</w:t>
      </w:r>
      <w:bookmarkEnd w:id="2043"/>
      <w:bookmarkEnd w:id="2044"/>
      <w:bookmarkEnd w:id="2045"/>
    </w:p>
    <w:p w14:paraId="021C78FA">
      <w:pPr>
        <w:pStyle w:val="4"/>
        <w:ind w:firstLine="420"/>
      </w:pPr>
      <w:bookmarkStart w:id="2046" w:name="_QWord_Source_Comparison_1550"/>
      <w:bookmarkStart w:id="2047" w:name="_QWord_Source_Comparison_Para_285"/>
      <w:bookmarkStart w:id="2048" w:name="_QWord_Paragraph__285"/>
      <w:r>
        <w:t>复位信号通常需要高电平维持一定时间（几十毫秒），通过电阻和电容构成的电路实现。</w:t>
      </w:r>
      <w:bookmarkEnd w:id="2046"/>
      <w:bookmarkEnd w:id="2047"/>
      <w:bookmarkEnd w:id="2048"/>
    </w:p>
    <w:p w14:paraId="1959BDE1">
      <w:pPr>
        <w:pStyle w:val="63"/>
        <w:numPr>
          <w:ilvl w:val="2"/>
          <w:numId w:val="6"/>
        </w:numPr>
        <w:spacing w:before="352" w:after="352"/>
      </w:pPr>
      <w:bookmarkStart w:id="2049" w:name="_Toc16107"/>
      <w:bookmarkStart w:id="2050" w:name="_QWord_Source_Comparison_Para_286"/>
      <w:bookmarkStart w:id="2051" w:name="_QWord_Source_Comparison_1551"/>
      <w:bookmarkStart w:id="2052" w:name="_QWord_Paragraph__286"/>
      <w:r>
        <w:rPr>
          <w:rFonts w:hint="eastAsia"/>
        </w:rPr>
        <w:t>详细连接实例</w:t>
      </w:r>
      <w:bookmarkEnd w:id="2049"/>
      <w:bookmarkEnd w:id="2050"/>
      <w:bookmarkEnd w:id="2051"/>
      <w:bookmarkEnd w:id="2052"/>
    </w:p>
    <w:p w14:paraId="22D616EA">
      <w:pPr>
        <w:pStyle w:val="4"/>
        <w:ind w:firstLine="420"/>
      </w:pPr>
      <w:bookmarkStart w:id="2053" w:name="_QWord_Paragraph__287"/>
      <w:bookmarkStart w:id="2054" w:name="_QWord_Source_Comparison_Para_287"/>
      <w:bookmarkStart w:id="2055" w:name="_QWord_Source_Comparison_1552"/>
      <w:r>
        <w:rPr>
          <w:rFonts w:hint="eastAsia"/>
        </w:rPr>
        <w:t>实际应用中，外围电路设计应更加可靠。以下是一个实际应用中的连接示例：</w:t>
      </w:r>
      <w:bookmarkEnd w:id="2053"/>
      <w:bookmarkEnd w:id="2054"/>
      <w:bookmarkEnd w:id="2055"/>
    </w:p>
    <w:p w14:paraId="0A39E601">
      <w:pPr>
        <w:pStyle w:val="66"/>
        <w:numPr>
          <w:ilvl w:val="4"/>
          <w:numId w:val="6"/>
        </w:numPr>
      </w:pPr>
      <w:bookmarkStart w:id="2056" w:name="_QWord_Source_Comparison_1553"/>
      <w:bookmarkStart w:id="2057" w:name="_QWord_Paragraph__288"/>
      <w:bookmarkStart w:id="2058" w:name="_QWord_Source_Comparison_Para_288"/>
      <w:r>
        <w:t>电源供电</w:t>
      </w:r>
      <w:bookmarkEnd w:id="2056"/>
      <w:bookmarkStart w:id="2059" w:name="_QWord_Source_Comparison_1554"/>
      <w:r>
        <w:rPr>
          <w:rFonts w:hint="eastAsia"/>
        </w:rPr>
        <w:t>。</w:t>
      </w:r>
      <w:bookmarkEnd w:id="2059"/>
      <w:bookmarkStart w:id="2060" w:name="_QWord_Source_Comparison_1555"/>
      <w:r>
        <w:t>通过开关电源或电池提供稳定电压。</w:t>
      </w:r>
      <w:bookmarkEnd w:id="2057"/>
      <w:bookmarkEnd w:id="2058"/>
      <w:bookmarkEnd w:id="2060"/>
    </w:p>
    <w:p w14:paraId="6A39636A">
      <w:pPr>
        <w:pStyle w:val="66"/>
        <w:numPr>
          <w:ilvl w:val="4"/>
          <w:numId w:val="6"/>
        </w:numPr>
      </w:pPr>
      <w:bookmarkStart w:id="2061" w:name="_QWord_Source_Comparison_1556"/>
      <w:bookmarkStart w:id="2062" w:name="_QWord_Paragraph__289"/>
      <w:bookmarkStart w:id="2063" w:name="_QWord_Source_Comparison_Para_289"/>
      <w:r>
        <w:t>晶体振荡器连接</w:t>
      </w:r>
      <w:bookmarkEnd w:id="2061"/>
      <w:bookmarkStart w:id="2064" w:name="_QWord_Source_Comparison_1557"/>
      <w:r>
        <w:rPr>
          <w:rFonts w:hint="eastAsia"/>
        </w:rPr>
        <w:t>。</w:t>
      </w:r>
      <w:bookmarkEnd w:id="2064"/>
      <w:bookmarkStart w:id="2065" w:name="_QWord_Source_Comparison_1558"/>
      <w:r>
        <w:t>使用</w:t>
      </w:r>
      <w:bookmarkEnd w:id="2065"/>
      <w:bookmarkStart w:id="2066" w:name="_QWord_Source_Comparison_1559"/>
      <w:r>
        <w:t>4MHz</w:t>
      </w:r>
      <w:bookmarkEnd w:id="2066"/>
      <w:bookmarkStart w:id="2067" w:name="_QWord_Source_Comparison_1560"/>
      <w:r>
        <w:t>晶体振荡器和相应电容连接到</w:t>
      </w:r>
      <w:bookmarkEnd w:id="2067"/>
      <w:bookmarkStart w:id="2068" w:name="_QWord_Source_Comparison_1561"/>
      <w:r>
        <w:t>OSC1</w:t>
      </w:r>
      <w:bookmarkEnd w:id="2068"/>
      <w:bookmarkStart w:id="2069" w:name="_QWord_Source_Comparison_1562"/>
      <w:r>
        <w:t>和</w:t>
      </w:r>
      <w:bookmarkEnd w:id="2069"/>
      <w:bookmarkStart w:id="2070" w:name="_QWord_Source_Comparison_1563"/>
      <w:r>
        <w:t>OSC2</w:t>
      </w:r>
      <w:bookmarkEnd w:id="2070"/>
      <w:bookmarkStart w:id="2071" w:name="_QWord_Source_Comparison_1564"/>
      <w:r>
        <w:t>引脚。</w:t>
      </w:r>
      <w:bookmarkEnd w:id="2062"/>
      <w:bookmarkEnd w:id="2063"/>
      <w:bookmarkEnd w:id="2071"/>
    </w:p>
    <w:p w14:paraId="36A7DC69">
      <w:pPr>
        <w:pStyle w:val="66"/>
        <w:numPr>
          <w:ilvl w:val="4"/>
          <w:numId w:val="6"/>
        </w:numPr>
      </w:pPr>
      <w:bookmarkStart w:id="2072" w:name="_QWord_Source_Comparison_1565"/>
      <w:bookmarkStart w:id="2073" w:name="_QWord_Paragraph__290"/>
      <w:bookmarkStart w:id="2074" w:name="_QWord_Source_Comparison_Para_290"/>
      <w:r>
        <w:t>复位信号产生</w:t>
      </w:r>
      <w:bookmarkEnd w:id="2072"/>
      <w:bookmarkStart w:id="2075" w:name="_QWord_Source_Comparison_1566"/>
      <w:r>
        <w:rPr>
          <w:rFonts w:hint="eastAsia"/>
        </w:rPr>
        <w:t>。</w:t>
      </w:r>
      <w:bookmarkEnd w:id="2073"/>
      <w:bookmarkEnd w:id="2074"/>
      <w:bookmarkEnd w:id="2075"/>
    </w:p>
    <w:p w14:paraId="60BF6822">
      <w:pPr>
        <w:pStyle w:val="175"/>
      </w:pPr>
      <w:bookmarkStart w:id="2076" w:name="_QWord_Source_Comparison_1567"/>
      <w:bookmarkStart w:id="2077" w:name="_QWord_Paragraph__291"/>
      <w:bookmarkStart w:id="2078" w:name="_QWord_Source_Comparison_Para_291"/>
      <w:r>
        <w:t>使用专用芯片（如</w:t>
      </w:r>
      <w:bookmarkEnd w:id="2076"/>
      <w:bookmarkStart w:id="2079" w:name="_QWord_Source_Comparison_1568"/>
      <w:r>
        <w:t>IMP813</w:t>
      </w:r>
      <w:bookmarkEnd w:id="2079"/>
      <w:bookmarkStart w:id="2080" w:name="_QWord_Source_Comparison_1569"/>
      <w:r>
        <w:t>）产生可靠的复位信号，并提供看门狗和电压检测功能。</w:t>
      </w:r>
      <w:bookmarkEnd w:id="2077"/>
      <w:bookmarkEnd w:id="2078"/>
      <w:bookmarkEnd w:id="2080"/>
    </w:p>
    <w:p w14:paraId="2A0ABED6">
      <w:pPr>
        <w:pStyle w:val="175"/>
      </w:pPr>
      <w:bookmarkStart w:id="2081" w:name="_QWord_Source_Comparison_1570"/>
      <w:bookmarkStart w:id="2082" w:name="_QWord_Source_Comparison_Para_292"/>
      <w:bookmarkStart w:id="2083" w:name="_QWord_Paragraph__292"/>
      <w:r>
        <w:t>WDR</w:t>
      </w:r>
      <w:bookmarkEnd w:id="2081"/>
      <w:bookmarkStart w:id="2084" w:name="_QWord_Source_Comparison_1571"/>
      <w:r>
        <w:t>引脚连接到单片机的</w:t>
      </w:r>
      <w:bookmarkEnd w:id="2084"/>
      <w:bookmarkStart w:id="2085" w:name="_QWord_Source_Comparison_1572"/>
      <w:r>
        <w:t>P3.7</w:t>
      </w:r>
      <w:bookmarkEnd w:id="2085"/>
      <w:bookmarkStart w:id="2086" w:name="_QWord_Source_Comparison_1573"/>
      <w:r>
        <w:t>引脚。</w:t>
      </w:r>
      <w:bookmarkEnd w:id="2082"/>
      <w:bookmarkEnd w:id="2083"/>
      <w:bookmarkEnd w:id="2086"/>
    </w:p>
    <w:p w14:paraId="7947F374">
      <w:pPr>
        <w:pStyle w:val="175"/>
      </w:pPr>
      <w:bookmarkStart w:id="2087" w:name="_QWord_Source_Comparison_1574"/>
      <w:bookmarkStart w:id="2088" w:name="_QWord_Source_Comparison_Para_293"/>
      <w:bookmarkStart w:id="2089" w:name="_QWord_Paragraph__293"/>
      <w:r>
        <w:t>程序需定期发送脉冲信号到</w:t>
      </w:r>
      <w:bookmarkEnd w:id="2087"/>
      <w:bookmarkStart w:id="2090" w:name="_QWord_Source_Comparison_1575"/>
      <w:r>
        <w:t>WDR</w:t>
      </w:r>
      <w:bookmarkEnd w:id="2090"/>
      <w:bookmarkStart w:id="2091" w:name="_QWord_Source_Comparison_1576"/>
      <w:r>
        <w:t>引脚，防止看门狗复位。</w:t>
      </w:r>
      <w:bookmarkEnd w:id="2088"/>
      <w:bookmarkEnd w:id="2089"/>
      <w:bookmarkEnd w:id="2091"/>
    </w:p>
    <w:p w14:paraId="58538F91">
      <w:pPr>
        <w:pStyle w:val="63"/>
        <w:numPr>
          <w:ilvl w:val="2"/>
          <w:numId w:val="6"/>
        </w:numPr>
        <w:spacing w:before="352" w:after="352"/>
      </w:pPr>
      <w:bookmarkStart w:id="2092" w:name="_QWord_Paragraph__294"/>
      <w:bookmarkStart w:id="2093" w:name="_QWord_Source_Comparison_1577"/>
      <w:bookmarkStart w:id="2094" w:name="_QWord_Source_Comparison_Para_294"/>
      <w:bookmarkStart w:id="2095" w:name="_Toc1467"/>
      <w:r>
        <w:rPr>
          <w:rFonts w:hint="eastAsia"/>
        </w:rPr>
        <w:t>其他特殊引脚</w:t>
      </w:r>
      <w:bookmarkEnd w:id="2092"/>
      <w:bookmarkEnd w:id="2093"/>
      <w:bookmarkEnd w:id="2094"/>
      <w:bookmarkEnd w:id="2095"/>
    </w:p>
    <w:p w14:paraId="18B79335">
      <w:pPr>
        <w:pStyle w:val="66"/>
        <w:numPr>
          <w:ilvl w:val="4"/>
          <w:numId w:val="6"/>
        </w:numPr>
      </w:pPr>
      <w:bookmarkStart w:id="2096" w:name="_QWord_Source_Comparison_1578"/>
      <w:bookmarkStart w:id="2097" w:name="_QWord_Paragraph__295"/>
      <w:bookmarkStart w:id="2098" w:name="_QWord_Source_Comparison_Para_295"/>
      <w:r>
        <w:t>EA</w:t>
      </w:r>
      <w:bookmarkEnd w:id="2096"/>
      <w:bookmarkStart w:id="2099" w:name="_QWord_Source_Comparison_1579"/>
      <w:r>
        <w:t>（外部访问允许）</w:t>
      </w:r>
      <w:bookmarkEnd w:id="2099"/>
      <w:bookmarkStart w:id="2100" w:name="_QWord_Source_Comparison_1580"/>
      <w:r>
        <w:rPr>
          <w:rFonts w:hint="eastAsia"/>
        </w:rPr>
        <w:t>。</w:t>
      </w:r>
      <w:bookmarkEnd w:id="2100"/>
      <w:bookmarkStart w:id="2101" w:name="_QWord_Source_Comparison_1581"/>
      <w:r>
        <w:t>用于选择内部或外部程序存储器。通常置为高电平。</w:t>
      </w:r>
      <w:bookmarkEnd w:id="2097"/>
      <w:bookmarkEnd w:id="2098"/>
      <w:bookmarkEnd w:id="2101"/>
    </w:p>
    <w:p w14:paraId="55971073">
      <w:pPr>
        <w:pStyle w:val="66"/>
        <w:numPr>
          <w:ilvl w:val="4"/>
          <w:numId w:val="6"/>
        </w:numPr>
      </w:pPr>
      <w:bookmarkStart w:id="2102" w:name="_QWord_Source_Comparison_1582"/>
      <w:bookmarkStart w:id="2103" w:name="_QWord_Paragraph__296"/>
      <w:bookmarkStart w:id="2104" w:name="_QWord_Source_Comparison_Para_296"/>
      <w:r>
        <w:t>ALE</w:t>
      </w:r>
      <w:bookmarkEnd w:id="2102"/>
      <w:bookmarkStart w:id="2105" w:name="_QWord_Source_Comparison_1583"/>
      <w:r>
        <w:t>（地址锁存允许）</w:t>
      </w:r>
      <w:bookmarkEnd w:id="2105"/>
      <w:bookmarkStart w:id="2106" w:name="_QWord_Source_Comparison_1584"/>
      <w:r>
        <w:rPr>
          <w:rFonts w:hint="eastAsia"/>
        </w:rPr>
        <w:t>。</w:t>
      </w:r>
      <w:bookmarkEnd w:id="2106"/>
      <w:bookmarkStart w:id="2107" w:name="_QWord_Source_Comparison_1585"/>
      <w:r>
        <w:t>用于总线外扩，但</w:t>
      </w:r>
      <w:bookmarkEnd w:id="2107"/>
      <w:bookmarkStart w:id="2108" w:name="_QWord_Source_Comparison_1586"/>
      <w:r>
        <w:t>8051</w:t>
      </w:r>
      <w:bookmarkEnd w:id="2108"/>
      <w:bookmarkStart w:id="2109" w:name="_QWord_Source_Comparison_1587"/>
      <w:r>
        <w:t>单片机很少进行外部扩展。大多数应用中不需要使用。</w:t>
      </w:r>
      <w:bookmarkEnd w:id="2103"/>
      <w:bookmarkEnd w:id="2104"/>
      <w:bookmarkEnd w:id="2109"/>
    </w:p>
    <w:p w14:paraId="1F5EEE76">
      <w:pPr>
        <w:pStyle w:val="63"/>
        <w:numPr>
          <w:ilvl w:val="2"/>
          <w:numId w:val="6"/>
        </w:numPr>
        <w:spacing w:before="352" w:after="352"/>
      </w:pPr>
      <w:bookmarkStart w:id="2110" w:name="_QWord_Paragraph__297"/>
      <w:bookmarkStart w:id="2111" w:name="_QWord_Source_Comparison_Para_297"/>
      <w:bookmarkStart w:id="2112" w:name="_Toc19816"/>
      <w:bookmarkStart w:id="2113" w:name="_QWord_Source_Comparison_1588"/>
      <w:r>
        <w:rPr>
          <w:rFonts w:hint="eastAsia"/>
        </w:rPr>
        <w:t>小结</w:t>
      </w:r>
      <w:bookmarkEnd w:id="2110"/>
      <w:bookmarkEnd w:id="2111"/>
      <w:bookmarkEnd w:id="2112"/>
      <w:bookmarkEnd w:id="2113"/>
    </w:p>
    <w:p w14:paraId="17EEE0D0">
      <w:pPr>
        <w:pStyle w:val="4"/>
        <w:ind w:firstLine="420"/>
      </w:pPr>
      <w:bookmarkStart w:id="2114" w:name="_QWord_Source_Comparison_1589"/>
      <w:bookmarkStart w:id="2115" w:name="_QWord_Source_Comparison_Para_298"/>
      <w:bookmarkStart w:id="2116" w:name="_QWord_Paragraph__298"/>
      <w:r>
        <w:rPr>
          <w:rFonts w:hint="eastAsia"/>
        </w:rPr>
        <w:t>本节详细介绍了</w:t>
      </w:r>
      <w:bookmarkEnd w:id="2114"/>
      <w:bookmarkStart w:id="2117" w:name="_QWord_Source_Comparison_1590"/>
      <w:r>
        <w:t>8051</w:t>
      </w:r>
      <w:bookmarkEnd w:id="2117"/>
      <w:bookmarkStart w:id="2118" w:name="_QWord_Source_Comparison_1591"/>
      <w:r>
        <w:t>单片机的外围引脚及其基本电路连接形式。通过详细示例，</w:t>
      </w:r>
      <w:bookmarkEnd w:id="2118"/>
      <w:bookmarkStart w:id="2119" w:name="_QWord_Source_Comparison_1592"/>
      <w:r>
        <w:rPr>
          <w:rFonts w:hint="eastAsia"/>
        </w:rPr>
        <w:t>介绍</w:t>
      </w:r>
      <w:bookmarkEnd w:id="2119"/>
      <w:bookmarkStart w:id="2120" w:name="_QWord_Source_Comparison_1593"/>
      <w:r>
        <w:t>了如何设计一个可靠的外围电路，以确保单片机的正常运行。</w:t>
      </w:r>
      <w:bookmarkEnd w:id="2115"/>
      <w:bookmarkEnd w:id="2116"/>
      <w:bookmarkEnd w:id="2120"/>
    </w:p>
    <w:p w14:paraId="42334B07">
      <w:pPr>
        <w:pStyle w:val="5"/>
        <w:numPr>
          <w:ilvl w:val="1"/>
          <w:numId w:val="6"/>
        </w:numPr>
        <w:spacing w:before="705" w:after="352"/>
      </w:pPr>
      <w:bookmarkStart w:id="2121" w:name="_QWord_Source_Comparison_1594"/>
      <w:bookmarkStart w:id="2122" w:name="_QWord_Source_Comparison_Para_299"/>
      <w:bookmarkStart w:id="2123" w:name="_Toc28725"/>
      <w:bookmarkStart w:id="2124" w:name="_QWord_Paragraph__299"/>
      <w:r>
        <w:rPr>
          <w:rFonts w:hint="eastAsia"/>
        </w:rPr>
        <w:t>8051</w:t>
      </w:r>
      <w:bookmarkEnd w:id="2121"/>
      <w:bookmarkStart w:id="2125" w:name="_QWord_Source_Comparison_1595"/>
      <w:r>
        <w:rPr>
          <w:rFonts w:hint="eastAsia"/>
        </w:rPr>
        <w:t>单片机的输入与输出端口</w:t>
      </w:r>
      <w:bookmarkEnd w:id="2122"/>
      <w:bookmarkEnd w:id="2123"/>
      <w:bookmarkEnd w:id="2124"/>
      <w:bookmarkEnd w:id="2125"/>
    </w:p>
    <w:p w14:paraId="44D21F9D">
      <w:pPr>
        <w:pStyle w:val="4"/>
        <w:ind w:firstLine="420"/>
      </w:pPr>
      <w:bookmarkStart w:id="2126" w:name="_QWord_Source_Comparison_1596"/>
      <w:bookmarkStart w:id="2127" w:name="_QWord_Source_Comparison_Para_300"/>
      <w:bookmarkStart w:id="2128" w:name="_QWord_Paragraph__300"/>
      <w:r>
        <w:rPr>
          <w:rFonts w:hint="eastAsia"/>
        </w:rPr>
        <w:t>8051</w:t>
      </w:r>
      <w:bookmarkEnd w:id="2126"/>
      <w:bookmarkStart w:id="2129" w:name="_QWord_Source_Comparison_1597"/>
      <w:r>
        <w:rPr>
          <w:rFonts w:hint="eastAsia"/>
        </w:rPr>
        <w:t>单片机是一种经典的微控制器，广泛应用于各种嵌入式系统中。本节学习</w:t>
      </w:r>
      <w:bookmarkEnd w:id="2129"/>
      <w:bookmarkStart w:id="2130" w:name="_QWord_Source_Comparison_1598"/>
      <w:r>
        <w:rPr>
          <w:rFonts w:hint="eastAsia"/>
        </w:rPr>
        <w:t>8051</w:t>
      </w:r>
      <w:bookmarkEnd w:id="2130"/>
      <w:bookmarkStart w:id="2131" w:name="_QWord_Source_Comparison_1599"/>
      <w:r>
        <w:rPr>
          <w:rFonts w:hint="eastAsia"/>
        </w:rPr>
        <w:t>单片机的输入输出端口的使用，包括端口的内部工作原理和结构，以及各个端口的具体使用方法。首先介绍输入输出端口的基本知识，然后逐一详细介绍</w:t>
      </w:r>
      <w:bookmarkEnd w:id="2131"/>
      <w:bookmarkStart w:id="2132" w:name="_QWord_Source_Comparison_1600"/>
      <w:r>
        <w:rPr>
          <w:rFonts w:hint="eastAsia"/>
        </w:rPr>
        <w:t>P0</w:t>
      </w:r>
      <w:bookmarkEnd w:id="2132"/>
      <w:bookmarkStart w:id="2133" w:name="_QWord_Source_Comparison_1601"/>
      <w:r>
        <w:rPr>
          <w:rFonts w:hint="eastAsia"/>
        </w:rPr>
        <w:t>、</w:t>
      </w:r>
      <w:bookmarkEnd w:id="2133"/>
      <w:bookmarkStart w:id="2134" w:name="_QWord_Source_Comparison_1602"/>
      <w:r>
        <w:rPr>
          <w:rFonts w:hint="eastAsia"/>
        </w:rPr>
        <w:t>P1</w:t>
      </w:r>
      <w:bookmarkEnd w:id="2134"/>
      <w:bookmarkStart w:id="2135" w:name="_QWord_Source_Comparison_1603"/>
      <w:r>
        <w:rPr>
          <w:rFonts w:hint="eastAsia"/>
        </w:rPr>
        <w:t>、</w:t>
      </w:r>
      <w:bookmarkEnd w:id="2135"/>
      <w:bookmarkStart w:id="2136" w:name="_QWord_Source_Comparison_1604"/>
      <w:r>
        <w:rPr>
          <w:rFonts w:hint="eastAsia"/>
        </w:rPr>
        <w:t>P2</w:t>
      </w:r>
      <w:bookmarkEnd w:id="2136"/>
      <w:bookmarkStart w:id="2137" w:name="_QWord_Source_Comparison_1605"/>
      <w:r>
        <w:rPr>
          <w:rFonts w:hint="eastAsia"/>
        </w:rPr>
        <w:t>、</w:t>
      </w:r>
      <w:bookmarkEnd w:id="2137"/>
      <w:bookmarkStart w:id="2138" w:name="_QWord_Source_Comparison_1606"/>
      <w:r>
        <w:rPr>
          <w:rFonts w:hint="eastAsia"/>
        </w:rPr>
        <w:t>P3</w:t>
      </w:r>
      <w:bookmarkEnd w:id="2138"/>
      <w:bookmarkStart w:id="2139" w:name="_QWord_Source_Comparison_1607"/>
      <w:r>
        <w:rPr>
          <w:rFonts w:hint="eastAsia"/>
        </w:rPr>
        <w:t>四个端口，最后结合课程设计来讲解这些端口的实际应用。</w:t>
      </w:r>
      <w:bookmarkEnd w:id="2127"/>
      <w:bookmarkEnd w:id="2128"/>
      <w:bookmarkEnd w:id="2139"/>
    </w:p>
    <w:p w14:paraId="4B994541">
      <w:pPr>
        <w:pStyle w:val="109"/>
        <w:ind w:firstLine="360"/>
        <w:rPr>
          <w:rStyle w:val="174"/>
          <w:rFonts w:hint="eastAsia" w:eastAsia="宋体"/>
          <w:lang w:eastAsia="zh-CN"/>
        </w:rPr>
      </w:pPr>
      <w:bookmarkStart w:id="2140" w:name="_QWord_Source_Comparison_1608"/>
      <w:bookmarkStart w:id="2141" w:name="_QWord_Source_Comparison_Para_301"/>
      <w:bookmarkStart w:id="2142" w:name="_QWord_Paragraph__301"/>
      <w:r>
        <w:rPr>
          <w:rStyle w:val="174"/>
          <w:rFonts w:hint="eastAsia" w:eastAsia="宋体"/>
          <w:lang w:eastAsia="zh-CN"/>
        </w:rPr>
        <w:drawing>
          <wp:inline distT="0" distB="0" distL="114300" distR="114300">
            <wp:extent cx="2286000" cy="2286000"/>
            <wp:effectExtent l="0" t="0" r="0" b="0"/>
            <wp:docPr id="46" name="图片 46" descr="2-3 8051单片机的输入输出端口（上）.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2-3 8051单片机的输入输出端口（上）.mp4"/>
                    <pic:cNvPicPr>
                      <a:picLocks noChangeAspect="1"/>
                    </pic:cNvPicPr>
                  </pic:nvPicPr>
                  <pic:blipFill>
                    <a:blip r:embed="rId69"/>
                    <a:stretch>
                      <a:fillRect/>
                    </a:stretch>
                  </pic:blipFill>
                  <pic:spPr>
                    <a:xfrm>
                      <a:off x="0" y="0"/>
                      <a:ext cx="2286000" cy="2286000"/>
                    </a:xfrm>
                    <a:prstGeom prst="rect">
                      <a:avLst/>
                    </a:prstGeom>
                  </pic:spPr>
                </pic:pic>
              </a:graphicData>
            </a:graphic>
          </wp:inline>
        </w:drawing>
      </w:r>
    </w:p>
    <w:p w14:paraId="4C139C3B">
      <w:pPr>
        <w:pStyle w:val="109"/>
        <w:ind w:firstLine="360"/>
      </w:pPr>
      <w:r>
        <w:rPr>
          <w:rStyle w:val="174"/>
          <w:rFonts w:hint="eastAsia"/>
        </w:rPr>
        <w:t>2</w:t>
      </w:r>
      <w:bookmarkEnd w:id="2140"/>
      <w:bookmarkStart w:id="2143" w:name="_QWord_Source_Comparison_1609"/>
      <w:r>
        <w:rPr>
          <w:rStyle w:val="174"/>
        </w:rPr>
        <w:noBreakHyphen/>
      </w:r>
      <w:bookmarkEnd w:id="2143"/>
      <w:bookmarkStart w:id="2144" w:name="_QWord_Source_Comparison_1610"/>
      <w:r>
        <w:rPr>
          <w:rStyle w:val="174"/>
          <w:rFonts w:hint="eastAsia"/>
          <w:lang w:val="en-US" w:eastAsia="zh-CN"/>
        </w:rPr>
        <w:t>3</w:t>
      </w:r>
      <w:r>
        <w:rPr>
          <w:rStyle w:val="174"/>
          <w:rFonts w:hint="eastAsia"/>
        </w:rPr>
        <w:t xml:space="preserve"> 8051</w:t>
      </w:r>
      <w:bookmarkEnd w:id="2144"/>
      <w:bookmarkStart w:id="2145" w:name="_QWord_Source_Comparison_1611"/>
      <w:r>
        <w:rPr>
          <w:rStyle w:val="174"/>
          <w:rFonts w:hint="eastAsia"/>
        </w:rPr>
        <w:t>单片机的输入输出端口</w:t>
      </w:r>
      <w:bookmarkEnd w:id="2141"/>
      <w:bookmarkEnd w:id="2142"/>
      <w:bookmarkEnd w:id="2145"/>
    </w:p>
    <w:p w14:paraId="275D673D">
      <w:pPr>
        <w:pStyle w:val="63"/>
        <w:numPr>
          <w:ilvl w:val="2"/>
          <w:numId w:val="6"/>
        </w:numPr>
        <w:spacing w:before="352" w:after="352"/>
      </w:pPr>
      <w:bookmarkStart w:id="2146" w:name="_QWord_Source_Comparison_1612"/>
      <w:bookmarkStart w:id="2147" w:name="_QWord_Paragraph__302"/>
      <w:bookmarkStart w:id="2148" w:name="_Toc28603"/>
      <w:bookmarkStart w:id="2149" w:name="_QWord_Source_Comparison_Para_302"/>
      <w:r>
        <w:rPr>
          <w:rFonts w:hint="eastAsia"/>
        </w:rPr>
        <w:t>输入输出引脚介绍</w:t>
      </w:r>
      <w:bookmarkEnd w:id="2146"/>
      <w:bookmarkEnd w:id="2147"/>
      <w:bookmarkEnd w:id="2148"/>
      <w:bookmarkEnd w:id="2149"/>
    </w:p>
    <w:p w14:paraId="6BCE7A4A">
      <w:pPr>
        <w:pStyle w:val="4"/>
        <w:ind w:firstLine="420"/>
      </w:pPr>
      <w:bookmarkStart w:id="2150" w:name="_QWord_Source_Comparison_1619"/>
      <w:bookmarkStart w:id="2151" w:name="_QWord_Paragraph__304"/>
      <w:bookmarkStart w:id="2152" w:name="_QWord_Source_Comparison_Para_304"/>
      <w:r>
        <w:rPr>
          <w:rFonts w:hint="eastAsia"/>
        </w:rPr>
        <w:t>在自动进样器的课程设计中，需要控制两个步进电机。步进电机的控制信号包括步进脉冲和方向信号，如</w:t>
      </w:r>
      <w:bookmarkEnd w:id="2150"/>
      <w:bookmarkStart w:id="2153" w:name="_QWord_Source_Comparison_1620"/>
      <w:r>
        <w:fldChar w:fldCharType="begin"/>
      </w:r>
      <w:bookmarkEnd w:id="2153"/>
      <w:bookmarkStart w:id="2154" w:name="_QWord_Source_Comparison_1621"/>
      <w:r>
        <w:instrText xml:space="preserve"> </w:instrText>
      </w:r>
      <w:bookmarkEnd w:id="2154"/>
      <w:bookmarkStart w:id="2155" w:name="_QWord_Source_Comparison_1622"/>
      <w:r>
        <w:rPr>
          <w:rFonts w:hint="eastAsia"/>
        </w:rPr>
        <w:instrText xml:space="preserve">REF QWord_XRef_Figure__R4fNLY \h \* CHARFORMAT</w:instrText>
      </w:r>
      <w:bookmarkEnd w:id="2155"/>
      <w:bookmarkStart w:id="2156" w:name="_QWord_Source_Comparison_1623"/>
      <w:r>
        <w:instrText xml:space="preserve"> </w:instrText>
      </w:r>
      <w:bookmarkStart w:id="2157" w:name="_QWord_Source_Comparison_1624"/>
      <w:r>
        <w:fldChar w:fldCharType="separate"/>
      </w:r>
      <w:bookmarkEnd w:id="2156"/>
      <w:bookmarkEnd w:id="2157"/>
      <w:bookmarkStart w:id="2158" w:name="_QWord_Source_Comparison_1625"/>
      <w:r>
        <w:rPr>
          <w:rFonts w:hint="eastAsia"/>
        </w:rPr>
        <w:t>图</w:t>
      </w:r>
      <w:bookmarkEnd w:id="2158"/>
      <w:bookmarkStart w:id="2159" w:name="_QWord_Source_Comparison_1626"/>
      <w:r>
        <w:rPr>
          <w:rFonts w:hint="eastAsia"/>
        </w:rPr>
        <w:t> </w:t>
      </w:r>
      <w:bookmarkEnd w:id="2159"/>
      <w:bookmarkStart w:id="2160" w:name="_QWord_Source_Comparison_1627"/>
      <w:r>
        <w:t>2</w:t>
      </w:r>
      <w:bookmarkEnd w:id="2160"/>
      <w:bookmarkStart w:id="2161" w:name="_QWord_Source_Comparison_1628"/>
      <w:r>
        <w:noBreakHyphen/>
      </w:r>
      <w:r>
        <w:t>6</w:t>
      </w:r>
      <w:bookmarkEnd w:id="2161"/>
      <w:bookmarkStart w:id="2162" w:name="_QWord_Source_Comparison_1629"/>
      <w:r>
        <w:fldChar w:fldCharType="end"/>
      </w:r>
      <w:bookmarkEnd w:id="2162"/>
      <w:bookmarkStart w:id="2163" w:name="_QWord_Source_Comparison_1630"/>
      <w:r>
        <w:rPr>
          <w:rFonts w:hint="eastAsia"/>
        </w:rPr>
        <w:t>所示。步进脉冲是每发出一个脉冲，步进电机转动一步。例如，转动一圈需要</w:t>
      </w:r>
      <w:bookmarkEnd w:id="2163"/>
      <w:bookmarkStart w:id="2164" w:name="_QWord_Source_Comparison_1631"/>
      <w:r>
        <w:rPr>
          <w:rFonts w:hint="eastAsia"/>
        </w:rPr>
        <w:t>400</w:t>
      </w:r>
      <w:bookmarkEnd w:id="2164"/>
      <w:bookmarkStart w:id="2165" w:name="_QWord_Source_Comparison_1632"/>
      <w:r>
        <w:rPr>
          <w:rFonts w:hint="eastAsia"/>
        </w:rPr>
        <w:t>个脉冲，每步转动角度为</w:t>
      </w:r>
      <w:bookmarkEnd w:id="2165"/>
      <w:bookmarkStart w:id="2166" w:name="_QWord_Source_Comparison_1633"/>
      <w:r>
        <w:rPr>
          <w:rFonts w:hint="eastAsia"/>
        </w:rPr>
        <w:t>0.9</w:t>
      </w:r>
      <w:bookmarkEnd w:id="2166"/>
      <w:bookmarkStart w:id="2167" w:name="_QWord_Source_Comparison_1634"/>
      <w:r>
        <w:rPr>
          <w:rFonts w:hint="eastAsia"/>
        </w:rPr>
        <w:t>度。方向信号的高电平表示正转，低电平表示反转。步进脉冲可以通过单片机的普通</w:t>
      </w:r>
      <w:bookmarkEnd w:id="2167"/>
      <w:bookmarkStart w:id="2168" w:name="_QWord_Source_Comparison_1635"/>
      <w:r>
        <w:rPr>
          <w:rFonts w:hint="eastAsia"/>
        </w:rPr>
        <w:t>I</w:t>
      </w:r>
      <w:bookmarkEnd w:id="2168"/>
      <w:bookmarkStart w:id="2169" w:name="_QWord_Source_Comparison_1636"/>
      <w:r>
        <w:t>/</w:t>
      </w:r>
      <w:bookmarkEnd w:id="2169"/>
      <w:bookmarkStart w:id="2170" w:name="_QWord_Source_Comparison_1637"/>
      <w:r>
        <w:rPr>
          <w:rFonts w:hint="eastAsia"/>
        </w:rPr>
        <w:t>O</w:t>
      </w:r>
      <w:bookmarkEnd w:id="2170"/>
      <w:bookmarkStart w:id="2171" w:name="_QWord_Source_Comparison_1638"/>
      <w:r>
        <w:rPr>
          <w:rFonts w:hint="eastAsia"/>
        </w:rPr>
        <w:t>引脚来产生，通过输出高电平和低电平来形成脉冲信号，从而控制步进电机的转动方向和步进。通过霍尔传感器检测主转盘和针臂的位置。霍尔传感器利用电磁感应原理，检测转盘特定位置的变化。</w:t>
      </w:r>
      <w:bookmarkEnd w:id="2151"/>
      <w:bookmarkEnd w:id="2152"/>
      <w:bookmarkEnd w:id="2171"/>
    </w:p>
    <w:p w14:paraId="6B3668EF">
      <w:pPr>
        <w:pStyle w:val="105"/>
      </w:pPr>
      <w:bookmarkStart w:id="2172" w:name="_QWord_Source_Comparison_Para_305"/>
      <w:r>
        <w:t>‌</w:t>
      </w:r>
      <w:bookmarkStart w:id="2173" w:name="_QWord_Source_Comparison_1639"/>
      <w:bookmarkEnd w:id="2173"/>
      <w:bookmarkStart w:id="2174" w:name="_QWord_Paragraph__305"/>
      <w:bookmarkStart w:id="2175" w:name="_QWord_ImageIndex_19"/>
      <w:bookmarkStart w:id="2176" w:name="_QWord_Source_Comparison_1640"/>
      <w:r>
        <w:drawing>
          <wp:inline distT="0" distB="0" distL="0" distR="0">
            <wp:extent cx="3369945" cy="2790825"/>
            <wp:effectExtent l="0" t="0" r="1905" b="9525"/>
            <wp:docPr id="2" name="图片 1" title="QWord_ImageMark_19">
              <a:hlinkClick xmlns:a="http://schemas.openxmlformats.org/drawingml/2006/main" r:id="rId70" tooltip="QWord 图片目录：resource/images/illustration/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title="QWord_ImageMark_19"/>
                    <pic:cNvPicPr>
                      <a:picLocks noChangeAspect="1"/>
                    </pic:cNvPicPr>
                  </pic:nvPicPr>
                  <pic:blipFill>
                    <a:blip r:embed="rId71"/>
                    <a:stretch>
                      <a:fillRect/>
                    </a:stretch>
                  </pic:blipFill>
                  <pic:spPr>
                    <a:xfrm>
                      <a:off x="0" y="0"/>
                      <a:ext cx="3369945" cy="2790872"/>
                    </a:xfrm>
                    <a:prstGeom prst="rect">
                      <a:avLst/>
                    </a:prstGeom>
                  </pic:spPr>
                </pic:pic>
              </a:graphicData>
            </a:graphic>
          </wp:inline>
        </w:drawing>
      </w:r>
      <w:bookmarkEnd w:id="2172"/>
      <w:bookmarkEnd w:id="2174"/>
      <w:bookmarkEnd w:id="2175"/>
      <w:bookmarkEnd w:id="2176"/>
    </w:p>
    <w:p w14:paraId="21648300">
      <w:pPr>
        <w:pStyle w:val="68"/>
      </w:pPr>
      <w:bookmarkStart w:id="2177" w:name="_QWord_Source_Comparison_1641"/>
      <w:bookmarkStart w:id="2178" w:name="QWord_XRef_Figure__R4fNLY"/>
      <w:bookmarkStart w:id="2179" w:name="_QWord_Source_Comparison_Para_306"/>
      <w:bookmarkStart w:id="2180" w:name="_QWord_Paragraph__306"/>
      <w:r>
        <w:rPr>
          <w:rFonts w:hint="eastAsia"/>
        </w:rPr>
        <w:t>图</w:t>
      </w:r>
      <w:bookmarkEnd w:id="2177"/>
      <w:bookmarkStart w:id="2181" w:name="_QWord_Source_Comparison_1642"/>
      <w:r>
        <w:rPr>
          <w:rFonts w:hint="eastAsia"/>
        </w:rPr>
        <w:t> </w:t>
      </w:r>
      <w:bookmarkEnd w:id="2181"/>
      <w:bookmarkStart w:id="2182" w:name="_QWord_Source_Comparison_1643"/>
      <w:r>
        <w:fldChar w:fldCharType="begin"/>
      </w:r>
      <w:bookmarkEnd w:id="2182"/>
      <w:bookmarkStart w:id="2183" w:name="_QWord_Source_Comparison_1644"/>
      <w:r>
        <w:instrText xml:space="preserve"> SEQ QWord_Heading1_Sequence \c </w:instrText>
      </w:r>
      <w:bookmarkEnd w:id="2183"/>
      <w:bookmarkStart w:id="2184" w:name="_QWord_Source_Comparison_1645"/>
      <w:r>
        <w:fldChar w:fldCharType="separate"/>
      </w:r>
      <w:bookmarkEnd w:id="2184"/>
      <w:bookmarkStart w:id="2185" w:name="_QWord_Source_Comparison_1646"/>
      <w:r>
        <w:t>2</w:t>
      </w:r>
      <w:bookmarkEnd w:id="2185"/>
      <w:bookmarkStart w:id="2186" w:name="_QWord_Source_Comparison_1647"/>
      <w:r>
        <w:fldChar w:fldCharType="end"/>
      </w:r>
      <w:bookmarkEnd w:id="2186"/>
      <w:bookmarkStart w:id="2187" w:name="_QWord_Source_Comparison_1648"/>
      <w:r>
        <w:noBreakHyphen/>
      </w:r>
      <w:bookmarkEnd w:id="2187"/>
      <w:bookmarkStart w:id="2188" w:name="_QWord_Source_Comparison_1649"/>
      <w:r>
        <w:fldChar w:fldCharType="begin"/>
      </w:r>
      <w:bookmarkEnd w:id="2188"/>
      <w:bookmarkStart w:id="2189" w:name="_QWord_Source_Comparison_1650"/>
      <w:r>
        <w:instrText xml:space="preserve"> </w:instrText>
      </w:r>
      <w:bookmarkEnd w:id="2189"/>
      <w:bookmarkStart w:id="2190" w:name="_QWord_Source_Comparison_1651"/>
      <w:r>
        <w:rPr>
          <w:rFonts w:hint="eastAsia"/>
        </w:rPr>
        <w:instrText xml:space="preserve">SEQ </w:instrText>
      </w:r>
      <w:bookmarkEnd w:id="2190"/>
      <w:bookmarkStart w:id="2191" w:name="_QWord_Source_Comparison_1652"/>
      <w:r>
        <w:rPr>
          <w:rFonts w:hint="eastAsia"/>
        </w:rPr>
        <w:instrText xml:space="preserve">图</w:instrText>
      </w:r>
      <w:bookmarkEnd w:id="2191"/>
      <w:bookmarkStart w:id="2192" w:name="_QWord_Source_Comparison_1653"/>
      <w:r>
        <w:rPr>
          <w:rFonts w:hint="eastAsia"/>
        </w:rPr>
        <w:instrText xml:space="preserve"> \* ARABIC \s 1</w:instrText>
      </w:r>
      <w:bookmarkEnd w:id="2192"/>
      <w:bookmarkStart w:id="2193" w:name="_QWord_Source_Comparison_1654"/>
      <w:r>
        <w:instrText xml:space="preserve"> </w:instrText>
      </w:r>
      <w:bookmarkStart w:id="2194" w:name="_QWord_Source_Comparison_1655"/>
      <w:r>
        <w:fldChar w:fldCharType="separate"/>
      </w:r>
      <w:bookmarkEnd w:id="2193"/>
      <w:bookmarkEnd w:id="2194"/>
      <w:bookmarkStart w:id="2195" w:name="_QWord_Source_Comparison_1656"/>
      <w:r>
        <w:t>6</w:t>
      </w:r>
      <w:bookmarkEnd w:id="2195"/>
      <w:bookmarkStart w:id="2196" w:name="_QWord_Source_Comparison_1657"/>
      <w:r>
        <w:fldChar w:fldCharType="end"/>
      </w:r>
      <w:bookmarkEnd w:id="2178"/>
      <w:bookmarkEnd w:id="2196"/>
      <w:bookmarkStart w:id="2197" w:name="_QWord_Source_Comparison_1658"/>
      <w:r>
        <w:rPr>
          <w:rFonts w:hint="eastAsia"/>
        </w:rPr>
        <w:t xml:space="preserve">  </w:t>
      </w:r>
      <w:bookmarkEnd w:id="2197"/>
      <w:bookmarkStart w:id="2198" w:name="_QWord_Source_Comparison_1659"/>
      <w:r>
        <w:rPr>
          <w:rFonts w:hint="eastAsia"/>
        </w:rPr>
        <w:t>自动进样器的主要组成部分</w:t>
      </w:r>
      <w:bookmarkEnd w:id="2179"/>
      <w:bookmarkEnd w:id="2180"/>
      <w:bookmarkEnd w:id="2198"/>
    </w:p>
    <w:p w14:paraId="28025950">
      <w:pPr>
        <w:pStyle w:val="4"/>
        <w:ind w:firstLine="420"/>
      </w:pPr>
      <w:bookmarkStart w:id="2199" w:name="_QWord_Source_Comparison_1660"/>
      <w:bookmarkStart w:id="2200" w:name="_QWord_Source_Comparison_Para_307"/>
      <w:bookmarkStart w:id="2201" w:name="_QWord_Paragraph__307"/>
      <w:r>
        <w:rPr>
          <w:rFonts w:hint="eastAsia"/>
        </w:rPr>
        <w:t>8051</w:t>
      </w:r>
      <w:bookmarkEnd w:id="2199"/>
      <w:bookmarkStart w:id="2202" w:name="_QWord_Source_Comparison_1661"/>
      <w:r>
        <w:rPr>
          <w:rFonts w:hint="eastAsia"/>
        </w:rPr>
        <w:t>单片机的端口如</w:t>
      </w:r>
      <w:bookmarkEnd w:id="2202"/>
      <w:bookmarkStart w:id="2203" w:name="_QWord_Source_Comparison_1662"/>
      <w:r>
        <w:fldChar w:fldCharType="begin"/>
      </w:r>
      <w:bookmarkEnd w:id="2203"/>
      <w:bookmarkStart w:id="2204" w:name="_QWord_Source_Comparison_1663"/>
      <w:r>
        <w:instrText xml:space="preserve"> </w:instrText>
      </w:r>
      <w:bookmarkEnd w:id="2204"/>
      <w:bookmarkStart w:id="2205" w:name="_QWord_Source_Comparison_1664"/>
      <w:r>
        <w:rPr>
          <w:rFonts w:hint="eastAsia"/>
        </w:rPr>
        <w:instrText xml:space="preserve">REF QWord_XRef_Figure__Qb1Q9q \h \* CHARFORMAT</w:instrText>
      </w:r>
      <w:bookmarkEnd w:id="2205"/>
      <w:bookmarkStart w:id="2206" w:name="_QWord_Source_Comparison_1665"/>
      <w:r>
        <w:instrText xml:space="preserve"> </w:instrText>
      </w:r>
      <w:bookmarkStart w:id="2207" w:name="_QWord_Source_Comparison_1666"/>
      <w:r>
        <w:fldChar w:fldCharType="separate"/>
      </w:r>
      <w:bookmarkEnd w:id="2206"/>
      <w:bookmarkEnd w:id="2207"/>
      <w:bookmarkStart w:id="2208" w:name="_QWord_Source_Comparison_1667"/>
      <w:r>
        <w:rPr>
          <w:rFonts w:hint="eastAsia"/>
        </w:rPr>
        <w:t>图</w:t>
      </w:r>
      <w:bookmarkEnd w:id="2208"/>
      <w:bookmarkStart w:id="2209" w:name="_QWord_Source_Comparison_1668"/>
      <w:r>
        <w:rPr>
          <w:rFonts w:hint="eastAsia"/>
        </w:rPr>
        <w:t> </w:t>
      </w:r>
      <w:bookmarkEnd w:id="2209"/>
      <w:bookmarkStart w:id="2210" w:name="_QWord_Source_Comparison_1669"/>
      <w:r>
        <w:t>2</w:t>
      </w:r>
      <w:bookmarkEnd w:id="2210"/>
      <w:bookmarkStart w:id="2211" w:name="_QWord_Source_Comparison_1670"/>
      <w:r>
        <w:noBreakHyphen/>
      </w:r>
      <w:r>
        <w:t>7</w:t>
      </w:r>
      <w:bookmarkEnd w:id="2211"/>
      <w:bookmarkStart w:id="2212" w:name="_QWord_Source_Comparison_1671"/>
      <w:r>
        <w:fldChar w:fldCharType="end"/>
      </w:r>
      <w:bookmarkEnd w:id="2212"/>
      <w:bookmarkStart w:id="2213" w:name="_QWord_Source_Comparison_1672"/>
      <w:r>
        <w:rPr>
          <w:rFonts w:hint="eastAsia"/>
        </w:rPr>
        <w:t>所示。</w:t>
      </w:r>
      <w:bookmarkEnd w:id="2200"/>
      <w:bookmarkEnd w:id="2201"/>
      <w:bookmarkEnd w:id="2213"/>
    </w:p>
    <w:p w14:paraId="7D292262">
      <w:pPr>
        <w:pStyle w:val="66"/>
        <w:numPr>
          <w:ilvl w:val="4"/>
          <w:numId w:val="6"/>
        </w:numPr>
      </w:pPr>
      <w:bookmarkStart w:id="2214" w:name="_QWord_Source_Comparison_1673"/>
      <w:bookmarkStart w:id="2215" w:name="_QWord_Source_Comparison_Para_308"/>
      <w:bookmarkStart w:id="2216" w:name="_QWord_Paragraph__308"/>
      <w:r>
        <w:rPr>
          <w:rFonts w:hint="eastAsia"/>
        </w:rPr>
        <w:t>P0</w:t>
      </w:r>
      <w:bookmarkEnd w:id="2214"/>
      <w:bookmarkStart w:id="2217" w:name="_QWord_Source_Comparison_1674"/>
      <w:r>
        <w:rPr>
          <w:rFonts w:hint="eastAsia"/>
        </w:rPr>
        <w:t>端口：</w:t>
      </w:r>
      <w:bookmarkEnd w:id="2217"/>
      <w:bookmarkStart w:id="2218" w:name="_QWord_Source_Comparison_1675"/>
      <w:r>
        <w:rPr>
          <w:rFonts w:hint="eastAsia"/>
        </w:rPr>
        <w:t>8</w:t>
      </w:r>
      <w:bookmarkEnd w:id="2218"/>
      <w:bookmarkStart w:id="2219" w:name="_QWord_Source_Comparison_1676"/>
      <w:r>
        <w:rPr>
          <w:rFonts w:hint="eastAsia"/>
        </w:rPr>
        <w:t>位双向</w:t>
      </w:r>
      <w:bookmarkEnd w:id="2219"/>
      <w:bookmarkStart w:id="2220" w:name="_QWord_Source_Comparison_1677"/>
      <w:r>
        <w:rPr>
          <w:rFonts w:hint="eastAsia"/>
        </w:rPr>
        <w:t>I</w:t>
      </w:r>
      <w:bookmarkEnd w:id="2220"/>
      <w:bookmarkStart w:id="2221" w:name="_QWord_Source_Comparison_1678"/>
      <w:r>
        <w:t>/</w:t>
      </w:r>
      <w:bookmarkEnd w:id="2221"/>
      <w:bookmarkStart w:id="2222" w:name="_QWord_Source_Comparison_1679"/>
      <w:r>
        <w:rPr>
          <w:rFonts w:hint="eastAsia"/>
        </w:rPr>
        <w:t>O</w:t>
      </w:r>
      <w:bookmarkEnd w:id="2222"/>
      <w:bookmarkStart w:id="2223" w:name="_QWord_Source_Comparison_1680"/>
      <w:r>
        <w:rPr>
          <w:rFonts w:hint="eastAsia"/>
        </w:rPr>
        <w:t>端口，也可作为地址</w:t>
      </w:r>
      <w:bookmarkEnd w:id="2223"/>
      <w:bookmarkStart w:id="2224" w:name="_QWord_Source_Comparison_1681"/>
      <w:r>
        <w:t>/</w:t>
      </w:r>
      <w:bookmarkEnd w:id="2224"/>
      <w:bookmarkStart w:id="2225" w:name="_QWord_Source_Comparison_1682"/>
      <w:r>
        <w:rPr>
          <w:rFonts w:hint="eastAsia"/>
        </w:rPr>
        <w:t>数据总线使用。</w:t>
      </w:r>
      <w:bookmarkEnd w:id="2215"/>
      <w:bookmarkEnd w:id="2216"/>
      <w:bookmarkEnd w:id="2225"/>
    </w:p>
    <w:p w14:paraId="2E18FF04">
      <w:pPr>
        <w:pStyle w:val="66"/>
        <w:numPr>
          <w:ilvl w:val="4"/>
          <w:numId w:val="6"/>
        </w:numPr>
      </w:pPr>
      <w:bookmarkStart w:id="2226" w:name="_QWord_Source_Comparison_1683"/>
      <w:bookmarkStart w:id="2227" w:name="_QWord_Source_Comparison_Para_309"/>
      <w:bookmarkStart w:id="2228" w:name="_QWord_Paragraph__309"/>
      <w:r>
        <w:rPr>
          <w:rFonts w:hint="eastAsia"/>
        </w:rPr>
        <w:t>P1</w:t>
      </w:r>
      <w:bookmarkEnd w:id="2226"/>
      <w:bookmarkStart w:id="2229" w:name="_QWord_Source_Comparison_1684"/>
      <w:r>
        <w:rPr>
          <w:rFonts w:hint="eastAsia"/>
        </w:rPr>
        <w:t>端口：</w:t>
      </w:r>
      <w:bookmarkEnd w:id="2229"/>
      <w:bookmarkStart w:id="2230" w:name="_QWord_Source_Comparison_1685"/>
      <w:r>
        <w:rPr>
          <w:rFonts w:hint="eastAsia"/>
        </w:rPr>
        <w:t>8</w:t>
      </w:r>
      <w:bookmarkEnd w:id="2230"/>
      <w:bookmarkStart w:id="2231" w:name="_QWord_Source_Comparison_1686"/>
      <w:r>
        <w:rPr>
          <w:rFonts w:hint="eastAsia"/>
        </w:rPr>
        <w:t>位准双向</w:t>
      </w:r>
      <w:bookmarkEnd w:id="2231"/>
      <w:bookmarkStart w:id="2232" w:name="_QWord_Source_Comparison_1687"/>
      <w:r>
        <w:rPr>
          <w:rFonts w:hint="eastAsia"/>
        </w:rPr>
        <w:t>I</w:t>
      </w:r>
      <w:bookmarkEnd w:id="2232"/>
      <w:bookmarkStart w:id="2233" w:name="_QWord_Source_Comparison_1688"/>
      <w:r>
        <w:t>/</w:t>
      </w:r>
      <w:bookmarkEnd w:id="2233"/>
      <w:bookmarkStart w:id="2234" w:name="_QWord_Source_Comparison_1689"/>
      <w:r>
        <w:rPr>
          <w:rFonts w:hint="eastAsia"/>
        </w:rPr>
        <w:t>O</w:t>
      </w:r>
      <w:bookmarkEnd w:id="2234"/>
      <w:bookmarkStart w:id="2235" w:name="_QWord_Source_Comparison_1690"/>
      <w:r>
        <w:rPr>
          <w:rFonts w:hint="eastAsia"/>
        </w:rPr>
        <w:t>端口，具有内部上拉电阻。</w:t>
      </w:r>
      <w:bookmarkEnd w:id="2227"/>
      <w:bookmarkEnd w:id="2228"/>
      <w:bookmarkEnd w:id="2235"/>
    </w:p>
    <w:p w14:paraId="0FFC0835">
      <w:pPr>
        <w:pStyle w:val="66"/>
        <w:numPr>
          <w:ilvl w:val="4"/>
          <w:numId w:val="6"/>
        </w:numPr>
      </w:pPr>
      <w:bookmarkStart w:id="2236" w:name="_QWord_Source_Comparison_1691"/>
      <w:bookmarkStart w:id="2237" w:name="_QWord_Source_Comparison_Para_310"/>
      <w:bookmarkStart w:id="2238" w:name="_QWord_Paragraph__310"/>
      <w:r>
        <w:rPr>
          <w:rFonts w:hint="eastAsia"/>
        </w:rPr>
        <w:t>P2</w:t>
      </w:r>
      <w:bookmarkEnd w:id="2236"/>
      <w:bookmarkStart w:id="2239" w:name="_QWord_Source_Comparison_1692"/>
      <w:r>
        <w:rPr>
          <w:rFonts w:hint="eastAsia"/>
        </w:rPr>
        <w:t>端口：</w:t>
      </w:r>
      <w:bookmarkEnd w:id="2239"/>
      <w:bookmarkStart w:id="2240" w:name="_QWord_Source_Comparison_1693"/>
      <w:r>
        <w:rPr>
          <w:rFonts w:hint="eastAsia"/>
        </w:rPr>
        <w:t>8</w:t>
      </w:r>
      <w:bookmarkEnd w:id="2240"/>
      <w:bookmarkStart w:id="2241" w:name="_QWord_Source_Comparison_1694"/>
      <w:r>
        <w:rPr>
          <w:rFonts w:hint="eastAsia"/>
        </w:rPr>
        <w:t>位准双向</w:t>
      </w:r>
      <w:bookmarkEnd w:id="2241"/>
      <w:bookmarkStart w:id="2242" w:name="_QWord_Source_Comparison_1695"/>
      <w:r>
        <w:rPr>
          <w:rFonts w:hint="eastAsia"/>
        </w:rPr>
        <w:t>I</w:t>
      </w:r>
      <w:bookmarkEnd w:id="2242"/>
      <w:bookmarkStart w:id="2243" w:name="_QWord_Source_Comparison_1696"/>
      <w:r>
        <w:t>/</w:t>
      </w:r>
      <w:bookmarkEnd w:id="2243"/>
      <w:bookmarkStart w:id="2244" w:name="_QWord_Source_Comparison_1697"/>
      <w:r>
        <w:rPr>
          <w:rFonts w:hint="eastAsia"/>
        </w:rPr>
        <w:t>O</w:t>
      </w:r>
      <w:bookmarkEnd w:id="2244"/>
      <w:bookmarkStart w:id="2245" w:name="_QWord_Source_Comparison_1698"/>
      <w:r>
        <w:rPr>
          <w:rFonts w:hint="eastAsia"/>
        </w:rPr>
        <w:t>端口，也可作为高</w:t>
      </w:r>
      <w:bookmarkEnd w:id="2245"/>
      <w:bookmarkStart w:id="2246" w:name="_QWord_Source_Comparison_1699"/>
      <w:r>
        <w:rPr>
          <w:rFonts w:hint="eastAsia"/>
        </w:rPr>
        <w:t>8</w:t>
      </w:r>
      <w:bookmarkEnd w:id="2246"/>
      <w:bookmarkStart w:id="2247" w:name="_QWord_Source_Comparison_1700"/>
      <w:r>
        <w:rPr>
          <w:rFonts w:hint="eastAsia"/>
        </w:rPr>
        <w:t>位地址总线使用。</w:t>
      </w:r>
      <w:bookmarkEnd w:id="2237"/>
      <w:bookmarkEnd w:id="2238"/>
      <w:bookmarkEnd w:id="2247"/>
    </w:p>
    <w:p w14:paraId="52D3A53B">
      <w:pPr>
        <w:pStyle w:val="66"/>
        <w:numPr>
          <w:ilvl w:val="4"/>
          <w:numId w:val="6"/>
        </w:numPr>
      </w:pPr>
      <w:bookmarkStart w:id="2248" w:name="_QWord_Source_Comparison_1701"/>
      <w:bookmarkStart w:id="2249" w:name="_QWord_Source_Comparison_Para_311"/>
      <w:bookmarkStart w:id="2250" w:name="_QWord_Paragraph__311"/>
      <w:r>
        <w:rPr>
          <w:rFonts w:hint="eastAsia"/>
        </w:rPr>
        <w:t>P3</w:t>
      </w:r>
      <w:bookmarkEnd w:id="2248"/>
      <w:bookmarkStart w:id="2251" w:name="_QWord_Source_Comparison_1702"/>
      <w:r>
        <w:rPr>
          <w:rFonts w:hint="eastAsia"/>
        </w:rPr>
        <w:t>端口：</w:t>
      </w:r>
      <w:bookmarkEnd w:id="2251"/>
      <w:bookmarkStart w:id="2252" w:name="_QWord_Source_Comparison_1703"/>
      <w:r>
        <w:rPr>
          <w:rFonts w:hint="eastAsia"/>
        </w:rPr>
        <w:t>8</w:t>
      </w:r>
      <w:bookmarkEnd w:id="2252"/>
      <w:bookmarkStart w:id="2253" w:name="_QWord_Source_Comparison_1704"/>
      <w:r>
        <w:rPr>
          <w:rFonts w:hint="eastAsia"/>
        </w:rPr>
        <w:t>位准双向</w:t>
      </w:r>
      <w:bookmarkEnd w:id="2253"/>
      <w:bookmarkStart w:id="2254" w:name="_QWord_Source_Comparison_1705"/>
      <w:r>
        <w:rPr>
          <w:rFonts w:hint="eastAsia"/>
        </w:rPr>
        <w:t>I</w:t>
      </w:r>
      <w:bookmarkEnd w:id="2254"/>
      <w:bookmarkStart w:id="2255" w:name="_QWord_Source_Comparison_1706"/>
      <w:r>
        <w:t>/</w:t>
      </w:r>
      <w:bookmarkEnd w:id="2255"/>
      <w:bookmarkStart w:id="2256" w:name="_QWord_Source_Comparison_1707"/>
      <w:r>
        <w:rPr>
          <w:rFonts w:hint="eastAsia"/>
        </w:rPr>
        <w:t>O</w:t>
      </w:r>
      <w:bookmarkEnd w:id="2256"/>
      <w:bookmarkStart w:id="2257" w:name="_QWord_Source_Comparison_1708"/>
      <w:r>
        <w:rPr>
          <w:rFonts w:hint="eastAsia"/>
        </w:rPr>
        <w:t>端口，每个引脚具有特殊功能，如串行通信、外部中断等。</w:t>
      </w:r>
      <w:bookmarkEnd w:id="2249"/>
      <w:bookmarkEnd w:id="2250"/>
      <w:bookmarkEnd w:id="2257"/>
    </w:p>
    <w:p w14:paraId="1C76A952">
      <w:pPr>
        <w:pStyle w:val="105"/>
      </w:pPr>
      <w:bookmarkStart w:id="2258" w:name="_QWord_Source_Comparison_Para_312"/>
      <w:r>
        <w:t>‌</w:t>
      </w:r>
      <w:bookmarkStart w:id="2259" w:name="_QWord_Source_Comparison_1709"/>
      <w:bookmarkEnd w:id="2259"/>
      <w:bookmarkStart w:id="2260" w:name="_QWord_Paragraph__312"/>
      <w:bookmarkStart w:id="2261" w:name="_QWord_ImageIndex_20"/>
      <w:bookmarkStart w:id="2262" w:name="_QWord_Source_Comparison_1710"/>
      <w:r>
        <w:drawing>
          <wp:inline distT="0" distB="0" distL="0" distR="0">
            <wp:extent cx="3246755" cy="2164080"/>
            <wp:effectExtent l="0" t="0" r="0" b="7620"/>
            <wp:docPr id="15" name="图片 1" title="QWord_ImageMark_20">
              <a:hlinkClick xmlns:a="http://schemas.openxmlformats.org/drawingml/2006/main" r:id="rId72" tooltip="QWord 图片目录：resource/images/illustration/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title="QWord_ImageMark_20"/>
                    <pic:cNvPicPr>
                      <a:picLocks noChangeAspect="1"/>
                    </pic:cNvPicPr>
                  </pic:nvPicPr>
                  <pic:blipFill>
                    <a:blip r:embed="rId73"/>
                    <a:stretch>
                      <a:fillRect/>
                    </a:stretch>
                  </pic:blipFill>
                  <pic:spPr>
                    <a:xfrm>
                      <a:off x="0" y="0"/>
                      <a:ext cx="3246755" cy="2164503"/>
                    </a:xfrm>
                    <a:prstGeom prst="rect">
                      <a:avLst/>
                    </a:prstGeom>
                  </pic:spPr>
                </pic:pic>
              </a:graphicData>
            </a:graphic>
          </wp:inline>
        </w:drawing>
      </w:r>
      <w:bookmarkEnd w:id="2258"/>
      <w:bookmarkEnd w:id="2260"/>
      <w:bookmarkEnd w:id="2261"/>
      <w:bookmarkEnd w:id="2262"/>
    </w:p>
    <w:p w14:paraId="0F4A5CF3">
      <w:pPr>
        <w:pStyle w:val="68"/>
      </w:pPr>
      <w:bookmarkStart w:id="2263" w:name="_QWord_Source_Comparison_1711"/>
      <w:bookmarkStart w:id="2264" w:name="QWord_XRef_Figure__Qb1Q9q"/>
      <w:bookmarkStart w:id="2265" w:name="_QWord_Source_Comparison_Para_313"/>
      <w:bookmarkStart w:id="2266" w:name="_QWord_Paragraph__313"/>
      <w:r>
        <w:rPr>
          <w:rFonts w:hint="eastAsia"/>
        </w:rPr>
        <w:t>图</w:t>
      </w:r>
      <w:bookmarkEnd w:id="2263"/>
      <w:bookmarkStart w:id="2267" w:name="_QWord_Source_Comparison_1712"/>
      <w:r>
        <w:rPr>
          <w:rFonts w:hint="eastAsia"/>
        </w:rPr>
        <w:t> </w:t>
      </w:r>
      <w:bookmarkEnd w:id="2267"/>
      <w:bookmarkStart w:id="2268" w:name="_QWord_Source_Comparison_1713"/>
      <w:r>
        <w:fldChar w:fldCharType="begin"/>
      </w:r>
      <w:bookmarkEnd w:id="2268"/>
      <w:bookmarkStart w:id="2269" w:name="_QWord_Source_Comparison_1714"/>
      <w:r>
        <w:instrText xml:space="preserve"> SEQ QWord_Heading1_Sequence \c </w:instrText>
      </w:r>
      <w:bookmarkEnd w:id="2269"/>
      <w:bookmarkStart w:id="2270" w:name="_QWord_Source_Comparison_1715"/>
      <w:r>
        <w:fldChar w:fldCharType="separate"/>
      </w:r>
      <w:bookmarkEnd w:id="2270"/>
      <w:bookmarkStart w:id="2271" w:name="_QWord_Source_Comparison_1716"/>
      <w:r>
        <w:t>2</w:t>
      </w:r>
      <w:bookmarkEnd w:id="2271"/>
      <w:bookmarkStart w:id="2272" w:name="_QWord_Source_Comparison_1717"/>
      <w:r>
        <w:fldChar w:fldCharType="end"/>
      </w:r>
      <w:bookmarkEnd w:id="2272"/>
      <w:bookmarkStart w:id="2273" w:name="_QWord_Source_Comparison_1718"/>
      <w:r>
        <w:noBreakHyphen/>
      </w:r>
      <w:bookmarkEnd w:id="2273"/>
      <w:bookmarkStart w:id="2274" w:name="_QWord_Source_Comparison_1719"/>
      <w:r>
        <w:fldChar w:fldCharType="begin"/>
      </w:r>
      <w:bookmarkEnd w:id="2274"/>
      <w:bookmarkStart w:id="2275" w:name="_QWord_Source_Comparison_1720"/>
      <w:r>
        <w:instrText xml:space="preserve"> </w:instrText>
      </w:r>
      <w:bookmarkEnd w:id="2275"/>
      <w:bookmarkStart w:id="2276" w:name="_QWord_Source_Comparison_1721"/>
      <w:r>
        <w:rPr>
          <w:rFonts w:hint="eastAsia"/>
        </w:rPr>
        <w:instrText xml:space="preserve">SEQ </w:instrText>
      </w:r>
      <w:bookmarkEnd w:id="2276"/>
      <w:bookmarkStart w:id="2277" w:name="_QWord_Source_Comparison_1722"/>
      <w:r>
        <w:rPr>
          <w:rFonts w:hint="eastAsia"/>
        </w:rPr>
        <w:instrText xml:space="preserve">图</w:instrText>
      </w:r>
      <w:bookmarkEnd w:id="2277"/>
      <w:bookmarkStart w:id="2278" w:name="_QWord_Source_Comparison_1723"/>
      <w:r>
        <w:rPr>
          <w:rFonts w:hint="eastAsia"/>
        </w:rPr>
        <w:instrText xml:space="preserve"> \* ARABIC \s 1</w:instrText>
      </w:r>
      <w:bookmarkEnd w:id="2278"/>
      <w:bookmarkStart w:id="2279" w:name="_QWord_Source_Comparison_1724"/>
      <w:r>
        <w:instrText xml:space="preserve"> </w:instrText>
      </w:r>
      <w:bookmarkStart w:id="2280" w:name="_QWord_Source_Comparison_1725"/>
      <w:r>
        <w:fldChar w:fldCharType="separate"/>
      </w:r>
      <w:bookmarkEnd w:id="2279"/>
      <w:bookmarkEnd w:id="2280"/>
      <w:bookmarkStart w:id="2281" w:name="_QWord_Source_Comparison_1726"/>
      <w:r>
        <w:t>7</w:t>
      </w:r>
      <w:bookmarkEnd w:id="2281"/>
      <w:bookmarkStart w:id="2282" w:name="_QWord_Source_Comparison_1727"/>
      <w:r>
        <w:fldChar w:fldCharType="end"/>
      </w:r>
      <w:bookmarkEnd w:id="2264"/>
      <w:bookmarkEnd w:id="2282"/>
      <w:bookmarkStart w:id="2283" w:name="_QWord_Source_Comparison_1728"/>
      <w:r>
        <w:rPr>
          <w:rFonts w:hint="eastAsia"/>
        </w:rPr>
        <w:t xml:space="preserve">  </w:t>
      </w:r>
      <w:bookmarkEnd w:id="2283"/>
      <w:bookmarkStart w:id="2284" w:name="_QWord_Source_Comparison_1729"/>
      <w:r>
        <w:rPr>
          <w:rFonts w:hint="eastAsia"/>
        </w:rPr>
        <w:t>8051</w:t>
      </w:r>
      <w:bookmarkEnd w:id="2284"/>
      <w:bookmarkStart w:id="2285" w:name="_QWord_Source_Comparison_1730"/>
      <w:r>
        <w:rPr>
          <w:rFonts w:hint="eastAsia"/>
        </w:rPr>
        <w:t>单片机的端口</w:t>
      </w:r>
      <w:bookmarkEnd w:id="2265"/>
      <w:bookmarkEnd w:id="2266"/>
      <w:bookmarkEnd w:id="2285"/>
    </w:p>
    <w:p w14:paraId="32DC858F">
      <w:pPr>
        <w:pStyle w:val="4"/>
        <w:ind w:firstLine="420"/>
      </w:pPr>
      <w:bookmarkStart w:id="2286" w:name="_QWord_Source_Comparison_1731"/>
      <w:bookmarkStart w:id="2287" w:name="_QWord_Source_Comparison_Para_314"/>
      <w:bookmarkStart w:id="2288" w:name="_QWord_Paragraph__314"/>
      <w:r>
        <w:rPr>
          <w:rFonts w:hint="eastAsia"/>
        </w:rPr>
        <w:t>一个最小的硬件系统，即</w:t>
      </w:r>
      <w:bookmarkEnd w:id="2286"/>
      <w:bookmarkStart w:id="2289" w:name="_QWord_Source_Comparison_1732"/>
      <w:r>
        <w:rPr>
          <w:rFonts w:hint="eastAsia"/>
        </w:rPr>
        <w:t>8051</w:t>
      </w:r>
      <w:bookmarkEnd w:id="2289"/>
      <w:bookmarkStart w:id="2290" w:name="_QWord_Source_Comparison_1733"/>
      <w:r>
        <w:rPr>
          <w:rFonts w:hint="eastAsia"/>
        </w:rPr>
        <w:t>单片机最基本的连接形式如</w:t>
      </w:r>
      <w:bookmarkEnd w:id="2290"/>
      <w:bookmarkStart w:id="2291" w:name="_QWord_Source_Comparison_1734"/>
      <w:r>
        <w:fldChar w:fldCharType="begin"/>
      </w:r>
      <w:bookmarkEnd w:id="2291"/>
      <w:bookmarkStart w:id="2292" w:name="_QWord_Source_Comparison_1735"/>
      <w:r>
        <w:instrText xml:space="preserve"> </w:instrText>
      </w:r>
      <w:bookmarkEnd w:id="2292"/>
      <w:bookmarkStart w:id="2293" w:name="_QWord_Source_Comparison_1736"/>
      <w:r>
        <w:rPr>
          <w:rFonts w:hint="eastAsia"/>
        </w:rPr>
        <w:instrText xml:space="preserve">REF QWord_XRef_Figure__aW99bU \h \* CHARFORMAT</w:instrText>
      </w:r>
      <w:bookmarkEnd w:id="2293"/>
      <w:bookmarkStart w:id="2294" w:name="_QWord_Source_Comparison_1737"/>
      <w:r>
        <w:instrText xml:space="preserve"> </w:instrText>
      </w:r>
      <w:bookmarkStart w:id="2295" w:name="_QWord_Source_Comparison_1738"/>
      <w:r>
        <w:fldChar w:fldCharType="separate"/>
      </w:r>
      <w:bookmarkEnd w:id="2294"/>
      <w:bookmarkEnd w:id="2295"/>
      <w:bookmarkStart w:id="2296" w:name="_QWord_Source_Comparison_1739"/>
      <w:r>
        <w:rPr>
          <w:rFonts w:hint="eastAsia"/>
        </w:rPr>
        <w:t>图</w:t>
      </w:r>
      <w:bookmarkEnd w:id="2296"/>
      <w:bookmarkStart w:id="2297" w:name="_QWord_Source_Comparison_1740"/>
      <w:r>
        <w:rPr>
          <w:rFonts w:hint="eastAsia"/>
        </w:rPr>
        <w:t> </w:t>
      </w:r>
      <w:bookmarkEnd w:id="2297"/>
      <w:bookmarkStart w:id="2298" w:name="_QWord_Source_Comparison_1741"/>
      <w:r>
        <w:t>2</w:t>
      </w:r>
      <w:bookmarkEnd w:id="2298"/>
      <w:bookmarkStart w:id="2299" w:name="_QWord_Source_Comparison_1742"/>
      <w:r>
        <w:noBreakHyphen/>
      </w:r>
      <w:r>
        <w:t>8</w:t>
      </w:r>
      <w:bookmarkEnd w:id="2299"/>
      <w:bookmarkStart w:id="2300" w:name="_QWord_Source_Comparison_1743"/>
      <w:r>
        <w:fldChar w:fldCharType="end"/>
      </w:r>
      <w:bookmarkEnd w:id="2300"/>
      <w:bookmarkStart w:id="2301" w:name="_QWord_Source_Comparison_1744"/>
      <w:r>
        <w:rPr>
          <w:rFonts w:hint="eastAsia"/>
        </w:rPr>
        <w:t>所示。</w:t>
      </w:r>
      <w:bookmarkEnd w:id="2287"/>
      <w:bookmarkEnd w:id="2288"/>
      <w:bookmarkEnd w:id="2301"/>
    </w:p>
    <w:p w14:paraId="50FC8A07">
      <w:pPr>
        <w:pStyle w:val="105"/>
      </w:pPr>
      <w:bookmarkStart w:id="2302" w:name="_QWord_Source_Comparison_Para_315"/>
      <w:r>
        <w:t>‌</w:t>
      </w:r>
      <w:bookmarkStart w:id="2303" w:name="_QWord_Source_Comparison_1745"/>
      <w:bookmarkEnd w:id="2303"/>
      <w:bookmarkStart w:id="2304" w:name="_QWord_Source_Comparison_1746"/>
      <w:bookmarkStart w:id="2305" w:name="_QWord_ImageIndex_21"/>
      <w:bookmarkStart w:id="2306" w:name="_QWord_Paragraph__315"/>
      <w:r>
        <w:drawing>
          <wp:inline distT="0" distB="0" distL="0" distR="0">
            <wp:extent cx="3409315" cy="3815715"/>
            <wp:effectExtent l="0" t="0" r="635" b="0"/>
            <wp:docPr id="25" name="Picture 4" descr="图示&#10;&#10;描述已自动生成" title="QWord_ImageMark_21">
              <a:hlinkClick xmlns:a="http://schemas.openxmlformats.org/drawingml/2006/main" r:id="rId74" tooltip="QWord 图片目录：resource/images/illustration/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descr="图示&#10;&#10;描述已自动生成" title="QWord_ImageMark_2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3409932" cy="3816000"/>
                    </a:xfrm>
                    <a:prstGeom prst="rect">
                      <a:avLst/>
                    </a:prstGeom>
                    <a:noFill/>
                    <a:ln>
                      <a:noFill/>
                    </a:ln>
                  </pic:spPr>
                </pic:pic>
              </a:graphicData>
            </a:graphic>
          </wp:inline>
        </w:drawing>
      </w:r>
      <w:bookmarkEnd w:id="2302"/>
      <w:bookmarkEnd w:id="2304"/>
      <w:bookmarkEnd w:id="2305"/>
      <w:bookmarkEnd w:id="2306"/>
    </w:p>
    <w:p w14:paraId="03480889">
      <w:pPr>
        <w:pStyle w:val="68"/>
      </w:pPr>
      <w:bookmarkStart w:id="2307" w:name="_QWord_Source_Comparison_1747"/>
      <w:bookmarkStart w:id="2308" w:name="QWord_XRef_Figure__aW99bU"/>
      <w:bookmarkStart w:id="2309" w:name="_QWord_Paragraph__316"/>
      <w:bookmarkStart w:id="2310" w:name="_QWord_Source_Comparison_Para_316"/>
      <w:r>
        <w:rPr>
          <w:rFonts w:hint="eastAsia"/>
        </w:rPr>
        <w:t>图</w:t>
      </w:r>
      <w:bookmarkEnd w:id="2307"/>
      <w:bookmarkStart w:id="2311" w:name="_QWord_Source_Comparison_1748"/>
      <w:r>
        <w:rPr>
          <w:rFonts w:hint="eastAsia"/>
        </w:rPr>
        <w:t> </w:t>
      </w:r>
      <w:bookmarkEnd w:id="2311"/>
      <w:bookmarkStart w:id="2312" w:name="_QWord_Source_Comparison_1749"/>
      <w:r>
        <w:fldChar w:fldCharType="begin"/>
      </w:r>
      <w:bookmarkEnd w:id="2312"/>
      <w:bookmarkStart w:id="2313" w:name="_QWord_Source_Comparison_1750"/>
      <w:r>
        <w:instrText xml:space="preserve"> SEQ QWord_Heading1_Sequence \c </w:instrText>
      </w:r>
      <w:bookmarkEnd w:id="2313"/>
      <w:bookmarkStart w:id="2314" w:name="_QWord_Source_Comparison_1751"/>
      <w:r>
        <w:fldChar w:fldCharType="separate"/>
      </w:r>
      <w:bookmarkEnd w:id="2314"/>
      <w:bookmarkStart w:id="2315" w:name="_QWord_Source_Comparison_1752"/>
      <w:r>
        <w:t>2</w:t>
      </w:r>
      <w:bookmarkEnd w:id="2315"/>
      <w:bookmarkStart w:id="2316" w:name="_QWord_Source_Comparison_1753"/>
      <w:r>
        <w:fldChar w:fldCharType="end"/>
      </w:r>
      <w:bookmarkEnd w:id="2316"/>
      <w:bookmarkStart w:id="2317" w:name="_QWord_Source_Comparison_1754"/>
      <w:r>
        <w:noBreakHyphen/>
      </w:r>
      <w:bookmarkEnd w:id="2317"/>
      <w:bookmarkStart w:id="2318" w:name="_QWord_Source_Comparison_1755"/>
      <w:r>
        <w:fldChar w:fldCharType="begin"/>
      </w:r>
      <w:bookmarkEnd w:id="2318"/>
      <w:bookmarkStart w:id="2319" w:name="_QWord_Source_Comparison_1756"/>
      <w:r>
        <w:instrText xml:space="preserve"> </w:instrText>
      </w:r>
      <w:bookmarkEnd w:id="2319"/>
      <w:bookmarkStart w:id="2320" w:name="_QWord_Source_Comparison_1757"/>
      <w:r>
        <w:rPr>
          <w:rFonts w:hint="eastAsia"/>
        </w:rPr>
        <w:instrText xml:space="preserve">SEQ </w:instrText>
      </w:r>
      <w:bookmarkEnd w:id="2320"/>
      <w:bookmarkStart w:id="2321" w:name="_QWord_Source_Comparison_1758"/>
      <w:r>
        <w:rPr>
          <w:rFonts w:hint="eastAsia"/>
        </w:rPr>
        <w:instrText xml:space="preserve">图</w:instrText>
      </w:r>
      <w:bookmarkEnd w:id="2321"/>
      <w:bookmarkStart w:id="2322" w:name="_QWord_Source_Comparison_1759"/>
      <w:r>
        <w:rPr>
          <w:rFonts w:hint="eastAsia"/>
        </w:rPr>
        <w:instrText xml:space="preserve"> \* ARABIC \s 1</w:instrText>
      </w:r>
      <w:bookmarkEnd w:id="2322"/>
      <w:bookmarkStart w:id="2323" w:name="_QWord_Source_Comparison_1760"/>
      <w:r>
        <w:instrText xml:space="preserve"> </w:instrText>
      </w:r>
      <w:bookmarkStart w:id="2324" w:name="_QWord_Source_Comparison_1761"/>
      <w:r>
        <w:fldChar w:fldCharType="separate"/>
      </w:r>
      <w:bookmarkEnd w:id="2323"/>
      <w:bookmarkEnd w:id="2324"/>
      <w:bookmarkStart w:id="2325" w:name="_QWord_Source_Comparison_1762"/>
      <w:r>
        <w:t>8</w:t>
      </w:r>
      <w:bookmarkEnd w:id="2325"/>
      <w:bookmarkStart w:id="2326" w:name="_QWord_Source_Comparison_1763"/>
      <w:r>
        <w:fldChar w:fldCharType="end"/>
      </w:r>
      <w:bookmarkEnd w:id="2308"/>
      <w:bookmarkEnd w:id="2326"/>
      <w:bookmarkStart w:id="2327" w:name="_QWord_Source_Comparison_1764"/>
      <w:r>
        <w:rPr>
          <w:rFonts w:hint="eastAsia"/>
        </w:rPr>
        <w:t xml:space="preserve">  </w:t>
      </w:r>
      <w:bookmarkEnd w:id="2327"/>
      <w:bookmarkStart w:id="2328" w:name="_QWord_Source_Comparison_1765"/>
      <w:r>
        <w:rPr>
          <w:rFonts w:hint="eastAsia"/>
        </w:rPr>
        <w:t>8051</w:t>
      </w:r>
      <w:bookmarkEnd w:id="2328"/>
      <w:bookmarkStart w:id="2329" w:name="_QWord_Source_Comparison_1766"/>
      <w:r>
        <w:rPr>
          <w:rFonts w:hint="eastAsia"/>
        </w:rPr>
        <w:t>单片机最基本的连接形式</w:t>
      </w:r>
      <w:bookmarkEnd w:id="2309"/>
      <w:bookmarkEnd w:id="2310"/>
      <w:bookmarkEnd w:id="2329"/>
    </w:p>
    <w:p w14:paraId="7D7C2903">
      <w:pPr>
        <w:pStyle w:val="4"/>
        <w:ind w:firstLine="420"/>
      </w:pPr>
      <w:bookmarkStart w:id="2330" w:name="_QWord_Source_Comparison_1767"/>
      <w:bookmarkStart w:id="2331" w:name="_QWord_Source_Comparison_Para_317"/>
      <w:bookmarkStart w:id="2332" w:name="_QWord_Paragraph__317"/>
      <w:r>
        <w:rPr>
          <w:rFonts w:hint="eastAsia"/>
        </w:rPr>
        <w:t>8051</w:t>
      </w:r>
      <w:bookmarkEnd w:id="2330"/>
      <w:bookmarkStart w:id="2333" w:name="_QWord_Source_Comparison_1768"/>
      <w:r>
        <w:rPr>
          <w:rFonts w:hint="eastAsia"/>
        </w:rPr>
        <w:t>单片机的每个引脚可以配置为输入或输出，用于连接各种外部设备。下面是一些常见的用途：</w:t>
      </w:r>
      <w:bookmarkEnd w:id="2331"/>
      <w:bookmarkEnd w:id="2332"/>
      <w:bookmarkEnd w:id="2333"/>
    </w:p>
    <w:p w14:paraId="1F3E4F9B">
      <w:pPr>
        <w:pStyle w:val="66"/>
        <w:numPr>
          <w:ilvl w:val="4"/>
          <w:numId w:val="7"/>
        </w:numPr>
      </w:pPr>
      <w:bookmarkStart w:id="2334" w:name="_QWord_Source_Comparison_1769"/>
      <w:bookmarkStart w:id="2335" w:name="_QWord_Paragraph__318"/>
      <w:bookmarkStart w:id="2336" w:name="_QWord_Source_Comparison_Para_318"/>
      <w:bookmarkStart w:id="2337" w:name="QWSCP_A_005__yvAZpv"/>
      <w:r>
        <w:rPr>
          <w:rFonts w:hint="eastAsia"/>
        </w:rPr>
        <w:t>输出引脚。可以用来控制继电器（</w:t>
      </w:r>
      <w:bookmarkEnd w:id="2334"/>
      <w:bookmarkStart w:id="2338" w:name="_QWord_Source_Comparison_1770"/>
      <w:r>
        <w:rPr>
          <w:rFonts w:hint="eastAsia"/>
        </w:rPr>
        <w:t>relay</w:t>
      </w:r>
      <w:bookmarkEnd w:id="2338"/>
      <w:bookmarkStart w:id="2339" w:name="_QWord_Source_Comparison_1771"/>
      <w:r>
        <w:rPr>
          <w:rFonts w:hint="eastAsia"/>
        </w:rPr>
        <w:t>）或发光二极管（</w:t>
      </w:r>
      <w:bookmarkEnd w:id="2339"/>
      <w:bookmarkStart w:id="2340" w:name="_QWord_Source_Comparison_1772"/>
      <w:r>
        <w:rPr>
          <w:rFonts w:hint="eastAsia"/>
        </w:rPr>
        <w:t>LED</w:t>
      </w:r>
      <w:bookmarkEnd w:id="2340"/>
      <w:bookmarkStart w:id="2341" w:name="_QWord_Source_Comparison_1773"/>
      <w:r>
        <w:rPr>
          <w:rFonts w:hint="eastAsia"/>
        </w:rPr>
        <w:t>）。</w:t>
      </w:r>
      <w:bookmarkEnd w:id="2335"/>
      <w:bookmarkEnd w:id="2336"/>
      <w:bookmarkEnd w:id="2341"/>
    </w:p>
    <w:bookmarkEnd w:id="2337"/>
    <w:p w14:paraId="3480ACEC">
      <w:pPr>
        <w:pStyle w:val="66"/>
        <w:numPr>
          <w:ilvl w:val="4"/>
          <w:numId w:val="6"/>
        </w:numPr>
      </w:pPr>
      <w:bookmarkStart w:id="2342" w:name="_QWord_Source_Comparison_1774"/>
      <w:bookmarkStart w:id="2343" w:name="_QWord_Paragraph__319"/>
      <w:bookmarkStart w:id="2344" w:name="_QWord_Source_Comparison_Para_319"/>
      <w:r>
        <w:rPr>
          <w:rFonts w:hint="eastAsia"/>
        </w:rPr>
        <w:t>输入引脚。可以用来接收开关的信号或</w:t>
      </w:r>
      <w:bookmarkEnd w:id="2342"/>
      <w:bookmarkStart w:id="2345" w:name="_QWord_Source_Comparison_1775"/>
      <w:r>
        <w:rPr>
          <w:rFonts w:hint="eastAsia"/>
        </w:rPr>
        <w:t>TTL</w:t>
      </w:r>
      <w:bookmarkEnd w:id="2345"/>
      <w:bookmarkStart w:id="2346" w:name="_QWord_Source_Comparison_1776"/>
      <w:r>
        <w:rPr>
          <w:rFonts w:hint="eastAsia"/>
        </w:rPr>
        <w:t>电平的数字信号。</w:t>
      </w:r>
      <w:bookmarkEnd w:id="2343"/>
      <w:bookmarkEnd w:id="2344"/>
      <w:bookmarkEnd w:id="2346"/>
    </w:p>
    <w:p w14:paraId="4776BBBE">
      <w:pPr>
        <w:pStyle w:val="4"/>
        <w:ind w:firstLine="420"/>
      </w:pPr>
      <w:bookmarkStart w:id="2347" w:name="_QWord_Paragraph__320"/>
      <w:bookmarkStart w:id="2348" w:name="_QWord_Source_Comparison_1777"/>
      <w:bookmarkStart w:id="2349" w:name="_QWord_Source_Comparison_Para_320"/>
      <w:r>
        <w:rPr>
          <w:rFonts w:hint="eastAsia"/>
        </w:rPr>
        <w:t>每个引脚的内部结构由以下部分组成：</w:t>
      </w:r>
      <w:bookmarkEnd w:id="2347"/>
      <w:bookmarkEnd w:id="2348"/>
      <w:bookmarkEnd w:id="2349"/>
    </w:p>
    <w:p w14:paraId="310D31FB">
      <w:pPr>
        <w:pStyle w:val="66"/>
        <w:numPr>
          <w:ilvl w:val="4"/>
          <w:numId w:val="8"/>
        </w:numPr>
      </w:pPr>
      <w:bookmarkStart w:id="2350" w:name="_QWord_Source_Comparison_1778"/>
      <w:bookmarkStart w:id="2351" w:name="_QWord_Paragraph__321"/>
      <w:bookmarkStart w:id="2352" w:name="_QWord_Source_Comparison_Para_321"/>
      <w:bookmarkStart w:id="2353" w:name="QWSCP_A_005__vJ2MA6"/>
      <w:r>
        <w:rPr>
          <w:rFonts w:hint="eastAsia"/>
        </w:rPr>
        <w:t>驱动电路。用于驱动引脚输出或读取输入信号。</w:t>
      </w:r>
      <w:bookmarkEnd w:id="2350"/>
      <w:bookmarkEnd w:id="2351"/>
      <w:bookmarkEnd w:id="2352"/>
    </w:p>
    <w:bookmarkEnd w:id="2353"/>
    <w:p w14:paraId="6243285F">
      <w:pPr>
        <w:pStyle w:val="66"/>
        <w:numPr>
          <w:ilvl w:val="4"/>
          <w:numId w:val="6"/>
        </w:numPr>
      </w:pPr>
      <w:bookmarkStart w:id="2354" w:name="_QWord_Paragraph__322"/>
      <w:bookmarkStart w:id="2355" w:name="_QWord_Source_Comparison_1779"/>
      <w:bookmarkStart w:id="2356" w:name="_QWord_Source_Comparison_Para_322"/>
      <w:r>
        <w:rPr>
          <w:rFonts w:hint="eastAsia"/>
        </w:rPr>
        <w:t>接口电路。将引脚连接到单片机的内部寄存器。</w:t>
      </w:r>
      <w:bookmarkEnd w:id="2354"/>
      <w:bookmarkEnd w:id="2355"/>
      <w:bookmarkEnd w:id="2356"/>
    </w:p>
    <w:p w14:paraId="4570BB93">
      <w:pPr>
        <w:pStyle w:val="66"/>
        <w:numPr>
          <w:ilvl w:val="4"/>
          <w:numId w:val="6"/>
        </w:numPr>
      </w:pPr>
      <w:bookmarkStart w:id="2357" w:name="_QWord_Source_Comparison_Para_323"/>
      <w:bookmarkStart w:id="2358" w:name="_QWord_Source_Comparison_1780"/>
      <w:bookmarkStart w:id="2359" w:name="_QWord_Paragraph__323"/>
      <w:r>
        <w:rPr>
          <w:rFonts w:hint="eastAsia"/>
        </w:rPr>
        <w:t>寄存器。包括输入寄存器和输出寄存器。</w:t>
      </w:r>
      <w:bookmarkEnd w:id="2357"/>
      <w:bookmarkEnd w:id="2358"/>
      <w:bookmarkEnd w:id="2359"/>
    </w:p>
    <w:p w14:paraId="10D8C1EF">
      <w:pPr>
        <w:pStyle w:val="4"/>
        <w:ind w:firstLine="420"/>
      </w:pPr>
      <w:bookmarkStart w:id="2360" w:name="_QWord_Source_Comparison_1781"/>
      <w:bookmarkStart w:id="2361" w:name="_QWord_Source_Comparison_Para_324"/>
      <w:bookmarkStart w:id="2362" w:name="_QWord_Paragraph__324"/>
      <w:r>
        <w:rPr>
          <w:rFonts w:hint="eastAsia"/>
        </w:rPr>
        <w:t>当我们要输出信号时，具体的操作过程如下：</w:t>
      </w:r>
      <w:bookmarkEnd w:id="2360"/>
      <w:bookmarkEnd w:id="2361"/>
      <w:bookmarkEnd w:id="2362"/>
    </w:p>
    <w:p w14:paraId="6694A4E5">
      <w:pPr>
        <w:pStyle w:val="66"/>
        <w:numPr>
          <w:ilvl w:val="4"/>
          <w:numId w:val="9"/>
        </w:numPr>
      </w:pPr>
      <w:bookmarkStart w:id="2363" w:name="_QWord_Source_Comparison_1782"/>
      <w:bookmarkStart w:id="2364" w:name="_QWord_Paragraph__325"/>
      <w:bookmarkStart w:id="2365" w:name="_QWord_Source_Comparison_Para_325"/>
      <w:bookmarkStart w:id="2366" w:name="QWSCP_A_005__HwXBhM"/>
      <w:r>
        <w:rPr>
          <w:rFonts w:hint="eastAsia"/>
        </w:rPr>
        <w:t>写入寄存器。通过程序，向</w:t>
      </w:r>
      <w:bookmarkEnd w:id="2363"/>
      <w:bookmarkStart w:id="2367" w:name="_QWord_Source_Comparison_1784"/>
      <w:r>
        <w:rPr>
          <w:rFonts w:hint="eastAsia"/>
          <w:lang w:eastAsia="zh-CN"/>
        </w:rPr>
        <w:t>I/O</w:t>
      </w:r>
      <w:r>
        <w:rPr>
          <w:rFonts w:hint="eastAsia"/>
        </w:rPr>
        <w:t>寄存器的相应位写入数据，例如</w:t>
      </w:r>
      <w:bookmarkEnd w:id="2367"/>
      <w:bookmarkStart w:id="2368" w:name="_QWord_Source_Comparison_1785"/>
      <w:r>
        <w:rPr>
          <w:rFonts w:hint="eastAsia"/>
        </w:rPr>
        <w:t>0</w:t>
      </w:r>
      <w:bookmarkEnd w:id="2368"/>
      <w:bookmarkStart w:id="2369" w:name="_QWord_Source_Comparison_1786"/>
      <w:r>
        <w:rPr>
          <w:rFonts w:hint="eastAsia"/>
        </w:rPr>
        <w:t>或</w:t>
      </w:r>
      <w:bookmarkEnd w:id="2369"/>
      <w:bookmarkStart w:id="2370" w:name="_QWord_Source_Comparison_1787"/>
      <w:r>
        <w:rPr>
          <w:rFonts w:hint="eastAsia"/>
        </w:rPr>
        <w:t>1</w:t>
      </w:r>
      <w:bookmarkEnd w:id="2370"/>
      <w:bookmarkStart w:id="2371" w:name="_QWord_Source_Comparison_1788"/>
      <w:r>
        <w:rPr>
          <w:rFonts w:hint="eastAsia"/>
        </w:rPr>
        <w:t>（二进制数据）。</w:t>
      </w:r>
      <w:bookmarkEnd w:id="2364"/>
      <w:bookmarkEnd w:id="2365"/>
      <w:bookmarkEnd w:id="2371"/>
    </w:p>
    <w:bookmarkEnd w:id="2366"/>
    <w:p w14:paraId="6F86D26F">
      <w:pPr>
        <w:pStyle w:val="66"/>
        <w:numPr>
          <w:ilvl w:val="4"/>
          <w:numId w:val="6"/>
        </w:numPr>
      </w:pPr>
      <w:bookmarkStart w:id="2372" w:name="_QWord_Source_Comparison_1789"/>
      <w:bookmarkStart w:id="2373" w:name="_QWord_Paragraph__326"/>
      <w:bookmarkStart w:id="2374" w:name="_QWord_Source_Comparison_Para_326"/>
      <w:r>
        <w:rPr>
          <w:rFonts w:hint="eastAsia"/>
        </w:rPr>
        <w:t>输出低电平信号。当写入</w:t>
      </w:r>
      <w:bookmarkEnd w:id="2372"/>
      <w:bookmarkStart w:id="2375" w:name="_QWord_Source_Comparison_1790"/>
      <w:r>
        <w:rPr>
          <w:rFonts w:hint="eastAsia"/>
        </w:rPr>
        <w:t>0</w:t>
      </w:r>
      <w:bookmarkEnd w:id="2375"/>
      <w:bookmarkStart w:id="2376" w:name="_QWord_Source_Comparison_1791"/>
      <w:r>
        <w:rPr>
          <w:rFonts w:hint="eastAsia"/>
        </w:rPr>
        <w:t>（二进制数据）时，这个</w:t>
      </w:r>
      <w:bookmarkEnd w:id="2376"/>
      <w:bookmarkStart w:id="2377" w:name="_QWord_Source_Comparison_1792"/>
      <w:r>
        <w:rPr>
          <w:rFonts w:hint="eastAsia"/>
        </w:rPr>
        <w:t>0</w:t>
      </w:r>
      <w:bookmarkEnd w:id="2377"/>
      <w:bookmarkStart w:id="2378" w:name="_QWord_Source_Comparison_1793"/>
      <w:r>
        <w:rPr>
          <w:rFonts w:hint="eastAsia"/>
        </w:rPr>
        <w:t>首先经过反向器，反向器将</w:t>
      </w:r>
      <w:bookmarkEnd w:id="2378"/>
      <w:bookmarkStart w:id="2379" w:name="_QWord_Source_Comparison_1794"/>
      <w:r>
        <w:rPr>
          <w:rFonts w:hint="eastAsia"/>
        </w:rPr>
        <w:t>0</w:t>
      </w:r>
      <w:bookmarkEnd w:id="2379"/>
      <w:bookmarkStart w:id="2380" w:name="_QWord_Source_Comparison_1795"/>
      <w:r>
        <w:rPr>
          <w:rFonts w:hint="eastAsia"/>
        </w:rPr>
        <w:t>转换为高电平</w:t>
      </w:r>
      <w:bookmarkEnd w:id="2380"/>
      <w:bookmarkStart w:id="2381" w:name="_QWord_Source_Comparison_1796"/>
      <w:r>
        <w:rPr>
          <w:rFonts w:hint="eastAsia"/>
        </w:rPr>
        <w:t>1</w:t>
      </w:r>
      <w:bookmarkEnd w:id="2381"/>
      <w:bookmarkStart w:id="2382" w:name="_QWord_Source_Comparison_1797"/>
      <w:r>
        <w:rPr>
          <w:rFonts w:hint="eastAsia"/>
        </w:rPr>
        <w:t>，高电平使得晶体管（通常是</w:t>
      </w:r>
      <w:bookmarkEnd w:id="2382"/>
      <w:bookmarkStart w:id="2383" w:name="_QWord_Source_Comparison_1798"/>
      <w:r>
        <w:rPr>
          <w:rFonts w:hint="eastAsia"/>
        </w:rPr>
        <w:t>MOSFET</w:t>
      </w:r>
      <w:bookmarkEnd w:id="2383"/>
      <w:bookmarkStart w:id="2384" w:name="_QWord_Source_Comparison_1799"/>
      <w:r>
        <w:rPr>
          <w:rFonts w:hint="eastAsia"/>
        </w:rPr>
        <w:t>）导通，引脚上的电平变为低电平（</w:t>
      </w:r>
      <w:bookmarkEnd w:id="2384"/>
      <w:bookmarkStart w:id="2385" w:name="_QWord_Source_Comparison_1800"/>
      <w:r>
        <w:rPr>
          <w:rFonts w:hint="eastAsia"/>
        </w:rPr>
        <w:t>0</w:t>
      </w:r>
      <w:bookmarkEnd w:id="2385"/>
      <w:bookmarkStart w:id="2386" w:name="_QWord_Source_Comparison_1801"/>
      <w:r>
        <w:rPr>
          <w:rFonts w:hint="eastAsia"/>
        </w:rPr>
        <w:t>伏）。</w:t>
      </w:r>
      <w:bookmarkEnd w:id="2373"/>
      <w:bookmarkEnd w:id="2374"/>
      <w:bookmarkEnd w:id="2386"/>
    </w:p>
    <w:p w14:paraId="2243E616">
      <w:pPr>
        <w:pStyle w:val="66"/>
        <w:numPr>
          <w:ilvl w:val="4"/>
          <w:numId w:val="6"/>
        </w:numPr>
      </w:pPr>
      <w:bookmarkStart w:id="2387" w:name="_QWord_Source_Comparison_1802"/>
      <w:bookmarkStart w:id="2388" w:name="_QWord_Source_Comparison_Para_327"/>
      <w:bookmarkStart w:id="2389" w:name="_QWord_Paragraph__327"/>
      <w:r>
        <w:rPr>
          <w:rFonts w:hint="eastAsia"/>
        </w:rPr>
        <w:t>输出高电平信号。当写入</w:t>
      </w:r>
      <w:bookmarkEnd w:id="2387"/>
      <w:bookmarkStart w:id="2390" w:name="_QWord_Source_Comparison_1803"/>
      <w:r>
        <w:rPr>
          <w:rFonts w:hint="eastAsia"/>
        </w:rPr>
        <w:t>1</w:t>
      </w:r>
      <w:bookmarkEnd w:id="2390"/>
      <w:bookmarkStart w:id="2391" w:name="_QWord_Source_Comparison_1804"/>
      <w:r>
        <w:rPr>
          <w:rFonts w:hint="eastAsia"/>
        </w:rPr>
        <w:t>（二进制数据）时，这个</w:t>
      </w:r>
      <w:bookmarkEnd w:id="2391"/>
      <w:bookmarkStart w:id="2392" w:name="_QWord_Source_Comparison_1805"/>
      <w:r>
        <w:rPr>
          <w:rFonts w:hint="eastAsia"/>
        </w:rPr>
        <w:t>1</w:t>
      </w:r>
      <w:bookmarkEnd w:id="2392"/>
      <w:bookmarkStart w:id="2393" w:name="_QWord_Source_Comparison_1806"/>
      <w:r>
        <w:rPr>
          <w:rFonts w:hint="eastAsia"/>
        </w:rPr>
        <w:t>经过反向器后变为低电平</w:t>
      </w:r>
      <w:bookmarkEnd w:id="2393"/>
      <w:bookmarkStart w:id="2394" w:name="_QWord_Source_Comparison_1807"/>
      <w:r>
        <w:rPr>
          <w:rFonts w:hint="eastAsia"/>
        </w:rPr>
        <w:t>0</w:t>
      </w:r>
      <w:bookmarkEnd w:id="2394"/>
      <w:bookmarkStart w:id="2395" w:name="_QWord_Source_Comparison_1808"/>
      <w:r>
        <w:rPr>
          <w:rFonts w:hint="eastAsia"/>
        </w:rPr>
        <w:t>。低电平使得晶体管截止。当晶体管截止时，引脚上的电平通过上拉电阻变为高电平（接近</w:t>
      </w:r>
      <w:bookmarkEnd w:id="2395"/>
      <w:bookmarkStart w:id="2396" w:name="_QWord_Source_Comparison_1809"/>
      <w:r>
        <w:rPr>
          <w:rFonts w:hint="eastAsia"/>
        </w:rPr>
        <w:t>VCC</w:t>
      </w:r>
      <w:bookmarkEnd w:id="2396"/>
      <w:bookmarkStart w:id="2397" w:name="_QWord_Source_Comparison_1810"/>
      <w:r>
        <w:rPr>
          <w:rFonts w:hint="eastAsia"/>
        </w:rPr>
        <w:t>）。</w:t>
      </w:r>
      <w:bookmarkEnd w:id="2388"/>
      <w:bookmarkEnd w:id="2389"/>
      <w:bookmarkEnd w:id="2397"/>
    </w:p>
    <w:p w14:paraId="21DE93EA">
      <w:pPr>
        <w:pStyle w:val="4"/>
        <w:ind w:firstLine="420"/>
      </w:pPr>
      <w:bookmarkStart w:id="2398" w:name="_QWord_Source_Comparison_1811"/>
      <w:bookmarkStart w:id="2399" w:name="_QWord_Paragraph__328"/>
      <w:bookmarkStart w:id="2400" w:name="_QWord_Source_Comparison_Para_328"/>
      <w:r>
        <w:rPr>
          <w:rFonts w:hint="eastAsia"/>
        </w:rPr>
        <w:t>8051</w:t>
      </w:r>
      <w:bookmarkEnd w:id="2398"/>
      <w:bookmarkStart w:id="2401" w:name="_QWord_Source_Comparison_1812"/>
      <w:r>
        <w:rPr>
          <w:rFonts w:hint="eastAsia"/>
        </w:rPr>
        <w:t>单片机的输入输出功能如</w:t>
      </w:r>
      <w:bookmarkEnd w:id="2401"/>
      <w:bookmarkStart w:id="2402" w:name="_QWord_Source_Comparison_1813"/>
      <w:r>
        <w:fldChar w:fldCharType="begin"/>
      </w:r>
      <w:bookmarkEnd w:id="2402"/>
      <w:bookmarkStart w:id="2403" w:name="_QWord_Source_Comparison_1814"/>
      <w:r>
        <w:instrText xml:space="preserve"> </w:instrText>
      </w:r>
      <w:bookmarkEnd w:id="2403"/>
      <w:bookmarkStart w:id="2404" w:name="_QWord_Source_Comparison_1815"/>
      <w:r>
        <w:rPr>
          <w:rFonts w:hint="eastAsia"/>
        </w:rPr>
        <w:instrText xml:space="preserve">REF QWord_XRef_Figure__SECaEf \h \* CHARFORMAT</w:instrText>
      </w:r>
      <w:bookmarkEnd w:id="2404"/>
      <w:bookmarkStart w:id="2405" w:name="_QWord_Source_Comparison_1816"/>
      <w:r>
        <w:instrText xml:space="preserve"> </w:instrText>
      </w:r>
      <w:bookmarkStart w:id="2406" w:name="_QWord_Source_Comparison_1817"/>
      <w:r>
        <w:fldChar w:fldCharType="separate"/>
      </w:r>
      <w:bookmarkEnd w:id="2405"/>
      <w:bookmarkEnd w:id="2406"/>
      <w:bookmarkStart w:id="2407" w:name="_QWord_Source_Comparison_1818"/>
      <w:r>
        <w:rPr>
          <w:rFonts w:hint="eastAsia"/>
        </w:rPr>
        <w:t>图</w:t>
      </w:r>
      <w:bookmarkEnd w:id="2407"/>
      <w:bookmarkStart w:id="2408" w:name="_QWord_Source_Comparison_1819"/>
      <w:r>
        <w:rPr>
          <w:rFonts w:hint="eastAsia"/>
        </w:rPr>
        <w:t> </w:t>
      </w:r>
      <w:bookmarkEnd w:id="2408"/>
      <w:bookmarkStart w:id="2409" w:name="_QWord_Source_Comparison_1820"/>
      <w:r>
        <w:t>2</w:t>
      </w:r>
      <w:bookmarkEnd w:id="2409"/>
      <w:bookmarkStart w:id="2410" w:name="_QWord_Source_Comparison_1821"/>
      <w:r>
        <w:noBreakHyphen/>
      </w:r>
      <w:r>
        <w:t>9</w:t>
      </w:r>
      <w:bookmarkEnd w:id="2410"/>
      <w:bookmarkStart w:id="2411" w:name="_QWord_Source_Comparison_1822"/>
      <w:r>
        <w:fldChar w:fldCharType="end"/>
      </w:r>
      <w:bookmarkEnd w:id="2411"/>
      <w:bookmarkStart w:id="2412" w:name="_QWord_Source_Comparison_1823"/>
      <w:r>
        <w:rPr>
          <w:rFonts w:hint="eastAsia"/>
        </w:rPr>
        <w:t>所示，输入信号的操作过程如下：</w:t>
      </w:r>
      <w:bookmarkEnd w:id="2399"/>
      <w:bookmarkEnd w:id="2400"/>
      <w:bookmarkEnd w:id="2412"/>
    </w:p>
    <w:p w14:paraId="72DD3B24">
      <w:pPr>
        <w:pStyle w:val="66"/>
        <w:numPr>
          <w:ilvl w:val="4"/>
          <w:numId w:val="10"/>
        </w:numPr>
      </w:pPr>
      <w:bookmarkStart w:id="2413" w:name="_QWord_Source_Comparison_1824"/>
      <w:bookmarkStart w:id="2414" w:name="_QWord_Paragraph__329"/>
      <w:bookmarkStart w:id="2415" w:name="_QWord_Source_Comparison_Para_329"/>
      <w:bookmarkStart w:id="2416" w:name="QWSCP_A_005__bsYC1t"/>
      <w:r>
        <w:rPr>
          <w:rFonts w:hint="eastAsia"/>
        </w:rPr>
        <w:t>准备读取信号。程序向寄存器写入</w:t>
      </w:r>
      <w:bookmarkEnd w:id="2413"/>
      <w:bookmarkStart w:id="2417" w:name="_QWord_Source_Comparison_1825"/>
      <w:r>
        <w:rPr>
          <w:rFonts w:hint="eastAsia"/>
        </w:rPr>
        <w:t>1</w:t>
      </w:r>
      <w:bookmarkEnd w:id="2417"/>
      <w:bookmarkStart w:id="2418" w:name="_QWord_Source_Comparison_1826"/>
      <w:r>
        <w:rPr>
          <w:rFonts w:hint="eastAsia"/>
        </w:rPr>
        <w:t>，将引脚设置为高电平状态。写入</w:t>
      </w:r>
      <w:bookmarkEnd w:id="2418"/>
      <w:bookmarkStart w:id="2419" w:name="_QWord_Source_Comparison_1827"/>
      <w:r>
        <w:rPr>
          <w:rFonts w:hint="eastAsia"/>
        </w:rPr>
        <w:t>1</w:t>
      </w:r>
      <w:bookmarkEnd w:id="2419"/>
      <w:bookmarkStart w:id="2420" w:name="_QWord_Source_Comparison_1828"/>
      <w:r>
        <w:rPr>
          <w:rFonts w:hint="eastAsia"/>
        </w:rPr>
        <w:t>后，反</w:t>
      </w:r>
      <w:bookmarkEnd w:id="2420"/>
      <w:bookmarkStart w:id="2421" w:name="_QWord_Source_Comparison_1829"/>
      <w:r>
        <w:rPr>
          <w:rFonts w:hint="eastAsia"/>
        </w:rPr>
        <w:t>向器输出低电平，使得晶体管截止。</w:t>
      </w:r>
      <w:bookmarkEnd w:id="2414"/>
      <w:bookmarkEnd w:id="2415"/>
      <w:bookmarkEnd w:id="2421"/>
    </w:p>
    <w:bookmarkEnd w:id="2416"/>
    <w:p w14:paraId="2C32CAB1">
      <w:pPr>
        <w:pStyle w:val="66"/>
        <w:numPr>
          <w:ilvl w:val="4"/>
          <w:numId w:val="6"/>
        </w:numPr>
      </w:pPr>
      <w:bookmarkStart w:id="2422" w:name="_QWord_Source_Comparison_1830"/>
      <w:bookmarkStart w:id="2423" w:name="_QWord_Paragraph__330"/>
      <w:bookmarkStart w:id="2424" w:name="_QWord_Source_Comparison_Para_330"/>
      <w:r>
        <w:rPr>
          <w:rFonts w:hint="eastAsia"/>
        </w:rPr>
        <w:t>高电平输入。当外部引脚处于高电平状态时，经过上拉电阻，引脚电平保持高电平。高电平通过反向器，寄存器内仍保持</w:t>
      </w:r>
      <w:bookmarkEnd w:id="2422"/>
      <w:bookmarkStart w:id="2425" w:name="_QWord_Source_Comparison_1831"/>
      <w:r>
        <w:rPr>
          <w:rFonts w:hint="eastAsia"/>
        </w:rPr>
        <w:t>1</w:t>
      </w:r>
      <w:bookmarkEnd w:id="2425"/>
      <w:bookmarkStart w:id="2426" w:name="_QWord_Source_Comparison_1832"/>
      <w:r>
        <w:rPr>
          <w:rFonts w:hint="eastAsia"/>
        </w:rPr>
        <w:t>。读取寄存器时，数据保持为</w:t>
      </w:r>
      <w:bookmarkEnd w:id="2426"/>
      <w:bookmarkStart w:id="2427" w:name="_QWord_Source_Comparison_1833"/>
      <w:r>
        <w:rPr>
          <w:rFonts w:hint="eastAsia"/>
        </w:rPr>
        <w:t>1</w:t>
      </w:r>
      <w:bookmarkEnd w:id="2427"/>
      <w:bookmarkStart w:id="2428" w:name="_QWord_Source_Comparison_1834"/>
      <w:r>
        <w:rPr>
          <w:rFonts w:hint="eastAsia"/>
        </w:rPr>
        <w:t>。</w:t>
      </w:r>
      <w:bookmarkEnd w:id="2423"/>
      <w:bookmarkEnd w:id="2424"/>
      <w:bookmarkEnd w:id="2428"/>
    </w:p>
    <w:p w14:paraId="3396B075">
      <w:pPr>
        <w:pStyle w:val="66"/>
        <w:numPr>
          <w:ilvl w:val="4"/>
          <w:numId w:val="6"/>
        </w:numPr>
      </w:pPr>
      <w:bookmarkStart w:id="2429" w:name="_QWord_Source_Comparison_1835"/>
      <w:bookmarkStart w:id="2430" w:name="_QWord_Source_Comparison_Para_331"/>
      <w:bookmarkStart w:id="2431" w:name="_QWord_Paragraph__331"/>
      <w:r>
        <w:rPr>
          <w:rFonts w:hint="eastAsia"/>
        </w:rPr>
        <w:t>低电平输入。当外部引脚处于低电平状态时，引脚电平被拉低。低电平经过反向器，寄存器内变为</w:t>
      </w:r>
      <w:bookmarkEnd w:id="2429"/>
      <w:bookmarkStart w:id="2432" w:name="_QWord_Source_Comparison_1836"/>
      <w:r>
        <w:rPr>
          <w:rFonts w:hint="eastAsia"/>
        </w:rPr>
        <w:t>0</w:t>
      </w:r>
      <w:bookmarkEnd w:id="2432"/>
      <w:bookmarkStart w:id="2433" w:name="_QWord_Source_Comparison_1837"/>
      <w:r>
        <w:rPr>
          <w:rFonts w:hint="eastAsia"/>
        </w:rPr>
        <w:t>。读取寄存器时，数据为</w:t>
      </w:r>
      <w:bookmarkEnd w:id="2433"/>
      <w:bookmarkStart w:id="2434" w:name="_QWord_Source_Comparison_1838"/>
      <w:r>
        <w:rPr>
          <w:rFonts w:hint="eastAsia"/>
        </w:rPr>
        <w:t>0</w:t>
      </w:r>
      <w:bookmarkEnd w:id="2434"/>
      <w:bookmarkStart w:id="2435" w:name="_QWord_Source_Comparison_1839"/>
      <w:r>
        <w:rPr>
          <w:rFonts w:hint="eastAsia"/>
        </w:rPr>
        <w:t>，表示低电平输入信号。</w:t>
      </w:r>
      <w:bookmarkEnd w:id="2430"/>
      <w:bookmarkEnd w:id="2431"/>
      <w:bookmarkEnd w:id="2435"/>
    </w:p>
    <w:tbl>
      <w:tblPr>
        <w:tblStyle w:val="247"/>
        <w:tblW w:w="260" w:type="pct"/>
        <w:jc w:val="center"/>
        <w:tblLayout w:type="autofit"/>
        <w:tblCellMar>
          <w:top w:w="0" w:type="dxa"/>
          <w:left w:w="96" w:type="dxa"/>
          <w:bottom w:w="0" w:type="dxa"/>
          <w:right w:w="96" w:type="dxa"/>
        </w:tblCellMar>
      </w:tblPr>
      <w:tblGrid>
        <w:gridCol w:w="4035"/>
        <w:gridCol w:w="4035"/>
      </w:tblGrid>
      <w:tr w14:paraId="491D3673">
        <w:tblPrEx>
          <w:tblCellMar>
            <w:top w:w="0" w:type="dxa"/>
            <w:left w:w="96" w:type="dxa"/>
            <w:bottom w:w="0" w:type="dxa"/>
            <w:right w:w="96" w:type="dxa"/>
          </w:tblCellMar>
        </w:tblPrEx>
        <w:trPr>
          <w:trHeight w:val="20" w:hRule="atLeast"/>
          <w:jc w:val="center"/>
        </w:trPr>
        <w:tc>
          <w:tcPr>
            <w:tcW w:w="2500" w:type="pct"/>
            <w:shd w:val="clear" w:color="auto" w:fill="auto"/>
          </w:tcPr>
          <w:p w14:paraId="36FC4F46">
            <w:pPr>
              <w:pStyle w:val="105"/>
            </w:pPr>
            <w:bookmarkStart w:id="2436" w:name="_QWord_Source_Comparison_Para_332"/>
            <w:r>
              <w:t>‌</w:t>
            </w:r>
            <w:bookmarkStart w:id="2437" w:name="_QWord_Source_Comparison_1840"/>
            <w:bookmarkEnd w:id="2437"/>
            <w:bookmarkStart w:id="2438" w:name="_QWord_Source_Comparison_1841"/>
            <w:bookmarkStart w:id="2439" w:name="_QWord_ImageIndex_22"/>
            <w:bookmarkStart w:id="2440" w:name="_QWord_Paragraph__332"/>
            <w:r>
              <w:drawing>
                <wp:inline distT="0" distB="0" distL="0" distR="0">
                  <wp:extent cx="2440305" cy="1475740"/>
                  <wp:effectExtent l="0" t="0" r="0" b="0"/>
                  <wp:docPr id="26" name="Picture 6" descr="图示, 示意图&#10;&#10;描述已自动生成" title="QWord_ImageMark_22">
                    <a:hlinkClick xmlns:a="http://schemas.openxmlformats.org/drawingml/2006/main" r:id="rId76" tooltip="QWord 图片目录：resource/images/illustration/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descr="图示, 示意图&#10;&#10;描述已自动生成" title="QWord_ImageMark_2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2440699" cy="1476000"/>
                          </a:xfrm>
                          <a:prstGeom prst="rect">
                            <a:avLst/>
                          </a:prstGeom>
                          <a:noFill/>
                          <a:ln>
                            <a:noFill/>
                          </a:ln>
                        </pic:spPr>
                      </pic:pic>
                    </a:graphicData>
                  </a:graphic>
                </wp:inline>
              </w:drawing>
            </w:r>
            <w:bookmarkEnd w:id="2436"/>
            <w:bookmarkEnd w:id="2438"/>
            <w:bookmarkEnd w:id="2439"/>
            <w:bookmarkEnd w:id="2440"/>
          </w:p>
        </w:tc>
        <w:tc>
          <w:tcPr>
            <w:tcW w:w="2500" w:type="pct"/>
            <w:shd w:val="clear" w:color="auto" w:fill="auto"/>
          </w:tcPr>
          <w:p w14:paraId="0879F0F2">
            <w:pPr>
              <w:pStyle w:val="105"/>
            </w:pPr>
            <w:bookmarkStart w:id="2441" w:name="_QWord_Source_Comparison_Para_333"/>
            <w:r>
              <w:t>‌</w:t>
            </w:r>
            <w:bookmarkStart w:id="2442" w:name="_QWord_Source_Comparison_1842"/>
            <w:bookmarkEnd w:id="2442"/>
            <w:bookmarkStart w:id="2443" w:name="_QWord_Source_Comparison_1843"/>
            <w:bookmarkStart w:id="2444" w:name="_QWord_ImageIndex_23"/>
            <w:bookmarkStart w:id="2445" w:name="_QWord_Paragraph__333"/>
            <w:r>
              <w:drawing>
                <wp:inline distT="0" distB="0" distL="0" distR="0">
                  <wp:extent cx="2440305" cy="1475740"/>
                  <wp:effectExtent l="0" t="0" r="0" b="0"/>
                  <wp:docPr id="83" name="Picture 7" descr="图示, 示意图&#10;&#10;描述已自动生成" title="QWord_ImageMark_23">
                    <a:hlinkClick xmlns:a="http://schemas.openxmlformats.org/drawingml/2006/main" r:id="rId78" tooltip="QWord 图片目录：resource/images/illustration/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7" descr="图示, 示意图&#10;&#10;描述已自动生成" title="QWord_ImageMark_2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0" y="0"/>
                            <a:ext cx="2440699" cy="1476000"/>
                          </a:xfrm>
                          <a:prstGeom prst="rect">
                            <a:avLst/>
                          </a:prstGeom>
                          <a:noFill/>
                          <a:ln>
                            <a:noFill/>
                          </a:ln>
                        </pic:spPr>
                      </pic:pic>
                    </a:graphicData>
                  </a:graphic>
                </wp:inline>
              </w:drawing>
            </w:r>
            <w:bookmarkEnd w:id="2441"/>
            <w:bookmarkEnd w:id="2443"/>
            <w:bookmarkEnd w:id="2444"/>
            <w:bookmarkEnd w:id="2445"/>
          </w:p>
        </w:tc>
      </w:tr>
    </w:tbl>
    <w:p w14:paraId="00BEBF02">
      <w:pPr>
        <w:pStyle w:val="68"/>
      </w:pPr>
      <w:bookmarkStart w:id="2446" w:name="_QWord_Source_Comparison_1844"/>
      <w:bookmarkStart w:id="2447" w:name="QWord_XRef_Figure__SECaEf"/>
      <w:bookmarkStart w:id="2448" w:name="_QWord_Paragraph__334"/>
      <w:bookmarkStart w:id="2449" w:name="_QWord_Source_Comparison_Para_334"/>
      <w:r>
        <w:rPr>
          <w:rFonts w:hint="eastAsia"/>
        </w:rPr>
        <w:t>图</w:t>
      </w:r>
      <w:bookmarkEnd w:id="2446"/>
      <w:bookmarkStart w:id="2450" w:name="_QWord_Source_Comparison_1845"/>
      <w:r>
        <w:rPr>
          <w:rFonts w:hint="eastAsia"/>
        </w:rPr>
        <w:t> </w:t>
      </w:r>
      <w:bookmarkEnd w:id="2450"/>
      <w:bookmarkStart w:id="2451" w:name="_QWord_Source_Comparison_1846"/>
      <w:r>
        <w:fldChar w:fldCharType="begin"/>
      </w:r>
      <w:bookmarkEnd w:id="2451"/>
      <w:bookmarkStart w:id="2452" w:name="_QWord_Source_Comparison_1847"/>
      <w:r>
        <w:instrText xml:space="preserve"> SEQ QWord_Heading1_Sequence \c </w:instrText>
      </w:r>
      <w:bookmarkEnd w:id="2452"/>
      <w:bookmarkStart w:id="2453" w:name="_QWord_Source_Comparison_1848"/>
      <w:r>
        <w:fldChar w:fldCharType="separate"/>
      </w:r>
      <w:bookmarkEnd w:id="2453"/>
      <w:bookmarkStart w:id="2454" w:name="_QWord_Source_Comparison_1849"/>
      <w:r>
        <w:t>2</w:t>
      </w:r>
      <w:bookmarkEnd w:id="2454"/>
      <w:bookmarkStart w:id="2455" w:name="_QWord_Source_Comparison_1850"/>
      <w:r>
        <w:fldChar w:fldCharType="end"/>
      </w:r>
      <w:bookmarkEnd w:id="2455"/>
      <w:bookmarkStart w:id="2456" w:name="_QWord_Source_Comparison_1851"/>
      <w:r>
        <w:noBreakHyphen/>
      </w:r>
      <w:bookmarkEnd w:id="2456"/>
      <w:bookmarkStart w:id="2457" w:name="_QWord_Source_Comparison_1852"/>
      <w:r>
        <w:fldChar w:fldCharType="begin"/>
      </w:r>
      <w:bookmarkEnd w:id="2457"/>
      <w:bookmarkStart w:id="2458" w:name="_QWord_Source_Comparison_1853"/>
      <w:r>
        <w:instrText xml:space="preserve"> </w:instrText>
      </w:r>
      <w:bookmarkEnd w:id="2458"/>
      <w:bookmarkStart w:id="2459" w:name="_QWord_Source_Comparison_1854"/>
      <w:r>
        <w:rPr>
          <w:rFonts w:hint="eastAsia"/>
        </w:rPr>
        <w:instrText xml:space="preserve">SEQ </w:instrText>
      </w:r>
      <w:bookmarkEnd w:id="2459"/>
      <w:bookmarkStart w:id="2460" w:name="_QWord_Source_Comparison_1855"/>
      <w:r>
        <w:rPr>
          <w:rFonts w:hint="eastAsia"/>
        </w:rPr>
        <w:instrText xml:space="preserve">图</w:instrText>
      </w:r>
      <w:bookmarkEnd w:id="2460"/>
      <w:bookmarkStart w:id="2461" w:name="_QWord_Source_Comparison_1856"/>
      <w:r>
        <w:rPr>
          <w:rFonts w:hint="eastAsia"/>
        </w:rPr>
        <w:instrText xml:space="preserve"> \* ARABIC \s 1</w:instrText>
      </w:r>
      <w:bookmarkEnd w:id="2461"/>
      <w:bookmarkStart w:id="2462" w:name="_QWord_Source_Comparison_1857"/>
      <w:r>
        <w:instrText xml:space="preserve"> </w:instrText>
      </w:r>
      <w:bookmarkStart w:id="2463" w:name="_QWord_Source_Comparison_1858"/>
      <w:r>
        <w:fldChar w:fldCharType="separate"/>
      </w:r>
      <w:bookmarkEnd w:id="2462"/>
      <w:bookmarkEnd w:id="2463"/>
      <w:bookmarkStart w:id="2464" w:name="_QWord_Source_Comparison_1859"/>
      <w:r>
        <w:t>9</w:t>
      </w:r>
      <w:bookmarkEnd w:id="2464"/>
      <w:bookmarkStart w:id="2465" w:name="_QWord_Source_Comparison_1860"/>
      <w:r>
        <w:fldChar w:fldCharType="end"/>
      </w:r>
      <w:bookmarkEnd w:id="2447"/>
      <w:bookmarkEnd w:id="2465"/>
      <w:bookmarkStart w:id="2466" w:name="_QWord_Source_Comparison_1861"/>
      <w:r>
        <w:rPr>
          <w:rFonts w:hint="eastAsia"/>
        </w:rPr>
        <w:t xml:space="preserve">  </w:t>
      </w:r>
      <w:bookmarkEnd w:id="2466"/>
      <w:bookmarkStart w:id="2467" w:name="_QWord_Source_Comparison_1862"/>
      <w:r>
        <w:rPr>
          <w:rFonts w:hint="eastAsia"/>
        </w:rPr>
        <w:t>8051</w:t>
      </w:r>
      <w:bookmarkEnd w:id="2467"/>
      <w:bookmarkStart w:id="2468" w:name="_QWord_Source_Comparison_1863"/>
      <w:r>
        <w:rPr>
          <w:rFonts w:hint="eastAsia"/>
        </w:rPr>
        <w:t>单片机的输入输出功能</w:t>
      </w:r>
      <w:bookmarkEnd w:id="2448"/>
      <w:bookmarkEnd w:id="2449"/>
      <w:bookmarkEnd w:id="2468"/>
    </w:p>
    <w:p w14:paraId="30B2726A">
      <w:pPr>
        <w:pStyle w:val="63"/>
        <w:numPr>
          <w:ilvl w:val="2"/>
          <w:numId w:val="6"/>
        </w:numPr>
        <w:spacing w:before="352" w:after="352"/>
      </w:pPr>
      <w:bookmarkStart w:id="2469" w:name="_QWord_Source_Comparison_1864"/>
      <w:bookmarkStart w:id="2470" w:name="_QWord_Paragraph__335"/>
      <w:bookmarkStart w:id="2471" w:name="_Toc30997"/>
      <w:bookmarkStart w:id="2472" w:name="_QWord_Source_Comparison_Para_335"/>
      <w:r>
        <w:t>8051</w:t>
      </w:r>
      <w:bookmarkEnd w:id="2469"/>
      <w:bookmarkStart w:id="2473" w:name="_QWord_Source_Comparison_1865"/>
      <w:r>
        <w:rPr>
          <w:rFonts w:hint="eastAsia"/>
        </w:rPr>
        <w:t>单片机的四个端口特性详解</w:t>
      </w:r>
      <w:bookmarkEnd w:id="2470"/>
      <w:bookmarkEnd w:id="2471"/>
      <w:bookmarkEnd w:id="2472"/>
      <w:bookmarkEnd w:id="2473"/>
    </w:p>
    <w:p w14:paraId="3EC3D802">
      <w:pPr>
        <w:pStyle w:val="4"/>
        <w:ind w:firstLine="420"/>
      </w:pPr>
      <w:bookmarkStart w:id="2474" w:name="_QWord_Source_Comparison_1872"/>
      <w:bookmarkStart w:id="2475" w:name="_QWord_Paragraph__337"/>
      <w:bookmarkStart w:id="2476" w:name="_QWord_Source_Comparison_Para_337"/>
      <w:r>
        <w:rPr>
          <w:rFonts w:hint="eastAsia"/>
        </w:rPr>
        <w:t>8051</w:t>
      </w:r>
      <w:bookmarkEnd w:id="2474"/>
      <w:bookmarkStart w:id="2477" w:name="_QWord_Source_Comparison_1873"/>
      <w:r>
        <w:rPr>
          <w:rFonts w:hint="eastAsia"/>
        </w:rPr>
        <w:t>单片机拥有四个</w:t>
      </w:r>
      <w:bookmarkEnd w:id="2477"/>
      <w:bookmarkStart w:id="2478" w:name="_QWord_Source_Comparison_1874"/>
      <w:r>
        <w:rPr>
          <w:rFonts w:hint="eastAsia"/>
        </w:rPr>
        <w:t>8</w:t>
      </w:r>
      <w:bookmarkEnd w:id="2478"/>
      <w:bookmarkStart w:id="2479" w:name="_QWord_Source_Comparison_1875"/>
      <w:r>
        <w:rPr>
          <w:rFonts w:hint="eastAsia"/>
        </w:rPr>
        <w:t>位</w:t>
      </w:r>
      <w:bookmarkEnd w:id="2479"/>
      <w:bookmarkStart w:id="2480" w:name="_QWord_Source_Comparison_1876"/>
      <w:r>
        <w:rPr>
          <w:rFonts w:hint="eastAsia"/>
        </w:rPr>
        <w:t>I</w:t>
      </w:r>
      <w:bookmarkEnd w:id="2480"/>
      <w:bookmarkStart w:id="2481" w:name="_QWord_Source_Comparison_1877"/>
      <w:r>
        <w:t>/</w:t>
      </w:r>
      <w:bookmarkEnd w:id="2481"/>
      <w:bookmarkStart w:id="2482" w:name="_QWord_Source_Comparison_1878"/>
      <w:r>
        <w:rPr>
          <w:rFonts w:hint="eastAsia"/>
        </w:rPr>
        <w:t>O</w:t>
      </w:r>
      <w:bookmarkEnd w:id="2482"/>
      <w:bookmarkStart w:id="2483" w:name="_QWord_Source_Comparison_1879"/>
      <w:r>
        <w:rPr>
          <w:rFonts w:hint="eastAsia"/>
        </w:rPr>
        <w:t>端口，分别是</w:t>
      </w:r>
      <w:bookmarkEnd w:id="2483"/>
      <w:bookmarkStart w:id="2484" w:name="_QWord_Source_Comparison_1880"/>
      <w:r>
        <w:rPr>
          <w:rFonts w:hint="eastAsia"/>
        </w:rPr>
        <w:t>P0</w:t>
      </w:r>
      <w:bookmarkEnd w:id="2484"/>
      <w:bookmarkStart w:id="2485" w:name="_QWord_Source_Comparison_1881"/>
      <w:r>
        <w:rPr>
          <w:rFonts w:hint="eastAsia"/>
        </w:rPr>
        <w:t>、</w:t>
      </w:r>
      <w:bookmarkEnd w:id="2485"/>
      <w:bookmarkStart w:id="2486" w:name="_QWord_Source_Comparison_1882"/>
      <w:r>
        <w:rPr>
          <w:rFonts w:hint="eastAsia"/>
        </w:rPr>
        <w:t>P1</w:t>
      </w:r>
      <w:bookmarkEnd w:id="2486"/>
      <w:bookmarkStart w:id="2487" w:name="_QWord_Source_Comparison_1883"/>
      <w:r>
        <w:rPr>
          <w:rFonts w:hint="eastAsia"/>
        </w:rPr>
        <w:t>、</w:t>
      </w:r>
      <w:bookmarkEnd w:id="2487"/>
      <w:bookmarkStart w:id="2488" w:name="_QWord_Source_Comparison_1884"/>
      <w:r>
        <w:rPr>
          <w:rFonts w:hint="eastAsia"/>
        </w:rPr>
        <w:t>P2</w:t>
      </w:r>
      <w:bookmarkEnd w:id="2488"/>
      <w:bookmarkStart w:id="2489" w:name="_QWord_Source_Comparison_1885"/>
      <w:r>
        <w:rPr>
          <w:rFonts w:hint="eastAsia"/>
        </w:rPr>
        <w:t>和</w:t>
      </w:r>
      <w:bookmarkEnd w:id="2489"/>
      <w:bookmarkStart w:id="2490" w:name="_QWord_Source_Comparison_1886"/>
      <w:r>
        <w:rPr>
          <w:rFonts w:hint="eastAsia"/>
        </w:rPr>
        <w:t>P3</w:t>
      </w:r>
      <w:bookmarkEnd w:id="2490"/>
      <w:bookmarkStart w:id="2491" w:name="_QWord_Source_Comparison_1887"/>
      <w:r>
        <w:rPr>
          <w:rFonts w:hint="eastAsia"/>
        </w:rPr>
        <w:t>，如</w:t>
      </w:r>
      <w:bookmarkEnd w:id="2491"/>
      <w:bookmarkStart w:id="2492" w:name="_QWord_Source_Comparison_1888"/>
      <w:r>
        <w:fldChar w:fldCharType="begin"/>
      </w:r>
      <w:bookmarkEnd w:id="2492"/>
      <w:bookmarkStart w:id="2493" w:name="_QWord_Source_Comparison_1889"/>
      <w:r>
        <w:instrText xml:space="preserve"> </w:instrText>
      </w:r>
      <w:bookmarkEnd w:id="2493"/>
      <w:bookmarkStart w:id="2494" w:name="_QWord_Source_Comparison_1890"/>
      <w:r>
        <w:rPr>
          <w:rFonts w:hint="eastAsia"/>
        </w:rPr>
        <w:instrText xml:space="preserve">REF QWord_XRef_Figure__Qb1Q9q \h \* CHARFORMAT</w:instrText>
      </w:r>
      <w:bookmarkEnd w:id="2494"/>
      <w:bookmarkStart w:id="2495" w:name="_QWord_Source_Comparison_1891"/>
      <w:r>
        <w:instrText xml:space="preserve"> </w:instrText>
      </w:r>
      <w:bookmarkStart w:id="2496" w:name="_QWord_Source_Comparison_1892"/>
      <w:r>
        <w:fldChar w:fldCharType="separate"/>
      </w:r>
      <w:bookmarkEnd w:id="2495"/>
      <w:bookmarkEnd w:id="2496"/>
      <w:bookmarkStart w:id="2497" w:name="_QWord_Source_Comparison_1893"/>
      <w:r>
        <w:rPr>
          <w:rFonts w:hint="eastAsia"/>
        </w:rPr>
        <w:t>图</w:t>
      </w:r>
      <w:bookmarkEnd w:id="2497"/>
      <w:bookmarkStart w:id="2498" w:name="_QWord_Source_Comparison_1894"/>
      <w:r>
        <w:rPr>
          <w:rFonts w:hint="eastAsia"/>
        </w:rPr>
        <w:t> </w:t>
      </w:r>
      <w:bookmarkEnd w:id="2498"/>
      <w:bookmarkStart w:id="2499" w:name="_QWord_Source_Comparison_1895"/>
      <w:r>
        <w:t>2</w:t>
      </w:r>
      <w:bookmarkEnd w:id="2499"/>
      <w:bookmarkStart w:id="2500" w:name="_QWord_Source_Comparison_1896"/>
      <w:r>
        <w:noBreakHyphen/>
      </w:r>
      <w:r>
        <w:t>7</w:t>
      </w:r>
      <w:bookmarkEnd w:id="2500"/>
      <w:bookmarkStart w:id="2501" w:name="_QWord_Source_Comparison_1897"/>
      <w:r>
        <w:fldChar w:fldCharType="end"/>
      </w:r>
      <w:bookmarkEnd w:id="2501"/>
      <w:bookmarkStart w:id="2502" w:name="_QWord_Source_Comparison_1898"/>
      <w:r>
        <w:rPr>
          <w:rFonts w:hint="eastAsia"/>
        </w:rPr>
        <w:t>所示。每个端口都有其特定的特性和功能。下面分别介绍这四个端口的特性和使用方法。</w:t>
      </w:r>
      <w:bookmarkEnd w:id="2475"/>
      <w:bookmarkEnd w:id="2476"/>
      <w:bookmarkEnd w:id="2502"/>
    </w:p>
    <w:p w14:paraId="7A42A0E3">
      <w:pPr>
        <w:pStyle w:val="66"/>
        <w:numPr>
          <w:ilvl w:val="4"/>
          <w:numId w:val="6"/>
        </w:numPr>
      </w:pPr>
      <w:bookmarkStart w:id="2503" w:name="_QWord_Source_Comparison_1899"/>
      <w:bookmarkStart w:id="2504" w:name="_QWord_Paragraph__338"/>
      <w:bookmarkStart w:id="2505" w:name="_QWord_Source_Comparison_Para_338"/>
      <w:r>
        <w:rPr>
          <w:rFonts w:hint="eastAsia"/>
        </w:rPr>
        <w:t>P0</w:t>
      </w:r>
      <w:bookmarkEnd w:id="2503"/>
      <w:bookmarkStart w:id="2506" w:name="_QWord_Source_Comparison_1900"/>
      <w:r>
        <w:rPr>
          <w:rFonts w:hint="eastAsia"/>
        </w:rPr>
        <w:t>端口（</w:t>
      </w:r>
      <w:bookmarkEnd w:id="2506"/>
      <w:bookmarkStart w:id="2507" w:name="_QWord_Source_Comparison_1901"/>
      <w:r>
        <w:rPr>
          <w:rFonts w:hint="eastAsia"/>
        </w:rPr>
        <w:t>P0</w:t>
      </w:r>
      <w:bookmarkEnd w:id="2507"/>
      <w:bookmarkStart w:id="2508" w:name="_QWord_Source_Comparison_1902"/>
      <w:r>
        <w:rPr>
          <w:rFonts w:hint="eastAsia"/>
        </w:rPr>
        <w:t>口）</w:t>
      </w:r>
      <w:bookmarkEnd w:id="2504"/>
      <w:bookmarkEnd w:id="2505"/>
      <w:bookmarkEnd w:id="2508"/>
    </w:p>
    <w:p w14:paraId="69230E56">
      <w:pPr>
        <w:pStyle w:val="4"/>
        <w:ind w:firstLine="420"/>
      </w:pPr>
      <w:bookmarkStart w:id="2509" w:name="_QWord_Source_Comparison_1904"/>
      <w:bookmarkStart w:id="2510" w:name="_QWord_Paragraph__339"/>
      <w:bookmarkStart w:id="2511" w:name="_QWord_Source_Comparison_Para_339"/>
      <w:r>
        <w:rPr>
          <w:rFonts w:hint="eastAsia"/>
        </w:rPr>
        <w:t>结构特性：</w:t>
      </w:r>
      <w:bookmarkEnd w:id="2509"/>
      <w:bookmarkStart w:id="2512" w:name="_QWord_Source_Comparison_1905"/>
      <w:r>
        <w:rPr>
          <w:rFonts w:hint="eastAsia"/>
        </w:rPr>
        <w:t>P0</w:t>
      </w:r>
      <w:bookmarkEnd w:id="2512"/>
      <w:bookmarkStart w:id="2513" w:name="_QWord_Source_Comparison_1906"/>
      <w:r>
        <w:rPr>
          <w:rFonts w:hint="eastAsia"/>
        </w:rPr>
        <w:t>口没有内部上拉电阻，因此需要外部上拉电阻来维持高电平，</w:t>
      </w:r>
      <w:bookmarkEnd w:id="2513"/>
      <w:bookmarkStart w:id="2514" w:name="_QWord_Source_Comparison_1907"/>
      <w:r>
        <w:rPr>
          <w:rFonts w:hint="eastAsia"/>
        </w:rPr>
        <w:t>P0</w:t>
      </w:r>
      <w:bookmarkEnd w:id="2514"/>
      <w:bookmarkStart w:id="2515" w:name="_QWord_Source_Comparison_1908"/>
      <w:r>
        <w:rPr>
          <w:rFonts w:hint="eastAsia"/>
        </w:rPr>
        <w:t>口的引脚可以悬空，处于三态（高阻态），这使得它能够与其他输出引脚连接起来。</w:t>
      </w:r>
      <w:bookmarkEnd w:id="2510"/>
      <w:bookmarkEnd w:id="2511"/>
      <w:bookmarkEnd w:id="2515"/>
    </w:p>
    <w:p w14:paraId="00E9EC69">
      <w:pPr>
        <w:pStyle w:val="4"/>
        <w:ind w:firstLine="420"/>
      </w:pPr>
      <w:bookmarkStart w:id="2516" w:name="_QWord_Source_Comparison_1909"/>
      <w:bookmarkStart w:id="2517" w:name="_QWord_Source_Comparison_Para_340"/>
      <w:bookmarkStart w:id="2518" w:name="_QWord_Paragraph__340"/>
      <w:r>
        <w:rPr>
          <w:rFonts w:hint="eastAsia"/>
        </w:rPr>
        <w:t>功能：总线功能，</w:t>
      </w:r>
      <w:bookmarkEnd w:id="2516"/>
      <w:bookmarkStart w:id="2519" w:name="_QWord_Source_Comparison_1910"/>
      <w:r>
        <w:rPr>
          <w:rFonts w:hint="eastAsia"/>
        </w:rPr>
        <w:t>P0</w:t>
      </w:r>
      <w:bookmarkEnd w:id="2519"/>
      <w:bookmarkStart w:id="2520" w:name="_QWord_Source_Comparison_1911"/>
      <w:r>
        <w:rPr>
          <w:rFonts w:hint="eastAsia"/>
        </w:rPr>
        <w:t>口既可以作为数据总线，也可以作为地址总线的低</w:t>
      </w:r>
      <w:bookmarkEnd w:id="2520"/>
      <w:bookmarkStart w:id="2521" w:name="_QWord_Source_Comparison_1912"/>
      <w:r>
        <w:rPr>
          <w:rFonts w:hint="eastAsia"/>
        </w:rPr>
        <w:t>8</w:t>
      </w:r>
      <w:bookmarkEnd w:id="2521"/>
      <w:bookmarkStart w:id="2522" w:name="_QWord_Source_Comparison_1913"/>
      <w:r>
        <w:rPr>
          <w:rFonts w:hint="eastAsia"/>
        </w:rPr>
        <w:t>位使用；输入输出功能，作为普通</w:t>
      </w:r>
      <w:bookmarkEnd w:id="2522"/>
      <w:bookmarkStart w:id="2523" w:name="_QWord_Source_Comparison_1914"/>
      <w:r>
        <w:rPr>
          <w:rFonts w:hint="eastAsia"/>
        </w:rPr>
        <w:t>I</w:t>
      </w:r>
      <w:bookmarkEnd w:id="2523"/>
      <w:bookmarkStart w:id="2524" w:name="_QWord_Source_Comparison_1915"/>
      <w:r>
        <w:t>/</w:t>
      </w:r>
      <w:bookmarkEnd w:id="2524"/>
      <w:bookmarkStart w:id="2525" w:name="_QWord_Source_Comparison_1916"/>
      <w:r>
        <w:rPr>
          <w:rFonts w:hint="eastAsia"/>
        </w:rPr>
        <w:t>O</w:t>
      </w:r>
      <w:bookmarkEnd w:id="2525"/>
      <w:bookmarkStart w:id="2526" w:name="_QWord_Source_Comparison_1917"/>
      <w:r>
        <w:rPr>
          <w:rFonts w:hint="eastAsia"/>
        </w:rPr>
        <w:t>口使用时，</w:t>
      </w:r>
      <w:bookmarkEnd w:id="2526"/>
      <w:bookmarkStart w:id="2527" w:name="_QWord_Source_Comparison_1918"/>
      <w:r>
        <w:rPr>
          <w:rFonts w:hint="eastAsia"/>
        </w:rPr>
        <w:t>P0</w:t>
      </w:r>
      <w:bookmarkEnd w:id="2527"/>
      <w:bookmarkStart w:id="2528" w:name="_QWord_Source_Comparison_1919"/>
      <w:r>
        <w:rPr>
          <w:rFonts w:hint="eastAsia"/>
        </w:rPr>
        <w:t>口与其他</w:t>
      </w:r>
      <w:bookmarkEnd w:id="2528"/>
      <w:bookmarkStart w:id="2529" w:name="_QWord_Source_Comparison_1920"/>
      <w:r>
        <w:rPr>
          <w:rFonts w:hint="eastAsia"/>
        </w:rPr>
        <w:t>I</w:t>
      </w:r>
      <w:bookmarkEnd w:id="2529"/>
      <w:bookmarkStart w:id="2530" w:name="_QWord_Source_Comparison_1921"/>
      <w:r>
        <w:t>/</w:t>
      </w:r>
      <w:bookmarkEnd w:id="2530"/>
      <w:bookmarkStart w:id="2531" w:name="_QWord_Source_Comparison_1922"/>
      <w:r>
        <w:rPr>
          <w:rFonts w:hint="eastAsia"/>
        </w:rPr>
        <w:t>O</w:t>
      </w:r>
      <w:bookmarkEnd w:id="2531"/>
      <w:bookmarkStart w:id="2532" w:name="_QWord_Source_Comparison_1923"/>
      <w:r>
        <w:rPr>
          <w:rFonts w:hint="eastAsia"/>
        </w:rPr>
        <w:t>口没有太大区别，但需要外部上拉电阻。</w:t>
      </w:r>
      <w:bookmarkEnd w:id="2517"/>
      <w:bookmarkEnd w:id="2518"/>
      <w:bookmarkEnd w:id="2532"/>
    </w:p>
    <w:p w14:paraId="291F3297">
      <w:pPr>
        <w:pStyle w:val="66"/>
        <w:numPr>
          <w:ilvl w:val="4"/>
          <w:numId w:val="6"/>
        </w:numPr>
      </w:pPr>
      <w:bookmarkStart w:id="2533" w:name="_QWord_Source_Comparison_1924"/>
      <w:bookmarkStart w:id="2534" w:name="_QWord_Paragraph__341"/>
      <w:bookmarkStart w:id="2535" w:name="_QWord_Source_Comparison_Para_341"/>
      <w:r>
        <w:rPr>
          <w:rFonts w:hint="eastAsia"/>
        </w:rPr>
        <w:t>P1</w:t>
      </w:r>
      <w:bookmarkEnd w:id="2533"/>
      <w:bookmarkStart w:id="2536" w:name="_QWord_Source_Comparison_1925"/>
      <w:r>
        <w:rPr>
          <w:rFonts w:hint="eastAsia"/>
        </w:rPr>
        <w:t>端口（</w:t>
      </w:r>
      <w:bookmarkEnd w:id="2536"/>
      <w:bookmarkStart w:id="2537" w:name="_QWord_Source_Comparison_1926"/>
      <w:r>
        <w:rPr>
          <w:rFonts w:hint="eastAsia"/>
        </w:rPr>
        <w:t>P1</w:t>
      </w:r>
      <w:bookmarkEnd w:id="2537"/>
      <w:bookmarkStart w:id="2538" w:name="_QWord_Source_Comparison_1927"/>
      <w:r>
        <w:rPr>
          <w:rFonts w:hint="eastAsia"/>
        </w:rPr>
        <w:t>口）</w:t>
      </w:r>
      <w:bookmarkEnd w:id="2534"/>
      <w:bookmarkEnd w:id="2535"/>
      <w:bookmarkEnd w:id="2538"/>
    </w:p>
    <w:p w14:paraId="2CE49869">
      <w:pPr>
        <w:pStyle w:val="4"/>
        <w:ind w:firstLine="420"/>
      </w:pPr>
      <w:bookmarkStart w:id="2539" w:name="_QWord_Source_Comparison_1929"/>
      <w:bookmarkStart w:id="2540" w:name="_QWord_Paragraph__342"/>
      <w:bookmarkStart w:id="2541" w:name="_QWord_Source_Comparison_Para_342"/>
      <w:r>
        <w:rPr>
          <w:rFonts w:hint="eastAsia"/>
        </w:rPr>
        <w:t>结构特性：</w:t>
      </w:r>
      <w:bookmarkEnd w:id="2539"/>
      <w:bookmarkStart w:id="2542" w:name="_QWord_Source_Comparison_1930"/>
      <w:r>
        <w:rPr>
          <w:rFonts w:hint="eastAsia"/>
        </w:rPr>
        <w:t>P1</w:t>
      </w:r>
      <w:bookmarkEnd w:id="2542"/>
      <w:bookmarkStart w:id="2543" w:name="_QWord_Source_Comparison_1931"/>
      <w:r>
        <w:rPr>
          <w:rFonts w:hint="eastAsia"/>
        </w:rPr>
        <w:t>口内置上拉电阻，因此不需要外部上拉电阻。</w:t>
      </w:r>
      <w:bookmarkEnd w:id="2540"/>
      <w:bookmarkEnd w:id="2541"/>
      <w:bookmarkEnd w:id="2543"/>
    </w:p>
    <w:p w14:paraId="58B7B30C">
      <w:pPr>
        <w:pStyle w:val="4"/>
        <w:ind w:firstLine="420"/>
      </w:pPr>
      <w:bookmarkStart w:id="2544" w:name="_QWord_Source_Comparison_1932"/>
      <w:bookmarkStart w:id="2545" w:name="_QWord_Paragraph__343"/>
      <w:bookmarkStart w:id="2546" w:name="_QWord_Source_Comparison_Para_343"/>
      <w:r>
        <w:rPr>
          <w:rFonts w:hint="eastAsia"/>
        </w:rPr>
        <w:t>功能：</w:t>
      </w:r>
      <w:bookmarkEnd w:id="2544"/>
      <w:bookmarkStart w:id="2547" w:name="_QWord_Source_Comparison_1933"/>
      <w:r>
        <w:rPr>
          <w:rFonts w:hint="eastAsia"/>
        </w:rPr>
        <w:t>P1</w:t>
      </w:r>
      <w:bookmarkEnd w:id="2547"/>
      <w:bookmarkStart w:id="2548" w:name="_QWord_Source_Comparison_1934"/>
      <w:r>
        <w:rPr>
          <w:rFonts w:hint="eastAsia"/>
        </w:rPr>
        <w:t>口只能作为普通的输入输出口使用，没有其他特殊功能，</w:t>
      </w:r>
      <w:bookmarkEnd w:id="2548"/>
      <w:bookmarkStart w:id="2549" w:name="_QWord_Source_Comparison_1935"/>
      <w:r>
        <w:rPr>
          <w:rFonts w:hint="eastAsia"/>
        </w:rPr>
        <w:t>P1</w:t>
      </w:r>
      <w:bookmarkEnd w:id="2549"/>
      <w:bookmarkStart w:id="2550" w:name="_QWord_Source_Comparison_1936"/>
      <w:r>
        <w:rPr>
          <w:rFonts w:hint="eastAsia"/>
        </w:rPr>
        <w:t>口是首选的</w:t>
      </w:r>
      <w:bookmarkEnd w:id="2550"/>
      <w:bookmarkStart w:id="2551" w:name="_QWord_Source_Comparison_1937"/>
      <w:r>
        <w:rPr>
          <w:rFonts w:hint="eastAsia"/>
        </w:rPr>
        <w:t>I</w:t>
      </w:r>
      <w:bookmarkEnd w:id="2551"/>
      <w:bookmarkStart w:id="2552" w:name="_QWord_Source_Comparison_1938"/>
      <w:r>
        <w:t>/</w:t>
      </w:r>
      <w:bookmarkEnd w:id="2552"/>
      <w:bookmarkStart w:id="2553" w:name="_QWord_Source_Comparison_1939"/>
      <w:r>
        <w:rPr>
          <w:rFonts w:hint="eastAsia"/>
        </w:rPr>
        <w:t>O</w:t>
      </w:r>
      <w:bookmarkEnd w:id="2553"/>
      <w:bookmarkStart w:id="2554" w:name="_QWord_Source_Comparison_1940"/>
      <w:r>
        <w:rPr>
          <w:rFonts w:hint="eastAsia"/>
        </w:rPr>
        <w:t>端口，适用于大多数</w:t>
      </w:r>
      <w:bookmarkEnd w:id="2554"/>
      <w:bookmarkStart w:id="2555" w:name="_QWord_Source_Comparison_1941"/>
      <w:r>
        <w:rPr>
          <w:rFonts w:hint="eastAsia"/>
        </w:rPr>
        <w:t>I</w:t>
      </w:r>
      <w:bookmarkEnd w:id="2555"/>
      <w:bookmarkStart w:id="2556" w:name="_QWord_Source_Comparison_1942"/>
      <w:r>
        <w:t>/</w:t>
      </w:r>
      <w:bookmarkEnd w:id="2556"/>
      <w:bookmarkStart w:id="2557" w:name="_QWord_Source_Comparison_1943"/>
      <w:r>
        <w:rPr>
          <w:rFonts w:hint="eastAsia"/>
        </w:rPr>
        <w:t>O</w:t>
      </w:r>
      <w:bookmarkEnd w:id="2557"/>
      <w:bookmarkStart w:id="2558" w:name="_QWord_Source_Comparison_1944"/>
      <w:r>
        <w:rPr>
          <w:rFonts w:hint="eastAsia"/>
        </w:rPr>
        <w:t>操作。</w:t>
      </w:r>
      <w:bookmarkEnd w:id="2545"/>
      <w:bookmarkEnd w:id="2546"/>
      <w:bookmarkEnd w:id="2558"/>
    </w:p>
    <w:p w14:paraId="1A5CACB7">
      <w:pPr>
        <w:pStyle w:val="66"/>
        <w:numPr>
          <w:ilvl w:val="4"/>
          <w:numId w:val="6"/>
        </w:numPr>
      </w:pPr>
      <w:bookmarkStart w:id="2559" w:name="_QWord_Source_Comparison_1945"/>
      <w:bookmarkStart w:id="2560" w:name="_QWord_Source_Comparison_Para_344"/>
      <w:bookmarkStart w:id="2561" w:name="_QWord_Paragraph__344"/>
      <w:r>
        <w:rPr>
          <w:rFonts w:hint="eastAsia"/>
        </w:rPr>
        <w:t>P2</w:t>
      </w:r>
      <w:bookmarkEnd w:id="2559"/>
      <w:bookmarkStart w:id="2562" w:name="_QWord_Source_Comparison_1946"/>
      <w:r>
        <w:rPr>
          <w:rFonts w:hint="eastAsia"/>
        </w:rPr>
        <w:t>端口（</w:t>
      </w:r>
      <w:bookmarkEnd w:id="2562"/>
      <w:bookmarkStart w:id="2563" w:name="_QWord_Source_Comparison_1947"/>
      <w:r>
        <w:rPr>
          <w:rFonts w:hint="eastAsia"/>
        </w:rPr>
        <w:t>P2</w:t>
      </w:r>
      <w:bookmarkEnd w:id="2563"/>
      <w:bookmarkStart w:id="2564" w:name="_QWord_Source_Comparison_1948"/>
      <w:r>
        <w:rPr>
          <w:rFonts w:hint="eastAsia"/>
        </w:rPr>
        <w:t>口）</w:t>
      </w:r>
      <w:bookmarkEnd w:id="2560"/>
      <w:bookmarkEnd w:id="2561"/>
      <w:bookmarkEnd w:id="2564"/>
    </w:p>
    <w:p w14:paraId="705AA013">
      <w:pPr>
        <w:pStyle w:val="4"/>
        <w:ind w:firstLine="420"/>
      </w:pPr>
      <w:bookmarkStart w:id="2565" w:name="_QWord_Source_Comparison_1950"/>
      <w:bookmarkStart w:id="2566" w:name="_QWord_Source_Comparison_Para_345"/>
      <w:bookmarkStart w:id="2567" w:name="_QWord_Paragraph__345"/>
      <w:r>
        <w:rPr>
          <w:rFonts w:hint="eastAsia"/>
        </w:rPr>
        <w:t>结构特性：</w:t>
      </w:r>
      <w:bookmarkEnd w:id="2565"/>
      <w:bookmarkStart w:id="2568" w:name="_QWord_Source_Comparison_1951"/>
      <w:r>
        <w:rPr>
          <w:rFonts w:hint="eastAsia"/>
        </w:rPr>
        <w:t>P2</w:t>
      </w:r>
      <w:bookmarkEnd w:id="2568"/>
      <w:bookmarkStart w:id="2569" w:name="_QWord_Source_Comparison_1952"/>
      <w:r>
        <w:rPr>
          <w:rFonts w:hint="eastAsia"/>
        </w:rPr>
        <w:t>口内置上拉电阻，因此不需要外部上拉电阻。</w:t>
      </w:r>
      <w:bookmarkEnd w:id="2566"/>
      <w:bookmarkEnd w:id="2567"/>
      <w:bookmarkEnd w:id="2569"/>
    </w:p>
    <w:p w14:paraId="5FBBF090">
      <w:pPr>
        <w:pStyle w:val="4"/>
        <w:ind w:firstLine="420"/>
      </w:pPr>
      <w:bookmarkStart w:id="2570" w:name="_QWord_Source_Comparison_1953"/>
      <w:bookmarkStart w:id="2571" w:name="_QWord_Paragraph__346"/>
      <w:bookmarkStart w:id="2572" w:name="_QWord_Source_Comparison_Para_346"/>
      <w:r>
        <w:rPr>
          <w:rFonts w:hint="eastAsia"/>
        </w:rPr>
        <w:t>功能：总线功能，</w:t>
      </w:r>
      <w:bookmarkEnd w:id="2570"/>
      <w:bookmarkStart w:id="2573" w:name="_QWord_Source_Comparison_1954"/>
      <w:r>
        <w:rPr>
          <w:rFonts w:hint="eastAsia"/>
        </w:rPr>
        <w:t>P2</w:t>
      </w:r>
      <w:bookmarkEnd w:id="2573"/>
      <w:bookmarkStart w:id="2574" w:name="_QWord_Source_Comparison_1955"/>
      <w:r>
        <w:rPr>
          <w:rFonts w:hint="eastAsia"/>
        </w:rPr>
        <w:t>口可以作为地址总线的高</w:t>
      </w:r>
      <w:bookmarkEnd w:id="2574"/>
      <w:bookmarkStart w:id="2575" w:name="_QWord_Source_Comparison_1956"/>
      <w:r>
        <w:rPr>
          <w:rFonts w:hint="eastAsia"/>
        </w:rPr>
        <w:t>8</w:t>
      </w:r>
      <w:bookmarkEnd w:id="2575"/>
      <w:bookmarkStart w:id="2576" w:name="_QWord_Source_Comparison_1957"/>
      <w:r>
        <w:rPr>
          <w:rFonts w:hint="eastAsia"/>
        </w:rPr>
        <w:t>位使用；输入输出功能，作为普通</w:t>
      </w:r>
      <w:bookmarkEnd w:id="2576"/>
      <w:bookmarkStart w:id="2577" w:name="_QWord_Source_Comparison_1958"/>
      <w:r>
        <w:rPr>
          <w:rFonts w:hint="eastAsia"/>
        </w:rPr>
        <w:t>I</w:t>
      </w:r>
      <w:bookmarkEnd w:id="2577"/>
      <w:bookmarkStart w:id="2578" w:name="_QWord_Source_Comparison_1959"/>
      <w:r>
        <w:t>/</w:t>
      </w:r>
      <w:bookmarkEnd w:id="2578"/>
      <w:bookmarkStart w:id="2579" w:name="_QWord_Source_Comparison_1960"/>
      <w:r>
        <w:rPr>
          <w:rFonts w:hint="eastAsia"/>
        </w:rPr>
        <w:t>O</w:t>
      </w:r>
      <w:bookmarkEnd w:id="2579"/>
      <w:bookmarkStart w:id="2580" w:name="_QWord_Source_Comparison_1961"/>
      <w:r>
        <w:rPr>
          <w:rFonts w:hint="eastAsia"/>
        </w:rPr>
        <w:t>口使用时，</w:t>
      </w:r>
      <w:bookmarkEnd w:id="2580"/>
      <w:bookmarkStart w:id="2581" w:name="_QWord_Source_Comparison_1962"/>
      <w:r>
        <w:rPr>
          <w:rFonts w:hint="eastAsia"/>
        </w:rPr>
        <w:t>P2</w:t>
      </w:r>
      <w:bookmarkEnd w:id="2581"/>
      <w:bookmarkStart w:id="2582" w:name="_QWord_Source_Comparison_1963"/>
      <w:r>
        <w:rPr>
          <w:rFonts w:hint="eastAsia"/>
        </w:rPr>
        <w:t>口与其他</w:t>
      </w:r>
      <w:bookmarkEnd w:id="2582"/>
      <w:bookmarkStart w:id="2583" w:name="_QWord_Source_Comparison_1964"/>
      <w:r>
        <w:rPr>
          <w:rFonts w:hint="eastAsia"/>
        </w:rPr>
        <w:t>I</w:t>
      </w:r>
      <w:bookmarkEnd w:id="2583"/>
      <w:bookmarkStart w:id="2584" w:name="_QWord_Source_Comparison_1965"/>
      <w:r>
        <w:t>/</w:t>
      </w:r>
      <w:bookmarkEnd w:id="2584"/>
      <w:bookmarkStart w:id="2585" w:name="_QWord_Source_Comparison_1966"/>
      <w:r>
        <w:rPr>
          <w:rFonts w:hint="eastAsia"/>
        </w:rPr>
        <w:t>O</w:t>
      </w:r>
      <w:bookmarkEnd w:id="2585"/>
      <w:bookmarkStart w:id="2586" w:name="_QWord_Source_Comparison_1967"/>
      <w:r>
        <w:rPr>
          <w:rFonts w:hint="eastAsia"/>
        </w:rPr>
        <w:t>口相同。</w:t>
      </w:r>
      <w:bookmarkEnd w:id="2571"/>
      <w:bookmarkEnd w:id="2572"/>
      <w:bookmarkEnd w:id="2586"/>
    </w:p>
    <w:p w14:paraId="4808A14C">
      <w:pPr>
        <w:pStyle w:val="66"/>
        <w:numPr>
          <w:ilvl w:val="4"/>
          <w:numId w:val="6"/>
        </w:numPr>
      </w:pPr>
      <w:bookmarkStart w:id="2587" w:name="_QWord_Source_Comparison_1968"/>
      <w:bookmarkStart w:id="2588" w:name="_QWord_Source_Comparison_Para_347"/>
      <w:bookmarkStart w:id="2589" w:name="_QWord_Paragraph__347"/>
      <w:r>
        <w:rPr>
          <w:rFonts w:hint="eastAsia"/>
        </w:rPr>
        <w:t>P3</w:t>
      </w:r>
      <w:bookmarkEnd w:id="2587"/>
      <w:bookmarkStart w:id="2590" w:name="_QWord_Source_Comparison_1969"/>
      <w:r>
        <w:rPr>
          <w:rFonts w:hint="eastAsia"/>
        </w:rPr>
        <w:t>端口（</w:t>
      </w:r>
      <w:bookmarkEnd w:id="2590"/>
      <w:bookmarkStart w:id="2591" w:name="_QWord_Source_Comparison_1970"/>
      <w:r>
        <w:rPr>
          <w:rFonts w:hint="eastAsia"/>
        </w:rPr>
        <w:t>P3</w:t>
      </w:r>
      <w:bookmarkEnd w:id="2591"/>
      <w:bookmarkStart w:id="2592" w:name="_QWord_Source_Comparison_1971"/>
      <w:r>
        <w:rPr>
          <w:rFonts w:hint="eastAsia"/>
        </w:rPr>
        <w:t>口）</w:t>
      </w:r>
      <w:bookmarkEnd w:id="2588"/>
      <w:bookmarkEnd w:id="2589"/>
      <w:bookmarkEnd w:id="2592"/>
    </w:p>
    <w:p w14:paraId="0E20CA69">
      <w:pPr>
        <w:pStyle w:val="4"/>
        <w:ind w:firstLine="420"/>
      </w:pPr>
      <w:bookmarkStart w:id="2593" w:name="_QWord_Source_Comparison_1973"/>
      <w:bookmarkStart w:id="2594" w:name="_QWord_Source_Comparison_Para_348"/>
      <w:bookmarkStart w:id="2595" w:name="_QWord_Paragraph__348"/>
      <w:r>
        <w:rPr>
          <w:rFonts w:hint="eastAsia"/>
        </w:rPr>
        <w:t>结构特性：</w:t>
      </w:r>
      <w:bookmarkEnd w:id="2593"/>
      <w:bookmarkStart w:id="2596" w:name="_QWord_Source_Comparison_1974"/>
      <w:r>
        <w:rPr>
          <w:rFonts w:hint="eastAsia"/>
        </w:rPr>
        <w:t>P3</w:t>
      </w:r>
      <w:bookmarkEnd w:id="2596"/>
      <w:bookmarkStart w:id="2597" w:name="_QWord_Source_Comparison_1975"/>
      <w:r>
        <w:rPr>
          <w:rFonts w:hint="eastAsia"/>
        </w:rPr>
        <w:t>口内置上拉电阻。</w:t>
      </w:r>
      <w:bookmarkEnd w:id="2594"/>
      <w:bookmarkEnd w:id="2595"/>
      <w:bookmarkEnd w:id="2597"/>
    </w:p>
    <w:p w14:paraId="1B01E3E8">
      <w:pPr>
        <w:pStyle w:val="4"/>
        <w:ind w:firstLine="420"/>
      </w:pPr>
      <w:bookmarkStart w:id="2598" w:name="_QWord_Source_Comparison_1976"/>
      <w:bookmarkStart w:id="2599" w:name="_QWord_Paragraph__349"/>
      <w:bookmarkStart w:id="2600" w:name="_QWord_Source_Comparison_Para_349"/>
      <w:r>
        <w:rPr>
          <w:rFonts w:hint="eastAsia"/>
        </w:rPr>
        <w:t>功能：普通</w:t>
      </w:r>
      <w:bookmarkEnd w:id="2598"/>
      <w:bookmarkStart w:id="2601" w:name="_QWord_Source_Comparison_1977"/>
      <w:r>
        <w:rPr>
          <w:rFonts w:hint="eastAsia"/>
        </w:rPr>
        <w:t>I</w:t>
      </w:r>
      <w:bookmarkEnd w:id="2601"/>
      <w:bookmarkStart w:id="2602" w:name="_QWord_Source_Comparison_1978"/>
      <w:r>
        <w:t>/</w:t>
      </w:r>
      <w:bookmarkEnd w:id="2602"/>
      <w:bookmarkStart w:id="2603" w:name="_QWord_Source_Comparison_1979"/>
      <w:r>
        <w:rPr>
          <w:rFonts w:hint="eastAsia"/>
        </w:rPr>
        <w:t>O</w:t>
      </w:r>
      <w:bookmarkEnd w:id="2603"/>
      <w:bookmarkStart w:id="2604" w:name="_QWord_Source_Comparison_1980"/>
      <w:r>
        <w:rPr>
          <w:rFonts w:hint="eastAsia"/>
        </w:rPr>
        <w:t>功能，</w:t>
      </w:r>
      <w:bookmarkEnd w:id="2604"/>
      <w:bookmarkStart w:id="2605" w:name="_QWord_Source_Comparison_1981"/>
      <w:r>
        <w:rPr>
          <w:rFonts w:hint="eastAsia"/>
        </w:rPr>
        <w:t>P3</w:t>
      </w:r>
      <w:bookmarkEnd w:id="2605"/>
      <w:bookmarkStart w:id="2606" w:name="_QWord_Source_Comparison_1982"/>
      <w:r>
        <w:rPr>
          <w:rFonts w:hint="eastAsia"/>
        </w:rPr>
        <w:t>口可以作为普通的输入输出口使用；特殊功能，</w:t>
      </w:r>
      <w:bookmarkEnd w:id="2606"/>
      <w:bookmarkStart w:id="2607" w:name="_QWord_Source_Comparison_1983"/>
      <w:r>
        <w:rPr>
          <w:rFonts w:hint="eastAsia"/>
        </w:rPr>
        <w:t>P3</w:t>
      </w:r>
      <w:bookmarkEnd w:id="2607"/>
      <w:bookmarkStart w:id="2608" w:name="_QWord_Source_Comparison_1984"/>
      <w:r>
        <w:rPr>
          <w:rFonts w:hint="eastAsia"/>
        </w:rPr>
        <w:t>口的每个引脚都有特定的特殊功能（复用功能），例如，</w:t>
      </w:r>
      <w:bookmarkEnd w:id="2608"/>
      <w:bookmarkStart w:id="2609" w:name="_QWord_Source_Comparison_1985"/>
      <w:r>
        <w:rPr>
          <w:rFonts w:hint="eastAsia"/>
        </w:rPr>
        <w:t>P3.0</w:t>
      </w:r>
      <w:bookmarkEnd w:id="2609"/>
      <w:bookmarkStart w:id="2610" w:name="_QWord_Source_Comparison_1986"/>
      <w:r>
        <w:rPr>
          <w:rFonts w:hint="eastAsia"/>
        </w:rPr>
        <w:t>和</w:t>
      </w:r>
      <w:bookmarkEnd w:id="2610"/>
      <w:bookmarkStart w:id="2611" w:name="_QWord_Source_Comparison_1987"/>
      <w:r>
        <w:rPr>
          <w:rFonts w:hint="eastAsia"/>
        </w:rPr>
        <w:t>P3.1</w:t>
      </w:r>
      <w:bookmarkEnd w:id="2611"/>
      <w:bookmarkStart w:id="2612" w:name="_QWord_Source_Comparison_1988"/>
      <w:r>
        <w:rPr>
          <w:rFonts w:hint="eastAsia"/>
        </w:rPr>
        <w:t>可以分别作为串行通信接口的接收和发送引脚（</w:t>
      </w:r>
      <w:bookmarkEnd w:id="2612"/>
      <w:bookmarkStart w:id="2613" w:name="_QWord_Source_Comparison_1989"/>
      <w:r>
        <w:rPr>
          <w:rFonts w:hint="eastAsia"/>
        </w:rPr>
        <w:t>RXD</w:t>
      </w:r>
      <w:bookmarkEnd w:id="2613"/>
      <w:bookmarkStart w:id="2614" w:name="_QWord_Source_Comparison_1990"/>
      <w:r>
        <w:rPr>
          <w:rFonts w:hint="eastAsia"/>
        </w:rPr>
        <w:t>和</w:t>
      </w:r>
      <w:bookmarkEnd w:id="2614"/>
      <w:bookmarkStart w:id="2615" w:name="_QWord_Source_Comparison_1991"/>
      <w:r>
        <w:rPr>
          <w:rFonts w:hint="eastAsia"/>
        </w:rPr>
        <w:t>TXD</w:t>
      </w:r>
      <w:bookmarkEnd w:id="2615"/>
      <w:bookmarkStart w:id="2616" w:name="_QWord_Source_Comparison_1992"/>
      <w:r>
        <w:rPr>
          <w:rFonts w:hint="eastAsia"/>
        </w:rPr>
        <w:t>），使用特殊功能时，这些引脚不能作为普通</w:t>
      </w:r>
      <w:bookmarkEnd w:id="2616"/>
      <w:bookmarkStart w:id="2617" w:name="_QWord_Source_Comparison_1993"/>
      <w:r>
        <w:rPr>
          <w:rFonts w:hint="eastAsia"/>
        </w:rPr>
        <w:t>I</w:t>
      </w:r>
      <w:bookmarkEnd w:id="2617"/>
      <w:bookmarkStart w:id="2618" w:name="_QWord_Source_Comparison_1994"/>
      <w:r>
        <w:t>/</w:t>
      </w:r>
      <w:bookmarkEnd w:id="2618"/>
      <w:bookmarkStart w:id="2619" w:name="_QWord_Source_Comparison_1995"/>
      <w:r>
        <w:rPr>
          <w:rFonts w:hint="eastAsia"/>
        </w:rPr>
        <w:t>O</w:t>
      </w:r>
      <w:bookmarkEnd w:id="2619"/>
      <w:bookmarkStart w:id="2620" w:name="_QWord_Source_Comparison_1996"/>
      <w:r>
        <w:rPr>
          <w:rFonts w:hint="eastAsia"/>
        </w:rPr>
        <w:t>口使用。</w:t>
      </w:r>
      <w:bookmarkEnd w:id="2599"/>
      <w:bookmarkEnd w:id="2600"/>
      <w:bookmarkEnd w:id="2620"/>
    </w:p>
    <w:p w14:paraId="3290F2E1">
      <w:pPr>
        <w:pStyle w:val="63"/>
        <w:numPr>
          <w:ilvl w:val="2"/>
          <w:numId w:val="6"/>
        </w:numPr>
        <w:spacing w:before="352" w:after="352"/>
      </w:pPr>
      <w:bookmarkStart w:id="2621" w:name="_QWord_Source_Comparison_Para_350"/>
      <w:bookmarkStart w:id="2622" w:name="_Toc17972"/>
      <w:bookmarkStart w:id="2623" w:name="_QWord_Source_Comparison_1997"/>
      <w:bookmarkStart w:id="2624" w:name="_QWord_Paragraph__350"/>
      <w:r>
        <w:rPr>
          <w:rFonts w:hint="eastAsia"/>
        </w:rPr>
        <w:t>自动进样器设计及其在单片机输入输出端口中的应用</w:t>
      </w:r>
      <w:bookmarkEnd w:id="2621"/>
      <w:bookmarkEnd w:id="2622"/>
      <w:bookmarkEnd w:id="2623"/>
      <w:bookmarkEnd w:id="2624"/>
    </w:p>
    <w:p w14:paraId="27C3FD2F">
      <w:pPr>
        <w:pStyle w:val="4"/>
        <w:ind w:firstLine="420"/>
      </w:pPr>
      <w:bookmarkStart w:id="2625" w:name="_QWord_Source_Comparison_2004"/>
      <w:bookmarkStart w:id="2626" w:name="_QWord_Source_Comparison_Para_352"/>
      <w:bookmarkStart w:id="2627" w:name="_QWord_Paragraph__352"/>
      <w:r>
        <w:rPr>
          <w:rFonts w:hint="eastAsia"/>
        </w:rPr>
        <w:t>本节结合自动进样器课程设计，学习如何利用单片机的引脚来实现自动进样器的控制。在自动进样器内部，有两个步进电机需要进行控制，这些步进电机配有相应的驱动电路，因此单片机发出的控制信号相对简单。</w:t>
      </w:r>
      <w:bookmarkEnd w:id="2625"/>
      <w:bookmarkEnd w:id="2626"/>
      <w:bookmarkEnd w:id="2627"/>
    </w:p>
    <w:p w14:paraId="24D4B08B">
      <w:pPr>
        <w:pStyle w:val="66"/>
        <w:numPr>
          <w:ilvl w:val="4"/>
          <w:numId w:val="6"/>
        </w:numPr>
      </w:pPr>
      <w:bookmarkStart w:id="2628" w:name="_QWord_Source_Comparison_Para_353"/>
      <w:bookmarkStart w:id="2629" w:name="_QWord_Source_Comparison_2005"/>
      <w:bookmarkStart w:id="2630" w:name="_QWord_Paragraph__353"/>
      <w:r>
        <w:rPr>
          <w:rFonts w:hint="eastAsia"/>
        </w:rPr>
        <w:t>主转盘电机控制</w:t>
      </w:r>
      <w:bookmarkEnd w:id="2628"/>
      <w:bookmarkEnd w:id="2629"/>
      <w:bookmarkEnd w:id="2630"/>
    </w:p>
    <w:p w14:paraId="0E858E61">
      <w:pPr>
        <w:pStyle w:val="4"/>
        <w:ind w:firstLine="420"/>
      </w:pPr>
      <w:bookmarkStart w:id="2631" w:name="_QWord_Source_Comparison_2007"/>
      <w:bookmarkStart w:id="2632" w:name="_QWord_Paragraph__354"/>
      <w:bookmarkStart w:id="2633" w:name="_QWord_Source_Comparison_Para_354"/>
      <w:r>
        <w:rPr>
          <w:rFonts w:hint="eastAsia"/>
        </w:rPr>
        <w:t>主转盘的步进电机需要两个控制信号：步进脉冲和方向信号。同时每个步进电机转一圈需要</w:t>
      </w:r>
      <w:bookmarkEnd w:id="2631"/>
      <w:bookmarkStart w:id="2634" w:name="_QWord_Source_Comparison_2008"/>
      <w:r>
        <w:rPr>
          <w:rFonts w:hint="eastAsia"/>
        </w:rPr>
        <w:t>400</w:t>
      </w:r>
      <w:bookmarkEnd w:id="2634"/>
      <w:bookmarkStart w:id="2635" w:name="_QWord_Source_Comparison_2009"/>
      <w:r>
        <w:rPr>
          <w:rFonts w:hint="eastAsia"/>
        </w:rPr>
        <w:t>步，每步转动角度为</w:t>
      </w:r>
      <w:bookmarkEnd w:id="2635"/>
      <w:bookmarkStart w:id="2636" w:name="_QWord_Source_Comparison_2010"/>
      <w:r>
        <w:rPr>
          <w:rFonts w:hint="eastAsia"/>
        </w:rPr>
        <w:t>0.9</w:t>
      </w:r>
      <w:bookmarkEnd w:id="2636"/>
      <w:bookmarkStart w:id="2637" w:name="_QWord_Source_Comparison_2011"/>
      <w:r>
        <w:rPr>
          <w:rFonts w:hint="eastAsia"/>
        </w:rPr>
        <w:t>度。在控制方向时，只需指定顺时针或逆时针，并通过单片机的输出引脚（如</w:t>
      </w:r>
      <w:bookmarkEnd w:id="2637"/>
      <w:bookmarkStart w:id="2638" w:name="_QWord_Source_Comparison_2012"/>
      <w:r>
        <w:rPr>
          <w:rFonts w:hint="eastAsia"/>
        </w:rPr>
        <w:t>P2.0</w:t>
      </w:r>
      <w:bookmarkEnd w:id="2638"/>
      <w:bookmarkStart w:id="2639" w:name="_QWord_Source_Comparison_2013"/>
      <w:r>
        <w:rPr>
          <w:rFonts w:hint="eastAsia"/>
        </w:rPr>
        <w:t>用于步进脉冲，</w:t>
      </w:r>
      <w:bookmarkEnd w:id="2639"/>
      <w:bookmarkStart w:id="2640" w:name="_QWord_Source_Comparison_2014"/>
      <w:r>
        <w:rPr>
          <w:rFonts w:hint="eastAsia"/>
        </w:rPr>
        <w:t>P2.1</w:t>
      </w:r>
      <w:bookmarkEnd w:id="2640"/>
      <w:bookmarkStart w:id="2641" w:name="_QWord_Source_Comparison_2015"/>
      <w:r>
        <w:rPr>
          <w:rFonts w:hint="eastAsia"/>
        </w:rPr>
        <w:t>用于方向），可以实现对主转盘电机的精确控制。类似地，针臂电机也需要步进脉冲和方向信号来控制上下移动。</w:t>
      </w:r>
      <w:bookmarkEnd w:id="2632"/>
      <w:bookmarkEnd w:id="2633"/>
      <w:bookmarkEnd w:id="2641"/>
    </w:p>
    <w:p w14:paraId="34B3D676">
      <w:pPr>
        <w:pStyle w:val="66"/>
        <w:numPr>
          <w:ilvl w:val="4"/>
          <w:numId w:val="6"/>
        </w:numPr>
      </w:pPr>
      <w:bookmarkStart w:id="2642" w:name="_QWord_Source_Comparison_Para_355"/>
      <w:bookmarkStart w:id="2643" w:name="_QWord_Paragraph__355"/>
      <w:bookmarkStart w:id="2644" w:name="_QWord_Source_Comparison_2016"/>
      <w:r>
        <w:rPr>
          <w:rFonts w:hint="eastAsia"/>
        </w:rPr>
        <w:t>主转盘位置检测</w:t>
      </w:r>
      <w:bookmarkEnd w:id="2642"/>
      <w:bookmarkEnd w:id="2643"/>
      <w:bookmarkEnd w:id="2644"/>
    </w:p>
    <w:p w14:paraId="723741AF">
      <w:pPr>
        <w:pStyle w:val="4"/>
        <w:ind w:firstLine="420"/>
      </w:pPr>
      <w:bookmarkStart w:id="2645" w:name="_QWord_Source_Comparison_2018"/>
      <w:bookmarkStart w:id="2646" w:name="_QWord_Source_Comparison_Para_356"/>
      <w:bookmarkStart w:id="2647" w:name="_QWord_Paragraph__356"/>
      <w:r>
        <w:rPr>
          <w:rFonts w:hint="eastAsia"/>
        </w:rPr>
        <w:t>使用霍尔传感器检测主转盘的位置。霍尔</w:t>
      </w:r>
      <w:r>
        <w:rPr>
          <w:rFonts w:hint="eastAsia"/>
          <w:lang w:eastAsia="zh-CN"/>
        </w:rPr>
        <w:t>器的</w:t>
      </w:r>
      <w:r>
        <w:rPr>
          <w:rFonts w:hint="eastAsia"/>
        </w:rPr>
        <w:t>感器原理是基于电磁检测，通过磁铁和霍尔传感器的配合，可以检测到特定位置。当磁铁转到霍尔传感器上方时，传感器输出一个开关量信号（</w:t>
      </w:r>
      <w:bookmarkEnd w:id="2645"/>
      <w:bookmarkStart w:id="2648" w:name="_QWord_Source_Comparison_2019"/>
      <w:r>
        <w:rPr>
          <w:rFonts w:hint="eastAsia"/>
        </w:rPr>
        <w:t>1</w:t>
      </w:r>
      <w:bookmarkEnd w:id="2648"/>
      <w:bookmarkStart w:id="2649" w:name="_QWord_Source_Comparison_2020"/>
      <w:r>
        <w:rPr>
          <w:rFonts w:hint="eastAsia"/>
        </w:rPr>
        <w:t>或</w:t>
      </w:r>
      <w:bookmarkEnd w:id="2649"/>
      <w:bookmarkStart w:id="2650" w:name="_QWord_Source_Comparison_2021"/>
      <w:r>
        <w:rPr>
          <w:rFonts w:hint="eastAsia"/>
        </w:rPr>
        <w:t>0</w:t>
      </w:r>
      <w:bookmarkEnd w:id="2650"/>
      <w:bookmarkStart w:id="2651" w:name="_QWord_Source_Comparison_2022"/>
      <w:r>
        <w:rPr>
          <w:rFonts w:hint="eastAsia"/>
        </w:rPr>
        <w:t>），表示位置接近或不接近。</w:t>
      </w:r>
      <w:bookmarkEnd w:id="2646"/>
      <w:bookmarkEnd w:id="2647"/>
      <w:bookmarkEnd w:id="2651"/>
    </w:p>
    <w:p w14:paraId="4CDFC817">
      <w:pPr>
        <w:pStyle w:val="66"/>
        <w:numPr>
          <w:ilvl w:val="4"/>
          <w:numId w:val="6"/>
        </w:numPr>
      </w:pPr>
      <w:bookmarkStart w:id="2652" w:name="_QWord_Paragraph__357"/>
      <w:bookmarkStart w:id="2653" w:name="_QWord_Source_Comparison_2023"/>
      <w:bookmarkStart w:id="2654" w:name="_QWord_Source_Comparison_Para_357"/>
      <w:r>
        <w:rPr>
          <w:rFonts w:hint="eastAsia"/>
        </w:rPr>
        <w:t>针臂位置检测</w:t>
      </w:r>
      <w:bookmarkEnd w:id="2652"/>
      <w:bookmarkEnd w:id="2653"/>
      <w:bookmarkEnd w:id="2654"/>
    </w:p>
    <w:p w14:paraId="400BFB63">
      <w:pPr>
        <w:pStyle w:val="4"/>
        <w:ind w:firstLine="420"/>
      </w:pPr>
      <w:bookmarkStart w:id="2655" w:name="_QWord_Source_Comparison_2025"/>
      <w:bookmarkStart w:id="2656" w:name="_QWord_Paragraph__358"/>
      <w:bookmarkStart w:id="2657" w:name="_QWord_Source_Comparison_Para_358"/>
      <w:r>
        <w:rPr>
          <w:rFonts w:hint="eastAsia"/>
        </w:rPr>
        <w:t>针臂的上限位和下限位使用机械式接触开关进行检测。当针臂达到上限或下限位置时，开关触发并输出相应的数字信号。所有这些数字信号（位置检测信号）可以连接到单片机的输入引脚，通过读取这些引脚的状态（高电平或低电平）来确定电机位置或运动状态。</w:t>
      </w:r>
      <w:bookmarkEnd w:id="2655"/>
      <w:bookmarkEnd w:id="2656"/>
      <w:bookmarkEnd w:id="2657"/>
    </w:p>
    <w:p w14:paraId="26B7E76C">
      <w:pPr>
        <w:pStyle w:val="4"/>
        <w:ind w:firstLine="420"/>
      </w:pPr>
      <w:bookmarkStart w:id="2658" w:name="_QWord_Source_Comparison_2026"/>
      <w:bookmarkStart w:id="2659" w:name="_QWord_Paragraph__359"/>
      <w:bookmarkStart w:id="2660" w:name="_QWord_Source_Comparison_Para_359"/>
      <w:r>
        <w:rPr>
          <w:rFonts w:hint="eastAsia"/>
        </w:rPr>
        <w:t>单片机的</w:t>
      </w:r>
      <w:bookmarkEnd w:id="2658"/>
      <w:bookmarkStart w:id="2661" w:name="_QWord_Source_Comparison_2027"/>
      <w:r>
        <w:rPr>
          <w:rFonts w:hint="eastAsia"/>
        </w:rPr>
        <w:t>GPIO</w:t>
      </w:r>
      <w:bookmarkEnd w:id="2661"/>
      <w:bookmarkStart w:id="2662" w:name="_QWord_Source_Comparison_2028"/>
      <w:r>
        <w:rPr>
          <w:rFonts w:hint="eastAsia"/>
        </w:rPr>
        <w:t>引脚（</w:t>
      </w:r>
      <w:bookmarkEnd w:id="2662"/>
      <w:bookmarkStart w:id="2663" w:name="_QWord_Source_Comparison_2029"/>
      <w:r>
        <w:rPr>
          <w:rFonts w:hint="eastAsia"/>
        </w:rPr>
        <w:t>P2.0</w:t>
      </w:r>
      <w:bookmarkEnd w:id="2663"/>
      <w:bookmarkStart w:id="2664" w:name="_QWord_Source_Comparison_2030"/>
      <w:r>
        <w:rPr>
          <w:rFonts w:hint="eastAsia"/>
        </w:rPr>
        <w:t>）向驱动电路发送脉冲信号代码分析如下。</w:t>
      </w:r>
      <w:bookmarkEnd w:id="2659"/>
      <w:bookmarkEnd w:id="2660"/>
      <w:bookmarkEnd w:id="2664"/>
    </w:p>
    <w:p w14:paraId="7835E7A2">
      <w:pPr>
        <w:pStyle w:val="145"/>
      </w:pPr>
      <w:bookmarkStart w:id="2665" w:name="_QWord_Source_Comparison_Para_360"/>
      <w:bookmarkStart w:id="2666" w:name="_QWord_Paragraph__360"/>
      <w:bookmarkStart w:id="2667" w:name="_QWord_Source_Comparison_2031"/>
      <w:r>
        <w:t>main()</w:t>
      </w:r>
      <w:bookmarkEnd w:id="2665"/>
      <w:bookmarkEnd w:id="2666"/>
      <w:bookmarkEnd w:id="2667"/>
    </w:p>
    <w:p w14:paraId="4704240B">
      <w:pPr>
        <w:pStyle w:val="145"/>
      </w:pPr>
      <w:bookmarkStart w:id="2668" w:name="_QWord_Paragraph__361"/>
      <w:bookmarkStart w:id="2669" w:name="_QWord_Source_Comparison_Para_361"/>
      <w:bookmarkStart w:id="2670" w:name="_QWord_Source_Comparison_2032"/>
      <w:r>
        <w:t>{</w:t>
      </w:r>
      <w:bookmarkEnd w:id="2668"/>
      <w:bookmarkEnd w:id="2669"/>
      <w:bookmarkEnd w:id="2670"/>
    </w:p>
    <w:p w14:paraId="04E78CF2">
      <w:pPr>
        <w:pStyle w:val="145"/>
      </w:pPr>
      <w:bookmarkStart w:id="2671" w:name="_QWord_Source_Comparison_2033"/>
      <w:bookmarkStart w:id="2672" w:name="_QWord_Source_Comparison_Para_362"/>
      <w:bookmarkStart w:id="2673" w:name="_QWord_Paragraph__362"/>
      <w:r>
        <w:t xml:space="preserve">    </w:t>
      </w:r>
      <w:bookmarkEnd w:id="2671"/>
      <w:bookmarkStart w:id="2674" w:name="_QWord_Source_Comparison_2034"/>
      <w:r>
        <w:t>while(1)</w:t>
      </w:r>
      <w:bookmarkEnd w:id="2672"/>
      <w:bookmarkEnd w:id="2673"/>
      <w:bookmarkEnd w:id="2674"/>
    </w:p>
    <w:p w14:paraId="4216D650">
      <w:pPr>
        <w:pStyle w:val="145"/>
      </w:pPr>
      <w:bookmarkStart w:id="2675" w:name="_QWord_Source_Comparison_2035"/>
      <w:bookmarkStart w:id="2676" w:name="_QWord_Source_Comparison_Para_363"/>
      <w:bookmarkStart w:id="2677" w:name="_QWord_Paragraph__363"/>
      <w:r>
        <w:t xml:space="preserve">    </w:t>
      </w:r>
      <w:bookmarkEnd w:id="2675"/>
      <w:bookmarkStart w:id="2678" w:name="_QWord_Source_Comparison_2036"/>
      <w:r>
        <w:t>{</w:t>
      </w:r>
      <w:bookmarkEnd w:id="2676"/>
      <w:bookmarkEnd w:id="2677"/>
      <w:bookmarkEnd w:id="2678"/>
    </w:p>
    <w:p w14:paraId="01288FF6">
      <w:pPr>
        <w:pStyle w:val="145"/>
      </w:pPr>
      <w:bookmarkStart w:id="2679" w:name="_QWord_Source_Comparison_2037"/>
      <w:bookmarkStart w:id="2680" w:name="_QWord_Paragraph__364"/>
      <w:bookmarkStart w:id="2681" w:name="_QWord_Source_Comparison_Para_364"/>
      <w:r>
        <w:t xml:space="preserve">        </w:t>
      </w:r>
      <w:bookmarkEnd w:id="2679"/>
      <w:bookmarkStart w:id="2682" w:name="_QWord_Source_Comparison_2038"/>
      <w:r>
        <w:t>P20</w:t>
      </w:r>
      <w:bookmarkEnd w:id="2682"/>
      <w:bookmarkStart w:id="2683" w:name="_QWord_Source_Comparison_2039"/>
      <w:r>
        <w:t> </w:t>
      </w:r>
      <w:bookmarkEnd w:id="2683"/>
      <w:bookmarkStart w:id="2684" w:name="_QWord_Source_Comparison_2040"/>
      <w:r>
        <w:t>=</w:t>
      </w:r>
      <w:bookmarkEnd w:id="2684"/>
      <w:bookmarkStart w:id="2685" w:name="_QWord_Source_Comparison_2041"/>
      <w:r>
        <w:t> </w:t>
      </w:r>
      <w:bookmarkEnd w:id="2685"/>
      <w:bookmarkStart w:id="2686" w:name="_QWord_Source_Comparison_2042"/>
      <w:r>
        <w:t>1;</w:t>
      </w:r>
      <w:bookmarkEnd w:id="2686"/>
      <w:bookmarkStart w:id="2687" w:name="_QWord_Source_Comparison_2043"/>
      <w:r>
        <w:t>    </w:t>
      </w:r>
      <w:bookmarkEnd w:id="2687"/>
      <w:bookmarkStart w:id="2688" w:name="_QWord_Source_Comparison_2044"/>
      <w:r>
        <w:t>//</w:t>
      </w:r>
      <w:bookmarkEnd w:id="2688"/>
      <w:bookmarkStart w:id="2689" w:name="_QWord_Source_Comparison_2045"/>
      <w:r>
        <w:t> </w:t>
      </w:r>
      <w:bookmarkEnd w:id="2689"/>
      <w:bookmarkStart w:id="2690" w:name="_QWord_Source_Comparison_2046"/>
      <w:r>
        <w:rPr>
          <w:rFonts w:hint="eastAsia"/>
        </w:rPr>
        <w:t>设置</w:t>
      </w:r>
      <w:bookmarkEnd w:id="2690"/>
      <w:bookmarkStart w:id="2691" w:name="_QWord_Source_Comparison_2047"/>
      <w:r>
        <w:t>P2.0</w:t>
      </w:r>
      <w:bookmarkEnd w:id="2691"/>
      <w:bookmarkStart w:id="2692" w:name="_QWord_Source_Comparison_2048"/>
      <w:r>
        <w:rPr>
          <w:rFonts w:hint="eastAsia"/>
        </w:rPr>
        <w:t>引脚为高电平，发送脉冲信号</w:t>
      </w:r>
      <w:bookmarkEnd w:id="2680"/>
      <w:bookmarkEnd w:id="2681"/>
      <w:bookmarkEnd w:id="2692"/>
    </w:p>
    <w:p w14:paraId="0C277C21">
      <w:pPr>
        <w:pStyle w:val="145"/>
      </w:pPr>
      <w:bookmarkStart w:id="2693" w:name="_QWord_Source_Comparison_2049"/>
      <w:bookmarkStart w:id="2694" w:name="_QWord_Paragraph__365"/>
      <w:bookmarkStart w:id="2695" w:name="_QWord_Source_Comparison_Para_365"/>
      <w:r>
        <w:t xml:space="preserve">        </w:t>
      </w:r>
      <w:bookmarkEnd w:id="2693"/>
      <w:bookmarkStart w:id="2696" w:name="_QWord_Source_Comparison_2050"/>
      <w:r>
        <w:t>delay();</w:t>
      </w:r>
      <w:bookmarkEnd w:id="2696"/>
      <w:bookmarkStart w:id="2697" w:name="_QWord_Source_Comparison_2051"/>
      <w:r>
        <w:t>    </w:t>
      </w:r>
      <w:bookmarkEnd w:id="2697"/>
      <w:bookmarkStart w:id="2698" w:name="_QWord_Source_Comparison_2052"/>
      <w:r>
        <w:t>//</w:t>
      </w:r>
      <w:bookmarkEnd w:id="2698"/>
      <w:bookmarkStart w:id="2699" w:name="_QWord_Source_Comparison_2053"/>
      <w:r>
        <w:t> </w:t>
      </w:r>
      <w:bookmarkEnd w:id="2699"/>
      <w:bookmarkStart w:id="2700" w:name="_QWord_Source_Comparison_2054"/>
      <w:r>
        <w:rPr>
          <w:rFonts w:hint="eastAsia"/>
        </w:rPr>
        <w:t>调用延时函数，产生一定时间的延时</w:t>
      </w:r>
      <w:bookmarkEnd w:id="2694"/>
      <w:bookmarkEnd w:id="2695"/>
      <w:bookmarkEnd w:id="2700"/>
    </w:p>
    <w:p w14:paraId="61D1B476">
      <w:pPr>
        <w:pStyle w:val="145"/>
      </w:pPr>
      <w:bookmarkStart w:id="2701" w:name="_QWord_Source_Comparison_2055"/>
      <w:bookmarkStart w:id="2702" w:name="_QWord_Source_Comparison_Para_366"/>
      <w:bookmarkStart w:id="2703" w:name="_QWord_Paragraph__366"/>
      <w:r>
        <w:t xml:space="preserve">        </w:t>
      </w:r>
      <w:bookmarkEnd w:id="2701"/>
      <w:bookmarkStart w:id="2704" w:name="_QWord_Source_Comparison_2056"/>
      <w:r>
        <w:t>P20</w:t>
      </w:r>
      <w:bookmarkEnd w:id="2704"/>
      <w:bookmarkStart w:id="2705" w:name="_QWord_Source_Comparison_2057"/>
      <w:r>
        <w:t> </w:t>
      </w:r>
      <w:bookmarkEnd w:id="2705"/>
      <w:bookmarkStart w:id="2706" w:name="_QWord_Source_Comparison_2058"/>
      <w:r>
        <w:t>=</w:t>
      </w:r>
      <w:bookmarkEnd w:id="2706"/>
      <w:bookmarkStart w:id="2707" w:name="_QWord_Source_Comparison_2059"/>
      <w:r>
        <w:t> </w:t>
      </w:r>
      <w:bookmarkEnd w:id="2707"/>
      <w:bookmarkStart w:id="2708" w:name="_QWord_Source_Comparison_2060"/>
      <w:r>
        <w:t>0;</w:t>
      </w:r>
      <w:bookmarkEnd w:id="2708"/>
      <w:bookmarkStart w:id="2709" w:name="_QWord_Source_Comparison_2061"/>
      <w:r>
        <w:t>    </w:t>
      </w:r>
      <w:bookmarkEnd w:id="2709"/>
      <w:bookmarkStart w:id="2710" w:name="_QWord_Source_Comparison_2062"/>
      <w:r>
        <w:t>//</w:t>
      </w:r>
      <w:bookmarkEnd w:id="2710"/>
      <w:bookmarkStart w:id="2711" w:name="_QWord_Source_Comparison_2063"/>
      <w:r>
        <w:t> </w:t>
      </w:r>
      <w:bookmarkEnd w:id="2711"/>
      <w:bookmarkStart w:id="2712" w:name="_QWord_Source_Comparison_2064"/>
      <w:r>
        <w:rPr>
          <w:rFonts w:hint="eastAsia"/>
        </w:rPr>
        <w:t>设置</w:t>
      </w:r>
      <w:bookmarkEnd w:id="2712"/>
      <w:bookmarkStart w:id="2713" w:name="_QWord_Source_Comparison_2065"/>
      <w:r>
        <w:t>P2.0</w:t>
      </w:r>
      <w:bookmarkEnd w:id="2713"/>
      <w:bookmarkStart w:id="2714" w:name="_QWord_Source_Comparison_2066"/>
      <w:r>
        <w:rPr>
          <w:rFonts w:hint="eastAsia"/>
        </w:rPr>
        <w:t>引脚为低电平，结束脉冲信号</w:t>
      </w:r>
      <w:bookmarkEnd w:id="2702"/>
      <w:bookmarkEnd w:id="2703"/>
      <w:bookmarkEnd w:id="2714"/>
    </w:p>
    <w:p w14:paraId="4504FA3B">
      <w:pPr>
        <w:pStyle w:val="145"/>
      </w:pPr>
      <w:bookmarkStart w:id="2715" w:name="_QWord_Source_Comparison_2067"/>
      <w:bookmarkStart w:id="2716" w:name="_QWord_Paragraph__367"/>
      <w:bookmarkStart w:id="2717" w:name="_QWord_Source_Comparison_Para_367"/>
      <w:r>
        <w:t xml:space="preserve">        </w:t>
      </w:r>
      <w:bookmarkEnd w:id="2715"/>
      <w:bookmarkStart w:id="2718" w:name="_QWord_Source_Comparison_2068"/>
      <w:r>
        <w:t>delay();</w:t>
      </w:r>
      <w:bookmarkEnd w:id="2718"/>
      <w:bookmarkStart w:id="2719" w:name="_QWord_Source_Comparison_2069"/>
      <w:r>
        <w:t>    </w:t>
      </w:r>
      <w:bookmarkEnd w:id="2719"/>
      <w:bookmarkStart w:id="2720" w:name="_QWord_Source_Comparison_2070"/>
      <w:r>
        <w:t>//</w:t>
      </w:r>
      <w:bookmarkEnd w:id="2720"/>
      <w:bookmarkStart w:id="2721" w:name="_QWord_Source_Comparison_2071"/>
      <w:r>
        <w:t> </w:t>
      </w:r>
      <w:bookmarkEnd w:id="2721"/>
      <w:bookmarkStart w:id="2722" w:name="_QWord_Source_Comparison_2072"/>
      <w:r>
        <w:rPr>
          <w:rFonts w:hint="eastAsia"/>
        </w:rPr>
        <w:t>再次调用延时函数，产生下一个脉冲之间的延时</w:t>
      </w:r>
      <w:bookmarkEnd w:id="2716"/>
      <w:bookmarkEnd w:id="2717"/>
      <w:bookmarkEnd w:id="2722"/>
    </w:p>
    <w:p w14:paraId="6B00860B">
      <w:pPr>
        <w:pStyle w:val="145"/>
      </w:pPr>
      <w:bookmarkStart w:id="2723" w:name="_QWord_Source_Comparison_2073"/>
      <w:bookmarkStart w:id="2724" w:name="_QWord_Source_Comparison_Para_368"/>
      <w:bookmarkStart w:id="2725" w:name="_QWord_Paragraph__368"/>
      <w:r>
        <w:t xml:space="preserve">    </w:t>
      </w:r>
      <w:bookmarkEnd w:id="2723"/>
      <w:bookmarkStart w:id="2726" w:name="_QWord_Source_Comparison_2074"/>
      <w:r>
        <w:t>}</w:t>
      </w:r>
      <w:bookmarkEnd w:id="2724"/>
      <w:bookmarkEnd w:id="2725"/>
      <w:bookmarkEnd w:id="2726"/>
    </w:p>
    <w:p w14:paraId="0E234152">
      <w:pPr>
        <w:pStyle w:val="145"/>
      </w:pPr>
      <w:bookmarkStart w:id="2727" w:name="_QWord_Source_Comparison_Para_369"/>
      <w:bookmarkStart w:id="2728" w:name="_QWord_Source_Comparison_2075"/>
      <w:bookmarkStart w:id="2729" w:name="_QWord_Paragraph__369"/>
      <w:r>
        <w:t>}</w:t>
      </w:r>
      <w:bookmarkEnd w:id="2727"/>
      <w:bookmarkEnd w:id="2728"/>
      <w:bookmarkEnd w:id="2729"/>
    </w:p>
    <w:p w14:paraId="798D9ADC">
      <w:pPr>
        <w:pStyle w:val="4"/>
        <w:ind w:firstLine="420"/>
      </w:pPr>
      <w:bookmarkStart w:id="2730" w:name="_QWord_Source_Comparison_2076"/>
      <w:bookmarkStart w:id="2731" w:name="_QWord_Source_Comparison_Para_370"/>
      <w:bookmarkStart w:id="2732" w:name="_QWord_Paragraph__370"/>
      <w:r>
        <w:rPr>
          <w:rFonts w:hint="eastAsia"/>
        </w:rPr>
        <w:t>通过控制单片机的</w:t>
      </w:r>
      <w:bookmarkEnd w:id="2730"/>
      <w:bookmarkStart w:id="2733" w:name="_QWord_Source_Comparison_2077"/>
      <w:r>
        <w:rPr>
          <w:rFonts w:hint="eastAsia"/>
        </w:rPr>
        <w:t>P2.0</w:t>
      </w:r>
      <w:bookmarkEnd w:id="2733"/>
      <w:bookmarkStart w:id="2734" w:name="_QWord_Source_Comparison_2078"/>
      <w:r>
        <w:rPr>
          <w:rFonts w:hint="eastAsia"/>
        </w:rPr>
        <w:t>引脚产生高低电平变化的脉冲信号，驱动步进电机连续转动，并通过调整延时函数的延时时间，可以控制步进电机的转动速度和稳定性。在实际应用中，我们可以根据步进电机的具体需求和性能参数来调整延时函数，以获得最佳的控制效果。</w:t>
      </w:r>
      <w:bookmarkEnd w:id="2731"/>
      <w:bookmarkEnd w:id="2732"/>
      <w:bookmarkEnd w:id="2734"/>
    </w:p>
    <w:p w14:paraId="487AF357">
      <w:pPr>
        <w:pStyle w:val="4"/>
        <w:ind w:firstLine="420"/>
      </w:pPr>
      <w:bookmarkStart w:id="2735" w:name="_QWord_Source_Comparison_2079"/>
      <w:bookmarkStart w:id="2736" w:name="_QWord_Source_Comparison_Para_371"/>
      <w:bookmarkStart w:id="2737" w:name="_QWord_Paragraph__371"/>
      <w:r>
        <w:rPr>
          <w:rFonts w:hint="eastAsia"/>
        </w:rPr>
        <w:t>通过检测</w:t>
      </w:r>
      <w:bookmarkEnd w:id="2735"/>
      <w:bookmarkStart w:id="2738" w:name="_QWord_Source_Comparison_2080"/>
      <w:r>
        <w:rPr>
          <w:rFonts w:hint="eastAsia"/>
        </w:rPr>
        <w:t>P2.7</w:t>
      </w:r>
      <w:bookmarkEnd w:id="2738"/>
      <w:bookmarkStart w:id="2739" w:name="_QWord_Source_Comparison_2081"/>
      <w:r>
        <w:rPr>
          <w:rFonts w:hint="eastAsia"/>
        </w:rPr>
        <w:t>引脚的状态来判断步进电机是否到达初始位置，详细代码分析如下。</w:t>
      </w:r>
      <w:bookmarkEnd w:id="2736"/>
      <w:bookmarkEnd w:id="2737"/>
      <w:bookmarkEnd w:id="2739"/>
    </w:p>
    <w:p w14:paraId="2FD62F8A">
      <w:pPr>
        <w:pStyle w:val="145"/>
      </w:pPr>
      <w:bookmarkStart w:id="2740" w:name="_QWord_Source_Comparison_2082"/>
      <w:bookmarkStart w:id="2741" w:name="_QWord_Paragraph__372"/>
      <w:bookmarkStart w:id="2742" w:name="_QWord_Source_Comparison_Para_372"/>
      <w:r>
        <w:t>main()</w:t>
      </w:r>
      <w:bookmarkEnd w:id="2740"/>
      <w:bookmarkStart w:id="2743" w:name="_QWord_Source_Comparison_2083"/>
      <w:r>
        <w:t> </w:t>
      </w:r>
      <w:bookmarkEnd w:id="2743"/>
      <w:bookmarkStart w:id="2744" w:name="_QWord_Source_Comparison_2084"/>
      <w:r>
        <w:t>{</w:t>
      </w:r>
      <w:bookmarkEnd w:id="2741"/>
      <w:bookmarkEnd w:id="2742"/>
      <w:bookmarkEnd w:id="2744"/>
    </w:p>
    <w:p w14:paraId="46EAA04B">
      <w:pPr>
        <w:pStyle w:val="145"/>
      </w:pPr>
      <w:bookmarkStart w:id="2745" w:name="_QWord_Source_Comparison_2085"/>
      <w:bookmarkStart w:id="2746" w:name="_QWord_Paragraph__373"/>
      <w:bookmarkStart w:id="2747" w:name="_QWord_Source_Comparison_Para_373"/>
      <w:r>
        <w:t xml:space="preserve">    </w:t>
      </w:r>
      <w:bookmarkEnd w:id="2745"/>
      <w:bookmarkStart w:id="2748" w:name="_QWord_Source_Comparison_2086"/>
      <w:r>
        <w:t>P2</w:t>
      </w:r>
      <w:bookmarkEnd w:id="2748"/>
      <w:bookmarkStart w:id="2749" w:name="_QWord_Source_Comparison_2087"/>
      <w:r>
        <w:t> </w:t>
      </w:r>
      <w:bookmarkEnd w:id="2749"/>
      <w:bookmarkStart w:id="2750" w:name="_QWord_Source_Comparison_2088"/>
      <w:r>
        <w:t>=</w:t>
      </w:r>
      <w:bookmarkEnd w:id="2750"/>
      <w:bookmarkStart w:id="2751" w:name="_QWord_Source_Comparison_2089"/>
      <w:r>
        <w:t> </w:t>
      </w:r>
      <w:bookmarkEnd w:id="2751"/>
      <w:bookmarkStart w:id="2752" w:name="_QWord_Source_Comparison_2090"/>
      <w:r>
        <w:t>0xff;</w:t>
      </w:r>
      <w:bookmarkEnd w:id="2752"/>
      <w:bookmarkStart w:id="2753" w:name="_QWord_Source_Comparison_2091"/>
      <w:r>
        <w:t>   </w:t>
      </w:r>
      <w:bookmarkEnd w:id="2753"/>
      <w:bookmarkStart w:id="2754" w:name="_QWord_Source_Comparison_2092"/>
      <w:r>
        <w:t>//</w:t>
      </w:r>
      <w:bookmarkEnd w:id="2754"/>
      <w:bookmarkStart w:id="2755" w:name="_QWord_Source_Comparison_2093"/>
      <w:r>
        <w:t> </w:t>
      </w:r>
      <w:bookmarkEnd w:id="2755"/>
      <w:bookmarkStart w:id="2756" w:name="_QWord_Source_Comparison_2094"/>
      <w:r>
        <w:rPr>
          <w:rFonts w:hint="eastAsia"/>
        </w:rPr>
        <w:t>用于读取</w:t>
      </w:r>
      <w:bookmarkEnd w:id="2756"/>
      <w:bookmarkStart w:id="2757" w:name="_QWord_Source_Comparison_2095"/>
      <w:r>
        <w:t>P2.7</w:t>
      </w:r>
      <w:bookmarkEnd w:id="2757"/>
      <w:bookmarkStart w:id="2758" w:name="_QWord_Source_Comparison_2096"/>
      <w:r>
        <w:rPr>
          <w:rFonts w:hint="eastAsia"/>
        </w:rPr>
        <w:t>引脚的状态</w:t>
      </w:r>
      <w:bookmarkEnd w:id="2746"/>
      <w:bookmarkEnd w:id="2747"/>
      <w:bookmarkEnd w:id="2758"/>
    </w:p>
    <w:p w14:paraId="32142AF3">
      <w:pPr>
        <w:pStyle w:val="145"/>
      </w:pPr>
      <w:bookmarkStart w:id="2759" w:name="_QWord_Source_Comparison_2097"/>
      <w:bookmarkStart w:id="2760" w:name="_QWord_Source_Comparison_Para_374"/>
      <w:bookmarkStart w:id="2761" w:name="_QWord_Paragraph__374"/>
      <w:r>
        <w:t xml:space="preserve">    </w:t>
      </w:r>
      <w:bookmarkEnd w:id="2759"/>
      <w:bookmarkStart w:id="2762" w:name="_QWord_Source_Comparison_2098"/>
      <w:r>
        <w:t>while(1)</w:t>
      </w:r>
      <w:bookmarkEnd w:id="2762"/>
      <w:bookmarkStart w:id="2763" w:name="_QWord_Source_Comparison_2099"/>
      <w:r>
        <w:t> </w:t>
      </w:r>
      <w:bookmarkEnd w:id="2763"/>
      <w:bookmarkStart w:id="2764" w:name="_QWord_Source_Comparison_2100"/>
      <w:r>
        <w:t>{</w:t>
      </w:r>
      <w:bookmarkEnd w:id="2760"/>
      <w:bookmarkEnd w:id="2761"/>
      <w:bookmarkEnd w:id="2764"/>
    </w:p>
    <w:p w14:paraId="4AC06D9D">
      <w:pPr>
        <w:pStyle w:val="145"/>
      </w:pPr>
      <w:bookmarkStart w:id="2765" w:name="_QWord_Source_Comparison_2101"/>
      <w:bookmarkStart w:id="2766" w:name="_QWord_Source_Comparison_Para_375"/>
      <w:bookmarkStart w:id="2767" w:name="_QWord_Paragraph__375"/>
      <w:r>
        <w:t xml:space="preserve">        </w:t>
      </w:r>
      <w:bookmarkEnd w:id="2765"/>
      <w:bookmarkStart w:id="2768" w:name="_QWord_Source_Comparison_2102"/>
      <w:r>
        <w:t>if(P27)</w:t>
      </w:r>
      <w:bookmarkEnd w:id="2768"/>
      <w:bookmarkStart w:id="2769" w:name="_QWord_Source_Comparison_2103"/>
      <w:r>
        <w:t> </w:t>
      </w:r>
      <w:bookmarkEnd w:id="2769"/>
      <w:bookmarkStart w:id="2770" w:name="_QWord_Source_Comparison_2104"/>
      <w:r>
        <w:t>{</w:t>
      </w:r>
      <w:bookmarkEnd w:id="2770"/>
      <w:bookmarkStart w:id="2771" w:name="_QWord_Source_Comparison_2105"/>
      <w:r>
        <w:t> </w:t>
      </w:r>
      <w:bookmarkEnd w:id="2771"/>
      <w:bookmarkStart w:id="2772" w:name="_QWord_Source_Comparison_2106"/>
      <w:r>
        <w:t>//</w:t>
      </w:r>
      <w:bookmarkEnd w:id="2772"/>
      <w:bookmarkStart w:id="2773" w:name="_QWord_Source_Comparison_2107"/>
      <w:r>
        <w:t> </w:t>
      </w:r>
      <w:bookmarkEnd w:id="2773"/>
      <w:bookmarkStart w:id="2774" w:name="_QWord_Source_Comparison_2108"/>
      <w:r>
        <w:rPr>
          <w:rFonts w:hint="eastAsia"/>
        </w:rPr>
        <w:t>如果</w:t>
      </w:r>
      <w:bookmarkEnd w:id="2774"/>
      <w:bookmarkStart w:id="2775" w:name="_QWord_Source_Comparison_2109"/>
      <w:r>
        <w:t>P2.7</w:t>
      </w:r>
      <w:bookmarkEnd w:id="2775"/>
      <w:bookmarkStart w:id="2776" w:name="_QWord_Source_Comparison_2110"/>
      <w:r>
        <w:rPr>
          <w:rFonts w:hint="eastAsia"/>
        </w:rPr>
        <w:t>引脚为高电平，则表示尚未到达初始位置</w:t>
      </w:r>
      <w:bookmarkEnd w:id="2766"/>
      <w:bookmarkEnd w:id="2767"/>
      <w:bookmarkEnd w:id="2776"/>
    </w:p>
    <w:p w14:paraId="533A08DC">
      <w:pPr>
        <w:pStyle w:val="145"/>
      </w:pPr>
      <w:bookmarkStart w:id="2777" w:name="_QWord_Source_Comparison_2111"/>
      <w:bookmarkStart w:id="2778" w:name="_QWord_Paragraph__376"/>
      <w:bookmarkStart w:id="2779" w:name="_QWord_Source_Comparison_Para_376"/>
      <w:r>
        <w:t xml:space="preserve">            </w:t>
      </w:r>
      <w:bookmarkEnd w:id="2777"/>
      <w:bookmarkStart w:id="2780" w:name="_QWord_Source_Comparison_2112"/>
      <w:r>
        <w:t>P20</w:t>
      </w:r>
      <w:bookmarkEnd w:id="2780"/>
      <w:bookmarkStart w:id="2781" w:name="_QWord_Source_Comparison_2113"/>
      <w:r>
        <w:t> </w:t>
      </w:r>
      <w:bookmarkEnd w:id="2781"/>
      <w:bookmarkStart w:id="2782" w:name="_QWord_Source_Comparison_2114"/>
      <w:r>
        <w:t>=</w:t>
      </w:r>
      <w:bookmarkEnd w:id="2782"/>
      <w:bookmarkStart w:id="2783" w:name="_QWord_Source_Comparison_2115"/>
      <w:r>
        <w:t> </w:t>
      </w:r>
      <w:bookmarkEnd w:id="2783"/>
      <w:bookmarkStart w:id="2784" w:name="_QWord_Source_Comparison_2116"/>
      <w:r>
        <w:t>1;</w:t>
      </w:r>
      <w:bookmarkEnd w:id="2784"/>
      <w:bookmarkStart w:id="2785" w:name="_QWord_Source_Comparison_2117"/>
      <w:r>
        <w:t>    </w:t>
      </w:r>
      <w:bookmarkEnd w:id="2785"/>
      <w:bookmarkStart w:id="2786" w:name="_QWord_Source_Comparison_2118"/>
      <w:r>
        <w:t>//</w:t>
      </w:r>
      <w:bookmarkEnd w:id="2786"/>
      <w:bookmarkStart w:id="2787" w:name="_QWord_Source_Comparison_2119"/>
      <w:r>
        <w:t> </w:t>
      </w:r>
      <w:bookmarkEnd w:id="2787"/>
      <w:bookmarkStart w:id="2788" w:name="_QWord_Source_Comparison_2120"/>
      <w:r>
        <w:rPr>
          <w:rFonts w:hint="eastAsia"/>
        </w:rPr>
        <w:t>设置</w:t>
      </w:r>
      <w:bookmarkEnd w:id="2788"/>
      <w:bookmarkStart w:id="2789" w:name="_QWord_Source_Comparison_2121"/>
      <w:r>
        <w:t>P2.0</w:t>
      </w:r>
      <w:bookmarkEnd w:id="2789"/>
      <w:bookmarkStart w:id="2790" w:name="_QWord_Source_Comparison_2122"/>
      <w:r>
        <w:rPr>
          <w:rFonts w:hint="eastAsia"/>
        </w:rPr>
        <w:t>引脚为高电平，发送脉冲信号</w:t>
      </w:r>
      <w:bookmarkEnd w:id="2778"/>
      <w:bookmarkEnd w:id="2779"/>
      <w:bookmarkEnd w:id="2790"/>
    </w:p>
    <w:p w14:paraId="7472BE2E">
      <w:pPr>
        <w:pStyle w:val="145"/>
      </w:pPr>
      <w:bookmarkStart w:id="2791" w:name="_QWord_Source_Comparison_2123"/>
      <w:bookmarkStart w:id="2792" w:name="_QWord_Source_Comparison_Para_377"/>
      <w:bookmarkStart w:id="2793" w:name="_QWord_Paragraph__377"/>
      <w:r>
        <w:t xml:space="preserve">            </w:t>
      </w:r>
      <w:bookmarkEnd w:id="2791"/>
      <w:bookmarkStart w:id="2794" w:name="_QWord_Source_Comparison_2124"/>
      <w:r>
        <w:t>delay();</w:t>
      </w:r>
      <w:bookmarkEnd w:id="2794"/>
      <w:bookmarkStart w:id="2795" w:name="_QWord_Source_Comparison_2125"/>
      <w:r>
        <w:t>    </w:t>
      </w:r>
      <w:bookmarkEnd w:id="2795"/>
      <w:bookmarkStart w:id="2796" w:name="_QWord_Source_Comparison_2126"/>
      <w:r>
        <w:t>//</w:t>
      </w:r>
      <w:bookmarkEnd w:id="2796"/>
      <w:bookmarkStart w:id="2797" w:name="_QWord_Source_Comparison_2127"/>
      <w:r>
        <w:t> </w:t>
      </w:r>
      <w:bookmarkEnd w:id="2797"/>
      <w:bookmarkStart w:id="2798" w:name="_QWord_Source_Comparison_2128"/>
      <w:r>
        <w:rPr>
          <w:rFonts w:hint="eastAsia"/>
        </w:rPr>
        <w:t>调用延时函数，产生一定时间的延时</w:t>
      </w:r>
      <w:bookmarkEnd w:id="2792"/>
      <w:bookmarkEnd w:id="2793"/>
      <w:bookmarkEnd w:id="2798"/>
    </w:p>
    <w:p w14:paraId="70F6D7E1">
      <w:pPr>
        <w:pStyle w:val="145"/>
      </w:pPr>
      <w:bookmarkStart w:id="2799" w:name="_QWord_Source_Comparison_2129"/>
      <w:bookmarkStart w:id="2800" w:name="_QWord_Source_Comparison_Para_378"/>
      <w:bookmarkStart w:id="2801" w:name="_QWord_Paragraph__378"/>
      <w:r>
        <w:t xml:space="preserve">            </w:t>
      </w:r>
      <w:bookmarkEnd w:id="2799"/>
      <w:bookmarkStart w:id="2802" w:name="_QWord_Source_Comparison_2130"/>
      <w:r>
        <w:t>P20</w:t>
      </w:r>
      <w:bookmarkEnd w:id="2802"/>
      <w:bookmarkStart w:id="2803" w:name="_QWord_Source_Comparison_2131"/>
      <w:r>
        <w:t> </w:t>
      </w:r>
      <w:bookmarkEnd w:id="2803"/>
      <w:bookmarkStart w:id="2804" w:name="_QWord_Source_Comparison_2132"/>
      <w:r>
        <w:t>=</w:t>
      </w:r>
      <w:bookmarkEnd w:id="2804"/>
      <w:bookmarkStart w:id="2805" w:name="_QWord_Source_Comparison_2133"/>
      <w:r>
        <w:t> </w:t>
      </w:r>
      <w:bookmarkEnd w:id="2805"/>
      <w:bookmarkStart w:id="2806" w:name="_QWord_Source_Comparison_2134"/>
      <w:r>
        <w:t>0;</w:t>
      </w:r>
      <w:bookmarkEnd w:id="2806"/>
      <w:bookmarkStart w:id="2807" w:name="_QWord_Source_Comparison_2135"/>
      <w:r>
        <w:t>    </w:t>
      </w:r>
      <w:bookmarkEnd w:id="2807"/>
      <w:bookmarkStart w:id="2808" w:name="_QWord_Source_Comparison_2136"/>
      <w:r>
        <w:t>//</w:t>
      </w:r>
      <w:bookmarkEnd w:id="2808"/>
      <w:bookmarkStart w:id="2809" w:name="_QWord_Source_Comparison_2137"/>
      <w:r>
        <w:t> </w:t>
      </w:r>
      <w:bookmarkEnd w:id="2809"/>
      <w:bookmarkStart w:id="2810" w:name="_QWord_Source_Comparison_2138"/>
      <w:r>
        <w:rPr>
          <w:rFonts w:hint="eastAsia"/>
        </w:rPr>
        <w:t>设置</w:t>
      </w:r>
      <w:bookmarkEnd w:id="2810"/>
      <w:bookmarkStart w:id="2811" w:name="_QWord_Source_Comparison_2139"/>
      <w:r>
        <w:t>P2.0</w:t>
      </w:r>
      <w:bookmarkEnd w:id="2811"/>
      <w:bookmarkStart w:id="2812" w:name="_QWord_Source_Comparison_2140"/>
      <w:r>
        <w:rPr>
          <w:rFonts w:hint="eastAsia"/>
        </w:rPr>
        <w:t>引脚为低电平，结束脉冲信号</w:t>
      </w:r>
      <w:bookmarkEnd w:id="2800"/>
      <w:bookmarkEnd w:id="2801"/>
      <w:bookmarkEnd w:id="2812"/>
    </w:p>
    <w:p w14:paraId="48C4C59A">
      <w:pPr>
        <w:pStyle w:val="145"/>
      </w:pPr>
      <w:bookmarkStart w:id="2813" w:name="_QWord_Source_Comparison_2141"/>
      <w:bookmarkStart w:id="2814" w:name="_QWord_Paragraph__379"/>
      <w:bookmarkStart w:id="2815" w:name="_QWord_Source_Comparison_Para_379"/>
      <w:r>
        <w:t xml:space="preserve">            </w:t>
      </w:r>
      <w:bookmarkEnd w:id="2813"/>
      <w:bookmarkStart w:id="2816" w:name="_QWord_Source_Comparison_2142"/>
      <w:r>
        <w:t>delay();</w:t>
      </w:r>
      <w:bookmarkEnd w:id="2816"/>
      <w:bookmarkStart w:id="2817" w:name="_QWord_Source_Comparison_2143"/>
      <w:r>
        <w:t>    </w:t>
      </w:r>
      <w:bookmarkEnd w:id="2817"/>
      <w:bookmarkStart w:id="2818" w:name="_QWord_Source_Comparison_2144"/>
      <w:r>
        <w:t>//</w:t>
      </w:r>
      <w:bookmarkEnd w:id="2818"/>
      <w:bookmarkStart w:id="2819" w:name="_QWord_Source_Comparison_2145"/>
      <w:r>
        <w:t> </w:t>
      </w:r>
      <w:bookmarkEnd w:id="2819"/>
      <w:bookmarkStart w:id="2820" w:name="_QWord_Source_Comparison_2146"/>
      <w:r>
        <w:rPr>
          <w:rFonts w:hint="eastAsia"/>
        </w:rPr>
        <w:t>再次调用延时函数，产生下一个脉冲之间的延时</w:t>
      </w:r>
      <w:bookmarkEnd w:id="2814"/>
      <w:bookmarkEnd w:id="2815"/>
      <w:bookmarkEnd w:id="2820"/>
    </w:p>
    <w:p w14:paraId="3FDD9051">
      <w:pPr>
        <w:pStyle w:val="145"/>
      </w:pPr>
      <w:bookmarkStart w:id="2821" w:name="_QWord_Source_Comparison_2147"/>
      <w:bookmarkStart w:id="2822" w:name="_QWord_Source_Comparison_Para_380"/>
      <w:bookmarkStart w:id="2823" w:name="_QWord_Paragraph__380"/>
      <w:r>
        <w:t xml:space="preserve">        </w:t>
      </w:r>
      <w:bookmarkEnd w:id="2821"/>
      <w:bookmarkStart w:id="2824" w:name="_QWord_Source_Comparison_2148"/>
      <w:r>
        <w:t>}</w:t>
      </w:r>
      <w:bookmarkEnd w:id="2822"/>
      <w:bookmarkEnd w:id="2823"/>
      <w:bookmarkEnd w:id="2824"/>
    </w:p>
    <w:p w14:paraId="31F6586E">
      <w:pPr>
        <w:pStyle w:val="145"/>
      </w:pPr>
      <w:bookmarkStart w:id="2825" w:name="_QWord_Source_Comparison_2149"/>
      <w:bookmarkStart w:id="2826" w:name="_QWord_Source_Comparison_Para_381"/>
      <w:bookmarkStart w:id="2827" w:name="_QWord_Paragraph__381"/>
      <w:r>
        <w:t xml:space="preserve">    </w:t>
      </w:r>
      <w:bookmarkEnd w:id="2825"/>
      <w:bookmarkStart w:id="2828" w:name="_QWord_Source_Comparison_2150"/>
      <w:r>
        <w:t>}</w:t>
      </w:r>
      <w:bookmarkEnd w:id="2826"/>
      <w:bookmarkEnd w:id="2827"/>
      <w:bookmarkEnd w:id="2828"/>
    </w:p>
    <w:p w14:paraId="52AB481B">
      <w:pPr>
        <w:pStyle w:val="145"/>
      </w:pPr>
      <w:bookmarkStart w:id="2829" w:name="_QWord_Paragraph__382"/>
      <w:bookmarkStart w:id="2830" w:name="_QWord_Source_Comparison_2151"/>
      <w:bookmarkStart w:id="2831" w:name="_QWord_Source_Comparison_Para_382"/>
      <w:r>
        <w:t>}</w:t>
      </w:r>
      <w:bookmarkEnd w:id="2829"/>
      <w:bookmarkEnd w:id="2830"/>
      <w:bookmarkEnd w:id="2831"/>
    </w:p>
    <w:p w14:paraId="0FFA0CFA">
      <w:pPr>
        <w:pStyle w:val="4"/>
        <w:ind w:firstLine="420"/>
      </w:pPr>
      <w:bookmarkStart w:id="2832" w:name="_QWord_Source_Comparison_2152"/>
      <w:bookmarkStart w:id="2833" w:name="_QWord_Source_Comparison_Para_383"/>
      <w:bookmarkStart w:id="2834" w:name="_QWord_Paragraph__383"/>
      <w:r>
        <w:rPr>
          <w:rFonts w:hint="eastAsia"/>
        </w:rPr>
        <w:t>通过检测</w:t>
      </w:r>
      <w:bookmarkEnd w:id="2832"/>
      <w:bookmarkStart w:id="2835" w:name="_QWord_Source_Comparison_2153"/>
      <w:r>
        <w:rPr>
          <w:rFonts w:hint="eastAsia"/>
        </w:rPr>
        <w:t>P2.7</w:t>
      </w:r>
      <w:bookmarkEnd w:id="2835"/>
      <w:bookmarkStart w:id="2836" w:name="_QWord_Source_Comparison_2154"/>
      <w:r>
        <w:rPr>
          <w:rFonts w:hint="eastAsia"/>
        </w:rPr>
        <w:t>引脚的状态来判断步进电机是否到达初始位置。如果</w:t>
      </w:r>
      <w:bookmarkEnd w:id="2836"/>
      <w:bookmarkStart w:id="2837" w:name="_QWord_Source_Comparison_2155"/>
      <w:r>
        <w:rPr>
          <w:rFonts w:hint="eastAsia"/>
        </w:rPr>
        <w:t>P2.7</w:t>
      </w:r>
      <w:bookmarkEnd w:id="2837"/>
      <w:bookmarkStart w:id="2838" w:name="_QWord_Source_Comparison_2156"/>
      <w:r>
        <w:rPr>
          <w:rFonts w:hint="eastAsia"/>
        </w:rPr>
        <w:t>引脚为高电平，表示尚未到达初始位置，程序将不断发送脉冲信号以驱动步进电机转动。延时函数</w:t>
      </w:r>
      <w:bookmarkEnd w:id="2838"/>
      <w:bookmarkStart w:id="2839" w:name="_QWord_Source_Comparison_2157"/>
      <w:r>
        <w:rPr>
          <w:rFonts w:hint="eastAsia"/>
        </w:rPr>
        <w:t>delay()</w:t>
      </w:r>
      <w:bookmarkEnd w:id="2839"/>
      <w:bookmarkStart w:id="2840" w:name="_QWord_Source_Comparison_2158"/>
      <w:r>
        <w:rPr>
          <w:rFonts w:hint="eastAsia"/>
        </w:rPr>
        <w:t>用于控制脉冲信号的频率，从而控制步进电机的转动速度。通过这种方式，步进电机将持续转动，直到</w:t>
      </w:r>
      <w:bookmarkEnd w:id="2840"/>
      <w:bookmarkStart w:id="2841" w:name="_QWord_Source_Comparison_2159"/>
      <w:r>
        <w:rPr>
          <w:rFonts w:hint="eastAsia"/>
        </w:rPr>
        <w:t>P2.7</w:t>
      </w:r>
      <w:bookmarkEnd w:id="2841"/>
      <w:bookmarkStart w:id="2842" w:name="_QWord_Source_Comparison_2160"/>
      <w:r>
        <w:rPr>
          <w:rFonts w:hint="eastAsia"/>
        </w:rPr>
        <w:t>引脚检测到低电平信号，表示步进电机已经到达初始位置。</w:t>
      </w:r>
      <w:bookmarkEnd w:id="2833"/>
      <w:bookmarkEnd w:id="2834"/>
      <w:bookmarkEnd w:id="2842"/>
    </w:p>
    <w:p w14:paraId="06D08C25">
      <w:pPr>
        <w:pStyle w:val="4"/>
        <w:ind w:firstLine="420"/>
      </w:pPr>
      <w:bookmarkStart w:id="2843" w:name="_QWord_Source_Comparison_2161"/>
      <w:bookmarkStart w:id="2844" w:name="_QWord_Source_Comparison_Para_384"/>
      <w:bookmarkStart w:id="2845" w:name="_QWord_Paragraph__384"/>
      <w:r>
        <w:rPr>
          <w:rFonts w:hint="eastAsia"/>
        </w:rPr>
        <w:t>使用半虚拟化仿真系统来验证所编写的程序的正确性，如</w:t>
      </w:r>
      <w:bookmarkEnd w:id="2843"/>
      <w:bookmarkStart w:id="2846" w:name="_QWord_Source_Comparison_2162"/>
      <w:r>
        <w:fldChar w:fldCharType="begin"/>
      </w:r>
      <w:bookmarkEnd w:id="2846"/>
      <w:bookmarkStart w:id="2847" w:name="_QWord_Source_Comparison_2163"/>
      <w:r>
        <w:instrText xml:space="preserve"> </w:instrText>
      </w:r>
      <w:bookmarkEnd w:id="2847"/>
      <w:bookmarkStart w:id="2848" w:name="_QWord_Source_Comparison_2164"/>
      <w:r>
        <w:rPr>
          <w:rFonts w:hint="eastAsia"/>
        </w:rPr>
        <w:instrText xml:space="preserve">REF QWord_XRef_Figure__uDq8VF \h \* CHARFORMAT</w:instrText>
      </w:r>
      <w:bookmarkEnd w:id="2848"/>
      <w:bookmarkStart w:id="2849" w:name="_QWord_Source_Comparison_2165"/>
      <w:r>
        <w:instrText xml:space="preserve"> </w:instrText>
      </w:r>
      <w:bookmarkStart w:id="2850" w:name="_QWord_Source_Comparison_2166"/>
      <w:r>
        <w:fldChar w:fldCharType="separate"/>
      </w:r>
      <w:bookmarkEnd w:id="2849"/>
      <w:bookmarkEnd w:id="2850"/>
      <w:bookmarkStart w:id="2851" w:name="_QWord_Source_Comparison_2167"/>
      <w:r>
        <w:rPr>
          <w:rFonts w:hint="eastAsia"/>
        </w:rPr>
        <w:t>图</w:t>
      </w:r>
      <w:bookmarkEnd w:id="2851"/>
      <w:bookmarkStart w:id="2852" w:name="_QWord_Source_Comparison_2168"/>
      <w:r>
        <w:rPr>
          <w:rFonts w:hint="eastAsia"/>
        </w:rPr>
        <w:t> </w:t>
      </w:r>
      <w:bookmarkEnd w:id="2852"/>
      <w:bookmarkStart w:id="2853" w:name="_QWord_Source_Comparison_2169"/>
      <w:r>
        <w:t>2</w:t>
      </w:r>
      <w:bookmarkEnd w:id="2853"/>
      <w:bookmarkStart w:id="2854" w:name="_QWord_Source_Comparison_2170"/>
      <w:r>
        <w:noBreakHyphen/>
      </w:r>
      <w:r>
        <w:t>10</w:t>
      </w:r>
      <w:bookmarkEnd w:id="2854"/>
      <w:bookmarkStart w:id="2855" w:name="_QWord_Source_Comparison_2171"/>
      <w:r>
        <w:fldChar w:fldCharType="end"/>
      </w:r>
      <w:bookmarkEnd w:id="2855"/>
      <w:bookmarkStart w:id="2856" w:name="_QWord_Source_Comparison_2172"/>
      <w:r>
        <w:rPr>
          <w:rFonts w:hint="eastAsia"/>
        </w:rPr>
        <w:t>所示。这套系统包含一个三维可旋转的自动进样器机械模型，通过电脑连接到接口板，接口板上有自动进样器的电机控制信号、霍尔传感器输出信号、针臂上下限位信号等，连接开发板和仿真系统。通过编写并烧写程序来观察实验现象。</w:t>
      </w:r>
      <w:bookmarkEnd w:id="2844"/>
      <w:bookmarkEnd w:id="2845"/>
      <w:bookmarkEnd w:id="2856"/>
    </w:p>
    <w:p w14:paraId="099D1933">
      <w:pPr>
        <w:pStyle w:val="105"/>
      </w:pPr>
      <w:bookmarkStart w:id="2857" w:name="_QWord_Source_Comparison_Para_385"/>
      <w:r>
        <w:t>‌</w:t>
      </w:r>
      <w:bookmarkStart w:id="2858" w:name="_QWord_Source_Comparison_2173"/>
      <w:bookmarkEnd w:id="2858"/>
      <w:bookmarkStart w:id="2859" w:name="_QWord_Source_Comparison_2174"/>
      <w:bookmarkStart w:id="2860" w:name="_QWord_ImageIndex_24"/>
      <w:bookmarkStart w:id="2861" w:name="_QWord_Paragraph__385"/>
      <w:r>
        <w:drawing>
          <wp:inline distT="0" distB="0" distL="0" distR="0">
            <wp:extent cx="3630295" cy="2541905"/>
            <wp:effectExtent l="0" t="0" r="8255" b="0"/>
            <wp:docPr id="84" name="Picture 2" title="QWord_ImageMark_24">
              <a:hlinkClick xmlns:a="http://schemas.openxmlformats.org/drawingml/2006/main" r:id="rId80" tooltip="QWord 图片目录：resource/images/illustration/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2" title="QWord_ImageMark_24"/>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3630295" cy="2542223"/>
                    </a:xfrm>
                    <a:prstGeom prst="rect">
                      <a:avLst/>
                    </a:prstGeom>
                    <a:noFill/>
                    <a:ln>
                      <a:noFill/>
                    </a:ln>
                  </pic:spPr>
                </pic:pic>
              </a:graphicData>
            </a:graphic>
          </wp:inline>
        </w:drawing>
      </w:r>
      <w:bookmarkEnd w:id="2857"/>
      <w:bookmarkEnd w:id="2859"/>
      <w:bookmarkEnd w:id="2860"/>
      <w:bookmarkEnd w:id="2861"/>
    </w:p>
    <w:p w14:paraId="6ADC5E04">
      <w:pPr>
        <w:pStyle w:val="68"/>
      </w:pPr>
      <w:bookmarkStart w:id="2862" w:name="_QWord_Source_Comparison_2175"/>
      <w:bookmarkStart w:id="2863" w:name="QWord_XRef_Figure__uDq8VF"/>
      <w:bookmarkStart w:id="2864" w:name="_QWord_Source_Comparison_Para_386"/>
      <w:bookmarkStart w:id="2865" w:name="_QWord_Paragraph__386"/>
      <w:r>
        <w:rPr>
          <w:rFonts w:hint="eastAsia"/>
        </w:rPr>
        <w:t>图</w:t>
      </w:r>
      <w:bookmarkEnd w:id="2862"/>
      <w:bookmarkStart w:id="2866" w:name="_QWord_Source_Comparison_2176"/>
      <w:r>
        <w:rPr>
          <w:rFonts w:hint="eastAsia"/>
        </w:rPr>
        <w:t> </w:t>
      </w:r>
      <w:bookmarkEnd w:id="2866"/>
      <w:bookmarkStart w:id="2867" w:name="_QWord_Source_Comparison_2177"/>
      <w:r>
        <w:fldChar w:fldCharType="begin"/>
      </w:r>
      <w:bookmarkEnd w:id="2867"/>
      <w:bookmarkStart w:id="2868" w:name="_QWord_Source_Comparison_2178"/>
      <w:r>
        <w:instrText xml:space="preserve"> SEQ QWord_Heading1_Sequence \c </w:instrText>
      </w:r>
      <w:bookmarkEnd w:id="2868"/>
      <w:bookmarkStart w:id="2869" w:name="_QWord_Source_Comparison_2179"/>
      <w:r>
        <w:fldChar w:fldCharType="separate"/>
      </w:r>
      <w:bookmarkEnd w:id="2869"/>
      <w:bookmarkStart w:id="2870" w:name="_QWord_Source_Comparison_2180"/>
      <w:r>
        <w:t>2</w:t>
      </w:r>
      <w:bookmarkEnd w:id="2870"/>
      <w:bookmarkStart w:id="2871" w:name="_QWord_Source_Comparison_2181"/>
      <w:r>
        <w:fldChar w:fldCharType="end"/>
      </w:r>
      <w:bookmarkEnd w:id="2871"/>
      <w:bookmarkStart w:id="2872" w:name="_QWord_Source_Comparison_2182"/>
      <w:r>
        <w:noBreakHyphen/>
      </w:r>
      <w:bookmarkEnd w:id="2872"/>
      <w:bookmarkStart w:id="2873" w:name="_QWord_Source_Comparison_2183"/>
      <w:r>
        <w:fldChar w:fldCharType="begin"/>
      </w:r>
      <w:bookmarkEnd w:id="2873"/>
      <w:bookmarkStart w:id="2874" w:name="_QWord_Source_Comparison_2184"/>
      <w:r>
        <w:instrText xml:space="preserve"> </w:instrText>
      </w:r>
      <w:bookmarkEnd w:id="2874"/>
      <w:bookmarkStart w:id="2875" w:name="_QWord_Source_Comparison_2185"/>
      <w:r>
        <w:rPr>
          <w:rFonts w:hint="eastAsia"/>
        </w:rPr>
        <w:instrText xml:space="preserve">SEQ </w:instrText>
      </w:r>
      <w:bookmarkEnd w:id="2875"/>
      <w:bookmarkStart w:id="2876" w:name="_QWord_Source_Comparison_2186"/>
      <w:r>
        <w:rPr>
          <w:rFonts w:hint="eastAsia"/>
        </w:rPr>
        <w:instrText xml:space="preserve">图</w:instrText>
      </w:r>
      <w:bookmarkEnd w:id="2876"/>
      <w:bookmarkStart w:id="2877" w:name="_QWord_Source_Comparison_2187"/>
      <w:r>
        <w:rPr>
          <w:rFonts w:hint="eastAsia"/>
        </w:rPr>
        <w:instrText xml:space="preserve"> \* ARABIC \s 1</w:instrText>
      </w:r>
      <w:bookmarkEnd w:id="2877"/>
      <w:bookmarkStart w:id="2878" w:name="_QWord_Source_Comparison_2188"/>
      <w:r>
        <w:instrText xml:space="preserve"> </w:instrText>
      </w:r>
      <w:bookmarkStart w:id="2879" w:name="_QWord_Source_Comparison_2189"/>
      <w:r>
        <w:fldChar w:fldCharType="separate"/>
      </w:r>
      <w:bookmarkEnd w:id="2878"/>
      <w:bookmarkEnd w:id="2879"/>
      <w:bookmarkStart w:id="2880" w:name="_QWord_Source_Comparison_2190"/>
      <w:r>
        <w:t>10</w:t>
      </w:r>
      <w:bookmarkEnd w:id="2880"/>
      <w:bookmarkStart w:id="2881" w:name="_QWord_Source_Comparison_2191"/>
      <w:r>
        <w:fldChar w:fldCharType="end"/>
      </w:r>
      <w:bookmarkEnd w:id="2863"/>
      <w:bookmarkEnd w:id="2881"/>
      <w:bookmarkStart w:id="2882" w:name="_QWord_Source_Comparison_2192"/>
      <w:r>
        <w:rPr>
          <w:rFonts w:hint="eastAsia"/>
        </w:rPr>
        <w:t xml:space="preserve">  </w:t>
      </w:r>
      <w:bookmarkEnd w:id="2882"/>
      <w:bookmarkStart w:id="2883" w:name="_QWord_Source_Comparison_2193"/>
      <w:r>
        <w:rPr>
          <w:rFonts w:hint="eastAsia"/>
        </w:rPr>
        <w:t>自定进样器半虚拟化仿真系统</w:t>
      </w:r>
      <w:bookmarkEnd w:id="2864"/>
      <w:bookmarkEnd w:id="2865"/>
      <w:bookmarkEnd w:id="2883"/>
    </w:p>
    <w:p w14:paraId="230FAAE7">
      <w:pPr>
        <w:pStyle w:val="4"/>
        <w:ind w:firstLine="420"/>
      </w:pPr>
      <w:bookmarkStart w:id="2884" w:name="_QWord_Source_Comparison_2194"/>
      <w:bookmarkStart w:id="2885" w:name="_QWord_Paragraph__387"/>
      <w:bookmarkStart w:id="2886" w:name="_QWord_Source_Comparison_Para_387"/>
      <w:r>
        <w:rPr>
          <w:rFonts w:hint="eastAsia"/>
        </w:rPr>
        <w:t>第一个程序：烧写发送脉冲信号的程序到单片机内部，然后观察三维自动进样器的动画部分，根据脉冲信号的频率进行旋转，观察到</w:t>
      </w:r>
      <w:bookmarkEnd w:id="2884"/>
      <w:bookmarkStart w:id="2887" w:name="_QWord_Source_Comparison_2195"/>
      <w:r>
        <w:rPr>
          <w:rFonts w:hint="eastAsia"/>
        </w:rPr>
        <w:t>P2.0</w:t>
      </w:r>
      <w:bookmarkEnd w:id="2887"/>
      <w:bookmarkStart w:id="2888" w:name="_QWord_Source_Comparison_2196"/>
      <w:r>
        <w:rPr>
          <w:rFonts w:hint="eastAsia"/>
        </w:rPr>
        <w:t>引脚不断发出脉冲信号，脉冲信号的频率越高，转盘转动速度越快。</w:t>
      </w:r>
      <w:bookmarkEnd w:id="2885"/>
      <w:bookmarkEnd w:id="2886"/>
      <w:bookmarkEnd w:id="2888"/>
    </w:p>
    <w:p w14:paraId="2B1C25AE">
      <w:pPr>
        <w:pStyle w:val="4"/>
        <w:ind w:firstLine="420"/>
      </w:pPr>
      <w:bookmarkStart w:id="2889" w:name="_QWord_Source_Comparison_2197"/>
      <w:bookmarkStart w:id="2890" w:name="_QWord_Source_Comparison_Para_388"/>
      <w:bookmarkStart w:id="2891" w:name="_QWord_Paragraph__388"/>
      <w:r>
        <w:rPr>
          <w:rFonts w:hint="eastAsia"/>
        </w:rPr>
        <w:t>第二个程序：烧写检测初始位置的程序到单片机内部，当转盘的一号瓶（黑色部分）转动到针臂下方时，霍尔传感器会发出低电平信号，程序检测到</w:t>
      </w:r>
      <w:bookmarkEnd w:id="2889"/>
      <w:bookmarkStart w:id="2892" w:name="_QWord_Source_Comparison_2198"/>
      <w:r>
        <w:rPr>
          <w:rFonts w:hint="eastAsia"/>
        </w:rPr>
        <w:t>P2.7</w:t>
      </w:r>
      <w:bookmarkEnd w:id="2892"/>
      <w:bookmarkStart w:id="2893" w:name="_QWord_Source_Comparison_2199"/>
      <w:r>
        <w:rPr>
          <w:rFonts w:hint="eastAsia"/>
        </w:rPr>
        <w:t>引脚为低电平时，转盘停止。</w:t>
      </w:r>
      <w:bookmarkEnd w:id="2890"/>
      <w:bookmarkEnd w:id="2891"/>
      <w:bookmarkEnd w:id="2893"/>
    </w:p>
    <w:p w14:paraId="71DE3BCE">
      <w:pPr>
        <w:pStyle w:val="5"/>
        <w:numPr>
          <w:ilvl w:val="1"/>
          <w:numId w:val="6"/>
        </w:numPr>
        <w:spacing w:before="705" w:after="352"/>
      </w:pPr>
      <w:bookmarkStart w:id="2894" w:name="_QWord_Source_Comparison_2200"/>
      <w:bookmarkStart w:id="2895" w:name="_Toc24704"/>
      <w:bookmarkStart w:id="2896" w:name="_QWord_Source_Comparison_Para_389"/>
      <w:bookmarkStart w:id="2897" w:name="_QWord_Paragraph__389"/>
      <w:r>
        <w:rPr>
          <w:rFonts w:hint="eastAsia"/>
        </w:rPr>
        <w:t>8051</w:t>
      </w:r>
      <w:bookmarkEnd w:id="2894"/>
      <w:bookmarkStart w:id="2898" w:name="_QWord_Source_Comparison_2201"/>
      <w:r>
        <w:rPr>
          <w:rFonts w:hint="eastAsia"/>
        </w:rPr>
        <w:t>单片机的存储器结构</w:t>
      </w:r>
      <w:bookmarkEnd w:id="2895"/>
      <w:bookmarkEnd w:id="2896"/>
      <w:bookmarkEnd w:id="2897"/>
      <w:bookmarkEnd w:id="2898"/>
    </w:p>
    <w:p w14:paraId="75A9457E">
      <w:pPr>
        <w:pStyle w:val="4"/>
        <w:ind w:firstLine="420"/>
      </w:pPr>
      <w:bookmarkStart w:id="2899" w:name="_QWord_Source_Comparison_2202"/>
      <w:bookmarkStart w:id="2900" w:name="_QWord_Source_Comparison_Para_390"/>
      <w:bookmarkStart w:id="2901" w:name="_QWord_Paragraph__390"/>
      <w:r>
        <w:rPr>
          <w:rFonts w:hint="eastAsia"/>
        </w:rPr>
        <w:t>本节介绍单片机的存储器结构，详细了解单片机内部的程序存储器和数据存储器</w:t>
      </w:r>
      <w:r>
        <w:rPr>
          <w:rFonts w:hint="eastAsia"/>
          <w:lang w:eastAsia="zh-CN"/>
        </w:rPr>
        <w:t>组成</w:t>
      </w:r>
      <w:r>
        <w:rPr>
          <w:rFonts w:hint="eastAsia"/>
        </w:rPr>
        <w:t>及使用方法。</w:t>
      </w:r>
      <w:bookmarkEnd w:id="2899"/>
      <w:bookmarkEnd w:id="2900"/>
      <w:bookmarkEnd w:id="2901"/>
    </w:p>
    <w:p w14:paraId="5D85439C">
      <w:pPr>
        <w:pStyle w:val="109"/>
        <w:ind w:firstLine="360"/>
        <w:rPr>
          <w:rStyle w:val="174"/>
          <w:rFonts w:hint="eastAsia" w:eastAsia="宋体"/>
          <w:lang w:eastAsia="zh-CN"/>
        </w:rPr>
      </w:pPr>
      <w:bookmarkStart w:id="2902" w:name="_QWord_Source_Comparison_2203"/>
      <w:bookmarkStart w:id="2903" w:name="_QWord_Source_Comparison_Para_391"/>
      <w:bookmarkStart w:id="2904" w:name="_QWord_Paragraph__391"/>
      <w:r>
        <w:rPr>
          <w:rStyle w:val="174"/>
          <w:rFonts w:hint="eastAsia" w:eastAsia="宋体"/>
          <w:lang w:eastAsia="zh-CN"/>
        </w:rPr>
        <w:drawing>
          <wp:inline distT="0" distB="0" distL="114300" distR="114300">
            <wp:extent cx="2286000" cy="2286000"/>
            <wp:effectExtent l="0" t="0" r="0" b="0"/>
            <wp:docPr id="47" name="图片 47" descr="2-4 8051单片机的存储器结构.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2-4 8051单片机的存储器结构.mp4"/>
                    <pic:cNvPicPr>
                      <a:picLocks noChangeAspect="1"/>
                    </pic:cNvPicPr>
                  </pic:nvPicPr>
                  <pic:blipFill>
                    <a:blip r:embed="rId82"/>
                    <a:stretch>
                      <a:fillRect/>
                    </a:stretch>
                  </pic:blipFill>
                  <pic:spPr>
                    <a:xfrm>
                      <a:off x="0" y="0"/>
                      <a:ext cx="2286000" cy="2286000"/>
                    </a:xfrm>
                    <a:prstGeom prst="rect">
                      <a:avLst/>
                    </a:prstGeom>
                  </pic:spPr>
                </pic:pic>
              </a:graphicData>
            </a:graphic>
          </wp:inline>
        </w:drawing>
      </w:r>
    </w:p>
    <w:p w14:paraId="79DBF61F">
      <w:pPr>
        <w:pStyle w:val="109"/>
        <w:ind w:firstLine="360"/>
      </w:pPr>
      <w:r>
        <w:rPr>
          <w:rStyle w:val="174"/>
          <w:rFonts w:hint="eastAsia"/>
        </w:rPr>
        <w:t>2</w:t>
      </w:r>
      <w:bookmarkEnd w:id="2902"/>
      <w:bookmarkStart w:id="2905" w:name="_QWord_Source_Comparison_2204"/>
      <w:r>
        <w:rPr>
          <w:rStyle w:val="174"/>
        </w:rPr>
        <w:noBreakHyphen/>
      </w:r>
      <w:bookmarkEnd w:id="2905"/>
      <w:bookmarkStart w:id="2906" w:name="_QWord_Source_Comparison_2205"/>
      <w:r>
        <w:rPr>
          <w:rStyle w:val="174"/>
          <w:rFonts w:hint="eastAsia"/>
          <w:lang w:val="en-US" w:eastAsia="zh-CN"/>
        </w:rPr>
        <w:t>4</w:t>
      </w:r>
      <w:r>
        <w:rPr>
          <w:rStyle w:val="174"/>
          <w:rFonts w:hint="eastAsia"/>
        </w:rPr>
        <w:t xml:space="preserve"> 8051</w:t>
      </w:r>
      <w:bookmarkEnd w:id="2906"/>
      <w:bookmarkStart w:id="2907" w:name="_QWord_Source_Comparison_2206"/>
      <w:r>
        <w:rPr>
          <w:rStyle w:val="174"/>
          <w:rFonts w:hint="eastAsia"/>
        </w:rPr>
        <w:t>单片机的存储器结构</w:t>
      </w:r>
      <w:bookmarkEnd w:id="2903"/>
      <w:bookmarkEnd w:id="2904"/>
      <w:bookmarkEnd w:id="2907"/>
    </w:p>
    <w:p w14:paraId="067DED24">
      <w:pPr>
        <w:pStyle w:val="63"/>
        <w:numPr>
          <w:ilvl w:val="2"/>
          <w:numId w:val="6"/>
        </w:numPr>
        <w:spacing w:before="352" w:after="352"/>
      </w:pPr>
      <w:bookmarkStart w:id="2908" w:name="_QWord_Paragraph__392"/>
      <w:bookmarkStart w:id="2909" w:name="_QWord_Source_Comparison_2207"/>
      <w:bookmarkStart w:id="2910" w:name="_Toc5396"/>
      <w:bookmarkStart w:id="2911" w:name="_QWord_Source_Comparison_Para_392"/>
      <w:r>
        <w:rPr>
          <w:rFonts w:hint="eastAsia"/>
        </w:rPr>
        <w:t>变量和指令的存储与运行机制</w:t>
      </w:r>
      <w:bookmarkEnd w:id="2908"/>
      <w:bookmarkEnd w:id="2909"/>
      <w:bookmarkEnd w:id="2910"/>
      <w:bookmarkEnd w:id="2911"/>
    </w:p>
    <w:p w14:paraId="27FF2485">
      <w:pPr>
        <w:pStyle w:val="4"/>
        <w:ind w:firstLine="420"/>
      </w:pPr>
      <w:bookmarkStart w:id="2912" w:name="_QWord_Source_Comparison_2208"/>
      <w:bookmarkStart w:id="2913" w:name="_QWord_Paragraph__393"/>
      <w:bookmarkStart w:id="2914" w:name="_QWord_Source_Comparison_Para_393"/>
      <w:r>
        <w:rPr>
          <w:rFonts w:hint="eastAsia"/>
        </w:rPr>
        <w:t>在一个</w:t>
      </w:r>
      <w:bookmarkEnd w:id="2912"/>
      <w:bookmarkStart w:id="2915" w:name="_QWord_Source_Comparison_2209"/>
      <w:r>
        <w:rPr>
          <w:rFonts w:hint="eastAsia"/>
        </w:rPr>
        <w:t>C51</w:t>
      </w:r>
      <w:bookmarkEnd w:id="2915"/>
      <w:bookmarkStart w:id="2916" w:name="_QWord_Source_Comparison_2210"/>
      <w:r>
        <w:rPr>
          <w:rFonts w:hint="eastAsia"/>
        </w:rPr>
        <w:t>程序中，经过编译器编译后，变量会被保存在数据存储器或寄存器中，如</w:t>
      </w:r>
      <w:bookmarkEnd w:id="2916"/>
      <w:bookmarkStart w:id="2917" w:name="_QWord_Source_Comparison_2211"/>
      <w:r>
        <w:fldChar w:fldCharType="begin"/>
      </w:r>
      <w:bookmarkEnd w:id="2917"/>
      <w:bookmarkStart w:id="2918" w:name="_QWord_Source_Comparison_2212"/>
      <w:r>
        <w:instrText xml:space="preserve"> </w:instrText>
      </w:r>
      <w:bookmarkEnd w:id="2918"/>
      <w:bookmarkStart w:id="2919" w:name="_QWord_Source_Comparison_2213"/>
      <w:r>
        <w:rPr>
          <w:rFonts w:hint="eastAsia"/>
        </w:rPr>
        <w:instrText xml:space="preserve">REF QWord_XRef_Figure__5u38WT \h \* CHARFORMAT</w:instrText>
      </w:r>
      <w:bookmarkEnd w:id="2919"/>
      <w:bookmarkStart w:id="2920" w:name="_QWord_Source_Comparison_2214"/>
      <w:r>
        <w:instrText xml:space="preserve"> </w:instrText>
      </w:r>
      <w:bookmarkStart w:id="2921" w:name="_QWord_Source_Comparison_2215"/>
      <w:r>
        <w:fldChar w:fldCharType="separate"/>
      </w:r>
      <w:bookmarkEnd w:id="2920"/>
      <w:bookmarkEnd w:id="2921"/>
      <w:bookmarkStart w:id="2922" w:name="_QWord_Source_Comparison_2216"/>
      <w:r>
        <w:rPr>
          <w:rFonts w:hint="eastAsia"/>
        </w:rPr>
        <w:t>图</w:t>
      </w:r>
      <w:bookmarkEnd w:id="2922"/>
      <w:bookmarkStart w:id="2923" w:name="_QWord_Source_Comparison_2217"/>
      <w:r>
        <w:rPr>
          <w:rFonts w:hint="eastAsia"/>
        </w:rPr>
        <w:t> </w:t>
      </w:r>
      <w:bookmarkEnd w:id="2923"/>
      <w:bookmarkStart w:id="2924" w:name="_QWord_Source_Comparison_2218"/>
      <w:r>
        <w:t>2</w:t>
      </w:r>
      <w:bookmarkEnd w:id="2924"/>
      <w:bookmarkStart w:id="2925" w:name="_QWord_Source_Comparison_2219"/>
      <w:r>
        <w:noBreakHyphen/>
      </w:r>
      <w:r>
        <w:t>11</w:t>
      </w:r>
      <w:bookmarkEnd w:id="2925"/>
      <w:bookmarkStart w:id="2926" w:name="_QWord_Source_Comparison_2220"/>
      <w:r>
        <w:fldChar w:fldCharType="end"/>
      </w:r>
      <w:bookmarkEnd w:id="2926"/>
      <w:bookmarkStart w:id="2927" w:name="_QWord_Source_Comparison_2221"/>
      <w:r>
        <w:rPr>
          <w:rFonts w:hint="eastAsia"/>
        </w:rPr>
        <w:t>所示。这些存储器和寄存器专门用于执行读取或写入操作，用来临时存储程序中的变量数据。编译器将程序中的相应语句转换为机器指令，并将这些指令保存在程序存储器中。</w:t>
      </w:r>
      <w:bookmarkEnd w:id="2913"/>
      <w:bookmarkEnd w:id="2914"/>
      <w:bookmarkEnd w:id="2927"/>
    </w:p>
    <w:p w14:paraId="0228BCC4">
      <w:pPr>
        <w:pStyle w:val="105"/>
      </w:pPr>
      <w:bookmarkStart w:id="2928" w:name="_QWord_Source_Comparison_Para_394"/>
      <w:r>
        <w:t>‌</w:t>
      </w:r>
      <w:bookmarkStart w:id="2929" w:name="_QWord_Source_Comparison_2222"/>
      <w:bookmarkEnd w:id="2929"/>
      <w:bookmarkStart w:id="2930" w:name="_QWord_Source_Comparison_2223"/>
      <w:bookmarkStart w:id="2931" w:name="_QWord_Paragraph__394"/>
      <w:bookmarkStart w:id="2932" w:name="_QWord_ImageIndex_25"/>
      <w:r>
        <w:drawing>
          <wp:inline distT="0" distB="0" distL="0" distR="0">
            <wp:extent cx="4531995" cy="2539365"/>
            <wp:effectExtent l="0" t="0" r="1905" b="0"/>
            <wp:docPr id="527930511" name="图片 1" descr="图示, 示意图&#10;&#10;描述已自动生成" title="QWord_ImageMark_25">
              <a:hlinkClick xmlns:a="http://schemas.openxmlformats.org/drawingml/2006/main" r:id="rId83" tooltip="QWord 图片目录：resource/images/illustration/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30511" name="图片 1" descr="图示, 示意图&#10;&#10;描述已自动生成" title="QWord_ImageMark_25"/>
                    <pic:cNvPicPr>
                      <a:picLocks noChangeAspect="1"/>
                    </pic:cNvPicPr>
                  </pic:nvPicPr>
                  <pic:blipFill>
                    <a:blip r:embed="rId84"/>
                    <a:stretch>
                      <a:fillRect/>
                    </a:stretch>
                  </pic:blipFill>
                  <pic:spPr>
                    <a:xfrm>
                      <a:off x="0" y="0"/>
                      <a:ext cx="4554748" cy="2552516"/>
                    </a:xfrm>
                    <a:prstGeom prst="rect">
                      <a:avLst/>
                    </a:prstGeom>
                  </pic:spPr>
                </pic:pic>
              </a:graphicData>
            </a:graphic>
          </wp:inline>
        </w:drawing>
      </w:r>
      <w:bookmarkEnd w:id="2928"/>
      <w:bookmarkEnd w:id="2930"/>
      <w:bookmarkEnd w:id="2931"/>
      <w:bookmarkEnd w:id="2932"/>
    </w:p>
    <w:p w14:paraId="6FDE5263">
      <w:pPr>
        <w:pStyle w:val="68"/>
      </w:pPr>
      <w:bookmarkStart w:id="2933" w:name="_QWord_Source_Comparison_2224"/>
      <w:bookmarkStart w:id="2934" w:name="QWord_XRef_Figure__5u38WT"/>
      <w:bookmarkStart w:id="2935" w:name="_QWord_Source_Comparison_Para_395"/>
      <w:bookmarkStart w:id="2936" w:name="_QWord_Paragraph__395"/>
      <w:r>
        <w:rPr>
          <w:rFonts w:hint="eastAsia"/>
        </w:rPr>
        <w:t>图</w:t>
      </w:r>
      <w:bookmarkEnd w:id="2933"/>
      <w:bookmarkStart w:id="2937" w:name="_QWord_Source_Comparison_2225"/>
      <w:r>
        <w:rPr>
          <w:rFonts w:hint="eastAsia"/>
        </w:rPr>
        <w:t> </w:t>
      </w:r>
      <w:bookmarkEnd w:id="2937"/>
      <w:bookmarkStart w:id="2938" w:name="_QWord_Source_Comparison_2226"/>
      <w:r>
        <w:fldChar w:fldCharType="begin"/>
      </w:r>
      <w:bookmarkEnd w:id="2938"/>
      <w:bookmarkStart w:id="2939" w:name="_QWord_Source_Comparison_2227"/>
      <w:r>
        <w:instrText xml:space="preserve"> SEQ QWord_Heading1_Sequence \c </w:instrText>
      </w:r>
      <w:bookmarkEnd w:id="2939"/>
      <w:bookmarkStart w:id="2940" w:name="_QWord_Source_Comparison_2228"/>
      <w:r>
        <w:fldChar w:fldCharType="separate"/>
      </w:r>
      <w:bookmarkEnd w:id="2940"/>
      <w:bookmarkStart w:id="2941" w:name="_QWord_Source_Comparison_2229"/>
      <w:r>
        <w:t>2</w:t>
      </w:r>
      <w:bookmarkEnd w:id="2941"/>
      <w:bookmarkStart w:id="2942" w:name="_QWord_Source_Comparison_2230"/>
      <w:r>
        <w:fldChar w:fldCharType="end"/>
      </w:r>
      <w:bookmarkEnd w:id="2942"/>
      <w:bookmarkStart w:id="2943" w:name="_QWord_Source_Comparison_2231"/>
      <w:r>
        <w:noBreakHyphen/>
      </w:r>
      <w:bookmarkEnd w:id="2943"/>
      <w:bookmarkStart w:id="2944" w:name="_QWord_Source_Comparison_2232"/>
      <w:r>
        <w:fldChar w:fldCharType="begin"/>
      </w:r>
      <w:bookmarkEnd w:id="2944"/>
      <w:bookmarkStart w:id="2945" w:name="_QWord_Source_Comparison_2233"/>
      <w:r>
        <w:instrText xml:space="preserve"> </w:instrText>
      </w:r>
      <w:bookmarkEnd w:id="2945"/>
      <w:bookmarkStart w:id="2946" w:name="_QWord_Source_Comparison_2234"/>
      <w:r>
        <w:rPr>
          <w:rFonts w:hint="eastAsia"/>
        </w:rPr>
        <w:instrText xml:space="preserve">SEQ </w:instrText>
      </w:r>
      <w:bookmarkEnd w:id="2946"/>
      <w:bookmarkStart w:id="2947" w:name="_QWord_Source_Comparison_2235"/>
      <w:r>
        <w:rPr>
          <w:rFonts w:hint="eastAsia"/>
        </w:rPr>
        <w:instrText xml:space="preserve">图</w:instrText>
      </w:r>
      <w:bookmarkEnd w:id="2947"/>
      <w:bookmarkStart w:id="2948" w:name="_QWord_Source_Comparison_2236"/>
      <w:r>
        <w:rPr>
          <w:rFonts w:hint="eastAsia"/>
        </w:rPr>
        <w:instrText xml:space="preserve"> \* ARABIC \s 1</w:instrText>
      </w:r>
      <w:bookmarkEnd w:id="2948"/>
      <w:bookmarkStart w:id="2949" w:name="_QWord_Source_Comparison_2237"/>
      <w:r>
        <w:instrText xml:space="preserve"> </w:instrText>
      </w:r>
      <w:bookmarkStart w:id="2950" w:name="_QWord_Source_Comparison_2238"/>
      <w:r>
        <w:fldChar w:fldCharType="separate"/>
      </w:r>
      <w:bookmarkEnd w:id="2949"/>
      <w:bookmarkEnd w:id="2950"/>
      <w:bookmarkStart w:id="2951" w:name="_QWord_Source_Comparison_2239"/>
      <w:r>
        <w:t>11</w:t>
      </w:r>
      <w:bookmarkEnd w:id="2951"/>
      <w:bookmarkStart w:id="2952" w:name="_QWord_Source_Comparison_2240"/>
      <w:r>
        <w:fldChar w:fldCharType="end"/>
      </w:r>
      <w:bookmarkEnd w:id="2934"/>
      <w:bookmarkEnd w:id="2952"/>
      <w:bookmarkStart w:id="2953" w:name="_QWord_Source_Comparison_2241"/>
      <w:r>
        <w:rPr>
          <w:rFonts w:hint="eastAsia"/>
        </w:rPr>
        <w:t xml:space="preserve">  </w:t>
      </w:r>
      <w:bookmarkEnd w:id="2953"/>
      <w:bookmarkStart w:id="2954" w:name="_QWord_Source_Comparison_2242"/>
      <w:r>
        <w:rPr>
          <w:rFonts w:hint="eastAsia"/>
        </w:rPr>
        <w:t>C51</w:t>
      </w:r>
      <w:bookmarkEnd w:id="2954"/>
      <w:bookmarkStart w:id="2955" w:name="_QWord_Source_Comparison_2243"/>
      <w:r>
        <w:rPr>
          <w:rFonts w:hint="eastAsia"/>
        </w:rPr>
        <w:t>程序示例</w:t>
      </w:r>
      <w:bookmarkEnd w:id="2935"/>
      <w:bookmarkEnd w:id="2936"/>
      <w:bookmarkEnd w:id="2955"/>
    </w:p>
    <w:p w14:paraId="3F0BA018">
      <w:pPr>
        <w:pStyle w:val="63"/>
        <w:numPr>
          <w:ilvl w:val="2"/>
          <w:numId w:val="6"/>
        </w:numPr>
        <w:spacing w:before="352" w:after="352"/>
      </w:pPr>
      <w:bookmarkStart w:id="2956" w:name="_Toc5020"/>
      <w:bookmarkStart w:id="2957" w:name="_QWord_Paragraph__396"/>
      <w:bookmarkStart w:id="2958" w:name="_QWord_Source_Comparison_Para_396"/>
      <w:bookmarkStart w:id="2959" w:name="_QWord_Source_Comparison_2244"/>
      <w:r>
        <w:rPr>
          <w:rFonts w:hint="eastAsia"/>
        </w:rPr>
        <w:t>存储器结构与工作原理</w:t>
      </w:r>
      <w:bookmarkEnd w:id="2956"/>
      <w:bookmarkEnd w:id="2957"/>
      <w:bookmarkEnd w:id="2958"/>
      <w:bookmarkEnd w:id="2959"/>
    </w:p>
    <w:p w14:paraId="3C099A80">
      <w:pPr>
        <w:pStyle w:val="4"/>
        <w:ind w:firstLine="420"/>
      </w:pPr>
      <w:bookmarkStart w:id="2960" w:name="_QWord_Source_Comparison_2245"/>
      <w:bookmarkStart w:id="2961" w:name="_QWord_Paragraph__397"/>
      <w:bookmarkStart w:id="2962" w:name="_QWord_Source_Comparison_Para_397"/>
      <w:r>
        <w:rPr>
          <w:rFonts w:hint="eastAsia"/>
        </w:rPr>
        <w:t>在单片机中，</w:t>
      </w:r>
      <w:bookmarkEnd w:id="2960"/>
      <w:bookmarkStart w:id="2963" w:name="_QWord_Source_Comparison_2246"/>
      <w:r>
        <w:rPr>
          <w:rFonts w:hint="eastAsia"/>
        </w:rPr>
        <w:t>CPU</w:t>
      </w:r>
      <w:bookmarkEnd w:id="2963"/>
      <w:bookmarkStart w:id="2964" w:name="_QWord_Source_Comparison_2247"/>
      <w:r>
        <w:rPr>
          <w:rFonts w:hint="eastAsia"/>
        </w:rPr>
        <w:t>仅仅是读取指令并执行，不会修改程序存储器的内容，因此程序存储器是只读的，主要用于长期保存程序指令。单片机有自己的内部结构，比如</w:t>
      </w:r>
      <w:bookmarkEnd w:id="2964"/>
      <w:bookmarkStart w:id="2965" w:name="_QWord_Source_Comparison_2248"/>
      <w:r>
        <w:rPr>
          <w:rFonts w:hint="eastAsia"/>
        </w:rPr>
        <w:t>8051</w:t>
      </w:r>
      <w:bookmarkEnd w:id="2965"/>
      <w:bookmarkStart w:id="2966" w:name="_QWord_Source_Comparison_2249"/>
      <w:r>
        <w:rPr>
          <w:rFonts w:hint="eastAsia"/>
        </w:rPr>
        <w:t>单片机，如</w:t>
      </w:r>
      <w:bookmarkEnd w:id="2966"/>
      <w:bookmarkStart w:id="2967" w:name="_QWord_Source_Comparison_2260"/>
      <w:r>
        <w:fldChar w:fldCharType="begin"/>
      </w:r>
      <w:r>
        <w:instrText xml:space="preserve"> </w:instrText>
      </w:r>
      <w:r>
        <w:rPr>
          <w:rFonts w:hint="eastAsia"/>
        </w:rPr>
        <w:instrText xml:space="preserve">REF QWord_XRef_Figure__NM430w \h \* CHARFORMAT</w:instrText>
      </w:r>
      <w:r>
        <w:instrText xml:space="preserve"> </w:instrText>
      </w:r>
      <w:r>
        <w:fldChar w:fldCharType="separate"/>
      </w:r>
      <w:r>
        <w:rPr>
          <w:rFonts w:hint="eastAsia"/>
        </w:rPr>
        <w:t>图 </w:t>
      </w:r>
      <w:r>
        <w:t>2</w:t>
      </w:r>
      <w:r>
        <w:noBreakHyphen/>
      </w:r>
      <w:r>
        <w:t>12</w:t>
      </w:r>
      <w:r>
        <w:fldChar w:fldCharType="end"/>
      </w:r>
      <w:r>
        <w:rPr>
          <w:rFonts w:hint="eastAsia"/>
        </w:rPr>
        <w:t>所示。它包括</w:t>
      </w:r>
      <w:bookmarkEnd w:id="2967"/>
      <w:bookmarkStart w:id="2968" w:name="_QWord_Source_Comparison_2261"/>
      <w:r>
        <w:rPr>
          <w:rFonts w:hint="eastAsia"/>
        </w:rPr>
        <w:t>4KB</w:t>
      </w:r>
      <w:bookmarkEnd w:id="2968"/>
      <w:bookmarkStart w:id="2969" w:name="_QWord_Source_Comparison_2262"/>
      <w:r>
        <w:rPr>
          <w:rFonts w:hint="eastAsia"/>
        </w:rPr>
        <w:t>的程序存储器和</w:t>
      </w:r>
      <w:bookmarkEnd w:id="2969"/>
      <w:bookmarkStart w:id="2970" w:name="_QWord_Source_Comparison_2263"/>
      <w:r>
        <w:rPr>
          <w:rFonts w:hint="eastAsia"/>
        </w:rPr>
        <w:t>128</w:t>
      </w:r>
      <w:bookmarkEnd w:id="2970"/>
      <w:bookmarkStart w:id="2971" w:name="_QWord_Source_Comparison_2264"/>
      <w:r>
        <w:rPr>
          <w:rFonts w:hint="eastAsia"/>
        </w:rPr>
        <w:t>字节的</w:t>
      </w:r>
      <w:bookmarkEnd w:id="2971"/>
      <w:bookmarkStart w:id="2972" w:name="_QWord_Source_Comparison_2265"/>
      <w:r>
        <w:rPr>
          <w:rFonts w:hint="eastAsia"/>
        </w:rPr>
        <w:t>RAM</w:t>
      </w:r>
      <w:bookmarkEnd w:id="2972"/>
      <w:bookmarkStart w:id="2973" w:name="_QWord_Source_Comparison_2266"/>
      <w:r>
        <w:rPr>
          <w:rFonts w:hint="eastAsia"/>
        </w:rPr>
        <w:t>。在这种架构下，程序存储器和数据存储器是分开使用的，这与</w:t>
      </w:r>
      <w:bookmarkEnd w:id="2973"/>
      <w:bookmarkStart w:id="2974" w:name="_QWord_Source_Comparison_2267"/>
      <w:r>
        <w:rPr>
          <w:rFonts w:hint="eastAsia"/>
        </w:rPr>
        <w:t>PC</w:t>
      </w:r>
      <w:bookmarkEnd w:id="2974"/>
      <w:bookmarkStart w:id="2975" w:name="_QWord_Source_Comparison_2268"/>
      <w:r>
        <w:rPr>
          <w:rFonts w:hint="eastAsia"/>
        </w:rPr>
        <w:t>机的</w:t>
      </w:r>
      <w:bookmarkEnd w:id="2975"/>
      <w:bookmarkStart w:id="2976" w:name="_QWord_Source_Comparison_2269"/>
      <w:r>
        <w:rPr>
          <w:rFonts w:hint="eastAsia"/>
        </w:rPr>
        <w:t>x86</w:t>
      </w:r>
      <w:bookmarkEnd w:id="2976"/>
      <w:bookmarkStart w:id="2977" w:name="_QWord_Source_Comparison_2270"/>
      <w:r>
        <w:rPr>
          <w:rFonts w:hint="eastAsia"/>
        </w:rPr>
        <w:t>系列架构不同，在</w:t>
      </w:r>
      <w:bookmarkEnd w:id="2977"/>
      <w:bookmarkStart w:id="2978" w:name="_QWord_Source_Comparison_2271"/>
      <w:r>
        <w:rPr>
          <w:rFonts w:hint="eastAsia"/>
        </w:rPr>
        <w:t>x86</w:t>
      </w:r>
      <w:bookmarkEnd w:id="2978"/>
      <w:bookmarkStart w:id="2979" w:name="_QWord_Source_Comparison_2272"/>
      <w:r>
        <w:rPr>
          <w:rFonts w:hint="eastAsia"/>
        </w:rPr>
        <w:t>系列的</w:t>
      </w:r>
      <w:bookmarkEnd w:id="2979"/>
      <w:bookmarkStart w:id="2980" w:name="_QWord_Source_Comparison_2273"/>
      <w:r>
        <w:rPr>
          <w:rFonts w:hint="eastAsia"/>
        </w:rPr>
        <w:t>PC</w:t>
      </w:r>
      <w:bookmarkEnd w:id="2980"/>
      <w:bookmarkStart w:id="2981" w:name="_QWord_Source_Comparison_2274"/>
      <w:r>
        <w:rPr>
          <w:rFonts w:hint="eastAsia"/>
        </w:rPr>
        <w:t>机中，程序存储器和数据存储器是整合在一起的，符合冯</w:t>
      </w:r>
      <w:bookmarkEnd w:id="2981"/>
      <w:bookmarkStart w:id="2982" w:name="_QWord_Source_Comparison_2275"/>
      <w:r>
        <w:rPr>
          <w:rFonts w:hint="eastAsia"/>
        </w:rPr>
        <w:t>·</w:t>
      </w:r>
      <w:bookmarkEnd w:id="2982"/>
      <w:bookmarkStart w:id="2983" w:name="_QWord_Source_Comparison_2276"/>
      <w:r>
        <w:rPr>
          <w:rFonts w:hint="eastAsia"/>
        </w:rPr>
        <w:t>诺依曼结构的特性。</w:t>
      </w:r>
      <w:bookmarkEnd w:id="2961"/>
      <w:bookmarkEnd w:id="2962"/>
      <w:bookmarkEnd w:id="2983"/>
    </w:p>
    <w:p w14:paraId="5778FBE9">
      <w:pPr>
        <w:pStyle w:val="4"/>
        <w:ind w:firstLine="420"/>
      </w:pPr>
      <w:bookmarkStart w:id="2984" w:name="_QWord_Source_Comparison_2277"/>
      <w:bookmarkStart w:id="2985" w:name="_QWord_Source_Comparison_Para_398"/>
      <w:bookmarkStart w:id="2986" w:name="_QWord_Paragraph__398"/>
      <w:r>
        <w:rPr>
          <w:rFonts w:hint="eastAsia"/>
        </w:rPr>
        <w:t>如果程序存储器和数据存储器分别连接到不同的总线上，这种架构称为哈佛结构。在这种结构下，程序存储器通常采用</w:t>
      </w:r>
      <w:bookmarkEnd w:id="2984"/>
      <w:bookmarkStart w:id="2987" w:name="_QWord_Source_Comparison_2278"/>
      <w:r>
        <w:rPr>
          <w:rFonts w:hint="eastAsia"/>
        </w:rPr>
        <w:t>flash</w:t>
      </w:r>
      <w:bookmarkEnd w:id="2987"/>
      <w:bookmarkStart w:id="2988" w:name="_QWord_Source_Comparison_2279"/>
      <w:r>
        <w:rPr>
          <w:rFonts w:hint="eastAsia"/>
        </w:rPr>
        <w:t>存储器芯片，其特性为允许永久保存信息并且只能读取，用于存储程序指令。而</w:t>
      </w:r>
      <w:bookmarkEnd w:id="2988"/>
      <w:bookmarkStart w:id="2989" w:name="_QWord_Source_Comparison_2280"/>
      <w:r>
        <w:rPr>
          <w:rFonts w:hint="eastAsia"/>
        </w:rPr>
        <w:t>RAM</w:t>
      </w:r>
      <w:bookmarkEnd w:id="2989"/>
      <w:bookmarkStart w:id="2990" w:name="_QWord_Source_Comparison_2281"/>
      <w:r>
        <w:rPr>
          <w:rFonts w:hint="eastAsia"/>
        </w:rPr>
        <w:t>则是可进行读写操作的存储器，用于临时存储数据。这种设计使单片机能够有效地执行程序指令并且同时处理数据，反映了单片机内部存储器的基本</w:t>
      </w:r>
      <w:bookmarkEnd w:id="2990"/>
      <w:bookmarkStart w:id="2991" w:name="_QWord_Source_Comparison_2282"/>
      <w:r>
        <w:rPr>
          <w:rFonts w:hint="eastAsia"/>
        </w:rPr>
        <w:t>结构。</w:t>
      </w:r>
      <w:bookmarkEnd w:id="2985"/>
      <w:bookmarkEnd w:id="2986"/>
      <w:bookmarkEnd w:id="2991"/>
    </w:p>
    <w:p w14:paraId="57650A8F">
      <w:pPr>
        <w:pStyle w:val="105"/>
      </w:pPr>
      <w:bookmarkStart w:id="2992" w:name="_QWord_Source_Comparison_Para_399"/>
      <w:r>
        <w:t>‌</w:t>
      </w:r>
      <w:bookmarkStart w:id="2993" w:name="_QWord_Source_Comparison_2284"/>
      <w:bookmarkEnd w:id="2993"/>
      <w:bookmarkStart w:id="2994" w:name="_QWord_Source_Comparison_2285"/>
      <w:bookmarkStart w:id="2995" w:name="_QWord_Paragraph__399"/>
      <w:bookmarkStart w:id="2996" w:name="_QWord_ImageIndex_26"/>
      <w:r>
        <w:drawing>
          <wp:inline distT="0" distB="0" distL="0" distR="0">
            <wp:extent cx="4886960" cy="2734945"/>
            <wp:effectExtent l="0" t="0" r="8890" b="8255"/>
            <wp:docPr id="662429816" name="图片 1" descr="图示&#10;&#10;描述已自动生成" title="QWord_ImageMark_26">
              <a:hlinkClick xmlns:a="http://schemas.openxmlformats.org/drawingml/2006/main" r:id="rId85" tooltip="QWord 图片目录：resource/images/illustration/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29816" name="图片 1" descr="图示&#10;&#10;描述已自动生成" title="QWord_ImageMark_26"/>
                    <pic:cNvPicPr>
                      <a:picLocks noChangeAspect="1"/>
                    </pic:cNvPicPr>
                  </pic:nvPicPr>
                  <pic:blipFill>
                    <a:blip r:embed="rId86"/>
                    <a:srcRect l="1355" t="2711" r="960"/>
                    <a:stretch>
                      <a:fillRect/>
                    </a:stretch>
                  </pic:blipFill>
                  <pic:spPr>
                    <a:xfrm>
                      <a:off x="0" y="0"/>
                      <a:ext cx="4909908" cy="2747975"/>
                    </a:xfrm>
                    <a:prstGeom prst="rect">
                      <a:avLst/>
                    </a:prstGeom>
                    <a:ln>
                      <a:noFill/>
                    </a:ln>
                  </pic:spPr>
                </pic:pic>
              </a:graphicData>
            </a:graphic>
          </wp:inline>
        </w:drawing>
      </w:r>
      <w:bookmarkEnd w:id="2992"/>
      <w:bookmarkEnd w:id="2994"/>
      <w:bookmarkEnd w:id="2995"/>
      <w:bookmarkEnd w:id="2996"/>
    </w:p>
    <w:p w14:paraId="5A5305E3">
      <w:pPr>
        <w:pStyle w:val="68"/>
      </w:pPr>
      <w:bookmarkStart w:id="2997" w:name="_QWord_Source_Comparison_2286"/>
      <w:bookmarkStart w:id="2998" w:name="QWord_XRef_Figure__NM430w"/>
      <w:bookmarkStart w:id="2999" w:name="_QWord_Source_Comparison_Para_400"/>
      <w:bookmarkStart w:id="3000" w:name="_QWord_Paragraph__400"/>
      <w:r>
        <w:rPr>
          <w:rFonts w:hint="eastAsia"/>
        </w:rPr>
        <w:t>图</w:t>
      </w:r>
      <w:bookmarkEnd w:id="2997"/>
      <w:bookmarkStart w:id="3001" w:name="_QWord_Source_Comparison_2287"/>
      <w:r>
        <w:rPr>
          <w:rFonts w:hint="eastAsia"/>
        </w:rPr>
        <w:t> </w:t>
      </w:r>
      <w:bookmarkEnd w:id="3001"/>
      <w:bookmarkStart w:id="3002" w:name="_QWord_Source_Comparison_2288"/>
      <w:r>
        <w:fldChar w:fldCharType="begin"/>
      </w:r>
      <w:bookmarkEnd w:id="3002"/>
      <w:bookmarkStart w:id="3003" w:name="_QWord_Source_Comparison_2289"/>
      <w:r>
        <w:instrText xml:space="preserve"> SEQ QWord_Heading1_Sequence \c </w:instrText>
      </w:r>
      <w:bookmarkEnd w:id="3003"/>
      <w:bookmarkStart w:id="3004" w:name="_QWord_Source_Comparison_2290"/>
      <w:r>
        <w:fldChar w:fldCharType="separate"/>
      </w:r>
      <w:bookmarkEnd w:id="3004"/>
      <w:bookmarkStart w:id="3005" w:name="_QWord_Source_Comparison_2291"/>
      <w:r>
        <w:t>2</w:t>
      </w:r>
      <w:bookmarkEnd w:id="3005"/>
      <w:bookmarkStart w:id="3006" w:name="_QWord_Source_Comparison_2292"/>
      <w:r>
        <w:fldChar w:fldCharType="end"/>
      </w:r>
      <w:bookmarkEnd w:id="3006"/>
      <w:bookmarkStart w:id="3007" w:name="_QWord_Source_Comparison_2293"/>
      <w:r>
        <w:noBreakHyphen/>
      </w:r>
      <w:bookmarkEnd w:id="3007"/>
      <w:bookmarkStart w:id="3008" w:name="_QWord_Source_Comparison_2294"/>
      <w:r>
        <w:fldChar w:fldCharType="begin"/>
      </w:r>
      <w:bookmarkEnd w:id="3008"/>
      <w:bookmarkStart w:id="3009" w:name="_QWord_Source_Comparison_2295"/>
      <w:r>
        <w:instrText xml:space="preserve"> </w:instrText>
      </w:r>
      <w:bookmarkEnd w:id="3009"/>
      <w:bookmarkStart w:id="3010" w:name="_QWord_Source_Comparison_2296"/>
      <w:r>
        <w:rPr>
          <w:rFonts w:hint="eastAsia"/>
        </w:rPr>
        <w:instrText xml:space="preserve">SEQ </w:instrText>
      </w:r>
      <w:bookmarkEnd w:id="3010"/>
      <w:bookmarkStart w:id="3011" w:name="_QWord_Source_Comparison_2297"/>
      <w:r>
        <w:rPr>
          <w:rFonts w:hint="eastAsia"/>
        </w:rPr>
        <w:instrText xml:space="preserve">图</w:instrText>
      </w:r>
      <w:bookmarkEnd w:id="3011"/>
      <w:bookmarkStart w:id="3012" w:name="_QWord_Source_Comparison_2298"/>
      <w:r>
        <w:rPr>
          <w:rFonts w:hint="eastAsia"/>
        </w:rPr>
        <w:instrText xml:space="preserve"> \* ARABIC \s 1</w:instrText>
      </w:r>
      <w:bookmarkEnd w:id="3012"/>
      <w:bookmarkStart w:id="3013" w:name="_QWord_Source_Comparison_2299"/>
      <w:r>
        <w:instrText xml:space="preserve"> </w:instrText>
      </w:r>
      <w:bookmarkStart w:id="3014" w:name="_QWord_Source_Comparison_2300"/>
      <w:r>
        <w:fldChar w:fldCharType="separate"/>
      </w:r>
      <w:bookmarkEnd w:id="3013"/>
      <w:bookmarkEnd w:id="3014"/>
      <w:bookmarkStart w:id="3015" w:name="_QWord_Source_Comparison_2301"/>
      <w:r>
        <w:t>12</w:t>
      </w:r>
      <w:bookmarkEnd w:id="3015"/>
      <w:bookmarkStart w:id="3016" w:name="_QWord_Source_Comparison_2302"/>
      <w:r>
        <w:fldChar w:fldCharType="end"/>
      </w:r>
      <w:bookmarkEnd w:id="2998"/>
      <w:bookmarkEnd w:id="3016"/>
      <w:bookmarkStart w:id="3017" w:name="_QWord_Source_Comparison_2303"/>
      <w:r>
        <w:rPr>
          <w:rFonts w:hint="eastAsia"/>
        </w:rPr>
        <w:t xml:space="preserve">  </w:t>
      </w:r>
      <w:bookmarkEnd w:id="3017"/>
      <w:bookmarkStart w:id="3018" w:name="_QWord_Source_Comparison_2304"/>
      <w:r>
        <w:rPr>
          <w:rFonts w:hint="eastAsia"/>
        </w:rPr>
        <w:t>8051</w:t>
      </w:r>
      <w:bookmarkEnd w:id="3018"/>
      <w:bookmarkStart w:id="3019" w:name="_QWord_Source_Comparison_2305"/>
      <w:r>
        <w:rPr>
          <w:rFonts w:hint="eastAsia"/>
        </w:rPr>
        <w:t>单片机内部结构</w:t>
      </w:r>
      <w:bookmarkEnd w:id="2999"/>
      <w:bookmarkEnd w:id="3000"/>
      <w:bookmarkEnd w:id="3019"/>
    </w:p>
    <w:p w14:paraId="3E15AB8F">
      <w:pPr>
        <w:pStyle w:val="63"/>
        <w:numPr>
          <w:ilvl w:val="2"/>
          <w:numId w:val="6"/>
        </w:numPr>
        <w:spacing w:before="352" w:after="352"/>
      </w:pPr>
      <w:bookmarkStart w:id="3020" w:name="_Toc3885"/>
      <w:bookmarkStart w:id="3021" w:name="_QWord_Paragraph__401"/>
      <w:bookmarkStart w:id="3022" w:name="_QWord_Source_Comparison_2306"/>
      <w:bookmarkStart w:id="3023" w:name="_QWord_Source_Comparison_Para_401"/>
      <w:r>
        <w:rPr>
          <w:rFonts w:hint="eastAsia"/>
        </w:rPr>
        <w:t>程序存储器与扩展管理</w:t>
      </w:r>
      <w:bookmarkEnd w:id="3020"/>
      <w:bookmarkEnd w:id="3021"/>
      <w:bookmarkEnd w:id="3022"/>
      <w:bookmarkEnd w:id="3023"/>
    </w:p>
    <w:p w14:paraId="60635B79">
      <w:pPr>
        <w:pStyle w:val="4"/>
        <w:ind w:firstLine="420"/>
      </w:pPr>
      <w:bookmarkStart w:id="3024" w:name="_QWord_Source_Comparison_2307"/>
      <w:bookmarkStart w:id="3025" w:name="_QWord_Source_Comparison_Para_402"/>
      <w:bookmarkStart w:id="3026" w:name="_QWord_Paragraph__402"/>
      <w:r>
        <w:rPr>
          <w:rFonts w:hint="eastAsia"/>
        </w:rPr>
        <w:t>在单片机中，程序存储器分为片内和片外两种类型。如果单片机的片内程序存储器容量足够使用，通常无须扩展存储器。如果片内存储器容量不足，可以通过外部扩展来增加程序存储器容量。外部扩展可以通过连接额外的程序存储器到单片机的外部接口来实现。某些型号的单片机提供不同容量的片内存储器，例如</w:t>
      </w:r>
      <w:bookmarkEnd w:id="3024"/>
      <w:bookmarkStart w:id="3027" w:name="_QWord_Source_Comparison_2308"/>
      <w:r>
        <w:rPr>
          <w:rFonts w:hint="eastAsia"/>
        </w:rPr>
        <w:t>4KB</w:t>
      </w:r>
      <w:bookmarkEnd w:id="3027"/>
      <w:bookmarkStart w:id="3028" w:name="_QWord_Source_Comparison_2309"/>
      <w:r>
        <w:rPr>
          <w:rFonts w:hint="eastAsia"/>
        </w:rPr>
        <w:t>的片内存储器，可以将片内存储器</w:t>
      </w:r>
      <w:bookmarkEnd w:id="3028"/>
      <w:bookmarkStart w:id="3029" w:name="_QWord_Source_Comparison_2310"/>
      <w:r>
        <w:rPr>
          <w:rFonts w:hint="eastAsia"/>
        </w:rPr>
        <w:t>4KB</w:t>
      </w:r>
      <w:bookmarkEnd w:id="3029"/>
      <w:bookmarkStart w:id="3030" w:name="_QWord_Source_Comparison_2311"/>
      <w:r>
        <w:rPr>
          <w:rFonts w:hint="eastAsia"/>
        </w:rPr>
        <w:t>与外部存储器</w:t>
      </w:r>
      <w:bookmarkEnd w:id="3030"/>
      <w:bookmarkStart w:id="3031" w:name="_QWord_Source_Comparison_2312"/>
      <w:r>
        <w:rPr>
          <w:rFonts w:hint="eastAsia"/>
        </w:rPr>
        <w:t>60KB</w:t>
      </w:r>
      <w:bookmarkEnd w:id="3031"/>
      <w:bookmarkStart w:id="3032" w:name="_QWord_Source_Comparison_2313"/>
      <w:r>
        <w:rPr>
          <w:rFonts w:hint="eastAsia"/>
        </w:rPr>
        <w:t>相结合，总共达到</w:t>
      </w:r>
      <w:bookmarkEnd w:id="3032"/>
      <w:bookmarkStart w:id="3033" w:name="_QWord_Source_Comparison_2314"/>
      <w:r>
        <w:rPr>
          <w:rFonts w:hint="eastAsia"/>
        </w:rPr>
        <w:t>64KB</w:t>
      </w:r>
      <w:bookmarkEnd w:id="3033"/>
      <w:bookmarkStart w:id="3034" w:name="_QWord_Source_Comparison_2315"/>
      <w:r>
        <w:rPr>
          <w:rFonts w:hint="eastAsia"/>
        </w:rPr>
        <w:t>的程序存储器容量。</w:t>
      </w:r>
      <w:bookmarkEnd w:id="3025"/>
      <w:bookmarkEnd w:id="3026"/>
      <w:bookmarkEnd w:id="3034"/>
    </w:p>
    <w:p w14:paraId="5EB91895">
      <w:pPr>
        <w:pStyle w:val="4"/>
        <w:ind w:firstLine="420"/>
      </w:pPr>
      <w:bookmarkStart w:id="3035" w:name="_QWord_Source_Comparison_2316"/>
      <w:bookmarkStart w:id="3036" w:name="_QWord_Source_Comparison_Para_403"/>
      <w:bookmarkStart w:id="3037" w:name="_QWord_Paragraph__403"/>
      <w:r>
        <w:rPr>
          <w:rFonts w:hint="eastAsia"/>
        </w:rPr>
        <w:t>在单片机中，使用片内和片外程序存储器的方式可以通过控制特殊引脚</w:t>
      </w:r>
      <w:bookmarkEnd w:id="3035"/>
      <w:bookmarkStart w:id="3038" w:name="_QWord_Source_Comparison_2317"/>
      <w:r>
        <w:rPr>
          <w:rFonts w:hint="eastAsia"/>
        </w:rPr>
        <w:t>EA</w:t>
      </w:r>
      <w:bookmarkEnd w:id="3038"/>
      <w:bookmarkStart w:id="3039" w:name="_QWord_Source_Comparison_2318"/>
      <w:r>
        <w:rPr>
          <w:rFonts w:hint="eastAsia"/>
        </w:rPr>
        <w:t>来实现。当</w:t>
      </w:r>
      <w:bookmarkEnd w:id="3039"/>
      <w:bookmarkStart w:id="3040" w:name="_QWord_Source_Comparison_2319"/>
      <w:r>
        <w:rPr>
          <w:rFonts w:hint="eastAsia"/>
        </w:rPr>
        <w:t>EA</w:t>
      </w:r>
      <w:bookmarkEnd w:id="3040"/>
      <w:bookmarkStart w:id="3041" w:name="_QWord_Source_Comparison_2320"/>
      <w:r>
        <w:rPr>
          <w:rFonts w:hint="eastAsia"/>
        </w:rPr>
        <w:t>引脚为</w:t>
      </w:r>
      <w:bookmarkEnd w:id="3041"/>
      <w:bookmarkStart w:id="3042" w:name="_QWord_Source_Comparison_2321"/>
      <w:r>
        <w:rPr>
          <w:rFonts w:hint="eastAsia"/>
        </w:rPr>
        <w:t>0</w:t>
      </w:r>
      <w:bookmarkEnd w:id="3042"/>
      <w:bookmarkStart w:id="3043" w:name="_QWord_Source_Comparison_2322"/>
      <w:r>
        <w:rPr>
          <w:rFonts w:hint="eastAsia"/>
        </w:rPr>
        <w:t>时，单片机仅使用片外的存储器，而不使用片内的</w:t>
      </w:r>
      <w:bookmarkEnd w:id="3043"/>
      <w:bookmarkStart w:id="3044" w:name="_QWord_Source_Comparison_2323"/>
      <w:r>
        <w:rPr>
          <w:rFonts w:hint="eastAsia"/>
        </w:rPr>
        <w:t>4KB</w:t>
      </w:r>
      <w:bookmarkEnd w:id="3044"/>
      <w:bookmarkStart w:id="3045" w:name="_QWord_Source_Comparison_2324"/>
      <w:r>
        <w:rPr>
          <w:rFonts w:hint="eastAsia"/>
        </w:rPr>
        <w:t>存储器。这时，需要将经过编译的</w:t>
      </w:r>
      <w:bookmarkEnd w:id="3045"/>
      <w:bookmarkStart w:id="3046" w:name="_QWord_Source_Comparison_2325"/>
      <w:r>
        <w:rPr>
          <w:rFonts w:hint="eastAsia"/>
        </w:rPr>
        <w:t>C51</w:t>
      </w:r>
      <w:bookmarkEnd w:id="3046"/>
      <w:bookmarkStart w:id="3047" w:name="_QWord_Source_Comparison_2326"/>
      <w:r>
        <w:rPr>
          <w:rFonts w:hint="eastAsia"/>
        </w:rPr>
        <w:t>程序烧录到外部的</w:t>
      </w:r>
      <w:bookmarkEnd w:id="3047"/>
      <w:bookmarkStart w:id="3048" w:name="_QWord_Source_Comparison_2327"/>
      <w:r>
        <w:rPr>
          <w:rFonts w:hint="eastAsia"/>
        </w:rPr>
        <w:t>RAM</w:t>
      </w:r>
      <w:bookmarkEnd w:id="3048"/>
      <w:bookmarkStart w:id="3049" w:name="_QWord_Source_Comparison_2328"/>
      <w:r>
        <w:rPr>
          <w:rFonts w:hint="eastAsia"/>
        </w:rPr>
        <w:t>中。当</w:t>
      </w:r>
      <w:bookmarkEnd w:id="3049"/>
      <w:bookmarkStart w:id="3050" w:name="_QWord_Source_Comparison_2329"/>
      <w:r>
        <w:rPr>
          <w:rFonts w:hint="eastAsia"/>
        </w:rPr>
        <w:t>EA</w:t>
      </w:r>
      <w:bookmarkEnd w:id="3050"/>
      <w:bookmarkStart w:id="3051" w:name="_QWord_Source_Comparison_2330"/>
      <w:r>
        <w:rPr>
          <w:rFonts w:hint="eastAsia"/>
        </w:rPr>
        <w:t>引脚为</w:t>
      </w:r>
      <w:bookmarkEnd w:id="3051"/>
      <w:bookmarkStart w:id="3052" w:name="_QWord_Source_Comparison_2331"/>
      <w:r>
        <w:rPr>
          <w:rFonts w:hint="eastAsia"/>
        </w:rPr>
        <w:t>1</w:t>
      </w:r>
      <w:bookmarkEnd w:id="3052"/>
      <w:bookmarkStart w:id="3053" w:name="_QWord_Source_Comparison_2332"/>
      <w:r>
        <w:rPr>
          <w:rFonts w:hint="eastAsia"/>
        </w:rPr>
        <w:t>时，单片机将片内</w:t>
      </w:r>
      <w:bookmarkEnd w:id="3053"/>
      <w:bookmarkStart w:id="3054" w:name="_QWord_Source_Comparison_2333"/>
      <w:r>
        <w:rPr>
          <w:rFonts w:hint="eastAsia"/>
        </w:rPr>
        <w:t>4KB</w:t>
      </w:r>
      <w:bookmarkEnd w:id="3054"/>
      <w:bookmarkStart w:id="3055" w:name="_QWord_Source_Comparison_2334"/>
      <w:r>
        <w:rPr>
          <w:rFonts w:hint="eastAsia"/>
        </w:rPr>
        <w:t>存储器和片外存储器结合起来使用。片内存储器用来存放程序的一部分，而超出</w:t>
      </w:r>
      <w:bookmarkEnd w:id="3055"/>
      <w:bookmarkStart w:id="3056" w:name="_QWord_Source_Comparison_2335"/>
      <w:r>
        <w:rPr>
          <w:rFonts w:hint="eastAsia"/>
        </w:rPr>
        <w:t>4KB</w:t>
      </w:r>
      <w:bookmarkEnd w:id="3056"/>
      <w:bookmarkStart w:id="3057" w:name="_QWord_Source_Comparison_2336"/>
      <w:r>
        <w:rPr>
          <w:rFonts w:hint="eastAsia"/>
        </w:rPr>
        <w:t>范围的程序则存放在外部的存储器中。</w:t>
      </w:r>
      <w:bookmarkEnd w:id="3036"/>
      <w:bookmarkEnd w:id="3037"/>
      <w:bookmarkEnd w:id="3057"/>
    </w:p>
    <w:p w14:paraId="7DF0EDFB">
      <w:pPr>
        <w:pStyle w:val="4"/>
        <w:ind w:firstLine="420"/>
      </w:pPr>
      <w:bookmarkStart w:id="3058" w:name="_QWord_Source_Comparison_2337"/>
      <w:bookmarkStart w:id="3059" w:name="_QWord_Paragraph__404"/>
      <w:bookmarkStart w:id="3060" w:name="_QWord_Source_Comparison_Para_404"/>
      <w:r>
        <w:rPr>
          <w:rFonts w:hint="eastAsia"/>
        </w:rPr>
        <w:t>不同型号的</w:t>
      </w:r>
      <w:bookmarkEnd w:id="3058"/>
      <w:bookmarkStart w:id="3061" w:name="_QWord_Source_Comparison_2338"/>
      <w:r>
        <w:rPr>
          <w:rFonts w:hint="eastAsia"/>
        </w:rPr>
        <w:t>8051</w:t>
      </w:r>
      <w:bookmarkEnd w:id="3061"/>
      <w:bookmarkStart w:id="3062" w:name="_QWord_Source_Comparison_2339"/>
      <w:r>
        <w:rPr>
          <w:rFonts w:hint="eastAsia"/>
        </w:rPr>
        <w:t>系列单片机可以根据需要提供不同容量的存储器，如</w:t>
      </w:r>
      <w:bookmarkEnd w:id="3062"/>
      <w:bookmarkStart w:id="3063" w:name="_QWord_Source_Comparison_2340"/>
      <w:r>
        <w:fldChar w:fldCharType="begin"/>
      </w:r>
      <w:bookmarkEnd w:id="3063"/>
      <w:bookmarkStart w:id="3064" w:name="_QWord_Source_Comparison_2341"/>
      <w:r>
        <w:instrText xml:space="preserve"> </w:instrText>
      </w:r>
      <w:bookmarkEnd w:id="3064"/>
      <w:bookmarkStart w:id="3065" w:name="_QWord_Source_Comparison_2342"/>
      <w:r>
        <w:rPr>
          <w:rFonts w:hint="eastAsia"/>
        </w:rPr>
        <w:instrText xml:space="preserve">REF QWord_XRef_Figure__BNKRj7 \h \* CHARFORMAT</w:instrText>
      </w:r>
      <w:bookmarkEnd w:id="3065"/>
      <w:bookmarkStart w:id="3066" w:name="_QWord_Source_Comparison_2343"/>
      <w:r>
        <w:instrText xml:space="preserve"> </w:instrText>
      </w:r>
      <w:bookmarkStart w:id="3067" w:name="_QWord_Source_Comparison_2344"/>
      <w:r>
        <w:fldChar w:fldCharType="separate"/>
      </w:r>
      <w:bookmarkEnd w:id="3066"/>
      <w:bookmarkEnd w:id="3067"/>
      <w:bookmarkStart w:id="3068" w:name="_QWord_Source_Comparison_2345"/>
      <w:r>
        <w:rPr>
          <w:rFonts w:hint="eastAsia"/>
        </w:rPr>
        <w:t>图</w:t>
      </w:r>
      <w:bookmarkEnd w:id="3068"/>
      <w:bookmarkStart w:id="3069" w:name="_QWord_Source_Comparison_2346"/>
      <w:r>
        <w:rPr>
          <w:rFonts w:hint="eastAsia"/>
        </w:rPr>
        <w:t> </w:t>
      </w:r>
      <w:bookmarkEnd w:id="3069"/>
      <w:bookmarkStart w:id="3070" w:name="_QWord_Source_Comparison_2347"/>
      <w:r>
        <w:t>2</w:t>
      </w:r>
      <w:bookmarkEnd w:id="3070"/>
      <w:bookmarkStart w:id="3071" w:name="_QWord_Source_Comparison_2348"/>
      <w:r>
        <w:noBreakHyphen/>
      </w:r>
      <w:r>
        <w:t>13</w:t>
      </w:r>
      <w:bookmarkEnd w:id="3071"/>
      <w:bookmarkStart w:id="3072" w:name="_QWord_Source_Comparison_2349"/>
      <w:r>
        <w:fldChar w:fldCharType="end"/>
      </w:r>
      <w:bookmarkEnd w:id="3072"/>
      <w:bookmarkStart w:id="3073" w:name="_QWord_Source_Comparison_2350"/>
      <w:r>
        <w:rPr>
          <w:rFonts w:hint="eastAsia"/>
        </w:rPr>
        <w:t>所示。如果片内</w:t>
      </w:r>
      <w:bookmarkEnd w:id="3073"/>
      <w:bookmarkStart w:id="3074" w:name="_QWord_Source_Comparison_2351"/>
      <w:r>
        <w:rPr>
          <w:rFonts w:hint="eastAsia"/>
        </w:rPr>
        <w:t>4KB</w:t>
      </w:r>
      <w:bookmarkEnd w:id="3074"/>
      <w:bookmarkStart w:id="3075" w:name="_QWord_Source_Comparison_2352"/>
      <w:r>
        <w:rPr>
          <w:rFonts w:hint="eastAsia"/>
        </w:rPr>
        <w:t>存储器容量足够，就不需要额外的外部存储器扩展。这种设计允许根据具体的应用需求和资源配置选择合适的存储器组合方式。</w:t>
      </w:r>
      <w:bookmarkEnd w:id="3059"/>
      <w:bookmarkEnd w:id="3060"/>
      <w:bookmarkEnd w:id="3075"/>
    </w:p>
    <w:p w14:paraId="1EE6BEEE">
      <w:pPr>
        <w:pStyle w:val="105"/>
      </w:pPr>
      <w:bookmarkStart w:id="3076" w:name="_QWord_Source_Comparison_Para_405"/>
      <w:r>
        <w:t>‌</w:t>
      </w:r>
      <w:bookmarkStart w:id="3077" w:name="_QWord_Source_Comparison_2353"/>
      <w:bookmarkEnd w:id="3077"/>
      <w:bookmarkStart w:id="3078" w:name="_QWord_ImageIndex_27"/>
      <w:bookmarkStart w:id="3079" w:name="_QWord_Source_Comparison_2354"/>
      <w:bookmarkStart w:id="3080" w:name="_QWord_Paragraph__405"/>
      <w:r>
        <w:drawing>
          <wp:inline distT="0" distB="0" distL="0" distR="0">
            <wp:extent cx="3506470" cy="2048510"/>
            <wp:effectExtent l="0" t="0" r="0" b="8890"/>
            <wp:docPr id="1584128932" name="图片 1" descr="图示&#10;&#10;描述已自动生成" title="QWord_ImageMark_27">
              <a:hlinkClick xmlns:a="http://schemas.openxmlformats.org/drawingml/2006/main" r:id="rId87" tooltip="QWord 图片目录：resource/images/illustration/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28932" name="图片 1" descr="图示&#10;&#10;描述已自动生成" title="QWord_ImageMark_27"/>
                    <pic:cNvPicPr>
                      <a:picLocks noChangeAspect="1"/>
                    </pic:cNvPicPr>
                  </pic:nvPicPr>
                  <pic:blipFill>
                    <a:blip r:embed="rId88"/>
                    <a:stretch>
                      <a:fillRect/>
                    </a:stretch>
                  </pic:blipFill>
                  <pic:spPr>
                    <a:xfrm>
                      <a:off x="0" y="0"/>
                      <a:ext cx="3552049" cy="2075595"/>
                    </a:xfrm>
                    <a:prstGeom prst="rect">
                      <a:avLst/>
                    </a:prstGeom>
                  </pic:spPr>
                </pic:pic>
              </a:graphicData>
            </a:graphic>
          </wp:inline>
        </w:drawing>
      </w:r>
      <w:bookmarkEnd w:id="3076"/>
      <w:bookmarkEnd w:id="3078"/>
      <w:bookmarkEnd w:id="3079"/>
      <w:bookmarkEnd w:id="3080"/>
    </w:p>
    <w:p w14:paraId="153776F9">
      <w:pPr>
        <w:pStyle w:val="68"/>
      </w:pPr>
      <w:bookmarkStart w:id="3081" w:name="_QWord_Source_Comparison_2355"/>
      <w:bookmarkStart w:id="3082" w:name="QWord_XRef_Figure__BNKRj7"/>
      <w:bookmarkStart w:id="3083" w:name="_QWord_Paragraph__406"/>
      <w:bookmarkStart w:id="3084" w:name="_QWord_Source_Comparison_Para_406"/>
      <w:r>
        <w:rPr>
          <w:rFonts w:hint="eastAsia"/>
        </w:rPr>
        <w:t>图</w:t>
      </w:r>
      <w:bookmarkEnd w:id="3081"/>
      <w:bookmarkStart w:id="3085" w:name="_QWord_Source_Comparison_2356"/>
      <w:r>
        <w:rPr>
          <w:rFonts w:hint="eastAsia"/>
        </w:rPr>
        <w:t> </w:t>
      </w:r>
      <w:bookmarkEnd w:id="3085"/>
      <w:bookmarkStart w:id="3086" w:name="_QWord_Source_Comparison_2357"/>
      <w:r>
        <w:fldChar w:fldCharType="begin"/>
      </w:r>
      <w:bookmarkEnd w:id="3086"/>
      <w:bookmarkStart w:id="3087" w:name="_QWord_Source_Comparison_2358"/>
      <w:r>
        <w:instrText xml:space="preserve"> SEQ QWord_Heading1_Sequence \c </w:instrText>
      </w:r>
      <w:bookmarkEnd w:id="3087"/>
      <w:bookmarkStart w:id="3088" w:name="_QWord_Source_Comparison_2359"/>
      <w:r>
        <w:fldChar w:fldCharType="separate"/>
      </w:r>
      <w:bookmarkEnd w:id="3088"/>
      <w:bookmarkStart w:id="3089" w:name="_QWord_Source_Comparison_2360"/>
      <w:r>
        <w:t>2</w:t>
      </w:r>
      <w:bookmarkEnd w:id="3089"/>
      <w:bookmarkStart w:id="3090" w:name="_QWord_Source_Comparison_2361"/>
      <w:r>
        <w:fldChar w:fldCharType="end"/>
      </w:r>
      <w:bookmarkEnd w:id="3090"/>
      <w:bookmarkStart w:id="3091" w:name="_QWord_Source_Comparison_2362"/>
      <w:r>
        <w:noBreakHyphen/>
      </w:r>
      <w:bookmarkEnd w:id="3091"/>
      <w:bookmarkStart w:id="3092" w:name="_QWord_Source_Comparison_2363"/>
      <w:r>
        <w:fldChar w:fldCharType="begin"/>
      </w:r>
      <w:bookmarkEnd w:id="3092"/>
      <w:bookmarkStart w:id="3093" w:name="_QWord_Source_Comparison_2364"/>
      <w:r>
        <w:instrText xml:space="preserve"> </w:instrText>
      </w:r>
      <w:bookmarkEnd w:id="3093"/>
      <w:bookmarkStart w:id="3094" w:name="_QWord_Source_Comparison_2365"/>
      <w:r>
        <w:rPr>
          <w:rFonts w:hint="eastAsia"/>
        </w:rPr>
        <w:instrText xml:space="preserve">SEQ </w:instrText>
      </w:r>
      <w:bookmarkEnd w:id="3094"/>
      <w:bookmarkStart w:id="3095" w:name="_QWord_Source_Comparison_2366"/>
      <w:r>
        <w:rPr>
          <w:rFonts w:hint="eastAsia"/>
        </w:rPr>
        <w:instrText xml:space="preserve">图</w:instrText>
      </w:r>
      <w:bookmarkEnd w:id="3095"/>
      <w:bookmarkStart w:id="3096" w:name="_QWord_Source_Comparison_2367"/>
      <w:r>
        <w:rPr>
          <w:rFonts w:hint="eastAsia"/>
        </w:rPr>
        <w:instrText xml:space="preserve"> \* ARABIC \s 1</w:instrText>
      </w:r>
      <w:bookmarkEnd w:id="3096"/>
      <w:bookmarkStart w:id="3097" w:name="_QWord_Source_Comparison_2368"/>
      <w:r>
        <w:instrText xml:space="preserve"> </w:instrText>
      </w:r>
      <w:bookmarkStart w:id="3098" w:name="_QWord_Source_Comparison_2369"/>
      <w:r>
        <w:fldChar w:fldCharType="separate"/>
      </w:r>
      <w:bookmarkEnd w:id="3097"/>
      <w:bookmarkEnd w:id="3098"/>
      <w:bookmarkStart w:id="3099" w:name="_QWord_Source_Comparison_2370"/>
      <w:r>
        <w:t>13</w:t>
      </w:r>
      <w:bookmarkEnd w:id="3099"/>
      <w:bookmarkStart w:id="3100" w:name="_QWord_Source_Comparison_2371"/>
      <w:r>
        <w:fldChar w:fldCharType="end"/>
      </w:r>
      <w:bookmarkEnd w:id="3082"/>
      <w:bookmarkEnd w:id="3100"/>
      <w:bookmarkStart w:id="3101" w:name="_QWord_Source_Comparison_2372"/>
      <w:r>
        <w:rPr>
          <w:rFonts w:hint="eastAsia"/>
        </w:rPr>
        <w:t xml:space="preserve">  </w:t>
      </w:r>
      <w:bookmarkEnd w:id="3101"/>
      <w:bookmarkStart w:id="3102" w:name="_QWord_Source_Comparison_2373"/>
      <w:r>
        <w:rPr>
          <w:rFonts w:hint="eastAsia"/>
        </w:rPr>
        <w:t>8051</w:t>
      </w:r>
      <w:bookmarkEnd w:id="3102"/>
      <w:bookmarkStart w:id="3103" w:name="_QWord_Source_Comparison_2374"/>
      <w:r>
        <w:rPr>
          <w:rFonts w:hint="eastAsia"/>
        </w:rPr>
        <w:t>单片机存储器结构</w:t>
      </w:r>
      <w:bookmarkEnd w:id="3083"/>
      <w:bookmarkEnd w:id="3084"/>
      <w:bookmarkEnd w:id="3103"/>
    </w:p>
    <w:p w14:paraId="0BDBDF04">
      <w:pPr>
        <w:pStyle w:val="63"/>
        <w:numPr>
          <w:ilvl w:val="2"/>
          <w:numId w:val="6"/>
        </w:numPr>
        <w:spacing w:before="352" w:after="352"/>
      </w:pPr>
      <w:bookmarkStart w:id="3104" w:name="_QWord_Source_Comparison_2375"/>
      <w:bookmarkStart w:id="3105" w:name="_QWord_Paragraph__407"/>
      <w:bookmarkStart w:id="3106" w:name="_QWord_Source_Comparison_Para_407"/>
      <w:bookmarkStart w:id="3107" w:name="_Toc4911"/>
      <w:r>
        <w:rPr>
          <w:rFonts w:hint="eastAsia"/>
        </w:rPr>
        <w:t>Flash</w:t>
      </w:r>
      <w:bookmarkEnd w:id="3104"/>
      <w:bookmarkStart w:id="3108" w:name="_QWord_Source_Comparison_2376"/>
      <w:r>
        <w:rPr>
          <w:rFonts w:hint="eastAsia"/>
        </w:rPr>
        <w:t>程序存储器选择与特性</w:t>
      </w:r>
      <w:bookmarkEnd w:id="3105"/>
      <w:bookmarkEnd w:id="3106"/>
      <w:bookmarkEnd w:id="3107"/>
      <w:bookmarkEnd w:id="3108"/>
    </w:p>
    <w:p w14:paraId="0D07448B">
      <w:pPr>
        <w:pStyle w:val="4"/>
        <w:ind w:firstLine="420"/>
      </w:pPr>
      <w:bookmarkStart w:id="3109" w:name="_QWord_Source_Comparison_2377"/>
      <w:bookmarkStart w:id="3110" w:name="_QWord_Paragraph__408"/>
      <w:bookmarkStart w:id="3111" w:name="_QWord_Source_Comparison_Para_408"/>
      <w:r>
        <w:rPr>
          <w:rFonts w:hint="eastAsia"/>
        </w:rPr>
        <w:t>STC</w:t>
      </w:r>
      <w:bookmarkEnd w:id="3109"/>
      <w:bookmarkStart w:id="3112" w:name="_QWord_Source_Comparison_2378"/>
      <w:r>
        <w:rPr>
          <w:rFonts w:hint="eastAsia"/>
        </w:rPr>
        <w:t>系列单片机提供不同型号的</w:t>
      </w:r>
      <w:bookmarkEnd w:id="3112"/>
      <w:bookmarkStart w:id="3113" w:name="_QWord_Source_Comparison_2379"/>
      <w:r>
        <w:rPr>
          <w:rFonts w:hint="eastAsia"/>
        </w:rPr>
        <w:t>flash</w:t>
      </w:r>
      <w:bookmarkEnd w:id="3113"/>
      <w:bookmarkStart w:id="3114" w:name="_QWord_Source_Comparison_2380"/>
      <w:r>
        <w:rPr>
          <w:rFonts w:hint="eastAsia"/>
        </w:rPr>
        <w:t>程序存储器，包括</w:t>
      </w:r>
      <w:bookmarkEnd w:id="3114"/>
      <w:bookmarkStart w:id="3115" w:name="_QWord_Source_Comparison_2381"/>
      <w:r>
        <w:rPr>
          <w:rFonts w:hint="eastAsia"/>
        </w:rPr>
        <w:t>4KB</w:t>
      </w:r>
      <w:bookmarkEnd w:id="3115"/>
      <w:bookmarkStart w:id="3116" w:name="_QWord_Source_Comparison_2382"/>
      <w:r>
        <w:rPr>
          <w:rFonts w:hint="eastAsia"/>
        </w:rPr>
        <w:t>、</w:t>
      </w:r>
      <w:bookmarkEnd w:id="3116"/>
      <w:bookmarkStart w:id="3117" w:name="_QWord_Source_Comparison_2383"/>
      <w:r>
        <w:rPr>
          <w:rFonts w:hint="eastAsia"/>
        </w:rPr>
        <w:t>8KB</w:t>
      </w:r>
      <w:bookmarkEnd w:id="3117"/>
      <w:bookmarkStart w:id="3118" w:name="_QWord_Source_Comparison_2384"/>
      <w:r>
        <w:rPr>
          <w:rFonts w:hint="eastAsia"/>
        </w:rPr>
        <w:t>和</w:t>
      </w:r>
      <w:bookmarkEnd w:id="3118"/>
      <w:bookmarkStart w:id="3119" w:name="_QWord_Source_Comparison_2385"/>
      <w:r>
        <w:rPr>
          <w:rFonts w:hint="eastAsia"/>
        </w:rPr>
        <w:t>64KB</w:t>
      </w:r>
      <w:bookmarkEnd w:id="3119"/>
      <w:bookmarkStart w:id="3120" w:name="_QWord_Source_Comparison_2386"/>
      <w:r>
        <w:rPr>
          <w:rFonts w:hint="eastAsia"/>
        </w:rPr>
        <w:t>等不同容量的片内程序存储器，如</w:t>
      </w:r>
      <w:bookmarkEnd w:id="3120"/>
      <w:bookmarkStart w:id="3121" w:name="_QWord_Source_Comparison_2387"/>
      <w:r>
        <w:fldChar w:fldCharType="begin"/>
      </w:r>
      <w:bookmarkEnd w:id="3121"/>
      <w:bookmarkStart w:id="3122" w:name="_QWord_Source_Comparison_2388"/>
      <w:r>
        <w:instrText xml:space="preserve"> </w:instrText>
      </w:r>
      <w:bookmarkEnd w:id="3122"/>
      <w:bookmarkStart w:id="3123" w:name="_QWord_Source_Comparison_2389"/>
      <w:r>
        <w:rPr>
          <w:rFonts w:hint="eastAsia"/>
        </w:rPr>
        <w:instrText xml:space="preserve">REF QWord_XRef_Figure__eHUuoV \h \* CHARFORMAT</w:instrText>
      </w:r>
      <w:bookmarkEnd w:id="3123"/>
      <w:bookmarkStart w:id="3124" w:name="_QWord_Source_Comparison_2390"/>
      <w:r>
        <w:instrText xml:space="preserve"> </w:instrText>
      </w:r>
      <w:bookmarkStart w:id="3125" w:name="_QWord_Source_Comparison_2391"/>
      <w:r>
        <w:fldChar w:fldCharType="separate"/>
      </w:r>
      <w:bookmarkEnd w:id="3124"/>
      <w:bookmarkEnd w:id="3125"/>
      <w:bookmarkStart w:id="3126" w:name="_QWord_Source_Comparison_2392"/>
      <w:r>
        <w:rPr>
          <w:rFonts w:hint="eastAsia"/>
        </w:rPr>
        <w:t>图</w:t>
      </w:r>
      <w:bookmarkEnd w:id="3126"/>
      <w:bookmarkStart w:id="3127" w:name="_QWord_Source_Comparison_2393"/>
      <w:r>
        <w:rPr>
          <w:rFonts w:hint="eastAsia"/>
        </w:rPr>
        <w:t> </w:t>
      </w:r>
      <w:bookmarkEnd w:id="3127"/>
      <w:bookmarkStart w:id="3128" w:name="_QWord_Source_Comparison_2394"/>
      <w:r>
        <w:t>2</w:t>
      </w:r>
      <w:bookmarkEnd w:id="3128"/>
      <w:bookmarkStart w:id="3129" w:name="_QWord_Source_Comparison_2395"/>
      <w:r>
        <w:noBreakHyphen/>
      </w:r>
      <w:r>
        <w:t>14</w:t>
      </w:r>
      <w:bookmarkEnd w:id="3129"/>
      <w:bookmarkStart w:id="3130" w:name="_QWord_Source_Comparison_2396"/>
      <w:r>
        <w:fldChar w:fldCharType="end"/>
      </w:r>
      <w:bookmarkEnd w:id="3130"/>
      <w:bookmarkStart w:id="3131" w:name="_QWord_Source_Comparison_2397"/>
      <w:r>
        <w:rPr>
          <w:rFonts w:hint="eastAsia"/>
        </w:rPr>
        <w:t>所示。根据具体的应用需求，用户可以选择合适的单片机型号，而无须在芯片外部扩展额外的程序存储器。这种设计使得用户可以根据项目的程序规模和存储需求来灵活选择合适的存储器容量，从而优化单片机的资源使用和成本效益。</w:t>
      </w:r>
      <w:bookmarkEnd w:id="3110"/>
      <w:bookmarkEnd w:id="3111"/>
      <w:bookmarkEnd w:id="3131"/>
    </w:p>
    <w:p w14:paraId="6ADD42CA">
      <w:pPr>
        <w:pStyle w:val="105"/>
      </w:pPr>
      <w:bookmarkStart w:id="3132" w:name="_QWord_Source_Comparison_Para_409"/>
      <w:r>
        <w:t>‌</w:t>
      </w:r>
      <w:bookmarkStart w:id="3133" w:name="_QWord_Source_Comparison_2398"/>
      <w:bookmarkEnd w:id="3133"/>
      <w:bookmarkStart w:id="3134" w:name="_QWord_Paragraph__409"/>
      <w:bookmarkStart w:id="3135" w:name="_QWord_ImageIndex_28"/>
      <w:bookmarkStart w:id="3136" w:name="_QWord_Source_Comparison_2399"/>
      <w:r>
        <w:drawing>
          <wp:inline distT="0" distB="0" distL="114300" distR="114300">
            <wp:extent cx="4710430" cy="2203450"/>
            <wp:effectExtent l="0" t="0" r="0" b="6350"/>
            <wp:docPr id="5" name="图片 4" descr="图片包含 日历&#10;&#10;描述已自动生成" title="QWord_ImageMark_28">
              <a:hlinkClick xmlns:a="http://schemas.openxmlformats.org/drawingml/2006/main" r:id="rId89" tooltip="QWord 图片目录：resource/images/illustration/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图片包含 日历&#10;&#10;描述已自动生成" title="QWord_ImageMark_28"/>
                    <pic:cNvPicPr>
                      <a:picLocks noChangeAspect="1"/>
                    </pic:cNvPicPr>
                  </pic:nvPicPr>
                  <pic:blipFill>
                    <a:blip r:embed="rId90"/>
                    <a:stretch>
                      <a:fillRect/>
                    </a:stretch>
                  </pic:blipFill>
                  <pic:spPr>
                    <a:xfrm>
                      <a:off x="0" y="0"/>
                      <a:ext cx="4710430" cy="2203467"/>
                    </a:xfrm>
                    <a:prstGeom prst="rect">
                      <a:avLst/>
                    </a:prstGeom>
                    <a:noFill/>
                    <a:ln>
                      <a:noFill/>
                    </a:ln>
                  </pic:spPr>
                </pic:pic>
              </a:graphicData>
            </a:graphic>
          </wp:inline>
        </w:drawing>
      </w:r>
      <w:bookmarkEnd w:id="3132"/>
      <w:bookmarkEnd w:id="3134"/>
      <w:bookmarkEnd w:id="3135"/>
      <w:bookmarkEnd w:id="3136"/>
    </w:p>
    <w:p w14:paraId="4558255C">
      <w:pPr>
        <w:pStyle w:val="68"/>
      </w:pPr>
      <w:bookmarkStart w:id="3137" w:name="_QWord_Source_Comparison_2400"/>
      <w:bookmarkStart w:id="3138" w:name="QWord_XRef_Figure__eHUuoV"/>
      <w:bookmarkStart w:id="3139" w:name="_QWord_Source_Comparison_Para_410"/>
      <w:bookmarkStart w:id="3140" w:name="_QWord_Paragraph__410"/>
      <w:r>
        <w:rPr>
          <w:rFonts w:hint="eastAsia"/>
        </w:rPr>
        <w:t>图</w:t>
      </w:r>
      <w:bookmarkEnd w:id="3137"/>
      <w:bookmarkStart w:id="3141" w:name="_QWord_Source_Comparison_2401"/>
      <w:r>
        <w:rPr>
          <w:rFonts w:hint="eastAsia"/>
        </w:rPr>
        <w:t> </w:t>
      </w:r>
      <w:bookmarkEnd w:id="3141"/>
      <w:bookmarkStart w:id="3142" w:name="_QWord_Source_Comparison_2402"/>
      <w:r>
        <w:fldChar w:fldCharType="begin"/>
      </w:r>
      <w:bookmarkEnd w:id="3142"/>
      <w:bookmarkStart w:id="3143" w:name="_QWord_Source_Comparison_2403"/>
      <w:r>
        <w:instrText xml:space="preserve"> SEQ QWord_Heading1_Sequence \c </w:instrText>
      </w:r>
      <w:bookmarkEnd w:id="3143"/>
      <w:bookmarkStart w:id="3144" w:name="_QWord_Source_Comparison_2404"/>
      <w:r>
        <w:fldChar w:fldCharType="separate"/>
      </w:r>
      <w:bookmarkEnd w:id="3144"/>
      <w:bookmarkStart w:id="3145" w:name="_QWord_Source_Comparison_2405"/>
      <w:r>
        <w:t>2</w:t>
      </w:r>
      <w:bookmarkEnd w:id="3145"/>
      <w:bookmarkStart w:id="3146" w:name="_QWord_Source_Comparison_2406"/>
      <w:r>
        <w:fldChar w:fldCharType="end"/>
      </w:r>
      <w:bookmarkEnd w:id="3146"/>
      <w:bookmarkStart w:id="3147" w:name="_QWord_Source_Comparison_2407"/>
      <w:r>
        <w:noBreakHyphen/>
      </w:r>
      <w:bookmarkEnd w:id="3147"/>
      <w:bookmarkStart w:id="3148" w:name="_QWord_Source_Comparison_2408"/>
      <w:r>
        <w:fldChar w:fldCharType="begin"/>
      </w:r>
      <w:bookmarkEnd w:id="3148"/>
      <w:bookmarkStart w:id="3149" w:name="_QWord_Source_Comparison_2409"/>
      <w:r>
        <w:instrText xml:space="preserve"> </w:instrText>
      </w:r>
      <w:bookmarkEnd w:id="3149"/>
      <w:bookmarkStart w:id="3150" w:name="_QWord_Source_Comparison_2410"/>
      <w:r>
        <w:rPr>
          <w:rFonts w:hint="eastAsia"/>
        </w:rPr>
        <w:instrText xml:space="preserve">SEQ </w:instrText>
      </w:r>
      <w:bookmarkEnd w:id="3150"/>
      <w:bookmarkStart w:id="3151" w:name="_QWord_Source_Comparison_2411"/>
      <w:r>
        <w:rPr>
          <w:rFonts w:hint="eastAsia"/>
        </w:rPr>
        <w:instrText xml:space="preserve">图</w:instrText>
      </w:r>
      <w:bookmarkEnd w:id="3151"/>
      <w:bookmarkStart w:id="3152" w:name="_QWord_Source_Comparison_2412"/>
      <w:r>
        <w:rPr>
          <w:rFonts w:hint="eastAsia"/>
        </w:rPr>
        <w:instrText xml:space="preserve"> \* ARABIC \s 1</w:instrText>
      </w:r>
      <w:bookmarkEnd w:id="3152"/>
      <w:bookmarkStart w:id="3153" w:name="_QWord_Source_Comparison_2413"/>
      <w:r>
        <w:instrText xml:space="preserve"> </w:instrText>
      </w:r>
      <w:bookmarkStart w:id="3154" w:name="_QWord_Source_Comparison_2414"/>
      <w:r>
        <w:fldChar w:fldCharType="separate"/>
      </w:r>
      <w:bookmarkEnd w:id="3153"/>
      <w:bookmarkEnd w:id="3154"/>
      <w:bookmarkStart w:id="3155" w:name="_QWord_Source_Comparison_2415"/>
      <w:r>
        <w:t>14</w:t>
      </w:r>
      <w:bookmarkEnd w:id="3155"/>
      <w:bookmarkStart w:id="3156" w:name="_QWord_Source_Comparison_2416"/>
      <w:r>
        <w:fldChar w:fldCharType="end"/>
      </w:r>
      <w:bookmarkEnd w:id="3138"/>
      <w:bookmarkEnd w:id="3156"/>
      <w:bookmarkStart w:id="3157" w:name="_QWord_Source_Comparison_2417"/>
      <w:r>
        <w:rPr>
          <w:rFonts w:hint="eastAsia"/>
        </w:rPr>
        <w:t xml:space="preserve">  </w:t>
      </w:r>
      <w:bookmarkEnd w:id="3157"/>
      <w:bookmarkStart w:id="3158" w:name="_QWord_Source_Comparison_2418"/>
      <w:r>
        <w:rPr>
          <w:rFonts w:hint="eastAsia"/>
        </w:rPr>
        <w:t>STC</w:t>
      </w:r>
      <w:bookmarkEnd w:id="3158"/>
      <w:bookmarkStart w:id="3159" w:name="_QWord_Source_Comparison_2419"/>
      <w:r>
        <w:rPr>
          <w:rFonts w:hint="eastAsia"/>
        </w:rPr>
        <w:t>系列单片机</w:t>
      </w:r>
      <w:bookmarkEnd w:id="3159"/>
      <w:bookmarkStart w:id="3160" w:name="_QWord_Source_Comparison_2420"/>
      <w:r>
        <w:rPr>
          <w:rFonts w:hint="eastAsia"/>
        </w:rPr>
        <w:t>Flash</w:t>
      </w:r>
      <w:bookmarkEnd w:id="3160"/>
      <w:bookmarkStart w:id="3161" w:name="_QWord_Source_Comparison_2421"/>
      <w:r>
        <w:rPr>
          <w:rFonts w:hint="eastAsia"/>
        </w:rPr>
        <w:t>程序存储器</w:t>
      </w:r>
      <w:bookmarkEnd w:id="3139"/>
      <w:bookmarkEnd w:id="3140"/>
      <w:bookmarkEnd w:id="3161"/>
    </w:p>
    <w:p w14:paraId="619E1C80">
      <w:pPr>
        <w:pStyle w:val="63"/>
        <w:numPr>
          <w:ilvl w:val="2"/>
          <w:numId w:val="6"/>
        </w:numPr>
        <w:spacing w:before="352" w:after="352"/>
      </w:pPr>
      <w:bookmarkStart w:id="3162" w:name="_QWord_Source_Comparison_2422"/>
      <w:bookmarkStart w:id="3163" w:name="_Toc20091"/>
      <w:bookmarkStart w:id="3164" w:name="_QWord_Source_Comparison_Para_411"/>
      <w:bookmarkStart w:id="3165" w:name="_QWord_Paragraph__411"/>
      <w:r>
        <w:rPr>
          <w:rFonts w:hint="eastAsia"/>
        </w:rPr>
        <w:t>数据存储器架构与使用介绍</w:t>
      </w:r>
      <w:bookmarkEnd w:id="3162"/>
      <w:bookmarkEnd w:id="3163"/>
      <w:bookmarkEnd w:id="3164"/>
      <w:bookmarkEnd w:id="3165"/>
    </w:p>
    <w:p w14:paraId="09B851CA">
      <w:pPr>
        <w:pStyle w:val="4"/>
        <w:ind w:firstLine="420"/>
      </w:pPr>
      <w:bookmarkStart w:id="3166" w:name="_QWord_Source_Comparison_2423"/>
      <w:bookmarkStart w:id="3167" w:name="_QWord_Source_Comparison_Para_412"/>
      <w:bookmarkStart w:id="3168" w:name="_QWord_Paragraph__412"/>
      <w:r>
        <w:rPr>
          <w:rFonts w:hint="eastAsia"/>
        </w:rPr>
        <w:t>单片机的数据存储器容量非常有限，仅为</w:t>
      </w:r>
      <w:bookmarkEnd w:id="3166"/>
      <w:bookmarkStart w:id="3169" w:name="_QWord_Source_Comparison_2424"/>
      <w:r>
        <w:rPr>
          <w:rFonts w:hint="eastAsia"/>
        </w:rPr>
        <w:t>128</w:t>
      </w:r>
      <w:bookmarkEnd w:id="3169"/>
      <w:bookmarkStart w:id="3170" w:name="_QWord_Source_Comparison_2425"/>
      <w:r>
        <w:rPr>
          <w:rFonts w:hint="eastAsia"/>
        </w:rPr>
        <w:t>个字节，地址范围从</w:t>
      </w:r>
      <w:bookmarkEnd w:id="3170"/>
      <w:bookmarkStart w:id="3171" w:name="_QWord_Source_Comparison_2426"/>
      <w:r>
        <w:rPr>
          <w:rFonts w:hint="eastAsia"/>
        </w:rPr>
        <w:t>00</w:t>
      </w:r>
      <w:bookmarkEnd w:id="3171"/>
      <w:bookmarkStart w:id="3172" w:name="_QWord_Source_Comparison_2427"/>
      <w:r>
        <w:rPr>
          <w:rFonts w:hint="eastAsia"/>
        </w:rPr>
        <w:t>到</w:t>
      </w:r>
      <w:bookmarkEnd w:id="3172"/>
      <w:bookmarkStart w:id="3173" w:name="_QWord_Source_Comparison_2428"/>
      <w:r>
        <w:rPr>
          <w:rFonts w:hint="eastAsia"/>
        </w:rPr>
        <w:t>7F</w:t>
      </w:r>
      <w:bookmarkEnd w:id="3173"/>
      <w:bookmarkStart w:id="3174" w:name="_QWord_Source_Comparison_2429"/>
      <w:r>
        <w:rPr>
          <w:rFonts w:hint="eastAsia"/>
        </w:rPr>
        <w:t>，如</w:t>
      </w:r>
      <w:bookmarkEnd w:id="3174"/>
      <w:bookmarkStart w:id="3175" w:name="_QWord_Source_Comparison_2430"/>
      <w:r>
        <w:fldChar w:fldCharType="begin"/>
      </w:r>
      <w:bookmarkEnd w:id="3175"/>
      <w:bookmarkStart w:id="3176" w:name="_QWord_Source_Comparison_2431"/>
      <w:r>
        <w:instrText xml:space="preserve"> </w:instrText>
      </w:r>
      <w:bookmarkEnd w:id="3176"/>
      <w:bookmarkStart w:id="3177" w:name="_QWord_Source_Comparison_2432"/>
      <w:r>
        <w:rPr>
          <w:rFonts w:hint="eastAsia"/>
        </w:rPr>
        <w:instrText xml:space="preserve">REF QWord_XRef_Figure__ZGq0j7 \h \* CHARFORMAT</w:instrText>
      </w:r>
      <w:bookmarkEnd w:id="3177"/>
      <w:bookmarkStart w:id="3178" w:name="_QWord_Source_Comparison_2433"/>
      <w:r>
        <w:instrText xml:space="preserve"> </w:instrText>
      </w:r>
      <w:bookmarkStart w:id="3179" w:name="_QWord_Source_Comparison_2434"/>
      <w:r>
        <w:fldChar w:fldCharType="separate"/>
      </w:r>
      <w:bookmarkEnd w:id="3178"/>
      <w:bookmarkEnd w:id="3179"/>
      <w:bookmarkStart w:id="3180" w:name="_QWord_Source_Comparison_2435"/>
      <w:r>
        <w:rPr>
          <w:rFonts w:hint="eastAsia"/>
        </w:rPr>
        <w:t>图</w:t>
      </w:r>
      <w:bookmarkEnd w:id="3180"/>
      <w:bookmarkStart w:id="3181" w:name="_QWord_Source_Comparison_2436"/>
      <w:r>
        <w:rPr>
          <w:rFonts w:hint="eastAsia"/>
        </w:rPr>
        <w:t> </w:t>
      </w:r>
      <w:bookmarkEnd w:id="3181"/>
      <w:bookmarkStart w:id="3182" w:name="_QWord_Source_Comparison_2437"/>
      <w:r>
        <w:t>2</w:t>
      </w:r>
      <w:bookmarkEnd w:id="3182"/>
      <w:bookmarkStart w:id="3183" w:name="_QWord_Source_Comparison_2438"/>
      <w:r>
        <w:noBreakHyphen/>
      </w:r>
      <w:r>
        <w:t>15</w:t>
      </w:r>
      <w:bookmarkEnd w:id="3183"/>
      <w:bookmarkStart w:id="3184" w:name="_QWord_Source_Comparison_2439"/>
      <w:r>
        <w:fldChar w:fldCharType="end"/>
      </w:r>
      <w:bookmarkEnd w:id="3184"/>
      <w:bookmarkStart w:id="3185" w:name="_QWord_Source_Comparison_2440"/>
      <w:r>
        <w:rPr>
          <w:rFonts w:hint="eastAsia"/>
        </w:rPr>
        <w:t>所示。这些存储器空间不仅包含了</w:t>
      </w:r>
      <w:bookmarkEnd w:id="3185"/>
      <w:bookmarkStart w:id="3186" w:name="_QWord_Source_Comparison_2441"/>
      <w:r>
        <w:rPr>
          <w:rFonts w:hint="eastAsia"/>
        </w:rPr>
        <w:t>CPU</w:t>
      </w:r>
      <w:bookmarkEnd w:id="3186"/>
      <w:bookmarkStart w:id="3187" w:name="_QWord_Source_Comparison_2442"/>
      <w:r>
        <w:rPr>
          <w:rFonts w:hint="eastAsia"/>
        </w:rPr>
        <w:t>的一些寄存器，例如</w:t>
      </w:r>
      <w:bookmarkEnd w:id="3187"/>
      <w:bookmarkStart w:id="3188" w:name="_QWord_Source_Comparison_2443"/>
      <w:r>
        <w:rPr>
          <w:rFonts w:hint="eastAsia"/>
        </w:rPr>
        <w:t>8051</w:t>
      </w:r>
      <w:bookmarkEnd w:id="3188"/>
      <w:bookmarkStart w:id="3189" w:name="_QWord_Source_Comparison_2444"/>
      <w:r>
        <w:rPr>
          <w:rFonts w:hint="eastAsia"/>
        </w:rPr>
        <w:t>单片机内部的</w:t>
      </w:r>
      <w:bookmarkEnd w:id="3189"/>
      <w:bookmarkStart w:id="3190" w:name="_QWord_Source_Comparison_2445"/>
      <w:r>
        <w:rPr>
          <w:rFonts w:hint="eastAsia"/>
        </w:rPr>
        <w:t>20</w:t>
      </w:r>
      <w:bookmarkEnd w:id="3190"/>
      <w:bookmarkStart w:id="3191" w:name="_QWord_Source_Comparison_2446"/>
      <w:r>
        <w:rPr>
          <w:rFonts w:hint="eastAsia"/>
        </w:rPr>
        <w:t>～</w:t>
      </w:r>
      <w:bookmarkEnd w:id="3191"/>
      <w:bookmarkStart w:id="3192" w:name="_QWord_Source_Comparison_2447"/>
      <w:r>
        <w:rPr>
          <w:rFonts w:hint="eastAsia"/>
        </w:rPr>
        <w:t>2F</w:t>
      </w:r>
      <w:bookmarkEnd w:id="3192"/>
      <w:bookmarkStart w:id="3193" w:name="_QWord_Source_Comparison_2448"/>
      <w:r>
        <w:rPr>
          <w:rFonts w:hint="eastAsia"/>
        </w:rPr>
        <w:t>区域的</w:t>
      </w:r>
      <w:bookmarkEnd w:id="3193"/>
      <w:bookmarkStart w:id="3194" w:name="_QWord_Source_Comparison_2449"/>
      <w:r>
        <w:rPr>
          <w:rFonts w:hint="eastAsia"/>
        </w:rPr>
        <w:t>8</w:t>
      </w:r>
      <w:bookmarkEnd w:id="3194"/>
      <w:bookmarkStart w:id="3195" w:name="_QWord_Source_Comparison_2450"/>
      <w:r>
        <w:rPr>
          <w:rFonts w:hint="eastAsia"/>
        </w:rPr>
        <w:t>个寄存器，总共提供了</w:t>
      </w:r>
      <w:bookmarkEnd w:id="3195"/>
      <w:bookmarkStart w:id="3196" w:name="_QWord_Source_Comparison_2451"/>
      <w:r>
        <w:rPr>
          <w:rFonts w:hint="eastAsia"/>
        </w:rPr>
        <w:t>32</w:t>
      </w:r>
      <w:bookmarkEnd w:id="3196"/>
      <w:bookmarkStart w:id="3197" w:name="_QWord_Source_Comparison_2452"/>
      <w:r>
        <w:rPr>
          <w:rFonts w:hint="eastAsia"/>
        </w:rPr>
        <w:t>个寄存器。还包括可供变量和数据使用的</w:t>
      </w:r>
      <w:bookmarkEnd w:id="3197"/>
      <w:bookmarkStart w:id="3198" w:name="_QWord_Source_Comparison_2453"/>
      <w:r>
        <w:rPr>
          <w:rFonts w:hint="eastAsia"/>
        </w:rPr>
        <w:t>16</w:t>
      </w:r>
      <w:bookmarkEnd w:id="3198"/>
      <w:bookmarkStart w:id="3199" w:name="_QWord_Source_Comparison_2454"/>
      <w:r>
        <w:rPr>
          <w:rFonts w:hint="eastAsia"/>
        </w:rPr>
        <w:t>个字节（</w:t>
      </w:r>
      <w:bookmarkEnd w:id="3199"/>
      <w:bookmarkStart w:id="3200" w:name="_QWord_Source_Comparison_2455"/>
      <w:r>
        <w:rPr>
          <w:rFonts w:hint="eastAsia"/>
        </w:rPr>
        <w:t>20h</w:t>
      </w:r>
      <w:bookmarkEnd w:id="3200"/>
      <w:bookmarkStart w:id="3201" w:name="_QWord_Source_Comparison_2456"/>
      <w:r>
        <w:rPr>
          <w:rFonts w:hint="eastAsia"/>
        </w:rPr>
        <w:t>到</w:t>
      </w:r>
      <w:bookmarkEnd w:id="3201"/>
      <w:bookmarkStart w:id="3202" w:name="_QWord_Source_Comparison_2457"/>
      <w:r>
        <w:rPr>
          <w:rFonts w:hint="eastAsia"/>
        </w:rPr>
        <w:t>2Fh</w:t>
      </w:r>
      <w:bookmarkEnd w:id="3202"/>
      <w:bookmarkStart w:id="3203" w:name="_QWord_Source_Comparison_2458"/>
      <w:r>
        <w:rPr>
          <w:rFonts w:hint="eastAsia"/>
        </w:rPr>
        <w:t>区域）。这些寄存器和变量可以以字节方式进行寻址，并且每个字节可以进一步分解为</w:t>
      </w:r>
      <w:bookmarkEnd w:id="3203"/>
      <w:bookmarkStart w:id="3204" w:name="_QWord_Source_Comparison_2459"/>
      <w:r>
        <w:rPr>
          <w:rFonts w:hint="eastAsia"/>
        </w:rPr>
        <w:t>8</w:t>
      </w:r>
      <w:bookmarkEnd w:id="3204"/>
      <w:bookmarkStart w:id="3205" w:name="_QWord_Source_Comparison_2460"/>
      <w:r>
        <w:rPr>
          <w:rFonts w:hint="eastAsia"/>
        </w:rPr>
        <w:t>位，因此每个字节可以存储多个位变量。当程序中定义了位（</w:t>
      </w:r>
      <w:bookmarkEnd w:id="3205"/>
      <w:bookmarkStart w:id="3206" w:name="_QWord_Source_Comparison_2461"/>
      <w:r>
        <w:rPr>
          <w:rFonts w:hint="eastAsia"/>
        </w:rPr>
        <w:t>bit</w:t>
      </w:r>
      <w:bookmarkEnd w:id="3206"/>
      <w:bookmarkStart w:id="3207" w:name="_QWord_Source_Comparison_2462"/>
      <w:r>
        <w:rPr>
          <w:rFonts w:hint="eastAsia"/>
        </w:rPr>
        <w:t>）类型的变量时，编译器会将这些位变量存储在</w:t>
      </w:r>
      <w:bookmarkEnd w:id="3207"/>
      <w:bookmarkStart w:id="3208" w:name="_QWord_Source_Comparison_2463"/>
      <w:r>
        <w:rPr>
          <w:rFonts w:hint="eastAsia"/>
        </w:rPr>
        <w:t>20h</w:t>
      </w:r>
      <w:bookmarkEnd w:id="3208"/>
      <w:bookmarkStart w:id="3209" w:name="_QWord_Source_Comparison_2464"/>
      <w:r>
        <w:rPr>
          <w:rFonts w:hint="eastAsia"/>
        </w:rPr>
        <w:t>到</w:t>
      </w:r>
      <w:bookmarkEnd w:id="3209"/>
      <w:bookmarkStart w:id="3210" w:name="_QWord_Source_Comparison_2465"/>
      <w:r>
        <w:rPr>
          <w:rFonts w:hint="eastAsia"/>
        </w:rPr>
        <w:t>2Fh</w:t>
      </w:r>
      <w:bookmarkEnd w:id="3210"/>
      <w:bookmarkStart w:id="3211" w:name="_QWord_Source_Comparison_2466"/>
      <w:r>
        <w:rPr>
          <w:rFonts w:hint="eastAsia"/>
        </w:rPr>
        <w:t>区域的相应位中。这种设计使得这些</w:t>
      </w:r>
      <w:bookmarkEnd w:id="3211"/>
      <w:bookmarkStart w:id="3212" w:name="_QWord_Source_Comparison_2467"/>
      <w:r>
        <w:rPr>
          <w:rFonts w:hint="eastAsia"/>
        </w:rPr>
        <w:t>16</w:t>
      </w:r>
      <w:bookmarkEnd w:id="3212"/>
      <w:bookmarkStart w:id="3213" w:name="_QWord_Source_Comparison_2468"/>
      <w:r>
        <w:rPr>
          <w:rFonts w:hint="eastAsia"/>
        </w:rPr>
        <w:t>个字节的存储空间既可以作为位变量（每个字节有</w:t>
      </w:r>
      <w:bookmarkEnd w:id="3213"/>
      <w:bookmarkStart w:id="3214" w:name="_QWord_Source_Comparison_2469"/>
      <w:r>
        <w:rPr>
          <w:rFonts w:hint="eastAsia"/>
        </w:rPr>
        <w:t>8</w:t>
      </w:r>
      <w:bookmarkEnd w:id="3214"/>
      <w:bookmarkStart w:id="3215" w:name="_QWord_Source_Comparison_2470"/>
      <w:r>
        <w:rPr>
          <w:rFonts w:hint="eastAsia"/>
        </w:rPr>
        <w:t>位，总共提供</w:t>
      </w:r>
      <w:bookmarkEnd w:id="3215"/>
      <w:bookmarkStart w:id="3216" w:name="_QWord_Source_Comparison_2471"/>
      <w:r>
        <w:rPr>
          <w:rFonts w:hint="eastAsia"/>
        </w:rPr>
        <w:t>128</w:t>
      </w:r>
      <w:bookmarkEnd w:id="3216"/>
      <w:bookmarkStart w:id="3217" w:name="_QWord_Source_Comparison_2472"/>
      <w:r>
        <w:rPr>
          <w:rFonts w:hint="eastAsia"/>
        </w:rPr>
        <w:t>位的位变量），也可以作为普</w:t>
      </w:r>
      <w:bookmarkEnd w:id="3217"/>
      <w:bookmarkStart w:id="3218" w:name="_QWord_Source_Comparison_2473"/>
      <w:r>
        <w:rPr>
          <w:rFonts w:hint="eastAsia"/>
        </w:rPr>
        <w:t>通的字节型变量来使用，为单片机程序的灵活性和效率提供了支持。除了</w:t>
      </w:r>
      <w:bookmarkEnd w:id="3218"/>
      <w:bookmarkStart w:id="3219" w:name="_QWord_Source_Comparison_2474"/>
      <w:r>
        <w:rPr>
          <w:rFonts w:hint="eastAsia"/>
        </w:rPr>
        <w:t>CPU</w:t>
      </w:r>
      <w:bookmarkEnd w:id="3219"/>
      <w:bookmarkStart w:id="3220" w:name="_QWord_Source_Comparison_2475"/>
      <w:r>
        <w:rPr>
          <w:rFonts w:hint="eastAsia"/>
        </w:rPr>
        <w:t>寄存器和位变量存储在</w:t>
      </w:r>
      <w:bookmarkEnd w:id="3220"/>
      <w:bookmarkStart w:id="3221" w:name="_QWord_Source_Comparison_2476"/>
      <w:r>
        <w:rPr>
          <w:rFonts w:hint="eastAsia"/>
        </w:rPr>
        <w:t>20h</w:t>
      </w:r>
      <w:bookmarkEnd w:id="3221"/>
      <w:bookmarkStart w:id="3222" w:name="_QWord_Source_Comparison_2477"/>
      <w:r>
        <w:rPr>
          <w:rFonts w:hint="eastAsia"/>
        </w:rPr>
        <w:t>到</w:t>
      </w:r>
      <w:bookmarkEnd w:id="3222"/>
      <w:bookmarkStart w:id="3223" w:name="_QWord_Source_Comparison_2478"/>
      <w:r>
        <w:rPr>
          <w:rFonts w:hint="eastAsia"/>
        </w:rPr>
        <w:t>2Fh</w:t>
      </w:r>
      <w:bookmarkEnd w:id="3223"/>
      <w:bookmarkStart w:id="3224" w:name="_QWord_Source_Comparison_2479"/>
      <w:r>
        <w:rPr>
          <w:rFonts w:hint="eastAsia"/>
        </w:rPr>
        <w:t>区域的</w:t>
      </w:r>
      <w:bookmarkEnd w:id="3224"/>
      <w:bookmarkStart w:id="3225" w:name="_QWord_Source_Comparison_2480"/>
      <w:r>
        <w:rPr>
          <w:rFonts w:hint="eastAsia"/>
        </w:rPr>
        <w:t>16</w:t>
      </w:r>
      <w:bookmarkEnd w:id="3225"/>
      <w:bookmarkStart w:id="3226" w:name="_QWord_Source_Comparison_2481"/>
      <w:r>
        <w:rPr>
          <w:rFonts w:hint="eastAsia"/>
        </w:rPr>
        <w:t>个字节中之外，单片机还提供了额外的</w:t>
      </w:r>
      <w:bookmarkEnd w:id="3226"/>
      <w:bookmarkStart w:id="3227" w:name="_QWord_Source_Comparison_2482"/>
      <w:r>
        <w:rPr>
          <w:rFonts w:hint="eastAsia"/>
        </w:rPr>
        <w:t>80</w:t>
      </w:r>
      <w:bookmarkEnd w:id="3227"/>
      <w:bookmarkStart w:id="3228" w:name="_QWord_Source_Comparison_2483"/>
      <w:r>
        <w:rPr>
          <w:rFonts w:hint="eastAsia"/>
        </w:rPr>
        <w:t>个字节作为通用的计数器和变量存储空间，可以用来存放用户定义的各种类型的变量，例如整数、浮点数等等。</w:t>
      </w:r>
      <w:bookmarkEnd w:id="3167"/>
      <w:bookmarkEnd w:id="3168"/>
      <w:bookmarkEnd w:id="3228"/>
    </w:p>
    <w:p w14:paraId="7F266C73">
      <w:pPr>
        <w:pStyle w:val="4"/>
        <w:ind w:firstLine="420"/>
      </w:pPr>
      <w:bookmarkStart w:id="3229" w:name="_QWord_Source_Comparison_2484"/>
      <w:bookmarkStart w:id="3230" w:name="_QWord_Paragraph__413"/>
      <w:bookmarkStart w:id="3231" w:name="_QWord_Source_Comparison_Para_413"/>
      <w:r>
        <w:rPr>
          <w:rFonts w:hint="eastAsia"/>
        </w:rPr>
        <w:t>在高级语言编程中，编译器会自动安排这些变量的存放位置，开发者通常不需要手动管理具体存储位置的细节。如果</w:t>
      </w:r>
      <w:bookmarkEnd w:id="3229"/>
      <w:bookmarkStart w:id="3232" w:name="_QWord_Source_Comparison_2485"/>
      <w:r>
        <w:rPr>
          <w:rFonts w:hint="eastAsia"/>
        </w:rPr>
        <w:t>128</w:t>
      </w:r>
      <w:bookmarkEnd w:id="3232"/>
      <w:bookmarkStart w:id="3233" w:name="_QWord_Source_Comparison_2486"/>
      <w:r>
        <w:rPr>
          <w:rFonts w:hint="eastAsia"/>
        </w:rPr>
        <w:t>个字节的存储空间不足以满足应用需求，可选择不同型号的单片机，这些型号提供了不同容量的数据存储器，以适应更复杂和多变量的应用场景。这种灵活性使得单片机在各种嵌入式系统中能够有效地管理数据和变量。除了前面提到的</w:t>
      </w:r>
      <w:bookmarkEnd w:id="3233"/>
      <w:bookmarkStart w:id="3234" w:name="_QWord_Source_Comparison_2487"/>
      <w:r>
        <w:rPr>
          <w:rFonts w:hint="eastAsia"/>
        </w:rPr>
        <w:t>128</w:t>
      </w:r>
      <w:bookmarkEnd w:id="3234"/>
      <w:bookmarkStart w:id="3235" w:name="_QWord_Source_Comparison_2488"/>
      <w:r>
        <w:rPr>
          <w:rFonts w:hint="eastAsia"/>
        </w:rPr>
        <w:t>个字节数据存储器，单片机的地址空间从</w:t>
      </w:r>
      <w:bookmarkEnd w:id="3235"/>
      <w:bookmarkStart w:id="3236" w:name="_QWord_Source_Comparison_2489"/>
      <w:r>
        <w:rPr>
          <w:rFonts w:hint="eastAsia"/>
        </w:rPr>
        <w:t>80h</w:t>
      </w:r>
      <w:bookmarkEnd w:id="3236"/>
      <w:bookmarkStart w:id="3237" w:name="_QWord_Source_Comparison_2490"/>
      <w:r>
        <w:rPr>
          <w:rFonts w:hint="eastAsia"/>
        </w:rPr>
        <w:t>到</w:t>
      </w:r>
      <w:bookmarkEnd w:id="3237"/>
      <w:bookmarkStart w:id="3238" w:name="_QWord_Source_Comparison_2491"/>
      <w:r>
        <w:rPr>
          <w:rFonts w:hint="eastAsia"/>
        </w:rPr>
        <w:t>FFh</w:t>
      </w:r>
      <w:bookmarkEnd w:id="3238"/>
      <w:bookmarkStart w:id="3239" w:name="_QWord_Source_Comparison_2492"/>
      <w:r>
        <w:rPr>
          <w:rFonts w:hint="eastAsia"/>
        </w:rPr>
        <w:t>的另外</w:t>
      </w:r>
      <w:bookmarkEnd w:id="3239"/>
      <w:bookmarkStart w:id="3240" w:name="_QWord_Source_Comparison_2493"/>
      <w:r>
        <w:rPr>
          <w:rFonts w:hint="eastAsia"/>
        </w:rPr>
        <w:t>128</w:t>
      </w:r>
      <w:bookmarkEnd w:id="3240"/>
      <w:bookmarkStart w:id="3241" w:name="_QWord_Source_Comparison_2494"/>
      <w:r>
        <w:rPr>
          <w:rFonts w:hint="eastAsia"/>
        </w:rPr>
        <w:t>个字节被用作特殊功能寄存器。这些特殊功能寄存器被用于多种用途，包括一些是</w:t>
      </w:r>
      <w:bookmarkEnd w:id="3241"/>
      <w:bookmarkStart w:id="3242" w:name="_QWord_Source_Comparison_2495"/>
      <w:r>
        <w:rPr>
          <w:rFonts w:hint="eastAsia"/>
        </w:rPr>
        <w:t>CPU</w:t>
      </w:r>
      <w:bookmarkEnd w:id="3242"/>
      <w:bookmarkStart w:id="3243" w:name="_QWord_Source_Comparison_2496"/>
      <w:r>
        <w:rPr>
          <w:rFonts w:hint="eastAsia"/>
        </w:rPr>
        <w:t>内部专用的，用于控制和管理处理器的内部功能；另一些则与外部端口相连，用于与外部设备进行通信和控制。这种地址空间的分布使得单片机可以有效地管理和控制其内部功能和外部接口，同时保证了数据存储和控制功能的分离与优化。</w:t>
      </w:r>
      <w:bookmarkEnd w:id="3230"/>
      <w:bookmarkEnd w:id="3231"/>
      <w:bookmarkEnd w:id="3243"/>
    </w:p>
    <w:p w14:paraId="001B6F38">
      <w:pPr>
        <w:pStyle w:val="105"/>
      </w:pPr>
      <w:bookmarkStart w:id="3244" w:name="_QWord_Source_Comparison_Para_414"/>
      <w:r>
        <w:t>‌</w:t>
      </w:r>
      <w:bookmarkStart w:id="3245" w:name="_QWord_Source_Comparison_2497"/>
      <w:bookmarkEnd w:id="3245"/>
      <w:bookmarkStart w:id="3246" w:name="_QWord_ImageIndex_29"/>
      <w:bookmarkStart w:id="3247" w:name="_QWord_Source_Comparison_2498"/>
      <w:bookmarkStart w:id="3248" w:name="_QWord_Paragraph__414"/>
      <w:r>
        <w:drawing>
          <wp:inline distT="0" distB="0" distL="0" distR="0">
            <wp:extent cx="4375785" cy="5374640"/>
            <wp:effectExtent l="0" t="0" r="5715" b="0"/>
            <wp:docPr id="1178150484" name="图片 2" title="QWord_ImageMark_29">
              <a:hlinkClick xmlns:a="http://schemas.openxmlformats.org/drawingml/2006/main" r:id="rId91" tooltip="QWord 图片目录：resource/images/illustration/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50484" name="图片 2" title="QWord_ImageMark_29"/>
                    <pic:cNvPicPr>
                      <a:picLocks noChangeAspect="1" noChangeArrowheads="1"/>
                    </pic:cNvPicPr>
                  </pic:nvPicPr>
                  <pic:blipFill>
                    <a:blip r:embed="rId92">
                      <a:extLst>
                        <a:ext uri="{28A0092B-C50C-407E-A947-70E740481C1C}">
                          <a14:useLocalDpi xmlns:a14="http://schemas.microsoft.com/office/drawing/2010/main" val="0"/>
                        </a:ext>
                      </a:extLst>
                    </a:blip>
                    <a:srcRect l="2817" t="2304" r="2510" b="2576"/>
                    <a:stretch>
                      <a:fillRect/>
                    </a:stretch>
                  </pic:blipFill>
                  <pic:spPr>
                    <a:xfrm>
                      <a:off x="0" y="0"/>
                      <a:ext cx="4409600" cy="5416006"/>
                    </a:xfrm>
                    <a:prstGeom prst="rect">
                      <a:avLst/>
                    </a:prstGeom>
                    <a:noFill/>
                    <a:ln>
                      <a:noFill/>
                    </a:ln>
                  </pic:spPr>
                </pic:pic>
              </a:graphicData>
            </a:graphic>
          </wp:inline>
        </w:drawing>
      </w:r>
      <w:bookmarkEnd w:id="3244"/>
      <w:bookmarkEnd w:id="3246"/>
      <w:bookmarkEnd w:id="3247"/>
      <w:bookmarkEnd w:id="3248"/>
    </w:p>
    <w:p w14:paraId="37865923">
      <w:pPr>
        <w:pStyle w:val="68"/>
      </w:pPr>
      <w:bookmarkStart w:id="3249" w:name="_QWord_Source_Comparison_2499"/>
      <w:bookmarkStart w:id="3250" w:name="QWord_XRef_Figure__ZGq0j7"/>
      <w:bookmarkStart w:id="3251" w:name="_QWord_Paragraph__415"/>
      <w:bookmarkStart w:id="3252" w:name="_QWord_Source_Comparison_Para_415"/>
      <w:r>
        <w:rPr>
          <w:rFonts w:hint="eastAsia"/>
        </w:rPr>
        <w:t>图</w:t>
      </w:r>
      <w:bookmarkEnd w:id="3249"/>
      <w:bookmarkStart w:id="3253" w:name="_QWord_Source_Comparison_2500"/>
      <w:r>
        <w:rPr>
          <w:rFonts w:hint="eastAsia"/>
        </w:rPr>
        <w:t> </w:t>
      </w:r>
      <w:bookmarkEnd w:id="3253"/>
      <w:bookmarkStart w:id="3254" w:name="_QWord_Source_Comparison_2501"/>
      <w:r>
        <w:fldChar w:fldCharType="begin"/>
      </w:r>
      <w:bookmarkEnd w:id="3254"/>
      <w:bookmarkStart w:id="3255" w:name="_QWord_Source_Comparison_2502"/>
      <w:r>
        <w:instrText xml:space="preserve"> SEQ QWord_Heading1_Sequence \c </w:instrText>
      </w:r>
      <w:bookmarkEnd w:id="3255"/>
      <w:bookmarkStart w:id="3256" w:name="_QWord_Source_Comparison_2503"/>
      <w:r>
        <w:fldChar w:fldCharType="separate"/>
      </w:r>
      <w:bookmarkEnd w:id="3256"/>
      <w:bookmarkStart w:id="3257" w:name="_QWord_Source_Comparison_2504"/>
      <w:r>
        <w:t>2</w:t>
      </w:r>
      <w:bookmarkEnd w:id="3257"/>
      <w:bookmarkStart w:id="3258" w:name="_QWord_Source_Comparison_2505"/>
      <w:r>
        <w:fldChar w:fldCharType="end"/>
      </w:r>
      <w:bookmarkEnd w:id="3258"/>
      <w:bookmarkStart w:id="3259" w:name="_QWord_Source_Comparison_2506"/>
      <w:r>
        <w:noBreakHyphen/>
      </w:r>
      <w:bookmarkEnd w:id="3259"/>
      <w:bookmarkStart w:id="3260" w:name="_QWord_Source_Comparison_2507"/>
      <w:r>
        <w:fldChar w:fldCharType="begin"/>
      </w:r>
      <w:bookmarkEnd w:id="3260"/>
      <w:bookmarkStart w:id="3261" w:name="_QWord_Source_Comparison_2508"/>
      <w:r>
        <w:instrText xml:space="preserve"> </w:instrText>
      </w:r>
      <w:bookmarkEnd w:id="3261"/>
      <w:bookmarkStart w:id="3262" w:name="_QWord_Source_Comparison_2509"/>
      <w:r>
        <w:rPr>
          <w:rFonts w:hint="eastAsia"/>
        </w:rPr>
        <w:instrText xml:space="preserve">SEQ </w:instrText>
      </w:r>
      <w:bookmarkEnd w:id="3262"/>
      <w:bookmarkStart w:id="3263" w:name="_QWord_Source_Comparison_2510"/>
      <w:r>
        <w:rPr>
          <w:rFonts w:hint="eastAsia"/>
        </w:rPr>
        <w:instrText xml:space="preserve">图</w:instrText>
      </w:r>
      <w:bookmarkEnd w:id="3263"/>
      <w:bookmarkStart w:id="3264" w:name="_QWord_Source_Comparison_2511"/>
      <w:r>
        <w:rPr>
          <w:rFonts w:hint="eastAsia"/>
        </w:rPr>
        <w:instrText xml:space="preserve"> \* ARABIC \s 1</w:instrText>
      </w:r>
      <w:bookmarkEnd w:id="3264"/>
      <w:bookmarkStart w:id="3265" w:name="_QWord_Source_Comparison_2512"/>
      <w:r>
        <w:instrText xml:space="preserve"> </w:instrText>
      </w:r>
      <w:bookmarkStart w:id="3266" w:name="_QWord_Source_Comparison_2513"/>
      <w:r>
        <w:fldChar w:fldCharType="separate"/>
      </w:r>
      <w:bookmarkEnd w:id="3265"/>
      <w:bookmarkEnd w:id="3266"/>
      <w:bookmarkStart w:id="3267" w:name="_QWord_Source_Comparison_2514"/>
      <w:r>
        <w:t>15</w:t>
      </w:r>
      <w:bookmarkEnd w:id="3267"/>
      <w:bookmarkStart w:id="3268" w:name="_QWord_Source_Comparison_2515"/>
      <w:r>
        <w:fldChar w:fldCharType="end"/>
      </w:r>
      <w:bookmarkEnd w:id="3250"/>
      <w:bookmarkEnd w:id="3268"/>
      <w:bookmarkStart w:id="3269" w:name="_QWord_Source_Comparison_2516"/>
      <w:r>
        <w:rPr>
          <w:rFonts w:hint="eastAsia"/>
        </w:rPr>
        <w:t xml:space="preserve">  </w:t>
      </w:r>
      <w:bookmarkEnd w:id="3269"/>
      <w:bookmarkStart w:id="3270" w:name="_QWord_Source_Comparison_2517"/>
      <w:r>
        <w:rPr>
          <w:rFonts w:hint="eastAsia"/>
        </w:rPr>
        <w:t>8051</w:t>
      </w:r>
      <w:bookmarkEnd w:id="3270"/>
      <w:bookmarkStart w:id="3271" w:name="_QWord_Source_Comparison_2518"/>
      <w:r>
        <w:rPr>
          <w:rFonts w:hint="eastAsia"/>
        </w:rPr>
        <w:t>单片机数据存储器</w:t>
      </w:r>
      <w:bookmarkEnd w:id="3251"/>
      <w:bookmarkEnd w:id="3252"/>
      <w:bookmarkEnd w:id="3271"/>
    </w:p>
    <w:p w14:paraId="38166A7C">
      <w:pPr>
        <w:pStyle w:val="63"/>
        <w:numPr>
          <w:ilvl w:val="2"/>
          <w:numId w:val="6"/>
        </w:numPr>
        <w:spacing w:before="352" w:after="352"/>
      </w:pPr>
      <w:bookmarkStart w:id="3272" w:name="_QWord_Paragraph__416"/>
      <w:bookmarkStart w:id="3273" w:name="_QWord_Source_Comparison_2519"/>
      <w:bookmarkStart w:id="3274" w:name="_QWord_Source_Comparison_Para_416"/>
      <w:bookmarkStart w:id="3275" w:name="_Toc1100"/>
      <w:r>
        <w:rPr>
          <w:rFonts w:hint="eastAsia"/>
        </w:rPr>
        <w:t>变量在数据存储器中的分配与使用</w:t>
      </w:r>
      <w:bookmarkEnd w:id="3272"/>
      <w:bookmarkEnd w:id="3273"/>
      <w:bookmarkEnd w:id="3274"/>
      <w:bookmarkEnd w:id="3275"/>
    </w:p>
    <w:p w14:paraId="4EFFE5F2">
      <w:pPr>
        <w:pStyle w:val="4"/>
        <w:ind w:firstLine="420"/>
      </w:pPr>
      <w:bookmarkStart w:id="3276" w:name="_QWord_Source_Comparison_2520"/>
      <w:bookmarkStart w:id="3277" w:name="_QWord_Paragraph__417"/>
      <w:bookmarkStart w:id="3278" w:name="_QWord_Source_Comparison_Para_417"/>
      <w:r>
        <w:rPr>
          <w:rFonts w:hint="eastAsia"/>
        </w:rPr>
        <w:t>在</w:t>
      </w:r>
      <w:bookmarkEnd w:id="3276"/>
      <w:bookmarkStart w:id="3279" w:name="_QWord_Source_Comparison_2521"/>
      <w:r>
        <w:rPr>
          <w:rFonts w:hint="eastAsia"/>
        </w:rPr>
        <w:t>C</w:t>
      </w:r>
      <w:bookmarkEnd w:id="3279"/>
      <w:bookmarkStart w:id="3280" w:name="_QWord_Source_Comparison_2522"/>
      <w:r>
        <w:rPr>
          <w:rFonts w:hint="eastAsia"/>
        </w:rPr>
        <w:t>语言中，不同类型的变量被编译器自动分配到单片机的数据存储器中的不同位置。例如，</w:t>
      </w:r>
      <w:bookmarkEnd w:id="3280"/>
      <w:bookmarkStart w:id="3281" w:name="_QWord_Source_Comparison_2523"/>
      <w:r>
        <w:rPr>
          <w:rFonts w:hint="eastAsia"/>
        </w:rPr>
        <w:t>char</w:t>
      </w:r>
      <w:bookmarkEnd w:id="3281"/>
      <w:bookmarkStart w:id="3282" w:name="_QWord_Source_Comparison_2524"/>
      <w:r>
        <w:rPr>
          <w:rFonts w:hint="eastAsia"/>
        </w:rPr>
        <w:t>类型的变量通常会被安排在单片机的</w:t>
      </w:r>
      <w:bookmarkEnd w:id="3282"/>
      <w:bookmarkStart w:id="3283" w:name="_QWord_Source_Comparison_2525"/>
      <w:r>
        <w:rPr>
          <w:rFonts w:hint="eastAsia"/>
        </w:rPr>
        <w:t>20</w:t>
      </w:r>
      <w:bookmarkEnd w:id="3283"/>
      <w:bookmarkStart w:id="3284" w:name="_QWord_Source_Comparison_2526"/>
      <w:r>
        <w:rPr>
          <w:rFonts w:hint="eastAsia"/>
        </w:rPr>
        <w:t>～</w:t>
      </w:r>
      <w:bookmarkEnd w:id="3284"/>
      <w:bookmarkStart w:id="3285" w:name="_QWord_Source_Comparison_2527"/>
      <w:r>
        <w:rPr>
          <w:rFonts w:hint="eastAsia"/>
        </w:rPr>
        <w:t>27</w:t>
      </w:r>
      <w:bookmarkEnd w:id="3285"/>
      <w:bookmarkStart w:id="3286" w:name="_QWord_Source_Comparison_2528"/>
      <w:r>
        <w:rPr>
          <w:rFonts w:hint="eastAsia"/>
        </w:rPr>
        <w:t>这些寄存器中使用；</w:t>
      </w:r>
      <w:bookmarkEnd w:id="3286"/>
      <w:bookmarkStart w:id="3287" w:name="_QWord_Source_Comparison_2529"/>
      <w:r>
        <w:rPr>
          <w:rFonts w:hint="eastAsia"/>
        </w:rPr>
        <w:t>int</w:t>
      </w:r>
      <w:bookmarkEnd w:id="3287"/>
      <w:bookmarkStart w:id="3288" w:name="_QWord_Source_Comparison_2530"/>
      <w:r>
        <w:rPr>
          <w:rFonts w:hint="eastAsia"/>
        </w:rPr>
        <w:t>类型的变量则会连续地分配到这些寄存器所覆盖的区域；</w:t>
      </w:r>
      <w:bookmarkEnd w:id="3288"/>
      <w:bookmarkStart w:id="3289" w:name="_QWord_Source_Comparison_2531"/>
      <w:r>
        <w:rPr>
          <w:rFonts w:hint="eastAsia"/>
        </w:rPr>
        <w:t>bit</w:t>
      </w:r>
      <w:bookmarkEnd w:id="3289"/>
      <w:bookmarkStart w:id="3290" w:name="_QWord_Source_Comparison_2532"/>
      <w:r>
        <w:rPr>
          <w:rFonts w:hint="eastAsia"/>
        </w:rPr>
        <w:t>类型的变量会被安排到从</w:t>
      </w:r>
      <w:bookmarkEnd w:id="3290"/>
      <w:bookmarkStart w:id="3291" w:name="_QWord_Source_Comparison_2533"/>
      <w:r>
        <w:rPr>
          <w:rFonts w:hint="eastAsia"/>
        </w:rPr>
        <w:t>20h</w:t>
      </w:r>
      <w:bookmarkEnd w:id="3291"/>
      <w:bookmarkStart w:id="3292" w:name="_QWord_Source_Comparison_2534"/>
      <w:r>
        <w:rPr>
          <w:rFonts w:hint="eastAsia"/>
        </w:rPr>
        <w:t>开始的位变量位置。如</w:t>
      </w:r>
      <w:bookmarkEnd w:id="3292"/>
      <w:bookmarkStart w:id="3293" w:name="_QWord_Source_Comparison_2535"/>
      <w:r>
        <w:fldChar w:fldCharType="begin"/>
      </w:r>
      <w:bookmarkEnd w:id="3293"/>
      <w:bookmarkStart w:id="3294" w:name="_QWord_Source_Comparison_2536"/>
      <w:r>
        <w:instrText xml:space="preserve"> </w:instrText>
      </w:r>
      <w:bookmarkEnd w:id="3294"/>
      <w:bookmarkStart w:id="3295" w:name="_QWord_Source_Comparison_2537"/>
      <w:r>
        <w:rPr>
          <w:rFonts w:hint="eastAsia"/>
        </w:rPr>
        <w:instrText xml:space="preserve">REF QWord_XRef_Figure__yIglKF \h \* CHARFORMAT</w:instrText>
      </w:r>
      <w:bookmarkEnd w:id="3295"/>
      <w:bookmarkStart w:id="3296" w:name="_QWord_Source_Comparison_2538"/>
      <w:r>
        <w:instrText xml:space="preserve"> </w:instrText>
      </w:r>
      <w:bookmarkStart w:id="3297" w:name="_QWord_Source_Comparison_2539"/>
      <w:r>
        <w:fldChar w:fldCharType="separate"/>
      </w:r>
      <w:bookmarkEnd w:id="3296"/>
      <w:bookmarkEnd w:id="3297"/>
      <w:bookmarkStart w:id="3298" w:name="_QWord_Source_Comparison_2540"/>
      <w:r>
        <w:rPr>
          <w:rFonts w:hint="eastAsia"/>
        </w:rPr>
        <w:t>图</w:t>
      </w:r>
      <w:bookmarkEnd w:id="3298"/>
      <w:bookmarkStart w:id="3299" w:name="_QWord_Source_Comparison_2541"/>
      <w:r>
        <w:rPr>
          <w:rFonts w:hint="eastAsia"/>
        </w:rPr>
        <w:t> </w:t>
      </w:r>
      <w:bookmarkEnd w:id="3299"/>
      <w:bookmarkStart w:id="3300" w:name="_QWord_Source_Comparison_2542"/>
      <w:r>
        <w:t>2</w:t>
      </w:r>
      <w:bookmarkEnd w:id="3300"/>
      <w:bookmarkStart w:id="3301" w:name="_QWord_Source_Comparison_2543"/>
      <w:r>
        <w:noBreakHyphen/>
      </w:r>
      <w:r>
        <w:t>16</w:t>
      </w:r>
      <w:bookmarkEnd w:id="3301"/>
      <w:bookmarkStart w:id="3302" w:name="_QWord_Source_Comparison_2544"/>
      <w:r>
        <w:fldChar w:fldCharType="end"/>
      </w:r>
      <w:bookmarkEnd w:id="3302"/>
      <w:bookmarkStart w:id="3303" w:name="_QWord_Source_Comparison_2545"/>
      <w:r>
        <w:rPr>
          <w:rFonts w:hint="eastAsia"/>
        </w:rPr>
        <w:t>所示。这种自动分配的机制允许开发者在高级语言中定义变量，而无须关心它们在实际的硬件存储器中的具体存放位置，编译器会负责将其安排到适当的内存区域，以最优的方式利用单片机的资源。</w:t>
      </w:r>
      <w:bookmarkEnd w:id="3277"/>
      <w:bookmarkEnd w:id="3278"/>
      <w:bookmarkEnd w:id="3303"/>
    </w:p>
    <w:p w14:paraId="4A255905">
      <w:pPr>
        <w:pStyle w:val="105"/>
      </w:pPr>
      <w:bookmarkStart w:id="3304" w:name="_QWord_Source_Comparison_Para_418"/>
      <w:r>
        <w:t>‌</w:t>
      </w:r>
      <w:bookmarkStart w:id="3305" w:name="_QWord_Source_Comparison_2546"/>
      <w:bookmarkEnd w:id="3305"/>
      <w:bookmarkStart w:id="3306" w:name="_QWord_Source_Comparison_2547"/>
      <w:bookmarkStart w:id="3307" w:name="_QWord_Paragraph__418"/>
      <w:bookmarkStart w:id="3308" w:name="_QWord_ImageIndex_30"/>
      <w:r>
        <w:drawing>
          <wp:inline distT="0" distB="0" distL="0" distR="0">
            <wp:extent cx="4278630" cy="3223895"/>
            <wp:effectExtent l="0" t="0" r="7620" b="0"/>
            <wp:docPr id="314065133" name="图片 4" title="QWord_ImageMark_30">
              <a:hlinkClick xmlns:a="http://schemas.openxmlformats.org/drawingml/2006/main" r:id="rId93" tooltip="QWord 图片目录：resource/images/illustration/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65133" name="图片 4" title="QWord_ImageMark_30"/>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a:xfrm>
                      <a:off x="0" y="0"/>
                      <a:ext cx="4278630" cy="3224475"/>
                    </a:xfrm>
                    <a:prstGeom prst="rect">
                      <a:avLst/>
                    </a:prstGeom>
                    <a:noFill/>
                    <a:ln>
                      <a:noFill/>
                    </a:ln>
                  </pic:spPr>
                </pic:pic>
              </a:graphicData>
            </a:graphic>
          </wp:inline>
        </w:drawing>
      </w:r>
      <w:bookmarkEnd w:id="3304"/>
      <w:bookmarkEnd w:id="3306"/>
      <w:bookmarkEnd w:id="3307"/>
      <w:bookmarkEnd w:id="3308"/>
    </w:p>
    <w:p w14:paraId="15D4E212">
      <w:pPr>
        <w:pStyle w:val="68"/>
      </w:pPr>
      <w:bookmarkStart w:id="3309" w:name="_QWord_Source_Comparison_2548"/>
      <w:bookmarkStart w:id="3310" w:name="QWord_XRef_Figure__yIglKF"/>
      <w:bookmarkStart w:id="3311" w:name="_QWord_Source_Comparison_Para_419"/>
      <w:bookmarkStart w:id="3312" w:name="_QWord_Paragraph__419"/>
      <w:r>
        <w:rPr>
          <w:rFonts w:hint="eastAsia"/>
        </w:rPr>
        <w:t>图</w:t>
      </w:r>
      <w:bookmarkEnd w:id="3309"/>
      <w:bookmarkStart w:id="3313" w:name="_QWord_Source_Comparison_2549"/>
      <w:r>
        <w:rPr>
          <w:rFonts w:hint="eastAsia"/>
        </w:rPr>
        <w:t> </w:t>
      </w:r>
      <w:bookmarkEnd w:id="3313"/>
      <w:bookmarkStart w:id="3314" w:name="_QWord_Source_Comparison_2550"/>
      <w:r>
        <w:fldChar w:fldCharType="begin"/>
      </w:r>
      <w:bookmarkEnd w:id="3314"/>
      <w:bookmarkStart w:id="3315" w:name="_QWord_Source_Comparison_2551"/>
      <w:r>
        <w:instrText xml:space="preserve"> SEQ QWord_Heading1_Sequence \c </w:instrText>
      </w:r>
      <w:bookmarkEnd w:id="3315"/>
      <w:bookmarkStart w:id="3316" w:name="_QWord_Source_Comparison_2552"/>
      <w:r>
        <w:fldChar w:fldCharType="separate"/>
      </w:r>
      <w:bookmarkEnd w:id="3316"/>
      <w:bookmarkStart w:id="3317" w:name="_QWord_Source_Comparison_2553"/>
      <w:r>
        <w:t>2</w:t>
      </w:r>
      <w:bookmarkEnd w:id="3317"/>
      <w:bookmarkStart w:id="3318" w:name="_QWord_Source_Comparison_2554"/>
      <w:r>
        <w:fldChar w:fldCharType="end"/>
      </w:r>
      <w:bookmarkEnd w:id="3318"/>
      <w:bookmarkStart w:id="3319" w:name="_QWord_Source_Comparison_2555"/>
      <w:r>
        <w:noBreakHyphen/>
      </w:r>
      <w:bookmarkEnd w:id="3319"/>
      <w:bookmarkStart w:id="3320" w:name="_QWord_Source_Comparison_2556"/>
      <w:r>
        <w:fldChar w:fldCharType="begin"/>
      </w:r>
      <w:bookmarkEnd w:id="3320"/>
      <w:bookmarkStart w:id="3321" w:name="_QWord_Source_Comparison_2557"/>
      <w:r>
        <w:instrText xml:space="preserve"> </w:instrText>
      </w:r>
      <w:bookmarkEnd w:id="3321"/>
      <w:bookmarkStart w:id="3322" w:name="_QWord_Source_Comparison_2558"/>
      <w:r>
        <w:rPr>
          <w:rFonts w:hint="eastAsia"/>
        </w:rPr>
        <w:instrText xml:space="preserve">SEQ </w:instrText>
      </w:r>
      <w:bookmarkEnd w:id="3322"/>
      <w:bookmarkStart w:id="3323" w:name="_QWord_Source_Comparison_2559"/>
      <w:r>
        <w:rPr>
          <w:rFonts w:hint="eastAsia"/>
        </w:rPr>
        <w:instrText xml:space="preserve">图</w:instrText>
      </w:r>
      <w:bookmarkEnd w:id="3323"/>
      <w:bookmarkStart w:id="3324" w:name="_QWord_Source_Comparison_2560"/>
      <w:r>
        <w:rPr>
          <w:rFonts w:hint="eastAsia"/>
        </w:rPr>
        <w:instrText xml:space="preserve"> \* ARABIC \s 1</w:instrText>
      </w:r>
      <w:bookmarkEnd w:id="3324"/>
      <w:bookmarkStart w:id="3325" w:name="_QWord_Source_Comparison_2561"/>
      <w:r>
        <w:instrText xml:space="preserve"> </w:instrText>
      </w:r>
      <w:bookmarkStart w:id="3326" w:name="_QWord_Source_Comparison_2562"/>
      <w:r>
        <w:fldChar w:fldCharType="separate"/>
      </w:r>
      <w:bookmarkEnd w:id="3325"/>
      <w:bookmarkEnd w:id="3326"/>
      <w:bookmarkStart w:id="3327" w:name="_QWord_Source_Comparison_2563"/>
      <w:r>
        <w:t>16</w:t>
      </w:r>
      <w:bookmarkEnd w:id="3327"/>
      <w:bookmarkStart w:id="3328" w:name="_QWord_Source_Comparison_2564"/>
      <w:r>
        <w:fldChar w:fldCharType="end"/>
      </w:r>
      <w:bookmarkEnd w:id="3310"/>
      <w:bookmarkEnd w:id="3328"/>
      <w:bookmarkStart w:id="3329" w:name="_QWord_Source_Comparison_2565"/>
      <w:r>
        <w:rPr>
          <w:rFonts w:hint="eastAsia"/>
        </w:rPr>
        <w:t xml:space="preserve">  </w:t>
      </w:r>
      <w:bookmarkEnd w:id="3329"/>
      <w:bookmarkStart w:id="3330" w:name="_QWord_Source_Comparison_2566"/>
      <w:r>
        <w:rPr>
          <w:rFonts w:hint="eastAsia"/>
        </w:rPr>
        <w:t>不同类型数据在寄存器中分布情况</w:t>
      </w:r>
      <w:bookmarkEnd w:id="3311"/>
      <w:bookmarkEnd w:id="3312"/>
      <w:bookmarkEnd w:id="3330"/>
    </w:p>
    <w:p w14:paraId="22F18A6F">
      <w:pPr>
        <w:pStyle w:val="63"/>
        <w:numPr>
          <w:ilvl w:val="2"/>
          <w:numId w:val="6"/>
        </w:numPr>
        <w:spacing w:before="352" w:after="352"/>
      </w:pPr>
      <w:bookmarkStart w:id="3331" w:name="_Toc12971"/>
      <w:bookmarkStart w:id="3332" w:name="_QWord_Source_Comparison_Para_420"/>
      <w:bookmarkStart w:id="3333" w:name="_QWord_Paragraph__420"/>
      <w:bookmarkStart w:id="3334" w:name="_QWord_Source_Comparison_2567"/>
      <w:r>
        <w:rPr>
          <w:rFonts w:hint="eastAsia"/>
        </w:rPr>
        <w:t>小结</w:t>
      </w:r>
      <w:bookmarkEnd w:id="3331"/>
      <w:bookmarkEnd w:id="3332"/>
      <w:bookmarkEnd w:id="3333"/>
      <w:bookmarkEnd w:id="3334"/>
    </w:p>
    <w:p w14:paraId="27587927">
      <w:pPr>
        <w:pStyle w:val="4"/>
        <w:ind w:firstLine="420"/>
      </w:pPr>
      <w:bookmarkStart w:id="3335" w:name="_QWord_Source_Comparison_Para_421"/>
      <w:bookmarkStart w:id="3336" w:name="_QWord_Source_Comparison_2568"/>
      <w:bookmarkStart w:id="3337" w:name="_QWord_Paragraph__421"/>
      <w:r>
        <w:rPr>
          <w:rFonts w:hint="eastAsia"/>
        </w:rPr>
        <w:t>程序存储器是用来存放指令的，是一种只读的存储器；数据存储器是用来存放变量的，是可读可写的。单片机的存储器的容量是受限制的，在编写程序的时候需要考虑这些因素。存储器的安排是由编译器自动进行安排的，一般不需要开发者来关心。当然如果使用汇编语言来编程序的话，可以把变量放在指定的位置。</w:t>
      </w:r>
      <w:bookmarkEnd w:id="3335"/>
      <w:bookmarkEnd w:id="3336"/>
      <w:bookmarkEnd w:id="3337"/>
    </w:p>
    <w:p w14:paraId="082C82D2">
      <w:pPr>
        <w:pStyle w:val="5"/>
        <w:numPr>
          <w:ilvl w:val="1"/>
          <w:numId w:val="6"/>
        </w:numPr>
        <w:spacing w:before="705" w:after="352"/>
      </w:pPr>
      <w:bookmarkStart w:id="3338" w:name="_Toc25419"/>
      <w:bookmarkStart w:id="3339" w:name="_QWord_Paragraph__422"/>
      <w:bookmarkStart w:id="3340" w:name="_QWord_Source_Comparison_2569"/>
      <w:bookmarkStart w:id="3341" w:name="_QWord_Source_Comparison_Para_422"/>
      <w:r>
        <w:rPr>
          <w:rFonts w:hint="eastAsia"/>
        </w:rPr>
        <w:t>特殊功能寄存器</w:t>
      </w:r>
      <w:bookmarkEnd w:id="3338"/>
      <w:bookmarkEnd w:id="3339"/>
      <w:bookmarkEnd w:id="3340"/>
      <w:bookmarkEnd w:id="3341"/>
    </w:p>
    <w:p w14:paraId="2EA367DD">
      <w:pPr>
        <w:pStyle w:val="4"/>
        <w:ind w:firstLine="420"/>
      </w:pPr>
      <w:bookmarkStart w:id="3342" w:name="_QWord_Source_Comparison_2570"/>
      <w:bookmarkStart w:id="3343" w:name="_QWord_Paragraph__423"/>
      <w:bookmarkStart w:id="3344" w:name="_QWord_Source_Comparison_Para_423"/>
      <w:r>
        <w:rPr>
          <w:rFonts w:hint="eastAsia"/>
        </w:rPr>
        <w:t>特殊功能寄存器（</w:t>
      </w:r>
      <w:bookmarkEnd w:id="3342"/>
      <w:bookmarkStart w:id="3345" w:name="_QWord_Source_Comparison_2571"/>
      <w:r>
        <w:rPr>
          <w:rFonts w:hint="eastAsia"/>
        </w:rPr>
        <w:t>Special Function Register</w:t>
      </w:r>
      <w:bookmarkEnd w:id="3345"/>
      <w:bookmarkStart w:id="3346" w:name="_QWord_Source_Comparison_2572"/>
      <w:r>
        <w:rPr>
          <w:rFonts w:hint="eastAsia"/>
        </w:rPr>
        <w:t>，简称</w:t>
      </w:r>
      <w:bookmarkEnd w:id="3346"/>
      <w:bookmarkStart w:id="3347" w:name="_QWord_Source_Comparison_2573"/>
      <w:r>
        <w:rPr>
          <w:rFonts w:hint="eastAsia"/>
        </w:rPr>
        <w:t>SFR</w:t>
      </w:r>
      <w:bookmarkEnd w:id="3347"/>
      <w:bookmarkStart w:id="3348" w:name="_QWord_Source_Comparison_2574"/>
      <w:r>
        <w:rPr>
          <w:rFonts w:hint="eastAsia"/>
        </w:rPr>
        <w:t>）是单片机中一类重要的寄存器，位于数据存储器的特定地址范围。数据存储器从地址</w:t>
      </w:r>
      <w:bookmarkEnd w:id="3348"/>
      <w:bookmarkStart w:id="3349" w:name="_QWord_Source_Comparison_2575"/>
      <w:r>
        <w:rPr>
          <w:rFonts w:hint="eastAsia"/>
        </w:rPr>
        <w:t>00H</w:t>
      </w:r>
      <w:bookmarkEnd w:id="3349"/>
      <w:bookmarkStart w:id="3350" w:name="_QWord_Source_Comparison_2576"/>
      <w:r>
        <w:rPr>
          <w:rFonts w:hint="eastAsia"/>
        </w:rPr>
        <w:t>到</w:t>
      </w:r>
      <w:bookmarkEnd w:id="3350"/>
      <w:bookmarkStart w:id="3351" w:name="_QWord_Source_Comparison_2577"/>
      <w:r>
        <w:rPr>
          <w:rFonts w:hint="eastAsia"/>
        </w:rPr>
        <w:t>7FH</w:t>
      </w:r>
      <w:bookmarkEnd w:id="3351"/>
      <w:bookmarkStart w:id="3352" w:name="_QWord_Source_Comparison_2578"/>
      <w:r>
        <w:rPr>
          <w:rFonts w:hint="eastAsia"/>
        </w:rPr>
        <w:t>总共</w:t>
      </w:r>
      <w:bookmarkEnd w:id="3352"/>
      <w:bookmarkStart w:id="3353" w:name="_QWord_Source_Comparison_2579"/>
      <w:r>
        <w:rPr>
          <w:rFonts w:hint="eastAsia"/>
        </w:rPr>
        <w:t>128</w:t>
      </w:r>
      <w:bookmarkEnd w:id="3353"/>
      <w:bookmarkStart w:id="3354" w:name="_QWord_Source_Comparison_2580"/>
      <w:r>
        <w:rPr>
          <w:rFonts w:hint="eastAsia"/>
        </w:rPr>
        <w:t>个字节，用于存放程序内部的各类数据和变量；从地址</w:t>
      </w:r>
      <w:bookmarkEnd w:id="3354"/>
      <w:bookmarkStart w:id="3355" w:name="_QWord_Source_Comparison_2581"/>
      <w:r>
        <w:rPr>
          <w:rFonts w:hint="eastAsia"/>
        </w:rPr>
        <w:t>80H</w:t>
      </w:r>
      <w:bookmarkEnd w:id="3355"/>
      <w:bookmarkStart w:id="3356" w:name="_QWord_Source_Comparison_2582"/>
      <w:r>
        <w:rPr>
          <w:rFonts w:hint="eastAsia"/>
        </w:rPr>
        <w:t>到</w:t>
      </w:r>
      <w:bookmarkEnd w:id="3356"/>
      <w:bookmarkStart w:id="3357" w:name="_QWord_Source_Comparison_2583"/>
      <w:r>
        <w:rPr>
          <w:rFonts w:hint="eastAsia"/>
        </w:rPr>
        <w:t>FFH</w:t>
      </w:r>
      <w:bookmarkEnd w:id="3357"/>
      <w:bookmarkStart w:id="3358" w:name="_QWord_Source_Comparison_2584"/>
      <w:r>
        <w:rPr>
          <w:rFonts w:hint="eastAsia"/>
        </w:rPr>
        <w:t>的这</w:t>
      </w:r>
      <w:bookmarkEnd w:id="3358"/>
      <w:bookmarkStart w:id="3359" w:name="_QWord_Source_Comparison_2585"/>
      <w:r>
        <w:rPr>
          <w:rFonts w:hint="eastAsia"/>
        </w:rPr>
        <w:t>128</w:t>
      </w:r>
      <w:bookmarkEnd w:id="3359"/>
      <w:bookmarkStart w:id="3360" w:name="_QWord_Source_Comparison_2586"/>
      <w:r>
        <w:rPr>
          <w:rFonts w:hint="eastAsia"/>
        </w:rPr>
        <w:t>个位置，用于存放特殊功能</w:t>
      </w:r>
      <w:bookmarkEnd w:id="3360"/>
      <w:bookmarkStart w:id="3361" w:name="_QWord_Source_Comparison_2587"/>
      <w:r>
        <w:rPr>
          <w:rFonts w:hint="eastAsia"/>
        </w:rPr>
        <w:t>寄存器。</w:t>
      </w:r>
      <w:bookmarkEnd w:id="3343"/>
      <w:bookmarkEnd w:id="3344"/>
      <w:bookmarkEnd w:id="3361"/>
    </w:p>
    <w:p w14:paraId="5A488380">
      <w:pPr>
        <w:pStyle w:val="109"/>
        <w:ind w:firstLine="360"/>
        <w:rPr>
          <w:rStyle w:val="174"/>
          <w:rFonts w:hint="eastAsia" w:eastAsia="宋体"/>
          <w:lang w:eastAsia="zh-CN"/>
        </w:rPr>
      </w:pPr>
      <w:bookmarkStart w:id="3362" w:name="_QWord_Source_Comparison_2588"/>
      <w:bookmarkStart w:id="3363" w:name="_QWord_Source_Comparison_Para_424"/>
      <w:bookmarkStart w:id="3364" w:name="_QWord_Paragraph__424"/>
      <w:r>
        <w:rPr>
          <w:rStyle w:val="174"/>
          <w:rFonts w:hint="eastAsia" w:eastAsia="宋体"/>
          <w:lang w:eastAsia="zh-CN"/>
        </w:rPr>
        <w:drawing>
          <wp:inline distT="0" distB="0" distL="114300" distR="114300">
            <wp:extent cx="2286000" cy="2286000"/>
            <wp:effectExtent l="0" t="0" r="0" b="0"/>
            <wp:docPr id="48" name="图片 48" descr="2-5 特殊功能寄存器.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2-5 特殊功能寄存器.mp4"/>
                    <pic:cNvPicPr>
                      <a:picLocks noChangeAspect="1"/>
                    </pic:cNvPicPr>
                  </pic:nvPicPr>
                  <pic:blipFill>
                    <a:blip r:embed="rId95"/>
                    <a:stretch>
                      <a:fillRect/>
                    </a:stretch>
                  </pic:blipFill>
                  <pic:spPr>
                    <a:xfrm>
                      <a:off x="0" y="0"/>
                      <a:ext cx="2286000" cy="2286000"/>
                    </a:xfrm>
                    <a:prstGeom prst="rect">
                      <a:avLst/>
                    </a:prstGeom>
                  </pic:spPr>
                </pic:pic>
              </a:graphicData>
            </a:graphic>
          </wp:inline>
        </w:drawing>
      </w:r>
    </w:p>
    <w:p w14:paraId="4DD45E41">
      <w:pPr>
        <w:pStyle w:val="109"/>
        <w:ind w:firstLine="360"/>
      </w:pPr>
      <w:r>
        <w:rPr>
          <w:rStyle w:val="174"/>
          <w:rFonts w:hint="eastAsia"/>
        </w:rPr>
        <w:t>2</w:t>
      </w:r>
      <w:bookmarkEnd w:id="3362"/>
      <w:bookmarkStart w:id="3365" w:name="_QWord_Source_Comparison_2589"/>
      <w:r>
        <w:rPr>
          <w:rStyle w:val="174"/>
        </w:rPr>
        <w:noBreakHyphen/>
      </w:r>
      <w:bookmarkEnd w:id="3365"/>
      <w:bookmarkStart w:id="3366" w:name="_QWord_Source_Comparison_2590"/>
      <w:r>
        <w:rPr>
          <w:rStyle w:val="174"/>
          <w:rFonts w:hint="eastAsia"/>
          <w:lang w:val="en-US" w:eastAsia="zh-CN"/>
        </w:rPr>
        <w:t>5</w:t>
      </w:r>
      <w:r>
        <w:rPr>
          <w:rStyle w:val="174"/>
          <w:rFonts w:hint="eastAsia"/>
        </w:rPr>
        <w:t xml:space="preserve"> </w:t>
      </w:r>
      <w:bookmarkEnd w:id="3366"/>
      <w:bookmarkStart w:id="3367" w:name="_QWord_Source_Comparison_2591"/>
      <w:r>
        <w:rPr>
          <w:rStyle w:val="174"/>
          <w:rFonts w:hint="eastAsia"/>
        </w:rPr>
        <w:t>特殊功能寄存器</w:t>
      </w:r>
      <w:bookmarkEnd w:id="3363"/>
      <w:bookmarkEnd w:id="3364"/>
      <w:bookmarkEnd w:id="3367"/>
    </w:p>
    <w:p w14:paraId="6730BCB3">
      <w:pPr>
        <w:pStyle w:val="63"/>
        <w:numPr>
          <w:ilvl w:val="2"/>
          <w:numId w:val="6"/>
        </w:numPr>
        <w:spacing w:before="352" w:after="352"/>
      </w:pPr>
      <w:bookmarkStart w:id="3368" w:name="_QWord_Source_Comparison_2592"/>
      <w:bookmarkStart w:id="3369" w:name="_QWord_Paragraph__425"/>
      <w:bookmarkStart w:id="3370" w:name="_Toc23715"/>
      <w:bookmarkStart w:id="3371" w:name="_QWord_Source_Comparison_Para_425"/>
      <w:r>
        <w:rPr>
          <w:rFonts w:hint="eastAsia"/>
        </w:rPr>
        <w:t>深入理解特殊功能寄存器</w:t>
      </w:r>
      <w:bookmarkEnd w:id="3368"/>
      <w:bookmarkEnd w:id="3369"/>
      <w:bookmarkEnd w:id="3370"/>
      <w:bookmarkEnd w:id="3371"/>
    </w:p>
    <w:p w14:paraId="53C41E1B">
      <w:pPr>
        <w:pStyle w:val="4"/>
        <w:ind w:firstLine="420"/>
      </w:pPr>
      <w:bookmarkStart w:id="3372" w:name="_QWord_Source_Comparison_2593"/>
      <w:bookmarkStart w:id="3373" w:name="_QWord_Source_Comparison_Para_426"/>
      <w:bookmarkStart w:id="3374" w:name="_QWord_Paragraph__426"/>
      <w:r>
        <w:rPr>
          <w:rFonts w:hint="eastAsia"/>
        </w:rPr>
        <w:t>特殊功能寄存器对于单片机非常关键，主要用于访问各种输入输出端口（</w:t>
      </w:r>
      <w:bookmarkEnd w:id="3372"/>
      <w:bookmarkStart w:id="3375" w:name="_QWord_Source_Comparison_2595"/>
      <w:r>
        <w:rPr>
          <w:rFonts w:hint="eastAsia"/>
          <w:lang w:eastAsia="zh-CN"/>
        </w:rPr>
        <w:t>I/O</w:t>
      </w:r>
      <w:r>
        <w:rPr>
          <w:rFonts w:hint="eastAsia"/>
        </w:rPr>
        <w:t>端口）。例如，</w:t>
      </w:r>
      <w:bookmarkEnd w:id="3375"/>
      <w:bookmarkStart w:id="3376" w:name="_QWord_Source_Comparison_2596"/>
      <w:r>
        <w:rPr>
          <w:rFonts w:hint="eastAsia"/>
        </w:rPr>
        <w:t>P1</w:t>
      </w:r>
      <w:bookmarkEnd w:id="3376"/>
      <w:bookmarkStart w:id="3377" w:name="_QWord_Source_Comparison_2597"/>
      <w:r>
        <w:rPr>
          <w:rFonts w:hint="eastAsia"/>
        </w:rPr>
        <w:t>口有</w:t>
      </w:r>
      <w:bookmarkEnd w:id="3377"/>
      <w:bookmarkStart w:id="3378" w:name="_QWord_Source_Comparison_2598"/>
      <w:r>
        <w:rPr>
          <w:rFonts w:hint="eastAsia"/>
        </w:rPr>
        <w:t>8</w:t>
      </w:r>
      <w:bookmarkEnd w:id="3378"/>
      <w:bookmarkStart w:id="3379" w:name="_QWord_Source_Comparison_2599"/>
      <w:r>
        <w:rPr>
          <w:rFonts w:hint="eastAsia"/>
        </w:rPr>
        <w:t>个引脚（</w:t>
      </w:r>
      <w:bookmarkEnd w:id="3379"/>
      <w:bookmarkStart w:id="3380" w:name="_QWord_Source_Comparison_2600"/>
      <w:r>
        <w:rPr>
          <w:rFonts w:hint="eastAsia"/>
        </w:rPr>
        <w:t>P1.0</w:t>
      </w:r>
      <w:bookmarkEnd w:id="3380"/>
      <w:bookmarkStart w:id="3381" w:name="_QWord_Source_Comparison_2601"/>
      <w:r>
        <w:rPr>
          <w:rFonts w:hint="eastAsia"/>
        </w:rPr>
        <w:t>到</w:t>
      </w:r>
      <w:bookmarkEnd w:id="3381"/>
      <w:bookmarkStart w:id="3382" w:name="_QWord_Source_Comparison_2602"/>
      <w:r>
        <w:rPr>
          <w:rFonts w:hint="eastAsia"/>
        </w:rPr>
        <w:t>P1.7</w:t>
      </w:r>
      <w:bookmarkEnd w:id="3382"/>
      <w:bookmarkStart w:id="3383" w:name="_QWord_Source_Comparison_2603"/>
      <w:r>
        <w:rPr>
          <w:rFonts w:hint="eastAsia"/>
        </w:rPr>
        <w:t>），对这些引脚的读写操作通过</w:t>
      </w:r>
      <w:bookmarkEnd w:id="3383"/>
      <w:bookmarkStart w:id="3384" w:name="_QWord_Source_Comparison_2604"/>
      <w:r>
        <w:rPr>
          <w:rFonts w:hint="eastAsia"/>
        </w:rPr>
        <w:t>P1</w:t>
      </w:r>
      <w:bookmarkEnd w:id="3384"/>
      <w:bookmarkStart w:id="3385" w:name="_QWord_Source_Comparison_2605"/>
      <w:r>
        <w:rPr>
          <w:rFonts w:hint="eastAsia"/>
        </w:rPr>
        <w:t>口的输入输出寄存器完成。</w:t>
      </w:r>
      <w:bookmarkEnd w:id="3385"/>
      <w:bookmarkStart w:id="3386" w:name="_QWord_Source_Comparison_2606"/>
      <w:r>
        <w:t>P1</w:t>
      </w:r>
      <w:bookmarkEnd w:id="3386"/>
      <w:bookmarkStart w:id="3387" w:name="_QWord_Source_Comparison_2607"/>
      <w:r>
        <w:rPr>
          <w:rFonts w:hint="eastAsia"/>
        </w:rPr>
        <w:t>口端的寄存器位于特殊功能寄存器的</w:t>
      </w:r>
      <w:bookmarkEnd w:id="3387"/>
      <w:bookmarkStart w:id="3388" w:name="_QWord_Source_Comparison_2608"/>
      <w:r>
        <w:t>90H</w:t>
      </w:r>
      <w:bookmarkEnd w:id="3388"/>
      <w:bookmarkStart w:id="3389" w:name="_QWord_Source_Comparison_2609"/>
      <w:r>
        <w:rPr>
          <w:rFonts w:hint="eastAsia"/>
        </w:rPr>
        <w:t>地址。</w:t>
      </w:r>
      <w:bookmarkEnd w:id="3373"/>
      <w:bookmarkEnd w:id="3374"/>
      <w:bookmarkEnd w:id="3389"/>
    </w:p>
    <w:p w14:paraId="25C3CE0C">
      <w:pPr>
        <w:pStyle w:val="4"/>
        <w:ind w:firstLine="420"/>
      </w:pPr>
      <w:bookmarkStart w:id="3390" w:name="_QWord_Source_Comparison_2610"/>
      <w:bookmarkStart w:id="3391" w:name="_QWord_Paragraph__427"/>
      <w:bookmarkStart w:id="3392" w:name="_QWord_Source_Comparison_Para_427"/>
      <w:r>
        <w:rPr>
          <w:rFonts w:hint="eastAsia"/>
        </w:rPr>
        <w:t>特殊功能寄存器在地址</w:t>
      </w:r>
      <w:bookmarkEnd w:id="3390"/>
      <w:bookmarkStart w:id="3393" w:name="_QWord_Source_Comparison_2611"/>
      <w:r>
        <w:rPr>
          <w:rFonts w:hint="eastAsia"/>
        </w:rPr>
        <w:t>80H</w:t>
      </w:r>
      <w:bookmarkEnd w:id="3393"/>
      <w:bookmarkStart w:id="3394" w:name="_QWord_Source_Comparison_2612"/>
      <w:r>
        <w:rPr>
          <w:rFonts w:hint="eastAsia"/>
        </w:rPr>
        <w:t>到</w:t>
      </w:r>
      <w:bookmarkEnd w:id="3394"/>
      <w:bookmarkStart w:id="3395" w:name="_QWord_Source_Comparison_2613"/>
      <w:r>
        <w:rPr>
          <w:rFonts w:hint="eastAsia"/>
        </w:rPr>
        <w:t>FFH</w:t>
      </w:r>
      <w:bookmarkEnd w:id="3395"/>
      <w:bookmarkStart w:id="3396" w:name="_QWord_Source_Comparison_2614"/>
      <w:r>
        <w:rPr>
          <w:rFonts w:hint="eastAsia"/>
        </w:rPr>
        <w:t>之间的分布是固定的、不可更改的。地址的安排也是有规律的，比如</w:t>
      </w:r>
      <w:bookmarkEnd w:id="3396"/>
      <w:bookmarkStart w:id="3397" w:name="_QWord_Source_Comparison_2615"/>
      <w:r>
        <w:rPr>
          <w:rFonts w:hint="eastAsia"/>
        </w:rPr>
        <w:t>P0</w:t>
      </w:r>
      <w:bookmarkEnd w:id="3397"/>
      <w:bookmarkStart w:id="3398" w:name="_QWord_Source_Comparison_2616"/>
      <w:r>
        <w:rPr>
          <w:rFonts w:hint="eastAsia"/>
        </w:rPr>
        <w:t>寄存器位于</w:t>
      </w:r>
      <w:bookmarkEnd w:id="3398"/>
      <w:bookmarkStart w:id="3399" w:name="_QWord_Source_Comparison_2617"/>
      <w:r>
        <w:rPr>
          <w:rFonts w:hint="eastAsia"/>
        </w:rPr>
        <w:t>80H</w:t>
      </w:r>
      <w:bookmarkEnd w:id="3399"/>
      <w:bookmarkStart w:id="3400" w:name="_QWord_Source_Comparison_2618"/>
      <w:r>
        <w:rPr>
          <w:rFonts w:hint="eastAsia"/>
        </w:rPr>
        <w:t>，</w:t>
      </w:r>
      <w:bookmarkEnd w:id="3400"/>
      <w:bookmarkStart w:id="3401" w:name="_QWord_Source_Comparison_2619"/>
      <w:r>
        <w:rPr>
          <w:rFonts w:hint="eastAsia"/>
        </w:rPr>
        <w:t>P1</w:t>
      </w:r>
      <w:bookmarkEnd w:id="3401"/>
      <w:bookmarkStart w:id="3402" w:name="_QWord_Source_Comparison_2620"/>
      <w:r>
        <w:rPr>
          <w:rFonts w:hint="eastAsia"/>
        </w:rPr>
        <w:t>寄存器位于</w:t>
      </w:r>
      <w:bookmarkEnd w:id="3402"/>
      <w:bookmarkStart w:id="3403" w:name="_QWord_Source_Comparison_2621"/>
      <w:r>
        <w:rPr>
          <w:rFonts w:hint="eastAsia"/>
        </w:rPr>
        <w:t>90H</w:t>
      </w:r>
      <w:bookmarkEnd w:id="3403"/>
      <w:bookmarkStart w:id="3404" w:name="_QWord_Source_Comparison_2622"/>
      <w:r>
        <w:rPr>
          <w:rFonts w:hint="eastAsia"/>
        </w:rPr>
        <w:t>，</w:t>
      </w:r>
      <w:bookmarkEnd w:id="3404"/>
      <w:bookmarkStart w:id="3405" w:name="_QWord_Source_Comparison_2623"/>
      <w:r>
        <w:rPr>
          <w:rFonts w:hint="eastAsia"/>
        </w:rPr>
        <w:t>P2</w:t>
      </w:r>
      <w:bookmarkEnd w:id="3405"/>
      <w:bookmarkStart w:id="3406" w:name="_QWord_Source_Comparison_2624"/>
      <w:r>
        <w:rPr>
          <w:rFonts w:hint="eastAsia"/>
        </w:rPr>
        <w:t>寄存器位于</w:t>
      </w:r>
      <w:bookmarkEnd w:id="3406"/>
      <w:bookmarkStart w:id="3407" w:name="_QWord_Source_Comparison_2625"/>
      <w:r>
        <w:rPr>
          <w:rFonts w:hint="eastAsia"/>
        </w:rPr>
        <w:t>A0H</w:t>
      </w:r>
      <w:bookmarkEnd w:id="3407"/>
      <w:bookmarkStart w:id="3408" w:name="_QWord_Source_Comparison_2626"/>
      <w:r>
        <w:rPr>
          <w:rFonts w:hint="eastAsia"/>
        </w:rPr>
        <w:t>，</w:t>
      </w:r>
      <w:bookmarkEnd w:id="3408"/>
      <w:bookmarkStart w:id="3409" w:name="_QWord_Source_Comparison_2627"/>
      <w:r>
        <w:rPr>
          <w:rFonts w:hint="eastAsia"/>
        </w:rPr>
        <w:t>P3</w:t>
      </w:r>
      <w:bookmarkEnd w:id="3409"/>
      <w:bookmarkStart w:id="3410" w:name="_QWord_Source_Comparison_2628"/>
      <w:r>
        <w:rPr>
          <w:rFonts w:hint="eastAsia"/>
        </w:rPr>
        <w:t>寄存器位于</w:t>
      </w:r>
      <w:bookmarkEnd w:id="3410"/>
      <w:bookmarkStart w:id="3411" w:name="_QWord_Source_Comparison_2629"/>
      <w:r>
        <w:rPr>
          <w:rFonts w:hint="eastAsia"/>
        </w:rPr>
        <w:t>B0H</w:t>
      </w:r>
      <w:bookmarkEnd w:id="3411"/>
      <w:bookmarkStart w:id="3412" w:name="_QWord_Source_Comparison_2630"/>
      <w:r>
        <w:rPr>
          <w:rFonts w:hint="eastAsia"/>
        </w:rPr>
        <w:t>等等。在</w:t>
      </w:r>
      <w:bookmarkEnd w:id="3412"/>
      <w:bookmarkStart w:id="3413" w:name="_QWord_Source_Comparison_2631"/>
      <w:r>
        <w:fldChar w:fldCharType="begin"/>
      </w:r>
      <w:bookmarkEnd w:id="3413"/>
      <w:bookmarkStart w:id="3414" w:name="_QWord_Source_Comparison_2632"/>
      <w:r>
        <w:instrText xml:space="preserve"> </w:instrText>
      </w:r>
      <w:bookmarkEnd w:id="3414"/>
      <w:bookmarkStart w:id="3415" w:name="_QWord_Source_Comparison_2633"/>
      <w:r>
        <w:rPr>
          <w:rFonts w:hint="eastAsia"/>
        </w:rPr>
        <w:instrText xml:space="preserve">REF QWord_XRef_Figure__n1Zf1W \h \* CHARFORMAT</w:instrText>
      </w:r>
      <w:bookmarkEnd w:id="3415"/>
      <w:bookmarkStart w:id="3416" w:name="_QWord_Source_Comparison_2634"/>
      <w:r>
        <w:instrText xml:space="preserve"> </w:instrText>
      </w:r>
      <w:bookmarkStart w:id="3417" w:name="_QWord_Source_Comparison_2635"/>
      <w:r>
        <w:fldChar w:fldCharType="separate"/>
      </w:r>
      <w:bookmarkEnd w:id="3416"/>
      <w:bookmarkEnd w:id="3417"/>
      <w:bookmarkStart w:id="3418" w:name="_QWord_Source_Comparison_2636"/>
      <w:r>
        <w:rPr>
          <w:rFonts w:hint="eastAsia"/>
        </w:rPr>
        <w:t>图</w:t>
      </w:r>
      <w:bookmarkEnd w:id="3418"/>
      <w:bookmarkStart w:id="3419" w:name="_QWord_Source_Comparison_2637"/>
      <w:r>
        <w:rPr>
          <w:rFonts w:hint="eastAsia"/>
        </w:rPr>
        <w:t> </w:t>
      </w:r>
      <w:bookmarkEnd w:id="3419"/>
      <w:bookmarkStart w:id="3420" w:name="_QWord_Source_Comparison_2638"/>
      <w:r>
        <w:t>2</w:t>
      </w:r>
      <w:bookmarkEnd w:id="3420"/>
      <w:bookmarkStart w:id="3421" w:name="_QWord_Source_Comparison_2639"/>
      <w:r>
        <w:noBreakHyphen/>
      </w:r>
      <w:r>
        <w:t>17</w:t>
      </w:r>
      <w:bookmarkEnd w:id="3421"/>
      <w:bookmarkStart w:id="3422" w:name="_QWord_Source_Comparison_2640"/>
      <w:r>
        <w:fldChar w:fldCharType="end"/>
      </w:r>
      <w:bookmarkEnd w:id="3422"/>
      <w:bookmarkStart w:id="3423" w:name="_QWord_Source_Comparison_2641"/>
      <w:r>
        <w:rPr>
          <w:rFonts w:hint="eastAsia"/>
        </w:rPr>
        <w:t>中，这</w:t>
      </w:r>
      <w:bookmarkEnd w:id="3423"/>
      <w:bookmarkStart w:id="3424" w:name="_QWord_Source_Comparison_2642"/>
      <w:r>
        <w:rPr>
          <w:rFonts w:hint="eastAsia"/>
        </w:rPr>
        <w:t>128</w:t>
      </w:r>
      <w:bookmarkEnd w:id="3424"/>
      <w:bookmarkStart w:id="3425" w:name="_QWord_Source_Comparison_2643"/>
      <w:r>
        <w:rPr>
          <w:rFonts w:hint="eastAsia"/>
        </w:rPr>
        <w:t>个字节中浅颜色浅蓝色的位置被标注出来，表示已经被特殊功能寄存器占用。相对而言，深颜色深蓝色的位置则没有安排相应的寄存器，这些位置要么是不可使用的，要么在其他型号的单片机中可能是作为备用位置留存。</w:t>
      </w:r>
      <w:bookmarkEnd w:id="3391"/>
      <w:bookmarkEnd w:id="3392"/>
      <w:bookmarkEnd w:id="3425"/>
    </w:p>
    <w:p w14:paraId="63C46CD6">
      <w:pPr>
        <w:pStyle w:val="105"/>
      </w:pPr>
      <w:bookmarkStart w:id="3426" w:name="_QWord_Source_Comparison_Para_428"/>
      <w:r>
        <w:t>‌</w:t>
      </w:r>
      <w:bookmarkStart w:id="3427" w:name="_QWord_Source_Comparison_2644"/>
      <w:bookmarkEnd w:id="3427"/>
      <w:bookmarkStart w:id="3428" w:name="_QWord_Paragraph__428"/>
      <w:bookmarkStart w:id="3429" w:name="_QWord_ImageIndex_31"/>
      <w:bookmarkStart w:id="3430" w:name="_QWord_Source_Comparison_2645"/>
      <w:r>
        <w:drawing>
          <wp:inline distT="0" distB="0" distL="0" distR="0">
            <wp:extent cx="5205730" cy="3325495"/>
            <wp:effectExtent l="0" t="0" r="0" b="8255"/>
            <wp:docPr id="284211608" name="图片 1" title="QWord_ImageMark_31">
              <a:hlinkClick xmlns:a="http://schemas.openxmlformats.org/drawingml/2006/main" r:id="rId96" tooltip="QWord 图片目录：resource/images/illustration/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11608" name="图片 1" title="QWord_ImageMark_31"/>
                    <pic:cNvPicPr>
                      <a:picLocks noChangeAspect="1"/>
                    </pic:cNvPicPr>
                  </pic:nvPicPr>
                  <pic:blipFill>
                    <a:blip r:embed="rId97"/>
                    <a:stretch>
                      <a:fillRect/>
                    </a:stretch>
                  </pic:blipFill>
                  <pic:spPr>
                    <a:xfrm>
                      <a:off x="0" y="0"/>
                      <a:ext cx="5205730" cy="3326127"/>
                    </a:xfrm>
                    <a:prstGeom prst="rect">
                      <a:avLst/>
                    </a:prstGeom>
                  </pic:spPr>
                </pic:pic>
              </a:graphicData>
            </a:graphic>
          </wp:inline>
        </w:drawing>
      </w:r>
      <w:bookmarkEnd w:id="3426"/>
      <w:bookmarkEnd w:id="3428"/>
      <w:bookmarkEnd w:id="3429"/>
      <w:bookmarkEnd w:id="3430"/>
    </w:p>
    <w:p w14:paraId="01903CB7">
      <w:pPr>
        <w:pStyle w:val="68"/>
      </w:pPr>
      <w:bookmarkStart w:id="3431" w:name="_QWord_Source_Comparison_2646"/>
      <w:bookmarkStart w:id="3432" w:name="QWord_XRef_Figure__n1Zf1W"/>
      <w:bookmarkStart w:id="3433" w:name="_QWord_Paragraph__429"/>
      <w:bookmarkStart w:id="3434" w:name="_QWord_Source_Comparison_Para_429"/>
      <w:r>
        <w:rPr>
          <w:rFonts w:hint="eastAsia"/>
        </w:rPr>
        <w:t>图</w:t>
      </w:r>
      <w:bookmarkEnd w:id="3431"/>
      <w:bookmarkStart w:id="3435" w:name="_QWord_Source_Comparison_2647"/>
      <w:r>
        <w:rPr>
          <w:rFonts w:hint="eastAsia"/>
        </w:rPr>
        <w:t> </w:t>
      </w:r>
      <w:bookmarkEnd w:id="3435"/>
      <w:bookmarkStart w:id="3436" w:name="_QWord_Source_Comparison_2648"/>
      <w:r>
        <w:fldChar w:fldCharType="begin"/>
      </w:r>
      <w:bookmarkEnd w:id="3436"/>
      <w:bookmarkStart w:id="3437" w:name="_QWord_Source_Comparison_2649"/>
      <w:r>
        <w:instrText xml:space="preserve"> SEQ QWord_Heading1_Sequence \c </w:instrText>
      </w:r>
      <w:bookmarkEnd w:id="3437"/>
      <w:bookmarkStart w:id="3438" w:name="_QWord_Source_Comparison_2650"/>
      <w:r>
        <w:fldChar w:fldCharType="separate"/>
      </w:r>
      <w:bookmarkEnd w:id="3438"/>
      <w:bookmarkStart w:id="3439" w:name="_QWord_Source_Comparison_2651"/>
      <w:r>
        <w:t>2</w:t>
      </w:r>
      <w:bookmarkEnd w:id="3439"/>
      <w:bookmarkStart w:id="3440" w:name="_QWord_Source_Comparison_2652"/>
      <w:r>
        <w:fldChar w:fldCharType="end"/>
      </w:r>
      <w:bookmarkEnd w:id="3440"/>
      <w:bookmarkStart w:id="3441" w:name="_QWord_Source_Comparison_2653"/>
      <w:r>
        <w:noBreakHyphen/>
      </w:r>
      <w:bookmarkEnd w:id="3441"/>
      <w:bookmarkStart w:id="3442" w:name="_QWord_Source_Comparison_2654"/>
      <w:r>
        <w:fldChar w:fldCharType="begin"/>
      </w:r>
      <w:bookmarkEnd w:id="3442"/>
      <w:bookmarkStart w:id="3443" w:name="_QWord_Source_Comparison_2655"/>
      <w:r>
        <w:instrText xml:space="preserve"> </w:instrText>
      </w:r>
      <w:bookmarkEnd w:id="3443"/>
      <w:bookmarkStart w:id="3444" w:name="_QWord_Source_Comparison_2656"/>
      <w:r>
        <w:rPr>
          <w:rFonts w:hint="eastAsia"/>
        </w:rPr>
        <w:instrText xml:space="preserve">SEQ </w:instrText>
      </w:r>
      <w:bookmarkEnd w:id="3444"/>
      <w:bookmarkStart w:id="3445" w:name="_QWord_Source_Comparison_2657"/>
      <w:r>
        <w:rPr>
          <w:rFonts w:hint="eastAsia"/>
        </w:rPr>
        <w:instrText xml:space="preserve">图</w:instrText>
      </w:r>
      <w:bookmarkEnd w:id="3445"/>
      <w:bookmarkStart w:id="3446" w:name="_QWord_Source_Comparison_2658"/>
      <w:r>
        <w:rPr>
          <w:rFonts w:hint="eastAsia"/>
        </w:rPr>
        <w:instrText xml:space="preserve"> \* ARABIC \s 1</w:instrText>
      </w:r>
      <w:bookmarkEnd w:id="3446"/>
      <w:bookmarkStart w:id="3447" w:name="_QWord_Source_Comparison_2659"/>
      <w:r>
        <w:instrText xml:space="preserve"> </w:instrText>
      </w:r>
      <w:bookmarkStart w:id="3448" w:name="_QWord_Source_Comparison_2660"/>
      <w:r>
        <w:fldChar w:fldCharType="separate"/>
      </w:r>
      <w:bookmarkEnd w:id="3447"/>
      <w:bookmarkEnd w:id="3448"/>
      <w:bookmarkStart w:id="3449" w:name="_QWord_Source_Comparison_2661"/>
      <w:r>
        <w:t>17</w:t>
      </w:r>
      <w:bookmarkEnd w:id="3449"/>
      <w:bookmarkStart w:id="3450" w:name="_QWord_Source_Comparison_2662"/>
      <w:r>
        <w:fldChar w:fldCharType="end"/>
      </w:r>
      <w:bookmarkEnd w:id="3432"/>
      <w:bookmarkEnd w:id="3450"/>
      <w:bookmarkStart w:id="3451" w:name="_QWord_Source_Comparison_2663"/>
      <w:r>
        <w:rPr>
          <w:rFonts w:hint="eastAsia"/>
        </w:rPr>
        <w:t xml:space="preserve">  </w:t>
      </w:r>
      <w:bookmarkEnd w:id="3451"/>
      <w:bookmarkStart w:id="3452" w:name="_QWord_Source_Comparison_2664"/>
      <w:r>
        <w:rPr>
          <w:rFonts w:hint="eastAsia"/>
        </w:rPr>
        <w:t>单片机特殊功能寄存器示意图</w:t>
      </w:r>
      <w:bookmarkEnd w:id="3433"/>
      <w:bookmarkEnd w:id="3434"/>
      <w:bookmarkEnd w:id="3452"/>
    </w:p>
    <w:p w14:paraId="1575EC55">
      <w:pPr>
        <w:pStyle w:val="4"/>
        <w:ind w:firstLine="420"/>
      </w:pPr>
      <w:bookmarkStart w:id="3453" w:name="_QWord_Source_Comparison_2665"/>
      <w:bookmarkStart w:id="3454" w:name="_QWord_Paragraph__430"/>
      <w:bookmarkStart w:id="3455" w:name="_QWord_Source_Comparison_Para_430"/>
      <w:r>
        <w:rPr>
          <w:rFonts w:hint="eastAsia"/>
        </w:rPr>
        <w:t>特殊功能寄存器在单片机中扮演着重要角色。可以使用的所有特殊功能寄存器的名称及其地址如</w:t>
      </w:r>
      <w:bookmarkEnd w:id="3453"/>
      <w:bookmarkStart w:id="3456" w:name="_QWord_Source_Comparison_2666"/>
      <w:r>
        <w:fldChar w:fldCharType="begin"/>
      </w:r>
      <w:bookmarkEnd w:id="3456"/>
      <w:bookmarkStart w:id="3457" w:name="_QWord_Source_Comparison_2667"/>
      <w:r>
        <w:instrText xml:space="preserve"> </w:instrText>
      </w:r>
      <w:bookmarkEnd w:id="3457"/>
      <w:bookmarkStart w:id="3458" w:name="_QWord_Source_Comparison_2668"/>
      <w:r>
        <w:rPr>
          <w:rFonts w:hint="eastAsia"/>
        </w:rPr>
        <w:instrText xml:space="preserve">REF QWord_XRef_Figure__3Xz1yQ \h \* CHARFORMAT</w:instrText>
      </w:r>
      <w:bookmarkEnd w:id="3458"/>
      <w:bookmarkStart w:id="3459" w:name="_QWord_Source_Comparison_2669"/>
      <w:r>
        <w:instrText xml:space="preserve"> </w:instrText>
      </w:r>
      <w:bookmarkStart w:id="3460" w:name="_QWord_Source_Comparison_2670"/>
      <w:r>
        <w:fldChar w:fldCharType="separate"/>
      </w:r>
      <w:bookmarkEnd w:id="3459"/>
      <w:bookmarkEnd w:id="3460"/>
      <w:bookmarkStart w:id="3461" w:name="_QWord_Source_Comparison_2671"/>
      <w:r>
        <w:rPr>
          <w:rFonts w:hint="eastAsia"/>
        </w:rPr>
        <w:t>图</w:t>
      </w:r>
      <w:bookmarkEnd w:id="3461"/>
      <w:bookmarkStart w:id="3462" w:name="_QWord_Source_Comparison_2672"/>
      <w:r>
        <w:rPr>
          <w:rFonts w:hint="eastAsia"/>
        </w:rPr>
        <w:t> </w:t>
      </w:r>
      <w:bookmarkEnd w:id="3462"/>
      <w:bookmarkStart w:id="3463" w:name="_QWord_Source_Comparison_2673"/>
      <w:r>
        <w:t>2</w:t>
      </w:r>
      <w:bookmarkEnd w:id="3463"/>
      <w:bookmarkStart w:id="3464" w:name="_QWord_Source_Comparison_2674"/>
      <w:r>
        <w:noBreakHyphen/>
      </w:r>
      <w:r>
        <w:t>18</w:t>
      </w:r>
      <w:bookmarkEnd w:id="3464"/>
      <w:bookmarkStart w:id="3465" w:name="_QWord_Source_Comparison_2675"/>
      <w:r>
        <w:fldChar w:fldCharType="end"/>
      </w:r>
      <w:bookmarkEnd w:id="3465"/>
      <w:bookmarkStart w:id="3466" w:name="_QWord_Source_Comparison_2676"/>
      <w:r>
        <w:rPr>
          <w:rFonts w:hint="eastAsia"/>
        </w:rPr>
        <w:t>所示。一部分是</w:t>
      </w:r>
      <w:bookmarkEnd w:id="3466"/>
      <w:bookmarkStart w:id="3467" w:name="_QWord_Source_Comparison_2677"/>
      <w:r>
        <w:rPr>
          <w:rFonts w:hint="eastAsia"/>
        </w:rPr>
        <w:t>CPU</w:t>
      </w:r>
      <w:bookmarkEnd w:id="3467"/>
      <w:bookmarkStart w:id="3468" w:name="_QWord_Source_Comparison_2678"/>
      <w:r>
        <w:rPr>
          <w:rFonts w:hint="eastAsia"/>
        </w:rPr>
        <w:t>内部使用的特殊寄存器，例如累加器（</w:t>
      </w:r>
      <w:bookmarkEnd w:id="3468"/>
      <w:bookmarkStart w:id="3469" w:name="_QWord_Source_Comparison_2679"/>
      <w:r>
        <w:rPr>
          <w:rFonts w:hint="eastAsia"/>
        </w:rPr>
        <w:t>ACC</w:t>
      </w:r>
      <w:bookmarkEnd w:id="3469"/>
      <w:bookmarkStart w:id="3470" w:name="_QWord_Source_Comparison_2680"/>
      <w:r>
        <w:rPr>
          <w:rFonts w:hint="eastAsia"/>
        </w:rPr>
        <w:t>）、程序状态字（</w:t>
      </w:r>
      <w:bookmarkEnd w:id="3470"/>
      <w:bookmarkStart w:id="3471" w:name="_QWord_Source_Comparison_2681"/>
      <w:r>
        <w:rPr>
          <w:rFonts w:hint="eastAsia"/>
        </w:rPr>
        <w:t>PSW</w:t>
      </w:r>
      <w:bookmarkEnd w:id="3471"/>
      <w:bookmarkStart w:id="3472" w:name="_QWord_Source_Comparison_2682"/>
      <w:r>
        <w:rPr>
          <w:rFonts w:hint="eastAsia"/>
        </w:rPr>
        <w:t>）、中断优先级（</w:t>
      </w:r>
      <w:bookmarkEnd w:id="3472"/>
      <w:bookmarkStart w:id="3473" w:name="_QWord_Source_Comparison_2683"/>
      <w:r>
        <w:rPr>
          <w:rFonts w:hint="eastAsia"/>
        </w:rPr>
        <w:t>IP</w:t>
      </w:r>
      <w:bookmarkEnd w:id="3473"/>
      <w:bookmarkStart w:id="3474" w:name="_QWord_Source_Comparison_2684"/>
      <w:r>
        <w:rPr>
          <w:rFonts w:hint="eastAsia"/>
        </w:rPr>
        <w:t>）以及堆栈指针（</w:t>
      </w:r>
      <w:bookmarkEnd w:id="3474"/>
      <w:bookmarkStart w:id="3475" w:name="_QWord_Source_Comparison_2685"/>
      <w:r>
        <w:rPr>
          <w:rFonts w:hint="eastAsia"/>
        </w:rPr>
        <w:t>SP</w:t>
      </w:r>
      <w:bookmarkEnd w:id="3475"/>
      <w:bookmarkStart w:id="3476" w:name="_QWord_Source_Comparison_2686"/>
      <w:r>
        <w:rPr>
          <w:rFonts w:hint="eastAsia"/>
        </w:rPr>
        <w:t>）等。这些寄存器通常由</w:t>
      </w:r>
      <w:bookmarkEnd w:id="3476"/>
      <w:bookmarkStart w:id="3477" w:name="_QWord_Source_Comparison_2687"/>
      <w:r>
        <w:rPr>
          <w:rFonts w:hint="eastAsia"/>
        </w:rPr>
        <w:t>CPU</w:t>
      </w:r>
      <w:bookmarkEnd w:id="3477"/>
      <w:bookmarkStart w:id="3478" w:name="_QWord_Source_Comparison_2688"/>
      <w:r>
        <w:rPr>
          <w:rFonts w:hint="eastAsia"/>
        </w:rPr>
        <w:t>执行指令，因此对于高级语言编写者来说，通常不需要直接操作。</w:t>
      </w:r>
      <w:bookmarkEnd w:id="3454"/>
      <w:bookmarkEnd w:id="3455"/>
      <w:bookmarkEnd w:id="3478"/>
    </w:p>
    <w:p w14:paraId="67F84707">
      <w:pPr>
        <w:pStyle w:val="4"/>
        <w:ind w:firstLine="420"/>
      </w:pPr>
      <w:bookmarkStart w:id="3479" w:name="_QWord_Source_Comparison_2689"/>
      <w:bookmarkStart w:id="3480" w:name="_QWord_Paragraph__431"/>
      <w:bookmarkStart w:id="3481" w:name="_QWord_Source_Comparison_Para_431"/>
      <w:r>
        <w:rPr>
          <w:rFonts w:hint="eastAsia"/>
        </w:rPr>
        <w:t>其他大部分</w:t>
      </w:r>
      <w:bookmarkEnd w:id="3479"/>
      <w:bookmarkStart w:id="3482" w:name="_QWord_Source_Comparison_2690"/>
      <w:r>
        <w:rPr>
          <w:rFonts w:hint="eastAsia"/>
        </w:rPr>
        <w:t>SFR</w:t>
      </w:r>
      <w:bookmarkEnd w:id="3482"/>
      <w:bookmarkStart w:id="3483" w:name="_QWord_Source_Comparison_2691"/>
      <w:r>
        <w:rPr>
          <w:rFonts w:hint="eastAsia"/>
        </w:rPr>
        <w:t>与外部</w:t>
      </w:r>
      <w:bookmarkEnd w:id="3483"/>
      <w:bookmarkStart w:id="3484" w:name="_QWord_Source_Comparison_2693"/>
      <w:r>
        <w:rPr>
          <w:rFonts w:hint="eastAsia"/>
          <w:lang w:eastAsia="zh-CN"/>
        </w:rPr>
        <w:t>I/O</w:t>
      </w:r>
      <w:r>
        <w:rPr>
          <w:rFonts w:hint="eastAsia"/>
        </w:rPr>
        <w:t>端口相关联。例如，</w:t>
      </w:r>
      <w:bookmarkEnd w:id="3484"/>
      <w:bookmarkStart w:id="3485" w:name="_QWord_Source_Comparison_2694"/>
      <w:r>
        <w:rPr>
          <w:rFonts w:hint="eastAsia"/>
        </w:rPr>
        <w:t>P0</w:t>
      </w:r>
      <w:bookmarkEnd w:id="3485"/>
      <w:bookmarkStart w:id="3486" w:name="_QWord_Source_Comparison_2695"/>
      <w:r>
        <w:rPr>
          <w:rFonts w:hint="eastAsia"/>
        </w:rPr>
        <w:t>、</w:t>
      </w:r>
      <w:bookmarkEnd w:id="3486"/>
      <w:bookmarkStart w:id="3487" w:name="_QWord_Source_Comparison_2696"/>
      <w:r>
        <w:rPr>
          <w:rFonts w:hint="eastAsia"/>
        </w:rPr>
        <w:t>P1</w:t>
      </w:r>
      <w:bookmarkEnd w:id="3487"/>
      <w:bookmarkStart w:id="3488" w:name="_QWord_Source_Comparison_2697"/>
      <w:r>
        <w:rPr>
          <w:rFonts w:hint="eastAsia"/>
        </w:rPr>
        <w:t>、</w:t>
      </w:r>
      <w:bookmarkEnd w:id="3488"/>
      <w:bookmarkStart w:id="3489" w:name="_QWord_Source_Comparison_2698"/>
      <w:r>
        <w:rPr>
          <w:rFonts w:hint="eastAsia"/>
        </w:rPr>
        <w:t>P2</w:t>
      </w:r>
      <w:bookmarkEnd w:id="3489"/>
      <w:bookmarkStart w:id="3490" w:name="_QWord_Source_Comparison_2699"/>
      <w:r>
        <w:rPr>
          <w:rFonts w:hint="eastAsia"/>
        </w:rPr>
        <w:t>、</w:t>
      </w:r>
      <w:bookmarkEnd w:id="3490"/>
      <w:bookmarkStart w:id="3491" w:name="_QWord_Source_Comparison_2700"/>
      <w:r>
        <w:rPr>
          <w:rFonts w:hint="eastAsia"/>
        </w:rPr>
        <w:t>P3</w:t>
      </w:r>
      <w:bookmarkEnd w:id="3491"/>
      <w:bookmarkStart w:id="3492" w:name="_QWord_Source_Comparison_2701"/>
      <w:r>
        <w:rPr>
          <w:rFonts w:hint="eastAsia"/>
        </w:rPr>
        <w:t>等寄存器分别对应着不同的</w:t>
      </w:r>
      <w:bookmarkEnd w:id="3492"/>
      <w:bookmarkStart w:id="3493" w:name="_QWord_Source_Comparison_2703"/>
      <w:r>
        <w:rPr>
          <w:rFonts w:hint="eastAsia"/>
          <w:lang w:eastAsia="zh-CN"/>
        </w:rPr>
        <w:t>I/O</w:t>
      </w:r>
      <w:r>
        <w:rPr>
          <w:rFonts w:hint="eastAsia"/>
        </w:rPr>
        <w:t>端口，后续学习中会逐步介绍它们的用法。</w:t>
      </w:r>
      <w:bookmarkEnd w:id="3480"/>
      <w:bookmarkEnd w:id="3481"/>
      <w:bookmarkEnd w:id="3493"/>
    </w:p>
    <w:p w14:paraId="3AC9CE31">
      <w:pPr>
        <w:pStyle w:val="4"/>
        <w:ind w:firstLine="420"/>
      </w:pPr>
      <w:bookmarkStart w:id="3494" w:name="_QWord_Source_Comparison_2704"/>
      <w:bookmarkStart w:id="3495" w:name="_QWord_Paragraph__432"/>
      <w:bookmarkStart w:id="3496" w:name="_QWord_Source_Comparison_Para_432"/>
      <w:r>
        <w:rPr>
          <w:rFonts w:hint="eastAsia"/>
        </w:rPr>
        <w:t>在特殊功能寄存器中，有一列标记为可寻址的寄存器。每个寄存器都是</w:t>
      </w:r>
      <w:bookmarkEnd w:id="3494"/>
      <w:bookmarkStart w:id="3497" w:name="_QWord_Source_Comparison_2705"/>
      <w:r>
        <w:rPr>
          <w:rFonts w:hint="eastAsia"/>
        </w:rPr>
        <w:t>8</w:t>
      </w:r>
      <w:bookmarkEnd w:id="3497"/>
      <w:bookmarkStart w:id="3498" w:name="_QWord_Source_Comparison_2706"/>
      <w:r>
        <w:rPr>
          <w:rFonts w:hint="eastAsia"/>
        </w:rPr>
        <w:t>位的寄存器，每一位都可以单独访问和操作。例如，从</w:t>
      </w:r>
      <w:bookmarkEnd w:id="3498"/>
      <w:bookmarkStart w:id="3499" w:name="_QWord_Source_Comparison_2707"/>
      <w:r>
        <w:rPr>
          <w:rFonts w:hint="eastAsia"/>
        </w:rPr>
        <w:t>P0.0</w:t>
      </w:r>
      <w:bookmarkEnd w:id="3499"/>
      <w:bookmarkStart w:id="3500" w:name="_QWord_Source_Comparison_2708"/>
      <w:r>
        <w:rPr>
          <w:rFonts w:hint="eastAsia"/>
        </w:rPr>
        <w:t>到</w:t>
      </w:r>
      <w:bookmarkEnd w:id="3500"/>
      <w:bookmarkStart w:id="3501" w:name="_QWord_Source_Comparison_2709"/>
      <w:r>
        <w:rPr>
          <w:rFonts w:hint="eastAsia"/>
        </w:rPr>
        <w:t>P0.7</w:t>
      </w:r>
      <w:bookmarkEnd w:id="3501"/>
      <w:bookmarkStart w:id="3502" w:name="_QWord_Source_Comparison_2710"/>
      <w:r>
        <w:rPr>
          <w:rFonts w:hint="eastAsia"/>
        </w:rPr>
        <w:t>，</w:t>
      </w:r>
      <w:bookmarkEnd w:id="3502"/>
      <w:bookmarkStart w:id="3503" w:name="_QWord_Source_Comparison_2711"/>
      <w:r>
        <w:rPr>
          <w:rFonts w:hint="eastAsia"/>
        </w:rPr>
        <w:t>P0</w:t>
      </w:r>
      <w:bookmarkEnd w:id="3503"/>
      <w:bookmarkStart w:id="3504" w:name="_QWord_Source_Comparison_2712"/>
      <w:r>
        <w:rPr>
          <w:rFonts w:hint="eastAsia"/>
        </w:rPr>
        <w:t>寄存器的每一位都可以单独操</w:t>
      </w:r>
      <w:bookmarkEnd w:id="3504"/>
      <w:bookmarkStart w:id="3505" w:name="_QWord_Source_Comparison_2713"/>
      <w:r>
        <w:rPr>
          <w:rFonts w:hint="eastAsia"/>
        </w:rPr>
        <w:t>作，无须同时操作整个</w:t>
      </w:r>
      <w:bookmarkEnd w:id="3505"/>
      <w:bookmarkStart w:id="3506" w:name="_QWord_Source_Comparison_2714"/>
      <w:r>
        <w:rPr>
          <w:rFonts w:hint="eastAsia"/>
        </w:rPr>
        <w:t>8</w:t>
      </w:r>
      <w:bookmarkEnd w:id="3506"/>
      <w:bookmarkStart w:id="3507" w:name="_QWord_Source_Comparison_2715"/>
      <w:r>
        <w:rPr>
          <w:rFonts w:hint="eastAsia"/>
        </w:rPr>
        <w:t>位。</w:t>
      </w:r>
      <w:bookmarkEnd w:id="3495"/>
      <w:bookmarkEnd w:id="3496"/>
      <w:bookmarkEnd w:id="3507"/>
    </w:p>
    <w:p w14:paraId="6AF80C82">
      <w:pPr>
        <w:pStyle w:val="4"/>
        <w:ind w:firstLine="420"/>
      </w:pPr>
      <w:bookmarkStart w:id="3508" w:name="_QWord_Source_Comparison_2716"/>
      <w:bookmarkStart w:id="3509" w:name="_QWord_Paragraph__433"/>
      <w:bookmarkStart w:id="3510" w:name="_QWord_Source_Comparison_Para_433"/>
      <w:r>
        <w:rPr>
          <w:rFonts w:hint="eastAsia"/>
        </w:rPr>
        <w:t>一些空白的区域表示未安排相应的寄存器，这些区域可能是备用的或者不可用的位置。而那些已安排计算器的位置则是固定的，地址是不可更改。</w:t>
      </w:r>
      <w:bookmarkEnd w:id="3508"/>
      <w:bookmarkEnd w:id="3509"/>
      <w:bookmarkEnd w:id="3510"/>
    </w:p>
    <w:p w14:paraId="4904C7D8">
      <w:pPr>
        <w:pStyle w:val="105"/>
      </w:pPr>
      <w:bookmarkStart w:id="3511" w:name="_QWord_Source_Comparison_Para_434"/>
      <w:r>
        <w:t>‌</w:t>
      </w:r>
      <w:bookmarkStart w:id="3512" w:name="_QWord_Source_Comparison_2717"/>
      <w:bookmarkEnd w:id="3512"/>
      <w:bookmarkStart w:id="3513" w:name="_QWord_ImageIndex_32"/>
      <w:bookmarkStart w:id="3514" w:name="_QWord_Source_Comparison_2718"/>
      <w:bookmarkStart w:id="3515" w:name="_QWord_Paragraph__434"/>
      <w:r>
        <w:drawing>
          <wp:inline distT="0" distB="0" distL="0" distR="0">
            <wp:extent cx="4413250" cy="2493010"/>
            <wp:effectExtent l="0" t="0" r="6350" b="2540"/>
            <wp:docPr id="1489454363" name="图片 5" title="QWord_ImageMark_32">
              <a:hlinkClick xmlns:a="http://schemas.openxmlformats.org/drawingml/2006/main" r:id="rId98" tooltip="QWord 图片目录：resource/images/illustration/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63" name="图片 5" title="QWord_ImageMark_3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a:xfrm>
                      <a:off x="0" y="0"/>
                      <a:ext cx="4413250" cy="2493486"/>
                    </a:xfrm>
                    <a:prstGeom prst="rect">
                      <a:avLst/>
                    </a:prstGeom>
                    <a:noFill/>
                    <a:ln>
                      <a:noFill/>
                    </a:ln>
                  </pic:spPr>
                </pic:pic>
              </a:graphicData>
            </a:graphic>
          </wp:inline>
        </w:drawing>
      </w:r>
      <w:bookmarkEnd w:id="3511"/>
      <w:bookmarkEnd w:id="3513"/>
      <w:bookmarkEnd w:id="3514"/>
      <w:bookmarkEnd w:id="3515"/>
    </w:p>
    <w:p w14:paraId="5773839B">
      <w:pPr>
        <w:pStyle w:val="68"/>
      </w:pPr>
      <w:bookmarkStart w:id="3516" w:name="_QWord_Source_Comparison_2719"/>
      <w:bookmarkStart w:id="3517" w:name="QWord_XRef_Figure__3Xz1yQ"/>
      <w:bookmarkStart w:id="3518" w:name="_QWord_Paragraph__435"/>
      <w:bookmarkStart w:id="3519" w:name="_QWord_Source_Comparison_Para_435"/>
      <w:r>
        <w:rPr>
          <w:rFonts w:hint="eastAsia"/>
        </w:rPr>
        <w:t>图</w:t>
      </w:r>
      <w:bookmarkEnd w:id="3516"/>
      <w:bookmarkStart w:id="3520" w:name="_QWord_Source_Comparison_2720"/>
      <w:r>
        <w:rPr>
          <w:rFonts w:hint="eastAsia"/>
        </w:rPr>
        <w:t> </w:t>
      </w:r>
      <w:bookmarkEnd w:id="3520"/>
      <w:bookmarkStart w:id="3521" w:name="_QWord_Source_Comparison_2721"/>
      <w:r>
        <w:fldChar w:fldCharType="begin"/>
      </w:r>
      <w:bookmarkEnd w:id="3521"/>
      <w:bookmarkStart w:id="3522" w:name="_QWord_Source_Comparison_2722"/>
      <w:r>
        <w:instrText xml:space="preserve"> SEQ QWord_Heading1_Sequence \c </w:instrText>
      </w:r>
      <w:bookmarkEnd w:id="3522"/>
      <w:bookmarkStart w:id="3523" w:name="_QWord_Source_Comparison_2723"/>
      <w:r>
        <w:fldChar w:fldCharType="separate"/>
      </w:r>
      <w:bookmarkEnd w:id="3523"/>
      <w:bookmarkStart w:id="3524" w:name="_QWord_Source_Comparison_2724"/>
      <w:r>
        <w:t>2</w:t>
      </w:r>
      <w:bookmarkEnd w:id="3524"/>
      <w:bookmarkStart w:id="3525" w:name="_QWord_Source_Comparison_2725"/>
      <w:r>
        <w:fldChar w:fldCharType="end"/>
      </w:r>
      <w:bookmarkEnd w:id="3525"/>
      <w:bookmarkStart w:id="3526" w:name="_QWord_Source_Comparison_2726"/>
      <w:r>
        <w:noBreakHyphen/>
      </w:r>
      <w:bookmarkEnd w:id="3526"/>
      <w:bookmarkStart w:id="3527" w:name="_QWord_Source_Comparison_2727"/>
      <w:r>
        <w:fldChar w:fldCharType="begin"/>
      </w:r>
      <w:bookmarkEnd w:id="3527"/>
      <w:bookmarkStart w:id="3528" w:name="_QWord_Source_Comparison_2728"/>
      <w:r>
        <w:instrText xml:space="preserve"> </w:instrText>
      </w:r>
      <w:bookmarkEnd w:id="3528"/>
      <w:bookmarkStart w:id="3529" w:name="_QWord_Source_Comparison_2729"/>
      <w:r>
        <w:rPr>
          <w:rFonts w:hint="eastAsia"/>
        </w:rPr>
        <w:instrText xml:space="preserve">SEQ </w:instrText>
      </w:r>
      <w:bookmarkEnd w:id="3529"/>
      <w:bookmarkStart w:id="3530" w:name="_QWord_Source_Comparison_2730"/>
      <w:r>
        <w:rPr>
          <w:rFonts w:hint="eastAsia"/>
        </w:rPr>
        <w:instrText xml:space="preserve">图</w:instrText>
      </w:r>
      <w:bookmarkEnd w:id="3530"/>
      <w:bookmarkStart w:id="3531" w:name="_QWord_Source_Comparison_2731"/>
      <w:r>
        <w:rPr>
          <w:rFonts w:hint="eastAsia"/>
        </w:rPr>
        <w:instrText xml:space="preserve"> \* ARABIC \s 1</w:instrText>
      </w:r>
      <w:bookmarkEnd w:id="3531"/>
      <w:bookmarkStart w:id="3532" w:name="_QWord_Source_Comparison_2732"/>
      <w:r>
        <w:instrText xml:space="preserve"> </w:instrText>
      </w:r>
      <w:bookmarkStart w:id="3533" w:name="_QWord_Source_Comparison_2733"/>
      <w:r>
        <w:fldChar w:fldCharType="separate"/>
      </w:r>
      <w:bookmarkEnd w:id="3532"/>
      <w:bookmarkEnd w:id="3533"/>
      <w:bookmarkStart w:id="3534" w:name="_QWord_Source_Comparison_2734"/>
      <w:r>
        <w:t>18</w:t>
      </w:r>
      <w:bookmarkEnd w:id="3534"/>
      <w:bookmarkStart w:id="3535" w:name="_QWord_Source_Comparison_2735"/>
      <w:r>
        <w:fldChar w:fldCharType="end"/>
      </w:r>
      <w:bookmarkEnd w:id="3517"/>
      <w:bookmarkEnd w:id="3535"/>
      <w:bookmarkStart w:id="3536" w:name="_QWord_Source_Comparison_2736"/>
      <w:r>
        <w:rPr>
          <w:rFonts w:hint="eastAsia"/>
        </w:rPr>
        <w:t xml:space="preserve">  </w:t>
      </w:r>
      <w:bookmarkEnd w:id="3536"/>
      <w:bookmarkStart w:id="3537" w:name="_QWord_Source_Comparison_2737"/>
      <w:r>
        <w:rPr>
          <w:rFonts w:hint="eastAsia"/>
        </w:rPr>
        <w:t>SFR</w:t>
      </w:r>
      <w:bookmarkEnd w:id="3537"/>
      <w:bookmarkStart w:id="3538" w:name="_QWord_Source_Comparison_2738"/>
      <w:r>
        <w:rPr>
          <w:rFonts w:hint="eastAsia"/>
        </w:rPr>
        <w:t>可使用的情况</w:t>
      </w:r>
      <w:bookmarkEnd w:id="3518"/>
      <w:bookmarkEnd w:id="3519"/>
      <w:bookmarkEnd w:id="3538"/>
    </w:p>
    <w:p w14:paraId="058CBEDC">
      <w:pPr>
        <w:pStyle w:val="63"/>
        <w:numPr>
          <w:ilvl w:val="2"/>
          <w:numId w:val="6"/>
        </w:numPr>
        <w:spacing w:before="352" w:after="352"/>
      </w:pPr>
      <w:bookmarkStart w:id="3539" w:name="_QWord_Paragraph__436"/>
      <w:bookmarkStart w:id="3540" w:name="_QWord_Source_Comparison_Para_436"/>
      <w:bookmarkStart w:id="3541" w:name="_QWord_Source_Comparison_2739"/>
      <w:bookmarkStart w:id="3542" w:name="_Toc21409"/>
      <w:r>
        <w:rPr>
          <w:rFonts w:hint="eastAsia"/>
        </w:rPr>
        <w:t>特殊功能寄存器的使用</w:t>
      </w:r>
      <w:bookmarkEnd w:id="3539"/>
      <w:bookmarkEnd w:id="3540"/>
      <w:bookmarkEnd w:id="3541"/>
      <w:bookmarkEnd w:id="3542"/>
    </w:p>
    <w:p w14:paraId="0382A078">
      <w:pPr>
        <w:pStyle w:val="4"/>
        <w:ind w:firstLine="420"/>
      </w:pPr>
      <w:bookmarkStart w:id="3543" w:name="_QWord_Source_Comparison_2740"/>
      <w:bookmarkStart w:id="3544" w:name="_QWord_Paragraph__437"/>
      <w:bookmarkStart w:id="3545" w:name="_QWord_Source_Comparison_Para_437"/>
      <w:r>
        <w:rPr>
          <w:rFonts w:hint="eastAsia"/>
        </w:rPr>
        <w:t>在使用特殊功能寄存器时，需要在头文件中进行相应的定义。通常，这些定义已经被制造商预先定义好。例如，对于单片机型号如</w:t>
      </w:r>
      <w:bookmarkEnd w:id="3543"/>
      <w:bookmarkStart w:id="3546" w:name="_QWord_Source_Comparison_2741"/>
      <w:r>
        <w:rPr>
          <w:rFonts w:hint="eastAsia"/>
        </w:rPr>
        <w:t>STC89</w:t>
      </w:r>
      <w:bookmarkEnd w:id="3546"/>
      <w:bookmarkStart w:id="3547" w:name="_QWord_Source_Comparison_2742"/>
      <w:r>
        <w:rPr>
          <w:rFonts w:hint="eastAsia"/>
        </w:rPr>
        <w:t>、</w:t>
      </w:r>
      <w:bookmarkEnd w:id="3547"/>
      <w:bookmarkStart w:id="3548" w:name="_QWord_Source_Comparison_2743"/>
      <w:r>
        <w:rPr>
          <w:rFonts w:hint="eastAsia"/>
        </w:rPr>
        <w:t>C51</w:t>
      </w:r>
      <w:bookmarkEnd w:id="3548"/>
      <w:bookmarkStart w:id="3549" w:name="_QWord_Source_Comparison_2744"/>
      <w:r>
        <w:rPr>
          <w:rFonts w:hint="eastAsia"/>
        </w:rPr>
        <w:t>等，每个型号的特殊功能寄存器都有对应的定义。</w:t>
      </w:r>
      <w:bookmarkEnd w:id="3549"/>
      <w:bookmarkStart w:id="3550" w:name="_QWord_Source_Comparison_2745"/>
      <w:r>
        <w:rPr>
          <w:rFonts w:hint="eastAsia"/>
        </w:rPr>
        <w:t>SF2</w:t>
      </w:r>
      <w:bookmarkEnd w:id="3550"/>
      <w:bookmarkStart w:id="3551" w:name="_QWord_Source_Comparison_2746"/>
      <w:r>
        <w:rPr>
          <w:rFonts w:hint="eastAsia"/>
        </w:rPr>
        <w:t>可能表示特殊功能寄存器，定义了</w:t>
      </w:r>
      <w:bookmarkEnd w:id="3551"/>
      <w:bookmarkStart w:id="3552" w:name="_QWord_Source_Comparison_2747"/>
      <w:r>
        <w:rPr>
          <w:rFonts w:hint="eastAsia"/>
        </w:rPr>
        <w:t>P0</w:t>
      </w:r>
      <w:bookmarkEnd w:id="3552"/>
      <w:bookmarkStart w:id="3553" w:name="_QWord_Source_Comparison_2748"/>
      <w:r>
        <w:rPr>
          <w:rFonts w:hint="eastAsia"/>
        </w:rPr>
        <w:t>的地址是</w:t>
      </w:r>
      <w:bookmarkEnd w:id="3553"/>
      <w:bookmarkStart w:id="3554" w:name="_QWord_Source_Comparison_2749"/>
      <w:r>
        <w:rPr>
          <w:rFonts w:hint="eastAsia"/>
        </w:rPr>
        <w:t>0x80</w:t>
      </w:r>
      <w:bookmarkEnd w:id="3554"/>
      <w:bookmarkStart w:id="3555" w:name="_QWord_Source_Comparison_2750"/>
      <w:r>
        <w:rPr>
          <w:rFonts w:hint="eastAsia"/>
        </w:rPr>
        <w:t>。这些地址定义是固定的，必须准确匹配硬件配置，否则会导致操作错误。</w:t>
      </w:r>
      <w:bookmarkEnd w:id="3544"/>
      <w:bookmarkEnd w:id="3545"/>
      <w:bookmarkEnd w:id="3555"/>
    </w:p>
    <w:p w14:paraId="4552C4F4">
      <w:pPr>
        <w:pStyle w:val="4"/>
        <w:ind w:firstLine="420"/>
      </w:pPr>
      <w:bookmarkStart w:id="3556" w:name="_QWord_Source_Comparison_2751"/>
      <w:bookmarkStart w:id="3557" w:name="_QWord_Paragraph__438"/>
      <w:bookmarkStart w:id="3558" w:name="_QWord_Source_Comparison_Para_438"/>
      <w:r>
        <w:rPr>
          <w:rFonts w:hint="eastAsia"/>
        </w:rPr>
        <w:t>对于位寻址，可以预先定义位变量。例如，</w:t>
      </w:r>
      <w:bookmarkEnd w:id="3556"/>
      <w:bookmarkStart w:id="3559" w:name="_QWord_Source_Comparison_2752"/>
      <w:r>
        <w:rPr>
          <w:rFonts w:hint="eastAsia"/>
        </w:rPr>
        <w:t>SP</w:t>
      </w:r>
      <w:bookmarkEnd w:id="3559"/>
      <w:bookmarkStart w:id="3560" w:name="_QWord_Source_Comparison_2753"/>
      <w:r>
        <w:rPr>
          <w:rFonts w:hint="eastAsia"/>
        </w:rPr>
        <w:t>的</w:t>
      </w:r>
      <w:bookmarkEnd w:id="3560"/>
      <w:bookmarkStart w:id="3561" w:name="_QWord_Source_Comparison_2754"/>
      <w:r>
        <w:rPr>
          <w:rFonts w:hint="eastAsia"/>
        </w:rPr>
        <w:t>P00</w:t>
      </w:r>
      <w:bookmarkEnd w:id="3561"/>
      <w:bookmarkStart w:id="3562" w:name="_QWord_Source_Comparison_2755"/>
      <w:r>
        <w:rPr>
          <w:rFonts w:hint="eastAsia"/>
        </w:rPr>
        <w:t>可能指的是</w:t>
      </w:r>
      <w:bookmarkEnd w:id="3562"/>
      <w:bookmarkStart w:id="3563" w:name="_QWord_Source_Comparison_2756"/>
      <w:r>
        <w:rPr>
          <w:rFonts w:hint="eastAsia"/>
        </w:rPr>
        <w:t>P0</w:t>
      </w:r>
      <w:bookmarkEnd w:id="3563"/>
      <w:bookmarkStart w:id="3564" w:name="_QWord_Source_Comparison_2757"/>
      <w:r>
        <w:rPr>
          <w:rFonts w:hint="eastAsia"/>
        </w:rPr>
        <w:t>的第</w:t>
      </w:r>
      <w:bookmarkEnd w:id="3564"/>
      <w:bookmarkStart w:id="3565" w:name="_QWord_Source_Comparison_2758"/>
      <w:r>
        <w:rPr>
          <w:rFonts w:hint="eastAsia"/>
        </w:rPr>
        <w:t>0</w:t>
      </w:r>
      <w:bookmarkEnd w:id="3565"/>
      <w:bookmarkStart w:id="3566" w:name="_QWord_Source_Comparison_2759"/>
      <w:r>
        <w:rPr>
          <w:rFonts w:hint="eastAsia"/>
        </w:rPr>
        <w:t>位，可以直接使用定义好的名称来操作相应的位，而无须直接操作整个寄存器的</w:t>
      </w:r>
      <w:bookmarkEnd w:id="3566"/>
      <w:bookmarkStart w:id="3567" w:name="_QWord_Source_Comparison_2760"/>
      <w:r>
        <w:rPr>
          <w:rFonts w:hint="eastAsia"/>
        </w:rPr>
        <w:t>8</w:t>
      </w:r>
      <w:bookmarkEnd w:id="3567"/>
      <w:bookmarkStart w:id="3568" w:name="_QWord_Source_Comparison_2761"/>
      <w:r>
        <w:rPr>
          <w:rFonts w:hint="eastAsia"/>
        </w:rPr>
        <w:t>位。在编写程序时，如果要操作</w:t>
      </w:r>
      <w:bookmarkEnd w:id="3568"/>
      <w:bookmarkStart w:id="3569" w:name="_QWord_Source_Comparison_2762"/>
      <w:r>
        <w:rPr>
          <w:rFonts w:hint="eastAsia"/>
        </w:rPr>
        <w:t>P1</w:t>
      </w:r>
      <w:bookmarkEnd w:id="3569"/>
      <w:bookmarkStart w:id="3570" w:name="_QWord_Source_Comparison_2763"/>
      <w:r>
        <w:rPr>
          <w:rFonts w:hint="eastAsia"/>
        </w:rPr>
        <w:t>口的第</w:t>
      </w:r>
      <w:bookmarkEnd w:id="3570"/>
      <w:bookmarkStart w:id="3571" w:name="_QWord_Source_Comparison_2764"/>
      <w:r>
        <w:rPr>
          <w:rFonts w:hint="eastAsia"/>
        </w:rPr>
        <w:t>0</w:t>
      </w:r>
      <w:bookmarkEnd w:id="3571"/>
      <w:bookmarkStart w:id="3572" w:name="_QWord_Source_Comparison_2765"/>
      <w:r>
        <w:rPr>
          <w:rFonts w:hint="eastAsia"/>
        </w:rPr>
        <w:t>位，实际上就是控制</w:t>
      </w:r>
      <w:bookmarkEnd w:id="3572"/>
      <w:bookmarkStart w:id="3573" w:name="_QWord_Source_Comparison_2766"/>
      <w:r>
        <w:rPr>
          <w:rFonts w:hint="eastAsia"/>
        </w:rPr>
        <w:t>P1</w:t>
      </w:r>
      <w:bookmarkEnd w:id="3573"/>
      <w:bookmarkStart w:id="3574" w:name="_QWord_Source_Comparison_2767"/>
      <w:r>
        <w:rPr>
          <w:rFonts w:hint="eastAsia"/>
        </w:rPr>
        <w:t>口的第一个引脚，可以将引脚置为低电平。通过特殊位可以操作特定的引脚。例如，将</w:t>
      </w:r>
      <w:bookmarkEnd w:id="3574"/>
      <w:bookmarkStart w:id="3575" w:name="_QWord_Source_Comparison_2768"/>
      <w:r>
        <w:rPr>
          <w:rFonts w:hint="eastAsia"/>
        </w:rPr>
        <w:t>P10</w:t>
      </w:r>
      <w:bookmarkEnd w:id="3575"/>
      <w:bookmarkStart w:id="3576" w:name="_QWord_Source_Comparison_2769"/>
      <w:r>
        <w:rPr>
          <w:rFonts w:hint="eastAsia"/>
        </w:rPr>
        <w:t>设置为</w:t>
      </w:r>
      <w:bookmarkEnd w:id="3576"/>
      <w:bookmarkStart w:id="3577" w:name="_QWord_Source_Comparison_2770"/>
      <w:r>
        <w:rPr>
          <w:rFonts w:hint="eastAsia"/>
        </w:rPr>
        <w:t>1</w:t>
      </w:r>
      <w:bookmarkEnd w:id="3577"/>
      <w:bookmarkStart w:id="3578" w:name="_QWord_Source_Comparison_2771"/>
      <w:r>
        <w:rPr>
          <w:rFonts w:hint="eastAsia"/>
        </w:rPr>
        <w:t>，可以在相应的引脚上产生方波信号。</w:t>
      </w:r>
      <w:bookmarkEnd w:id="3557"/>
      <w:bookmarkEnd w:id="3558"/>
      <w:bookmarkEnd w:id="3578"/>
    </w:p>
    <w:p w14:paraId="135AA8AC">
      <w:pPr>
        <w:pStyle w:val="4"/>
        <w:ind w:firstLine="420"/>
      </w:pPr>
      <w:bookmarkStart w:id="3579" w:name="_QWord_Source_Comparison_2772"/>
      <w:bookmarkStart w:id="3580" w:name="_QWord_Source_Comparison_Para_439"/>
      <w:bookmarkStart w:id="3581" w:name="_QWord_Paragraph__439"/>
      <w:r>
        <w:rPr>
          <w:rFonts w:hint="eastAsia"/>
        </w:rPr>
        <w:t>总结来说，在头文件中定义了特殊功能寄存器的名称和对应的地址后，编程时可以直接使用这些名称进行操作。这种方法非常方便，使得可以通过简单的赋值语句来控制单片机的各种功能和引脚状态。一个特殊功能寄存器使用示例如</w:t>
      </w:r>
      <w:bookmarkEnd w:id="3579"/>
      <w:bookmarkStart w:id="3582" w:name="_QWord_Source_Comparison_2773"/>
      <w:r>
        <w:fldChar w:fldCharType="begin"/>
      </w:r>
      <w:bookmarkEnd w:id="3582"/>
      <w:bookmarkStart w:id="3583" w:name="_QWord_Source_Comparison_2774"/>
      <w:r>
        <w:instrText xml:space="preserve"> </w:instrText>
      </w:r>
      <w:bookmarkEnd w:id="3583"/>
      <w:bookmarkStart w:id="3584" w:name="_QWord_Source_Comparison_2775"/>
      <w:r>
        <w:rPr>
          <w:rFonts w:hint="eastAsia"/>
        </w:rPr>
        <w:instrText xml:space="preserve">REF QWord_XRef_Figure__uCjiTe \h \* CHARFORMAT</w:instrText>
      </w:r>
      <w:bookmarkEnd w:id="3584"/>
      <w:bookmarkStart w:id="3585" w:name="_QWord_Source_Comparison_2776"/>
      <w:r>
        <w:instrText xml:space="preserve"> </w:instrText>
      </w:r>
      <w:bookmarkStart w:id="3586" w:name="_QWord_Source_Comparison_2777"/>
      <w:r>
        <w:fldChar w:fldCharType="separate"/>
      </w:r>
      <w:bookmarkEnd w:id="3585"/>
      <w:bookmarkEnd w:id="3586"/>
      <w:bookmarkStart w:id="3587" w:name="_QWord_Source_Comparison_2778"/>
      <w:r>
        <w:rPr>
          <w:rFonts w:hint="eastAsia"/>
        </w:rPr>
        <w:t>图</w:t>
      </w:r>
      <w:bookmarkEnd w:id="3587"/>
      <w:bookmarkStart w:id="3588" w:name="_QWord_Source_Comparison_2779"/>
      <w:r>
        <w:rPr>
          <w:rFonts w:hint="eastAsia"/>
        </w:rPr>
        <w:t> </w:t>
      </w:r>
      <w:bookmarkEnd w:id="3588"/>
      <w:bookmarkStart w:id="3589" w:name="_QWord_Source_Comparison_2780"/>
      <w:r>
        <w:t>2</w:t>
      </w:r>
      <w:bookmarkEnd w:id="3589"/>
      <w:bookmarkStart w:id="3590" w:name="_QWord_Source_Comparison_2781"/>
      <w:r>
        <w:noBreakHyphen/>
      </w:r>
      <w:r>
        <w:t>19</w:t>
      </w:r>
      <w:bookmarkEnd w:id="3590"/>
      <w:bookmarkStart w:id="3591" w:name="_QWord_Source_Comparison_2782"/>
      <w:r>
        <w:fldChar w:fldCharType="end"/>
      </w:r>
      <w:bookmarkEnd w:id="3591"/>
      <w:bookmarkStart w:id="3592" w:name="_QWord_Source_Comparison_2783"/>
      <w:r>
        <w:rPr>
          <w:rFonts w:hint="eastAsia"/>
        </w:rPr>
        <w:t>所示。</w:t>
      </w:r>
      <w:bookmarkEnd w:id="3580"/>
      <w:bookmarkEnd w:id="3581"/>
      <w:bookmarkEnd w:id="3592"/>
    </w:p>
    <w:p w14:paraId="180594C5">
      <w:pPr>
        <w:pStyle w:val="105"/>
      </w:pPr>
      <w:bookmarkStart w:id="3593" w:name="_QWord_Source_Comparison_Para_440"/>
      <w:r>
        <w:t>‌</w:t>
      </w:r>
      <w:bookmarkStart w:id="3594" w:name="_QWord_Source_Comparison_2784"/>
      <w:bookmarkEnd w:id="3594"/>
      <w:bookmarkStart w:id="3595" w:name="_QWord_Source_Comparison_2785"/>
      <w:bookmarkStart w:id="3596" w:name="_QWord_ImageIndex_33"/>
      <w:bookmarkStart w:id="3597" w:name="_QWord_Paragraph__440"/>
      <w:r>
        <w:drawing>
          <wp:inline distT="0" distB="0" distL="114300" distR="114300">
            <wp:extent cx="2779395" cy="2224405"/>
            <wp:effectExtent l="0" t="0" r="1905" b="4445"/>
            <wp:docPr id="477121837" name="图片 12" descr="图形用户界面, 文本&#10;&#10;描述已自动生成" title="QWord_ImageMark_33">
              <a:hlinkClick xmlns:a="http://schemas.openxmlformats.org/drawingml/2006/main" r:id="rId100" tooltip="QWord 图片目录：resource/images/illustration/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21837" name="图片 12" descr="图形用户界面, 文本&#10;&#10;描述已自动生成" title="QWord_ImageMark_33"/>
                    <pic:cNvPicPr>
                      <a:picLocks noChangeAspect="1"/>
                    </pic:cNvPicPr>
                  </pic:nvPicPr>
                  <pic:blipFill>
                    <a:blip r:embed="rId101"/>
                    <a:stretch>
                      <a:fillRect/>
                    </a:stretch>
                  </pic:blipFill>
                  <pic:spPr>
                    <a:xfrm>
                      <a:off x="0" y="0"/>
                      <a:ext cx="2779395" cy="2224637"/>
                    </a:xfrm>
                    <a:prstGeom prst="rect">
                      <a:avLst/>
                    </a:prstGeom>
                    <a:noFill/>
                    <a:ln>
                      <a:noFill/>
                    </a:ln>
                  </pic:spPr>
                </pic:pic>
              </a:graphicData>
            </a:graphic>
          </wp:inline>
        </w:drawing>
      </w:r>
      <w:bookmarkEnd w:id="3593"/>
      <w:bookmarkEnd w:id="3595"/>
      <w:bookmarkEnd w:id="3596"/>
      <w:bookmarkEnd w:id="3597"/>
    </w:p>
    <w:p w14:paraId="29290B94">
      <w:pPr>
        <w:pStyle w:val="68"/>
      </w:pPr>
      <w:bookmarkStart w:id="3598" w:name="_QWord_Source_Comparison_2786"/>
      <w:bookmarkStart w:id="3599" w:name="QWord_XRef_Figure__uCjiTe"/>
      <w:bookmarkStart w:id="3600" w:name="_QWord_Paragraph__441"/>
      <w:bookmarkStart w:id="3601" w:name="_QWord_Source_Comparison_Para_441"/>
      <w:r>
        <w:rPr>
          <w:rFonts w:hint="eastAsia"/>
        </w:rPr>
        <w:t>图</w:t>
      </w:r>
      <w:bookmarkEnd w:id="3598"/>
      <w:bookmarkStart w:id="3602" w:name="_QWord_Source_Comparison_2787"/>
      <w:r>
        <w:rPr>
          <w:rFonts w:hint="eastAsia"/>
        </w:rPr>
        <w:t> </w:t>
      </w:r>
      <w:bookmarkEnd w:id="3602"/>
      <w:bookmarkStart w:id="3603" w:name="_QWord_Source_Comparison_2788"/>
      <w:r>
        <w:fldChar w:fldCharType="begin"/>
      </w:r>
      <w:bookmarkEnd w:id="3603"/>
      <w:bookmarkStart w:id="3604" w:name="_QWord_Source_Comparison_2789"/>
      <w:r>
        <w:instrText xml:space="preserve"> SEQ QWord_Heading1_Sequence \c </w:instrText>
      </w:r>
      <w:bookmarkEnd w:id="3604"/>
      <w:bookmarkStart w:id="3605" w:name="_QWord_Source_Comparison_2790"/>
      <w:r>
        <w:fldChar w:fldCharType="separate"/>
      </w:r>
      <w:bookmarkEnd w:id="3605"/>
      <w:bookmarkStart w:id="3606" w:name="_QWord_Source_Comparison_2791"/>
      <w:r>
        <w:t>2</w:t>
      </w:r>
      <w:bookmarkEnd w:id="3606"/>
      <w:bookmarkStart w:id="3607" w:name="_QWord_Source_Comparison_2792"/>
      <w:r>
        <w:fldChar w:fldCharType="end"/>
      </w:r>
      <w:bookmarkEnd w:id="3607"/>
      <w:bookmarkStart w:id="3608" w:name="_QWord_Source_Comparison_2793"/>
      <w:r>
        <w:noBreakHyphen/>
      </w:r>
      <w:bookmarkEnd w:id="3608"/>
      <w:bookmarkStart w:id="3609" w:name="_QWord_Source_Comparison_2794"/>
      <w:r>
        <w:fldChar w:fldCharType="begin"/>
      </w:r>
      <w:bookmarkEnd w:id="3609"/>
      <w:bookmarkStart w:id="3610" w:name="_QWord_Source_Comparison_2795"/>
      <w:r>
        <w:instrText xml:space="preserve"> </w:instrText>
      </w:r>
      <w:bookmarkEnd w:id="3610"/>
      <w:bookmarkStart w:id="3611" w:name="_QWord_Source_Comparison_2796"/>
      <w:r>
        <w:rPr>
          <w:rFonts w:hint="eastAsia"/>
        </w:rPr>
        <w:instrText xml:space="preserve">SEQ </w:instrText>
      </w:r>
      <w:bookmarkEnd w:id="3611"/>
      <w:bookmarkStart w:id="3612" w:name="_QWord_Source_Comparison_2797"/>
      <w:r>
        <w:rPr>
          <w:rFonts w:hint="eastAsia"/>
        </w:rPr>
        <w:instrText xml:space="preserve">图</w:instrText>
      </w:r>
      <w:bookmarkEnd w:id="3612"/>
      <w:bookmarkStart w:id="3613" w:name="_QWord_Source_Comparison_2798"/>
      <w:r>
        <w:rPr>
          <w:rFonts w:hint="eastAsia"/>
        </w:rPr>
        <w:instrText xml:space="preserve"> \* ARABIC \s 1</w:instrText>
      </w:r>
      <w:bookmarkEnd w:id="3613"/>
      <w:bookmarkStart w:id="3614" w:name="_QWord_Source_Comparison_2799"/>
      <w:r>
        <w:instrText xml:space="preserve"> </w:instrText>
      </w:r>
      <w:bookmarkStart w:id="3615" w:name="_QWord_Source_Comparison_2800"/>
      <w:r>
        <w:fldChar w:fldCharType="separate"/>
      </w:r>
      <w:bookmarkEnd w:id="3614"/>
      <w:bookmarkEnd w:id="3615"/>
      <w:bookmarkStart w:id="3616" w:name="_QWord_Source_Comparison_2801"/>
      <w:r>
        <w:t>19</w:t>
      </w:r>
      <w:bookmarkEnd w:id="3616"/>
      <w:bookmarkStart w:id="3617" w:name="_QWord_Source_Comparison_2802"/>
      <w:r>
        <w:fldChar w:fldCharType="end"/>
      </w:r>
      <w:bookmarkEnd w:id="3599"/>
      <w:bookmarkEnd w:id="3617"/>
      <w:bookmarkStart w:id="3618" w:name="_QWord_Source_Comparison_2803"/>
      <w:r>
        <w:rPr>
          <w:rFonts w:hint="eastAsia"/>
        </w:rPr>
        <w:t xml:space="preserve">  </w:t>
      </w:r>
      <w:bookmarkEnd w:id="3618"/>
      <w:bookmarkStart w:id="3619" w:name="_QWord_Source_Comparison_2804"/>
      <w:r>
        <w:rPr>
          <w:rFonts w:hint="eastAsia"/>
        </w:rPr>
        <w:t>特殊功能寄存器使用示例</w:t>
      </w:r>
      <w:bookmarkEnd w:id="3600"/>
      <w:bookmarkEnd w:id="3601"/>
      <w:bookmarkEnd w:id="3619"/>
    </w:p>
    <w:p w14:paraId="26AE0795">
      <w:pPr>
        <w:pStyle w:val="5"/>
        <w:numPr>
          <w:ilvl w:val="1"/>
          <w:numId w:val="6"/>
        </w:numPr>
        <w:spacing w:before="705" w:after="352"/>
      </w:pPr>
      <w:bookmarkStart w:id="3620" w:name="_QWord_Source_Comparison_Para_442"/>
      <w:bookmarkStart w:id="3621" w:name="_QWord_Source_Comparison_2805"/>
      <w:bookmarkStart w:id="3622" w:name="_Toc30602"/>
      <w:bookmarkStart w:id="3623" w:name="_QWord_Paragraph__442"/>
      <w:r>
        <w:rPr>
          <w:rFonts w:hint="eastAsia"/>
        </w:rPr>
        <w:t>计数器和定时器</w:t>
      </w:r>
      <w:bookmarkEnd w:id="3620"/>
      <w:bookmarkEnd w:id="3621"/>
      <w:bookmarkEnd w:id="3622"/>
      <w:bookmarkEnd w:id="3623"/>
    </w:p>
    <w:p w14:paraId="3CB2B9C4">
      <w:pPr>
        <w:pStyle w:val="109"/>
        <w:ind w:firstLine="360"/>
        <w:rPr>
          <w:rStyle w:val="174"/>
          <w:rFonts w:hint="eastAsia" w:eastAsia="宋体"/>
          <w:lang w:eastAsia="zh-CN"/>
        </w:rPr>
      </w:pPr>
      <w:bookmarkStart w:id="3624" w:name="_QWord_Source_Comparison_2809"/>
      <w:bookmarkStart w:id="3625" w:name="_QWord_Paragraph__443"/>
      <w:bookmarkStart w:id="3626" w:name="_QWord_Source_Comparison_Para_443"/>
      <w:r>
        <w:rPr>
          <w:rStyle w:val="174"/>
          <w:rFonts w:hint="eastAsia" w:eastAsia="宋体"/>
          <w:lang w:eastAsia="zh-CN"/>
        </w:rPr>
        <w:drawing>
          <wp:inline distT="0" distB="0" distL="114300" distR="114300">
            <wp:extent cx="2286000" cy="2286000"/>
            <wp:effectExtent l="0" t="0" r="0" b="0"/>
            <wp:docPr id="49" name="图片 49" descr="2-6 计数器和定时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2-6 计数器和定时器"/>
                    <pic:cNvPicPr>
                      <a:picLocks noChangeAspect="1"/>
                    </pic:cNvPicPr>
                  </pic:nvPicPr>
                  <pic:blipFill>
                    <a:blip r:embed="rId102"/>
                    <a:stretch>
                      <a:fillRect/>
                    </a:stretch>
                  </pic:blipFill>
                  <pic:spPr>
                    <a:xfrm>
                      <a:off x="0" y="0"/>
                      <a:ext cx="2286000" cy="2286000"/>
                    </a:xfrm>
                    <a:prstGeom prst="rect">
                      <a:avLst/>
                    </a:prstGeom>
                  </pic:spPr>
                </pic:pic>
              </a:graphicData>
            </a:graphic>
          </wp:inline>
        </w:drawing>
      </w:r>
    </w:p>
    <w:p w14:paraId="7D65984C">
      <w:pPr>
        <w:pStyle w:val="109"/>
        <w:ind w:firstLine="360"/>
      </w:pPr>
      <w:r>
        <w:rPr>
          <w:rStyle w:val="174"/>
          <w:rFonts w:hint="eastAsia"/>
        </w:rPr>
        <w:t>2</w:t>
      </w:r>
      <w:bookmarkEnd w:id="3624"/>
      <w:bookmarkStart w:id="3627" w:name="_QWord_Source_Comparison_2810"/>
      <w:r>
        <w:rPr>
          <w:rStyle w:val="174"/>
        </w:rPr>
        <w:noBreakHyphen/>
      </w:r>
      <w:bookmarkEnd w:id="3627"/>
      <w:bookmarkStart w:id="3628" w:name="_QWord_Source_Comparison_2811"/>
      <w:r>
        <w:rPr>
          <w:rStyle w:val="174"/>
          <w:rFonts w:hint="eastAsia"/>
          <w:lang w:val="en-US" w:eastAsia="zh-CN"/>
        </w:rPr>
        <w:t>6</w:t>
      </w:r>
      <w:r>
        <w:rPr>
          <w:rStyle w:val="174"/>
          <w:rFonts w:hint="eastAsia"/>
        </w:rPr>
        <w:t xml:space="preserve"> </w:t>
      </w:r>
      <w:bookmarkEnd w:id="3628"/>
      <w:bookmarkStart w:id="3629" w:name="_QWord_Source_Comparison_2812"/>
      <w:r>
        <w:rPr>
          <w:rStyle w:val="174"/>
          <w:rFonts w:hint="eastAsia"/>
        </w:rPr>
        <w:t>计数器和定时器</w:t>
      </w:r>
      <w:bookmarkEnd w:id="3625"/>
      <w:bookmarkEnd w:id="3626"/>
      <w:bookmarkEnd w:id="3629"/>
    </w:p>
    <w:p w14:paraId="3D908C27">
      <w:pPr>
        <w:pStyle w:val="63"/>
        <w:numPr>
          <w:ilvl w:val="2"/>
          <w:numId w:val="6"/>
        </w:numPr>
        <w:spacing w:before="352" w:after="352"/>
      </w:pPr>
      <w:bookmarkStart w:id="3630" w:name="_QWord_Paragraph__444"/>
      <w:bookmarkStart w:id="3631" w:name="_QWord_Source_Comparison_Para_444"/>
      <w:bookmarkStart w:id="3632" w:name="_QWord_Source_Comparison_2813"/>
      <w:bookmarkStart w:id="3633" w:name="_Toc6992"/>
      <w:r>
        <w:rPr>
          <w:rFonts w:hint="eastAsia"/>
        </w:rPr>
        <w:t>定时器工作原理</w:t>
      </w:r>
      <w:bookmarkEnd w:id="3630"/>
      <w:bookmarkEnd w:id="3631"/>
      <w:bookmarkEnd w:id="3632"/>
      <w:bookmarkEnd w:id="3633"/>
    </w:p>
    <w:p w14:paraId="3820BFC8">
      <w:pPr>
        <w:pStyle w:val="4"/>
        <w:ind w:firstLine="420"/>
      </w:pPr>
      <w:bookmarkStart w:id="3634" w:name="_QWord_Source_Comparison_2820"/>
      <w:bookmarkStart w:id="3635" w:name="_QWord_Source_Comparison_Para_446"/>
      <w:bookmarkStart w:id="3636" w:name="_QWord_Paragraph__446"/>
      <w:r>
        <w:rPr>
          <w:rFonts w:hint="eastAsia"/>
        </w:rPr>
        <w:t>首先，了解定时计数器的基本工作原理。在</w:t>
      </w:r>
      <w:bookmarkEnd w:id="3634"/>
      <w:bookmarkStart w:id="3637" w:name="_QWord_Source_Comparison_2821"/>
      <w:r>
        <w:rPr>
          <w:rFonts w:hint="eastAsia"/>
        </w:rPr>
        <w:t>8051</w:t>
      </w:r>
      <w:bookmarkEnd w:id="3637"/>
      <w:bookmarkStart w:id="3638" w:name="_QWord_Source_Comparison_2822"/>
      <w:r>
        <w:rPr>
          <w:rFonts w:hint="eastAsia"/>
        </w:rPr>
        <w:t>单片机内部，有两个主要的定时器，分别是定时器</w:t>
      </w:r>
      <w:bookmarkEnd w:id="3638"/>
      <w:bookmarkStart w:id="3639" w:name="_QWord_Source_Comparison_2823"/>
      <w:r>
        <w:rPr>
          <w:rFonts w:hint="eastAsia"/>
        </w:rPr>
        <w:t>0</w:t>
      </w:r>
      <w:bookmarkEnd w:id="3639"/>
      <w:bookmarkStart w:id="3640" w:name="_QWord_Source_Comparison_2824"/>
      <w:r>
        <w:rPr>
          <w:rFonts w:hint="eastAsia"/>
        </w:rPr>
        <w:t>和定时器</w:t>
      </w:r>
      <w:bookmarkEnd w:id="3640"/>
      <w:bookmarkStart w:id="3641" w:name="_QWord_Source_Comparison_2825"/>
      <w:r>
        <w:rPr>
          <w:rFonts w:hint="eastAsia"/>
        </w:rPr>
        <w:t>1</w:t>
      </w:r>
      <w:bookmarkEnd w:id="3641"/>
      <w:bookmarkStart w:id="3642" w:name="_QWord_Source_Comparison_2826"/>
      <w:r>
        <w:rPr>
          <w:rFonts w:hint="eastAsia"/>
        </w:rPr>
        <w:t>，如</w:t>
      </w:r>
      <w:bookmarkEnd w:id="3642"/>
      <w:bookmarkStart w:id="3643" w:name="_QWord_Source_Comparison_2827"/>
      <w:r>
        <w:fldChar w:fldCharType="begin"/>
      </w:r>
      <w:bookmarkEnd w:id="3643"/>
      <w:bookmarkStart w:id="3644" w:name="_QWord_Source_Comparison_2828"/>
      <w:r>
        <w:instrText xml:space="preserve"> </w:instrText>
      </w:r>
      <w:bookmarkEnd w:id="3644"/>
      <w:bookmarkStart w:id="3645" w:name="_QWord_Source_Comparison_2829"/>
      <w:r>
        <w:rPr>
          <w:rFonts w:hint="eastAsia"/>
        </w:rPr>
        <w:instrText xml:space="preserve">REF QWord_XRef_Figure__LB689f \h \* CHARFORMAT</w:instrText>
      </w:r>
      <w:bookmarkEnd w:id="3645"/>
      <w:bookmarkStart w:id="3646" w:name="_QWord_Source_Comparison_2830"/>
      <w:r>
        <w:instrText xml:space="preserve"> </w:instrText>
      </w:r>
      <w:bookmarkStart w:id="3647" w:name="_QWord_Source_Comparison_2831"/>
      <w:r>
        <w:fldChar w:fldCharType="separate"/>
      </w:r>
      <w:bookmarkEnd w:id="3646"/>
      <w:bookmarkEnd w:id="3647"/>
      <w:bookmarkStart w:id="3648" w:name="_QWord_Source_Comparison_2832"/>
      <w:r>
        <w:rPr>
          <w:rFonts w:hint="eastAsia"/>
        </w:rPr>
        <w:t>图</w:t>
      </w:r>
      <w:bookmarkEnd w:id="3648"/>
      <w:bookmarkStart w:id="3649" w:name="_QWord_Source_Comparison_2833"/>
      <w:r>
        <w:rPr>
          <w:rFonts w:hint="eastAsia"/>
        </w:rPr>
        <w:t> </w:t>
      </w:r>
      <w:bookmarkEnd w:id="3649"/>
      <w:bookmarkStart w:id="3650" w:name="_QWord_Source_Comparison_2834"/>
      <w:r>
        <w:t>2</w:t>
      </w:r>
      <w:bookmarkEnd w:id="3650"/>
      <w:bookmarkStart w:id="3651" w:name="_QWord_Source_Comparison_2835"/>
      <w:r>
        <w:noBreakHyphen/>
      </w:r>
      <w:r>
        <w:t>20</w:t>
      </w:r>
      <w:bookmarkEnd w:id="3651"/>
      <w:bookmarkStart w:id="3652" w:name="_QWord_Source_Comparison_2836"/>
      <w:r>
        <w:fldChar w:fldCharType="end"/>
      </w:r>
      <w:bookmarkEnd w:id="3652"/>
      <w:bookmarkStart w:id="3653" w:name="_QWord_Source_Comparison_2837"/>
      <w:r>
        <w:rPr>
          <w:rFonts w:hint="eastAsia"/>
        </w:rPr>
        <w:t>所示。这两个定时器都是加</w:t>
      </w:r>
      <w:bookmarkEnd w:id="3653"/>
      <w:bookmarkStart w:id="3654" w:name="_QWord_Source_Comparison_2838"/>
      <w:r>
        <w:rPr>
          <w:rFonts w:hint="eastAsia"/>
        </w:rPr>
        <w:t>1</w:t>
      </w:r>
      <w:bookmarkEnd w:id="3654"/>
      <w:bookmarkStart w:id="3655" w:name="_QWord_Source_Comparison_2839"/>
      <w:r>
        <w:rPr>
          <w:rFonts w:hint="eastAsia"/>
        </w:rPr>
        <w:t>型的，也就是说每当它们接收到一个脉冲信号时，内部的计数值就会增加</w:t>
      </w:r>
      <w:bookmarkEnd w:id="3655"/>
      <w:bookmarkStart w:id="3656" w:name="_QWord_Source_Comparison_2840"/>
      <w:r>
        <w:rPr>
          <w:rFonts w:hint="eastAsia"/>
        </w:rPr>
        <w:t>1</w:t>
      </w:r>
      <w:bookmarkEnd w:id="3656"/>
      <w:bookmarkStart w:id="3657" w:name="_QWord_Source_Comparison_2841"/>
      <w:r>
        <w:rPr>
          <w:rFonts w:hint="eastAsia"/>
        </w:rPr>
        <w:t>。这种计数会一直持续到最大数值。例如，如果是一个</w:t>
      </w:r>
      <w:bookmarkEnd w:id="3657"/>
      <w:bookmarkStart w:id="3658" w:name="_QWord_Source_Comparison_2842"/>
      <w:r>
        <w:rPr>
          <w:rFonts w:hint="eastAsia"/>
        </w:rPr>
        <w:t>16</w:t>
      </w:r>
      <w:bookmarkEnd w:id="3658"/>
      <w:bookmarkStart w:id="3659" w:name="_QWord_Source_Comparison_2843"/>
      <w:r>
        <w:rPr>
          <w:rFonts w:hint="eastAsia"/>
        </w:rPr>
        <w:t>位的计数器，</w:t>
      </w:r>
      <w:bookmarkEnd w:id="3659"/>
      <w:bookmarkStart w:id="3660" w:name="_QWord_Source_Comparison_2844"/>
      <w:r>
        <w:rPr>
          <w:rFonts w:hint="eastAsia"/>
        </w:rPr>
        <w:t>16</w:t>
      </w:r>
      <w:bookmarkEnd w:id="3660"/>
      <w:bookmarkStart w:id="3661" w:name="_QWord_Source_Comparison_2845"/>
      <w:r>
        <w:rPr>
          <w:rFonts w:hint="eastAsia"/>
        </w:rPr>
        <w:t>个二进制位都为</w:t>
      </w:r>
      <w:bookmarkEnd w:id="3661"/>
      <w:bookmarkStart w:id="3662" w:name="_QWord_Source_Comparison_2846"/>
      <w:r>
        <w:rPr>
          <w:rFonts w:hint="eastAsia"/>
        </w:rPr>
        <w:t>1</w:t>
      </w:r>
      <w:bookmarkEnd w:id="3662"/>
      <w:bookmarkStart w:id="3663" w:name="_QWord_Source_Comparison_2847"/>
      <w:r>
        <w:rPr>
          <w:rFonts w:hint="eastAsia"/>
        </w:rPr>
        <w:t>，即最大数值。当接收到一个脉冲信号时，最大数值加</w:t>
      </w:r>
      <w:bookmarkEnd w:id="3663"/>
      <w:bookmarkStart w:id="3664" w:name="_QWord_Source_Comparison_2848"/>
      <w:r>
        <w:rPr>
          <w:rFonts w:hint="eastAsia"/>
        </w:rPr>
        <w:t>1</w:t>
      </w:r>
      <w:bookmarkEnd w:id="3664"/>
      <w:bookmarkStart w:id="3665" w:name="_QWord_Source_Comparison_2849"/>
      <w:r>
        <w:rPr>
          <w:rFonts w:hint="eastAsia"/>
        </w:rPr>
        <w:t>，导致</w:t>
      </w:r>
      <w:bookmarkEnd w:id="3665"/>
      <w:bookmarkStart w:id="3666" w:name="_QWord_Source_Comparison_2850"/>
      <w:r>
        <w:rPr>
          <w:rFonts w:hint="eastAsia"/>
        </w:rPr>
        <w:t>16</w:t>
      </w:r>
      <w:bookmarkEnd w:id="3666"/>
      <w:bookmarkStart w:id="3667" w:name="_QWord_Source_Comparison_2851"/>
      <w:r>
        <w:rPr>
          <w:rFonts w:hint="eastAsia"/>
        </w:rPr>
        <w:t>个二进制位都为</w:t>
      </w:r>
      <w:bookmarkEnd w:id="3667"/>
      <w:bookmarkStart w:id="3668" w:name="_QWord_Source_Comparison_2852"/>
      <w:r>
        <w:rPr>
          <w:rFonts w:hint="eastAsia"/>
        </w:rPr>
        <w:t>0</w:t>
      </w:r>
      <w:bookmarkEnd w:id="3668"/>
      <w:bookmarkStart w:id="3669" w:name="_QWord_Source_Comparison_2853"/>
      <w:r>
        <w:rPr>
          <w:rFonts w:hint="eastAsia"/>
        </w:rPr>
        <w:t>。</w:t>
      </w:r>
      <w:bookmarkEnd w:id="3635"/>
      <w:bookmarkEnd w:id="3636"/>
      <w:bookmarkEnd w:id="3669"/>
    </w:p>
    <w:p w14:paraId="5B6A2037">
      <w:pPr>
        <w:pStyle w:val="4"/>
        <w:ind w:firstLine="420"/>
      </w:pPr>
      <w:bookmarkStart w:id="3670" w:name="_QWord_Source_Comparison_2854"/>
      <w:bookmarkStart w:id="3671" w:name="_QWord_Source_Comparison_Para_447"/>
      <w:bookmarkStart w:id="3672" w:name="_QWord_Paragraph__447"/>
      <w:r>
        <w:rPr>
          <w:rFonts w:hint="eastAsia"/>
        </w:rPr>
        <w:t>定时器可以配置</w:t>
      </w:r>
      <w:bookmarkEnd w:id="3670"/>
      <w:bookmarkStart w:id="3673" w:name="_QWord_Source_Comparison_2855"/>
      <w:r>
        <w:rPr>
          <w:rFonts w:hint="eastAsia"/>
        </w:rPr>
        <w:t>8</w:t>
      </w:r>
      <w:bookmarkEnd w:id="3673"/>
      <w:bookmarkStart w:id="3674" w:name="_QWord_Source_Comparison_2856"/>
      <w:r>
        <w:rPr>
          <w:rFonts w:hint="eastAsia"/>
        </w:rPr>
        <w:t>位、</w:t>
      </w:r>
      <w:bookmarkEnd w:id="3674"/>
      <w:bookmarkStart w:id="3675" w:name="_QWord_Source_Comparison_2857"/>
      <w:r>
        <w:rPr>
          <w:rFonts w:hint="eastAsia"/>
        </w:rPr>
        <w:t>13</w:t>
      </w:r>
      <w:bookmarkEnd w:id="3675"/>
      <w:bookmarkStart w:id="3676" w:name="_QWord_Source_Comparison_2858"/>
      <w:r>
        <w:rPr>
          <w:rFonts w:hint="eastAsia"/>
        </w:rPr>
        <w:t>位或者</w:t>
      </w:r>
      <w:bookmarkEnd w:id="3676"/>
      <w:bookmarkStart w:id="3677" w:name="_QWord_Source_Comparison_2859"/>
      <w:r>
        <w:rPr>
          <w:rFonts w:hint="eastAsia"/>
        </w:rPr>
        <w:t>16</w:t>
      </w:r>
      <w:bookmarkEnd w:id="3677"/>
      <w:bookmarkStart w:id="3678" w:name="_QWord_Source_Comparison_2860"/>
      <w:r>
        <w:rPr>
          <w:rFonts w:hint="eastAsia"/>
        </w:rPr>
        <w:t>位计数器，这取决于它们的工作模式和应用场景。计数器的计数信号可以有多种来源，可以是单片机内部的晶振信号，也可以是外部引脚输入的脉冲信号。这些都是根据具体的应用需求来配置和使用定时器的。</w:t>
      </w:r>
      <w:bookmarkEnd w:id="3671"/>
      <w:bookmarkEnd w:id="3672"/>
      <w:bookmarkEnd w:id="3678"/>
    </w:p>
    <w:p w14:paraId="1162BF8A">
      <w:pPr>
        <w:pStyle w:val="4"/>
        <w:ind w:firstLine="420"/>
      </w:pPr>
      <w:bookmarkStart w:id="3679" w:name="_QWord_Paragraph__448"/>
      <w:bookmarkStart w:id="3680" w:name="_QWord_Source_Comparison_2861"/>
      <w:bookmarkStart w:id="3681" w:name="_QWord_Source_Comparison_Para_448"/>
      <w:r>
        <w:rPr>
          <w:rFonts w:hint="eastAsia"/>
        </w:rPr>
        <w:t>接着，深入学习如何配置和使用这些定时计数器，并结合课程设计实际运用。</w:t>
      </w:r>
      <w:bookmarkEnd w:id="3679"/>
      <w:bookmarkEnd w:id="3680"/>
      <w:bookmarkEnd w:id="3681"/>
    </w:p>
    <w:p w14:paraId="145AD7A5">
      <w:pPr>
        <w:pStyle w:val="105"/>
      </w:pPr>
      <w:bookmarkStart w:id="3682" w:name="_QWord_Source_Comparison_Para_449"/>
      <w:r>
        <w:t>‌</w:t>
      </w:r>
      <w:bookmarkStart w:id="3683" w:name="_QWord_Source_Comparison_2862"/>
      <w:bookmarkEnd w:id="3683"/>
      <w:bookmarkStart w:id="3684" w:name="_QWord_Source_Comparison_2863"/>
      <w:bookmarkStart w:id="3685" w:name="_QWord_ImageIndex_34"/>
      <w:bookmarkStart w:id="3686" w:name="_QWord_Paragraph__449"/>
      <w:r>
        <w:drawing>
          <wp:inline distT="0" distB="0" distL="0" distR="0">
            <wp:extent cx="4432300" cy="2726055"/>
            <wp:effectExtent l="0" t="0" r="6350" b="0"/>
            <wp:docPr id="1051403583" name="图片 1" title="QWord_ImageMark_34">
              <a:hlinkClick xmlns:a="http://schemas.openxmlformats.org/drawingml/2006/main" r:id="rId103" tooltip="QWord 图片目录：resource/images/illustration/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03583" name="图片 1" title="QWord_ImageMark_34"/>
                    <pic:cNvPicPr>
                      <a:picLocks noChangeAspect="1"/>
                    </pic:cNvPicPr>
                  </pic:nvPicPr>
                  <pic:blipFill>
                    <a:blip r:embed="rId104"/>
                    <a:srcRect l="3948" t="4834" r="2076" b="3728"/>
                    <a:stretch>
                      <a:fillRect/>
                    </a:stretch>
                  </pic:blipFill>
                  <pic:spPr>
                    <a:xfrm>
                      <a:off x="0" y="0"/>
                      <a:ext cx="4432852" cy="2726111"/>
                    </a:xfrm>
                    <a:prstGeom prst="rect">
                      <a:avLst/>
                    </a:prstGeom>
                    <a:ln>
                      <a:noFill/>
                    </a:ln>
                  </pic:spPr>
                </pic:pic>
              </a:graphicData>
            </a:graphic>
          </wp:inline>
        </w:drawing>
      </w:r>
      <w:bookmarkEnd w:id="3682"/>
      <w:bookmarkEnd w:id="3684"/>
      <w:bookmarkEnd w:id="3685"/>
      <w:bookmarkEnd w:id="3686"/>
    </w:p>
    <w:p w14:paraId="7C0F857E">
      <w:pPr>
        <w:pStyle w:val="68"/>
      </w:pPr>
      <w:bookmarkStart w:id="3687" w:name="_QWord_Source_Comparison_2864"/>
      <w:bookmarkStart w:id="3688" w:name="QWord_XRef_Figure__LB689f"/>
      <w:bookmarkStart w:id="3689" w:name="_QWord_Paragraph__450"/>
      <w:bookmarkStart w:id="3690" w:name="_QWord_Source_Comparison_Para_450"/>
      <w:r>
        <w:rPr>
          <w:rFonts w:hint="eastAsia"/>
        </w:rPr>
        <w:t>图</w:t>
      </w:r>
      <w:bookmarkEnd w:id="3687"/>
      <w:bookmarkStart w:id="3691" w:name="_QWord_Source_Comparison_2865"/>
      <w:r>
        <w:rPr>
          <w:rFonts w:hint="eastAsia"/>
        </w:rPr>
        <w:t> </w:t>
      </w:r>
      <w:bookmarkEnd w:id="3691"/>
      <w:bookmarkStart w:id="3692" w:name="_QWord_Source_Comparison_2866"/>
      <w:r>
        <w:fldChar w:fldCharType="begin"/>
      </w:r>
      <w:bookmarkEnd w:id="3692"/>
      <w:bookmarkStart w:id="3693" w:name="_QWord_Source_Comparison_2867"/>
      <w:r>
        <w:instrText xml:space="preserve"> SEQ QWord_Heading1_Sequence \c </w:instrText>
      </w:r>
      <w:bookmarkEnd w:id="3693"/>
      <w:bookmarkStart w:id="3694" w:name="_QWord_Source_Comparison_2868"/>
      <w:r>
        <w:fldChar w:fldCharType="separate"/>
      </w:r>
      <w:bookmarkEnd w:id="3694"/>
      <w:bookmarkStart w:id="3695" w:name="_QWord_Source_Comparison_2869"/>
      <w:r>
        <w:t>2</w:t>
      </w:r>
      <w:bookmarkEnd w:id="3695"/>
      <w:bookmarkStart w:id="3696" w:name="_QWord_Source_Comparison_2870"/>
      <w:r>
        <w:fldChar w:fldCharType="end"/>
      </w:r>
      <w:bookmarkEnd w:id="3696"/>
      <w:bookmarkStart w:id="3697" w:name="_QWord_Source_Comparison_2871"/>
      <w:r>
        <w:noBreakHyphen/>
      </w:r>
      <w:bookmarkEnd w:id="3697"/>
      <w:bookmarkStart w:id="3698" w:name="_QWord_Source_Comparison_2872"/>
      <w:r>
        <w:fldChar w:fldCharType="begin"/>
      </w:r>
      <w:bookmarkEnd w:id="3698"/>
      <w:bookmarkStart w:id="3699" w:name="_QWord_Source_Comparison_2873"/>
      <w:r>
        <w:instrText xml:space="preserve"> </w:instrText>
      </w:r>
      <w:bookmarkEnd w:id="3699"/>
      <w:bookmarkStart w:id="3700" w:name="_QWord_Source_Comparison_2874"/>
      <w:r>
        <w:rPr>
          <w:rFonts w:hint="eastAsia"/>
        </w:rPr>
        <w:instrText xml:space="preserve">SEQ </w:instrText>
      </w:r>
      <w:bookmarkEnd w:id="3700"/>
      <w:bookmarkStart w:id="3701" w:name="_QWord_Source_Comparison_2875"/>
      <w:r>
        <w:rPr>
          <w:rFonts w:hint="eastAsia"/>
        </w:rPr>
        <w:instrText xml:space="preserve">图</w:instrText>
      </w:r>
      <w:bookmarkEnd w:id="3701"/>
      <w:bookmarkStart w:id="3702" w:name="_QWord_Source_Comparison_2876"/>
      <w:r>
        <w:rPr>
          <w:rFonts w:hint="eastAsia"/>
        </w:rPr>
        <w:instrText xml:space="preserve"> \* ARABIC \s 1</w:instrText>
      </w:r>
      <w:bookmarkEnd w:id="3702"/>
      <w:bookmarkStart w:id="3703" w:name="_QWord_Source_Comparison_2877"/>
      <w:r>
        <w:instrText xml:space="preserve"> </w:instrText>
      </w:r>
      <w:bookmarkStart w:id="3704" w:name="_QWord_Source_Comparison_2878"/>
      <w:r>
        <w:fldChar w:fldCharType="separate"/>
      </w:r>
      <w:bookmarkEnd w:id="3703"/>
      <w:bookmarkEnd w:id="3704"/>
      <w:bookmarkStart w:id="3705" w:name="_QWord_Source_Comparison_2879"/>
      <w:r>
        <w:t>20</w:t>
      </w:r>
      <w:bookmarkEnd w:id="3705"/>
      <w:bookmarkStart w:id="3706" w:name="_QWord_Source_Comparison_2880"/>
      <w:r>
        <w:fldChar w:fldCharType="end"/>
      </w:r>
      <w:bookmarkEnd w:id="3688"/>
      <w:bookmarkEnd w:id="3706"/>
      <w:bookmarkStart w:id="3707" w:name="_QWord_Source_Comparison_2881"/>
      <w:r>
        <w:rPr>
          <w:rFonts w:hint="eastAsia"/>
        </w:rPr>
        <w:t xml:space="preserve">  </w:t>
      </w:r>
      <w:bookmarkEnd w:id="3707"/>
      <w:bookmarkStart w:id="3708" w:name="_QWord_Source_Comparison_2882"/>
      <w:r>
        <w:rPr>
          <w:rFonts w:hint="eastAsia"/>
        </w:rPr>
        <w:t>8051</w:t>
      </w:r>
      <w:bookmarkEnd w:id="3708"/>
      <w:bookmarkStart w:id="3709" w:name="_QWord_Source_Comparison_2883"/>
      <w:r>
        <w:rPr>
          <w:rFonts w:hint="eastAsia"/>
        </w:rPr>
        <w:t>单片机中的定时计数器</w:t>
      </w:r>
      <w:bookmarkEnd w:id="3689"/>
      <w:bookmarkEnd w:id="3690"/>
      <w:bookmarkEnd w:id="3709"/>
    </w:p>
    <w:p w14:paraId="7A812795">
      <w:pPr>
        <w:pStyle w:val="63"/>
        <w:numPr>
          <w:ilvl w:val="2"/>
          <w:numId w:val="6"/>
        </w:numPr>
        <w:spacing w:before="352" w:after="352"/>
      </w:pPr>
      <w:bookmarkStart w:id="3710" w:name="_QWord_Source_Comparison_2884"/>
      <w:bookmarkStart w:id="3711" w:name="_Toc17130"/>
      <w:bookmarkStart w:id="3712" w:name="_QWord_Paragraph__451"/>
      <w:bookmarkStart w:id="3713" w:name="_QWord_Source_Comparison_Para_451"/>
      <w:r>
        <w:rPr>
          <w:rFonts w:hint="eastAsia"/>
        </w:rPr>
        <w:t>计数器信号来源</w:t>
      </w:r>
      <w:bookmarkEnd w:id="3710"/>
      <w:bookmarkEnd w:id="3711"/>
      <w:bookmarkEnd w:id="3712"/>
      <w:bookmarkEnd w:id="3713"/>
    </w:p>
    <w:p w14:paraId="47D88639">
      <w:pPr>
        <w:pStyle w:val="4"/>
        <w:ind w:firstLine="420"/>
      </w:pPr>
      <w:bookmarkStart w:id="3714" w:name="_QWord_Source_Comparison_2885"/>
      <w:bookmarkStart w:id="3715" w:name="_QWord_Paragraph__452"/>
      <w:bookmarkStart w:id="3716" w:name="_QWord_Source_Comparison_Para_452"/>
      <w:r>
        <w:rPr>
          <w:rFonts w:hint="eastAsia"/>
        </w:rPr>
        <w:t>关于信号来源，一种来自技术脉冲。以</w:t>
      </w:r>
      <w:bookmarkEnd w:id="3714"/>
      <w:bookmarkStart w:id="3717" w:name="_QWord_Source_Comparison_2886"/>
      <w:r>
        <w:rPr>
          <w:rFonts w:hint="eastAsia"/>
        </w:rPr>
        <w:t>TT0</w:t>
      </w:r>
      <w:bookmarkEnd w:id="3717"/>
      <w:bookmarkStart w:id="3718" w:name="_QWord_Source_Comparison_2887"/>
      <w:r>
        <w:rPr>
          <w:rFonts w:hint="eastAsia"/>
        </w:rPr>
        <w:t>为例来看，</w:t>
      </w:r>
      <w:bookmarkEnd w:id="3718"/>
      <w:bookmarkStart w:id="3719" w:name="_QWord_Source_Comparison_2888"/>
      <w:r>
        <w:rPr>
          <w:rFonts w:hint="eastAsia"/>
        </w:rPr>
        <w:t>t0</w:t>
      </w:r>
      <w:bookmarkEnd w:id="3719"/>
      <w:bookmarkStart w:id="3720" w:name="_QWord_Source_Comparison_2889"/>
      <w:r>
        <w:rPr>
          <w:rFonts w:hint="eastAsia"/>
        </w:rPr>
        <w:t>和</w:t>
      </w:r>
      <w:bookmarkEnd w:id="3720"/>
      <w:bookmarkStart w:id="3721" w:name="_QWord_Source_Comparison_2890"/>
      <w:r>
        <w:rPr>
          <w:rFonts w:hint="eastAsia"/>
        </w:rPr>
        <w:t>t1</w:t>
      </w:r>
      <w:bookmarkEnd w:id="3721"/>
      <w:bookmarkStart w:id="3722" w:name="_QWord_Source_Comparison_2891"/>
      <w:r>
        <w:rPr>
          <w:rFonts w:hint="eastAsia"/>
        </w:rPr>
        <w:t>是完全相同的两个计数器，通过电路图可以看到，</w:t>
      </w:r>
      <w:bookmarkEnd w:id="3722"/>
      <w:bookmarkStart w:id="3723" w:name="_QWord_Source_Comparison_2892"/>
      <w:r>
        <w:rPr>
          <w:rFonts w:hint="eastAsia"/>
        </w:rPr>
        <w:t>th0</w:t>
      </w:r>
      <w:bookmarkEnd w:id="3723"/>
      <w:bookmarkStart w:id="3724" w:name="_QWord_Source_Comparison_2893"/>
      <w:r>
        <w:rPr>
          <w:rFonts w:hint="eastAsia"/>
        </w:rPr>
        <w:t>和</w:t>
      </w:r>
      <w:bookmarkEnd w:id="3724"/>
      <w:bookmarkStart w:id="3725" w:name="_QWord_Source_Comparison_2894"/>
      <w:r>
        <w:rPr>
          <w:rFonts w:hint="eastAsia"/>
        </w:rPr>
        <w:t>th1</w:t>
      </w:r>
      <w:bookmarkEnd w:id="3725"/>
      <w:bookmarkStart w:id="3726" w:name="_QWord_Source_Comparison_2895"/>
      <w:r>
        <w:rPr>
          <w:rFonts w:hint="eastAsia"/>
        </w:rPr>
        <w:t>就是一个</w:t>
      </w:r>
      <w:bookmarkEnd w:id="3726"/>
      <w:bookmarkStart w:id="3727" w:name="_QWord_Source_Comparison_2896"/>
      <w:r>
        <w:rPr>
          <w:rFonts w:hint="eastAsia"/>
        </w:rPr>
        <w:t>16</w:t>
      </w:r>
      <w:bookmarkEnd w:id="3727"/>
      <w:bookmarkStart w:id="3728" w:name="_QWord_Source_Comparison_2897"/>
      <w:r>
        <w:rPr>
          <w:rFonts w:hint="eastAsia"/>
        </w:rPr>
        <w:t>位的计数器，只要接收到一个脉冲，内部的计数值就会加</w:t>
      </w:r>
      <w:bookmarkEnd w:id="3728"/>
      <w:bookmarkStart w:id="3729" w:name="_QWord_Source_Comparison_2898"/>
      <w:r>
        <w:rPr>
          <w:rFonts w:hint="eastAsia"/>
        </w:rPr>
        <w:t>1</w:t>
      </w:r>
      <w:bookmarkEnd w:id="3729"/>
      <w:bookmarkStart w:id="3730" w:name="_QWord_Source_Comparison_2899"/>
      <w:r>
        <w:rPr>
          <w:rFonts w:hint="eastAsia"/>
        </w:rPr>
        <w:t>，这是计数器技术的原理。至于传输脉冲的类型，则取决于信号的来源。</w:t>
      </w:r>
      <w:bookmarkEnd w:id="3715"/>
      <w:bookmarkEnd w:id="3716"/>
      <w:bookmarkEnd w:id="3730"/>
    </w:p>
    <w:p w14:paraId="58A225BA">
      <w:pPr>
        <w:pStyle w:val="4"/>
        <w:ind w:firstLine="420"/>
      </w:pPr>
      <w:bookmarkStart w:id="3731" w:name="_QWord_Source_Comparison_2900"/>
      <w:bookmarkStart w:id="3732" w:name="_QWord_Source_Comparison_Para_453"/>
      <w:bookmarkStart w:id="3733" w:name="_QWord_Paragraph__453"/>
      <w:r>
        <w:rPr>
          <w:rFonts w:hint="eastAsia"/>
        </w:rPr>
        <w:t>一种是来自晶振的信号。晶振经过</w:t>
      </w:r>
      <w:bookmarkEnd w:id="3731"/>
      <w:bookmarkStart w:id="3734" w:name="_QWord_Source_Comparison_2901"/>
      <w:r>
        <w:rPr>
          <w:rFonts w:hint="eastAsia"/>
        </w:rPr>
        <w:t>12</w:t>
      </w:r>
      <w:bookmarkEnd w:id="3734"/>
      <w:bookmarkStart w:id="3735" w:name="_QWord_Source_Comparison_2902"/>
      <w:r>
        <w:rPr>
          <w:rFonts w:hint="eastAsia"/>
        </w:rPr>
        <w:t>分频后，作为信号源送入计数器进行计数。例如，如果晶振频率是</w:t>
      </w:r>
      <w:bookmarkEnd w:id="3735"/>
      <w:bookmarkStart w:id="3736" w:name="_QWord_Source_Comparison_2903"/>
      <w:r>
        <w:rPr>
          <w:rFonts w:hint="eastAsia"/>
        </w:rPr>
        <w:t>12</w:t>
      </w:r>
      <w:bookmarkEnd w:id="3736"/>
      <w:bookmarkStart w:id="3737" w:name="_QWord_Source_Comparison_2904"/>
      <w:r>
        <w:t> </w:t>
      </w:r>
      <w:bookmarkEnd w:id="3737"/>
      <w:bookmarkStart w:id="3738" w:name="_QWord_Source_Comparison_2905"/>
      <w:r>
        <w:rPr>
          <w:rFonts w:hint="eastAsia"/>
        </w:rPr>
        <w:t>兆赫兹，经过</w:t>
      </w:r>
      <w:bookmarkEnd w:id="3738"/>
      <w:bookmarkStart w:id="3739" w:name="_QWord_Source_Comparison_2906"/>
      <w:r>
        <w:rPr>
          <w:rFonts w:hint="eastAsia"/>
        </w:rPr>
        <w:t>12</w:t>
      </w:r>
      <w:bookmarkEnd w:id="3739"/>
      <w:bookmarkStart w:id="3740" w:name="_QWord_Source_Comparison_2907"/>
      <w:r>
        <w:rPr>
          <w:rFonts w:hint="eastAsia"/>
        </w:rPr>
        <w:t>分频后就会变为</w:t>
      </w:r>
      <w:bookmarkEnd w:id="3740"/>
      <w:bookmarkStart w:id="3741" w:name="_QWord_Source_Comparison_2908"/>
      <w:r>
        <w:rPr>
          <w:rFonts w:hint="eastAsia"/>
        </w:rPr>
        <w:t>1</w:t>
      </w:r>
      <w:bookmarkEnd w:id="3741"/>
      <w:bookmarkStart w:id="3742" w:name="_QWord_Source_Comparison_2909"/>
      <w:r>
        <w:t> </w:t>
      </w:r>
      <w:bookmarkEnd w:id="3742"/>
      <w:bookmarkStart w:id="3743" w:name="_QWord_Source_Comparison_2910"/>
      <w:r>
        <w:rPr>
          <w:rFonts w:hint="eastAsia"/>
        </w:rPr>
        <w:t>兆赫兹的信号，这个信号用于计数器进行计数。如果采用晶振信号传输，</w:t>
      </w:r>
      <w:bookmarkEnd w:id="3743"/>
      <w:bookmarkStart w:id="3744" w:name="_QWord_Source_Comparison_2911"/>
      <w:r>
        <w:rPr>
          <w:rFonts w:hint="eastAsia"/>
        </w:rPr>
        <w:t>1</w:t>
      </w:r>
      <w:bookmarkEnd w:id="3744"/>
      <w:bookmarkStart w:id="3745" w:name="_QWord_Source_Comparison_2912"/>
      <w:r>
        <w:t> </w:t>
      </w:r>
      <w:bookmarkEnd w:id="3745"/>
      <w:bookmarkStart w:id="3746" w:name="_QWord_Source_Comparison_2913"/>
      <w:r>
        <w:rPr>
          <w:rFonts w:hint="eastAsia"/>
        </w:rPr>
        <w:t>兆赫兹的频率非常稳定且是固定的脉冲信号，因此可以将计数器用作定时器。只要信号源是准确的时钟脉冲，就可以作为定时器的信号来源。这种信号来源可以通过外部引脚传输。</w:t>
      </w:r>
      <w:bookmarkEnd w:id="3732"/>
      <w:bookmarkEnd w:id="3733"/>
      <w:bookmarkEnd w:id="3746"/>
    </w:p>
    <w:p w14:paraId="5F8E356C">
      <w:pPr>
        <w:pStyle w:val="4"/>
        <w:ind w:firstLine="420"/>
      </w:pPr>
      <w:bookmarkStart w:id="3747" w:name="_QWord_Source_Comparison_2914"/>
      <w:bookmarkStart w:id="3748" w:name="_QWord_Paragraph__454"/>
      <w:bookmarkStart w:id="3749" w:name="_QWord_Source_Comparison_Para_454"/>
      <w:r>
        <w:rPr>
          <w:rFonts w:hint="eastAsia"/>
        </w:rPr>
        <w:t>T0</w:t>
      </w:r>
      <w:bookmarkEnd w:id="3747"/>
      <w:bookmarkStart w:id="3750" w:name="_QWord_Source_Comparison_2915"/>
      <w:r>
        <w:rPr>
          <w:rFonts w:hint="eastAsia"/>
        </w:rPr>
        <w:t>引脚实际上是</w:t>
      </w:r>
      <w:bookmarkEnd w:id="3750"/>
      <w:bookmarkStart w:id="3751" w:name="_QWord_Source_Comparison_2916"/>
      <w:r>
        <w:rPr>
          <w:rFonts w:hint="eastAsia"/>
        </w:rPr>
        <w:t>P3</w:t>
      </w:r>
      <w:bookmarkEnd w:id="3751"/>
      <w:bookmarkStart w:id="3752" w:name="_QWord_Source_Comparison_2917"/>
      <w:r>
        <w:rPr>
          <w:rFonts w:hint="eastAsia"/>
        </w:rPr>
        <w:t>口的一个引脚，通过这个引脚可以接收到相应的技术信号。例如，在像产品流水线这样的技术过程中，产品的技术信号可以通过</w:t>
      </w:r>
      <w:bookmarkEnd w:id="3752"/>
      <w:bookmarkStart w:id="3753" w:name="_QWord_Source_Comparison_2918"/>
      <w:r>
        <w:rPr>
          <w:rFonts w:hint="eastAsia"/>
        </w:rPr>
        <w:t>T0</w:t>
      </w:r>
      <w:bookmarkEnd w:id="3753"/>
      <w:bookmarkStart w:id="3754" w:name="_QWord_Source_Comparison_2919"/>
      <w:r>
        <w:rPr>
          <w:rFonts w:hint="eastAsia"/>
        </w:rPr>
        <w:t>引脚传送过来，由</w:t>
      </w:r>
      <w:bookmarkEnd w:id="3754"/>
      <w:bookmarkStart w:id="3755" w:name="_QWord_Source_Comparison_2920"/>
      <w:r>
        <w:rPr>
          <w:rFonts w:hint="eastAsia"/>
        </w:rPr>
        <w:t>T0</w:t>
      </w:r>
      <w:bookmarkEnd w:id="3755"/>
      <w:bookmarkStart w:id="3756" w:name="_QWord_Source_Comparison_2921"/>
      <w:r>
        <w:rPr>
          <w:rFonts w:hint="eastAsia"/>
        </w:rPr>
        <w:t>计数器进行计数。因此，</w:t>
      </w:r>
      <w:bookmarkEnd w:id="3756"/>
      <w:bookmarkStart w:id="3757" w:name="_QWord_Source_Comparison_2922"/>
      <w:r>
        <w:rPr>
          <w:rFonts w:hint="eastAsia"/>
        </w:rPr>
        <w:t>T0</w:t>
      </w:r>
      <w:bookmarkEnd w:id="3757"/>
      <w:bookmarkStart w:id="3758" w:name="_QWord_Source_Comparison_2923"/>
      <w:r>
        <w:rPr>
          <w:rFonts w:hint="eastAsia"/>
        </w:rPr>
        <w:t>计数器的信号来源主要来自这两种信号源，如</w:t>
      </w:r>
      <w:bookmarkEnd w:id="3758"/>
      <w:bookmarkStart w:id="3759" w:name="_QWord_Source_Comparison_2924"/>
      <w:r>
        <w:fldChar w:fldCharType="begin"/>
      </w:r>
      <w:bookmarkEnd w:id="3759"/>
      <w:bookmarkStart w:id="3760" w:name="_QWord_Source_Comparison_2925"/>
      <w:r>
        <w:instrText xml:space="preserve"> </w:instrText>
      </w:r>
      <w:bookmarkEnd w:id="3760"/>
      <w:bookmarkStart w:id="3761" w:name="_QWord_Source_Comparison_2926"/>
      <w:r>
        <w:rPr>
          <w:rFonts w:hint="eastAsia"/>
        </w:rPr>
        <w:instrText xml:space="preserve">REF QWord_XRef_Figure__t7VInn \h \* CHARFORMAT</w:instrText>
      </w:r>
      <w:bookmarkEnd w:id="3761"/>
      <w:bookmarkStart w:id="3762" w:name="_QWord_Source_Comparison_2927"/>
      <w:r>
        <w:instrText xml:space="preserve"> </w:instrText>
      </w:r>
      <w:bookmarkStart w:id="3763" w:name="_QWord_Source_Comparison_2928"/>
      <w:r>
        <w:fldChar w:fldCharType="separate"/>
      </w:r>
      <w:bookmarkEnd w:id="3762"/>
      <w:bookmarkEnd w:id="3763"/>
      <w:bookmarkStart w:id="3764" w:name="_QWord_Source_Comparison_2929"/>
      <w:r>
        <w:rPr>
          <w:rFonts w:hint="eastAsia"/>
        </w:rPr>
        <w:t>图</w:t>
      </w:r>
      <w:bookmarkEnd w:id="3764"/>
      <w:bookmarkStart w:id="3765" w:name="_QWord_Source_Comparison_2930"/>
      <w:r>
        <w:rPr>
          <w:rFonts w:hint="eastAsia"/>
        </w:rPr>
        <w:t> </w:t>
      </w:r>
      <w:bookmarkEnd w:id="3765"/>
      <w:bookmarkStart w:id="3766" w:name="_QWord_Source_Comparison_2931"/>
      <w:r>
        <w:t>2</w:t>
      </w:r>
      <w:bookmarkEnd w:id="3766"/>
      <w:bookmarkStart w:id="3767" w:name="_QWord_Source_Comparison_2932"/>
      <w:r>
        <w:noBreakHyphen/>
      </w:r>
      <w:r>
        <w:t>21</w:t>
      </w:r>
      <w:bookmarkEnd w:id="3767"/>
      <w:bookmarkStart w:id="3768" w:name="_QWord_Source_Comparison_2933"/>
      <w:r>
        <w:fldChar w:fldCharType="end"/>
      </w:r>
      <w:bookmarkEnd w:id="3768"/>
      <w:bookmarkStart w:id="3769" w:name="_QWord_Source_Comparison_2934"/>
      <w:r>
        <w:rPr>
          <w:rFonts w:hint="eastAsia"/>
        </w:rPr>
        <w:t>所示。</w:t>
      </w:r>
      <w:bookmarkEnd w:id="3748"/>
      <w:bookmarkEnd w:id="3749"/>
      <w:bookmarkEnd w:id="3769"/>
    </w:p>
    <w:p w14:paraId="6DA45CCE">
      <w:pPr>
        <w:pStyle w:val="4"/>
        <w:ind w:firstLine="420"/>
      </w:pPr>
      <w:bookmarkStart w:id="3770" w:name="_QWord_Source_Comparison_2935"/>
      <w:bookmarkStart w:id="3771" w:name="_QWord_Source_Comparison_Para_455"/>
      <w:bookmarkStart w:id="3772" w:name="_QWord_Paragraph__455"/>
      <w:r>
        <w:rPr>
          <w:rFonts w:hint="eastAsia"/>
        </w:rPr>
        <w:t>这两个信号来源的选择是通过特殊功能计数器中的</w:t>
      </w:r>
      <w:bookmarkEnd w:id="3770"/>
      <w:bookmarkStart w:id="3773" w:name="_QWord_Source_Comparison_2936"/>
      <w:r>
        <w:rPr>
          <w:rFonts w:hint="eastAsia"/>
        </w:rPr>
        <w:t>CT</w:t>
      </w:r>
      <w:bookmarkEnd w:id="3773"/>
      <w:bookmarkStart w:id="3774" w:name="_QWord_Source_Comparison_2937"/>
      <w:r>
        <w:rPr>
          <w:rFonts w:hint="eastAsia"/>
        </w:rPr>
        <w:t>位来进行的。这个</w:t>
      </w:r>
      <w:bookmarkEnd w:id="3774"/>
      <w:bookmarkStart w:id="3775" w:name="_QWord_Source_Comparison_2938"/>
      <w:r>
        <w:rPr>
          <w:rFonts w:hint="eastAsia"/>
        </w:rPr>
        <w:t>CT</w:t>
      </w:r>
      <w:bookmarkEnd w:id="3775"/>
      <w:bookmarkStart w:id="3776" w:name="_QWord_Source_Comparison_2939"/>
      <w:r>
        <w:rPr>
          <w:rFonts w:hint="eastAsia"/>
        </w:rPr>
        <w:t>位可以是</w:t>
      </w:r>
      <w:bookmarkEnd w:id="3776"/>
      <w:bookmarkStart w:id="3777" w:name="_QWord_Source_Comparison_2940"/>
      <w:r>
        <w:rPr>
          <w:rFonts w:hint="eastAsia"/>
        </w:rPr>
        <w:t>0</w:t>
      </w:r>
      <w:bookmarkEnd w:id="3777"/>
      <w:bookmarkStart w:id="3778" w:name="_QWord_Source_Comparison_2941"/>
      <w:r>
        <w:rPr>
          <w:rFonts w:hint="eastAsia"/>
        </w:rPr>
        <w:t>或者</w:t>
      </w:r>
      <w:bookmarkEnd w:id="3778"/>
      <w:bookmarkStart w:id="3779" w:name="_QWord_Source_Comparison_2942"/>
      <w:r>
        <w:rPr>
          <w:rFonts w:hint="eastAsia"/>
        </w:rPr>
        <w:t>1</w:t>
      </w:r>
      <w:bookmarkEnd w:id="3779"/>
      <w:bookmarkStart w:id="3780" w:name="_QWord_Source_Comparison_2943"/>
      <w:r>
        <w:rPr>
          <w:rFonts w:hint="eastAsia"/>
        </w:rPr>
        <w:t>。当</w:t>
      </w:r>
      <w:bookmarkEnd w:id="3780"/>
      <w:bookmarkStart w:id="3781" w:name="_QWord_Source_Comparison_2944"/>
      <w:r>
        <w:rPr>
          <w:rFonts w:hint="eastAsia"/>
        </w:rPr>
        <w:t>CT</w:t>
      </w:r>
      <w:bookmarkEnd w:id="3781"/>
      <w:bookmarkStart w:id="3782" w:name="_QWord_Source_Comparison_2945"/>
      <w:r>
        <w:rPr>
          <w:rFonts w:hint="eastAsia"/>
        </w:rPr>
        <w:t>位为</w:t>
      </w:r>
      <w:bookmarkEnd w:id="3782"/>
      <w:bookmarkStart w:id="3783" w:name="_QWord_Source_Comparison_2946"/>
      <w:r>
        <w:rPr>
          <w:rFonts w:hint="eastAsia"/>
        </w:rPr>
        <w:t>0</w:t>
      </w:r>
      <w:bookmarkEnd w:id="3783"/>
      <w:bookmarkStart w:id="3784" w:name="_QWord_Source_Comparison_2947"/>
      <w:r>
        <w:rPr>
          <w:rFonts w:hint="eastAsia"/>
        </w:rPr>
        <w:t>时，选择晶振的信号作为计数器的信号来源；而当</w:t>
      </w:r>
      <w:bookmarkEnd w:id="3784"/>
      <w:bookmarkStart w:id="3785" w:name="_QWord_Source_Comparison_2948"/>
      <w:r>
        <w:rPr>
          <w:rFonts w:hint="eastAsia"/>
        </w:rPr>
        <w:t>CT</w:t>
      </w:r>
      <w:bookmarkEnd w:id="3785"/>
      <w:bookmarkStart w:id="3786" w:name="_QWord_Source_Comparison_2949"/>
      <w:r>
        <w:rPr>
          <w:rFonts w:hint="eastAsia"/>
        </w:rPr>
        <w:t>位为</w:t>
      </w:r>
      <w:bookmarkEnd w:id="3786"/>
      <w:bookmarkStart w:id="3787" w:name="_QWord_Source_Comparison_2950"/>
      <w:r>
        <w:rPr>
          <w:rFonts w:hint="eastAsia"/>
        </w:rPr>
        <w:t>1</w:t>
      </w:r>
      <w:bookmarkEnd w:id="3787"/>
      <w:bookmarkStart w:id="3788" w:name="_QWord_Source_Comparison_2951"/>
      <w:r>
        <w:rPr>
          <w:rFonts w:hint="eastAsia"/>
        </w:rPr>
        <w:t>时，则选择外部的信号作为计数器的信号来源。因此</w:t>
      </w:r>
      <w:bookmarkEnd w:id="3788"/>
      <w:bookmarkStart w:id="3789" w:name="_QWord_Source_Comparison_2952"/>
      <w:r>
        <w:rPr>
          <w:rFonts w:hint="eastAsia"/>
        </w:rPr>
        <w:t>CT</w:t>
      </w:r>
      <w:bookmarkEnd w:id="3789"/>
      <w:bookmarkStart w:id="3790" w:name="_QWord_Source_Comparison_2953"/>
      <w:r>
        <w:rPr>
          <w:rFonts w:hint="eastAsia"/>
        </w:rPr>
        <w:t>位用于区分信号来源的选择。</w:t>
      </w:r>
      <w:bookmarkEnd w:id="3771"/>
      <w:bookmarkEnd w:id="3772"/>
      <w:bookmarkEnd w:id="3790"/>
    </w:p>
    <w:p w14:paraId="55892C3E">
      <w:pPr>
        <w:pStyle w:val="63"/>
        <w:numPr>
          <w:ilvl w:val="2"/>
          <w:numId w:val="6"/>
        </w:numPr>
        <w:spacing w:before="352" w:after="352"/>
      </w:pPr>
      <w:bookmarkStart w:id="3791" w:name="_QWord_Source_Comparison_2954"/>
      <w:bookmarkEnd w:id="3791"/>
      <w:bookmarkStart w:id="3792" w:name="_QWord_Source_Comparison_Para_458"/>
      <w:bookmarkStart w:id="3793" w:name="_QWord_Source_Comparison_2975"/>
      <w:bookmarkStart w:id="3794" w:name="_QWord_Paragraph__458"/>
      <w:bookmarkStart w:id="3795" w:name="_Toc3849"/>
      <w:r>
        <w:rPr>
          <w:rFonts w:hint="eastAsia"/>
        </w:rPr>
        <w:t>启动或停止计数器</w:t>
      </w:r>
      <w:bookmarkEnd w:id="3792"/>
      <w:bookmarkEnd w:id="3793"/>
      <w:bookmarkEnd w:id="3794"/>
      <w:bookmarkEnd w:id="3795"/>
    </w:p>
    <w:p w14:paraId="0A732576">
      <w:pPr>
        <w:pStyle w:val="4"/>
        <w:ind w:firstLine="420"/>
      </w:pPr>
      <w:bookmarkStart w:id="3796" w:name="_QWord_Source_Comparison_2976"/>
      <w:bookmarkStart w:id="3797" w:name="_QWord_Paragraph__459"/>
      <w:bookmarkStart w:id="3798" w:name="_QWord_Source_Comparison_Para_459"/>
      <w:r>
        <w:rPr>
          <w:rFonts w:hint="eastAsia"/>
        </w:rPr>
        <w:t>计数器的启动或停止原理主要取决于是否将脉冲送给计数器，如</w:t>
      </w:r>
      <w:bookmarkEnd w:id="3796"/>
      <w:bookmarkStart w:id="3799" w:name="_QWord_Source_Comparison_2977"/>
      <w:r>
        <w:fldChar w:fldCharType="begin"/>
      </w:r>
      <w:bookmarkEnd w:id="3799"/>
      <w:bookmarkStart w:id="3800" w:name="_QWord_Source_Comparison_2978"/>
      <w:r>
        <w:instrText xml:space="preserve"> </w:instrText>
      </w:r>
      <w:bookmarkEnd w:id="3800"/>
      <w:bookmarkStart w:id="3801" w:name="_QWord_Source_Comparison_2979"/>
      <w:r>
        <w:rPr>
          <w:rFonts w:hint="eastAsia"/>
        </w:rPr>
        <w:instrText xml:space="preserve">REF QWord_XRef_Figure__t7VInn \h \* CHARFORMAT</w:instrText>
      </w:r>
      <w:bookmarkEnd w:id="3801"/>
      <w:bookmarkStart w:id="3802" w:name="_QWord_Source_Comparison_2980"/>
      <w:r>
        <w:instrText xml:space="preserve"> </w:instrText>
      </w:r>
      <w:bookmarkStart w:id="3803" w:name="_QWord_Source_Comparison_2981"/>
      <w:r>
        <w:fldChar w:fldCharType="separate"/>
      </w:r>
      <w:bookmarkEnd w:id="3802"/>
      <w:bookmarkEnd w:id="3803"/>
      <w:bookmarkStart w:id="3804" w:name="_QWord_Source_Comparison_2982"/>
      <w:r>
        <w:rPr>
          <w:rFonts w:hint="eastAsia"/>
        </w:rPr>
        <w:t>图</w:t>
      </w:r>
      <w:bookmarkEnd w:id="3804"/>
      <w:bookmarkStart w:id="3805" w:name="_QWord_Source_Comparison_2983"/>
      <w:r>
        <w:rPr>
          <w:rFonts w:hint="eastAsia"/>
        </w:rPr>
        <w:t> </w:t>
      </w:r>
      <w:bookmarkEnd w:id="3805"/>
      <w:bookmarkStart w:id="3806" w:name="_QWord_Source_Comparison_2984"/>
      <w:r>
        <w:t>2</w:t>
      </w:r>
      <w:bookmarkEnd w:id="3806"/>
      <w:bookmarkStart w:id="3807" w:name="_QWord_Source_Comparison_2985"/>
      <w:r>
        <w:noBreakHyphen/>
      </w:r>
      <w:r>
        <w:t>21</w:t>
      </w:r>
      <w:bookmarkEnd w:id="3807"/>
      <w:bookmarkStart w:id="3808" w:name="_QWord_Source_Comparison_2986"/>
      <w:r>
        <w:fldChar w:fldCharType="end"/>
      </w:r>
      <w:bookmarkEnd w:id="3808"/>
      <w:bookmarkStart w:id="3809" w:name="_QWord_Source_Comparison_2987"/>
      <w:r>
        <w:rPr>
          <w:rFonts w:hint="eastAsia"/>
        </w:rPr>
        <w:t>所</w:t>
      </w:r>
      <w:bookmarkEnd w:id="3809"/>
      <w:bookmarkStart w:id="3810" w:name="_QWord_Source_Comparison_2989"/>
      <w:r>
        <w:rPr>
          <w:rFonts w:hint="eastAsia"/>
        </w:rPr>
        <w:t>示。只要切断了脉冲，计数器就不再计数。因此，一种控制方式是通过一个特殊的</w:t>
      </w:r>
      <w:bookmarkEnd w:id="3810"/>
      <w:bookmarkStart w:id="3811" w:name="_QWord_Source_Comparison_2990"/>
      <w:r>
        <w:rPr>
          <w:rFonts w:hint="eastAsia"/>
        </w:rPr>
        <w:t>TR0</w:t>
      </w:r>
      <w:bookmarkEnd w:id="3811"/>
      <w:bookmarkStart w:id="3812" w:name="_QWord_Source_Comparison_2991"/>
      <w:r>
        <w:rPr>
          <w:rFonts w:hint="eastAsia"/>
        </w:rPr>
        <w:t>位来控制。</w:t>
      </w:r>
      <w:bookmarkEnd w:id="3812"/>
      <w:bookmarkStart w:id="3813" w:name="_QWord_Source_Comparison_2992"/>
      <w:r>
        <w:rPr>
          <w:rFonts w:hint="eastAsia"/>
        </w:rPr>
        <w:t>TR0</w:t>
      </w:r>
      <w:bookmarkEnd w:id="3813"/>
      <w:bookmarkStart w:id="3814" w:name="_QWord_Source_Comparison_2993"/>
      <w:r>
        <w:rPr>
          <w:rFonts w:hint="eastAsia"/>
        </w:rPr>
        <w:t>位是特殊功能寄存器中指定的一个位，将</w:t>
      </w:r>
      <w:bookmarkEnd w:id="3814"/>
      <w:bookmarkStart w:id="3815" w:name="_QWord_Source_Comparison_2994"/>
      <w:r>
        <w:rPr>
          <w:rFonts w:hint="eastAsia"/>
        </w:rPr>
        <w:t>TR0</w:t>
      </w:r>
      <w:bookmarkEnd w:id="3815"/>
      <w:bookmarkStart w:id="3816" w:name="_QWord_Source_Comparison_2995"/>
      <w:r>
        <w:rPr>
          <w:rFonts w:hint="eastAsia"/>
        </w:rPr>
        <w:t>设置为</w:t>
      </w:r>
      <w:bookmarkEnd w:id="3816"/>
      <w:bookmarkStart w:id="3817" w:name="_QWord_Source_Comparison_2996"/>
      <w:r>
        <w:rPr>
          <w:rFonts w:hint="eastAsia"/>
        </w:rPr>
        <w:t>0</w:t>
      </w:r>
      <w:bookmarkEnd w:id="3817"/>
      <w:bookmarkStart w:id="3818" w:name="_QWord_Source_Comparison_2997"/>
      <w:r>
        <w:rPr>
          <w:rFonts w:hint="eastAsia"/>
        </w:rPr>
        <w:t>或</w:t>
      </w:r>
      <w:bookmarkEnd w:id="3818"/>
      <w:bookmarkStart w:id="3819" w:name="_QWord_Source_Comparison_2998"/>
      <w:r>
        <w:rPr>
          <w:rFonts w:hint="eastAsia"/>
        </w:rPr>
        <w:t>1</w:t>
      </w:r>
      <w:bookmarkEnd w:id="3819"/>
      <w:bookmarkStart w:id="3820" w:name="_QWord_Source_Comparison_2999"/>
      <w:r>
        <w:rPr>
          <w:rFonts w:hint="eastAsia"/>
        </w:rPr>
        <w:t>，就可以控制脉冲是否送达计数器，从而实现计数器的启动或停止。这就是计数器启动或停止的基本原理。</w:t>
      </w:r>
      <w:bookmarkEnd w:id="3797"/>
      <w:bookmarkEnd w:id="3798"/>
      <w:bookmarkEnd w:id="3820"/>
    </w:p>
    <w:p w14:paraId="7E70D8A9">
      <w:pPr>
        <w:pStyle w:val="4"/>
        <w:ind w:firstLine="420"/>
      </w:pPr>
      <w:bookmarkStart w:id="3821" w:name="_QWord_Source_Comparison_3000"/>
      <w:bookmarkStart w:id="3822" w:name="_QWord_Paragraph__460"/>
      <w:bookmarkStart w:id="3823" w:name="_QWord_Source_Comparison_Para_460"/>
      <w:r>
        <w:rPr>
          <w:rFonts w:hint="eastAsia"/>
        </w:rPr>
        <w:t>另一种控制的方式是可以通过外部的引脚来控制脉冲是否进入内部进行计数。可以通过一个特殊的</w:t>
      </w:r>
      <w:bookmarkEnd w:id="3821"/>
      <w:bookmarkStart w:id="3824" w:name="_QWord_Source_Comparison_3001"/>
      <w:r>
        <w:rPr>
          <w:rFonts w:hint="eastAsia"/>
        </w:rPr>
        <w:t>INT0</w:t>
      </w:r>
      <w:bookmarkEnd w:id="3824"/>
      <w:bookmarkStart w:id="3825" w:name="_QWord_Source_Comparison_3002"/>
      <w:r>
        <w:rPr>
          <w:rFonts w:hint="eastAsia"/>
        </w:rPr>
        <w:t>引脚来进行控制</w:t>
      </w:r>
      <w:bookmarkEnd w:id="3825"/>
      <w:bookmarkStart w:id="3826" w:name="_QWord_Source_Comparison_3003"/>
      <w:r>
        <w:rPr>
          <w:rFonts w:hint="eastAsia"/>
        </w:rPr>
        <w:t xml:space="preserve"> git</w:t>
      </w:r>
      <w:bookmarkEnd w:id="3826"/>
      <w:bookmarkStart w:id="3827" w:name="_QWord_Source_Comparison_3004"/>
      <w:r>
        <w:rPr>
          <w:rFonts w:hint="eastAsia"/>
        </w:rPr>
        <w:t>位，这个</w:t>
      </w:r>
      <w:bookmarkEnd w:id="3827"/>
      <w:bookmarkStart w:id="3828" w:name="_QWord_Source_Comparison_3005"/>
      <w:r>
        <w:rPr>
          <w:rFonts w:hint="eastAsia"/>
        </w:rPr>
        <w:t>git</w:t>
      </w:r>
      <w:bookmarkEnd w:id="3828"/>
      <w:bookmarkStart w:id="3829" w:name="_QWord_Source_Comparison_3006"/>
      <w:r>
        <w:rPr>
          <w:rFonts w:hint="eastAsia"/>
        </w:rPr>
        <w:t>位可以决定技术脉冲的接通或切断。</w:t>
      </w:r>
      <w:bookmarkEnd w:id="3822"/>
      <w:bookmarkEnd w:id="3823"/>
      <w:bookmarkEnd w:id="3829"/>
    </w:p>
    <w:p w14:paraId="4A34BF75">
      <w:pPr>
        <w:pStyle w:val="4"/>
        <w:ind w:firstLine="420"/>
      </w:pPr>
      <w:bookmarkStart w:id="3830" w:name="_QWord_Source_Comparison_3007"/>
      <w:bookmarkStart w:id="3831" w:name="_QWord_Paragraph__461"/>
      <w:bookmarkStart w:id="3832" w:name="_QWord_Source_Comparison_Para_461"/>
      <w:r>
        <w:rPr>
          <w:rFonts w:hint="eastAsia"/>
        </w:rPr>
        <w:t>控制引脚主要用于接收外部的开关信号。例如，如果需要手动停止计数功能，可以将手动开关接到引脚上，并设置相应的位为</w:t>
      </w:r>
      <w:bookmarkEnd w:id="3830"/>
      <w:bookmarkStart w:id="3833" w:name="_QWord_Source_Comparison_3008"/>
      <w:r>
        <w:rPr>
          <w:rFonts w:hint="eastAsia"/>
        </w:rPr>
        <w:t>0</w:t>
      </w:r>
      <w:bookmarkEnd w:id="3833"/>
      <w:bookmarkStart w:id="3834" w:name="_QWord_Source_Comparison_3009"/>
      <w:r>
        <w:rPr>
          <w:rFonts w:hint="eastAsia"/>
        </w:rPr>
        <w:t>或</w:t>
      </w:r>
      <w:bookmarkEnd w:id="3834"/>
      <w:bookmarkStart w:id="3835" w:name="_QWord_Source_Comparison_3010"/>
      <w:r>
        <w:rPr>
          <w:rFonts w:hint="eastAsia"/>
        </w:rPr>
        <w:t>1</w:t>
      </w:r>
      <w:bookmarkEnd w:id="3835"/>
      <w:bookmarkStart w:id="3836" w:name="_QWord_Source_Comparison_3011"/>
      <w:r>
        <w:rPr>
          <w:rFonts w:hint="eastAsia"/>
        </w:rPr>
        <w:t>，来决定其是否生效。此外，还可以通过</w:t>
      </w:r>
      <w:bookmarkEnd w:id="3836"/>
      <w:bookmarkStart w:id="3837" w:name="_QWord_Source_Comparison_3012"/>
      <w:r>
        <w:rPr>
          <w:rFonts w:hint="eastAsia"/>
        </w:rPr>
        <w:t>INT0</w:t>
      </w:r>
      <w:bookmarkEnd w:id="3837"/>
      <w:bookmarkStart w:id="3838" w:name="_QWord_Source_Comparison_3013"/>
      <w:r>
        <w:rPr>
          <w:rFonts w:hint="eastAsia"/>
        </w:rPr>
        <w:t>引脚来控制技术脉冲的进入或停止，这是另一种控制定时器启动或停止的方法。</w:t>
      </w:r>
      <w:bookmarkEnd w:id="3831"/>
      <w:bookmarkEnd w:id="3832"/>
      <w:bookmarkEnd w:id="3838"/>
    </w:p>
    <w:p w14:paraId="64A1D347">
      <w:pPr>
        <w:pStyle w:val="105"/>
      </w:pPr>
      <w:bookmarkStart w:id="3839" w:name="_QWord_Source_Comparison_2955"/>
      <w:bookmarkStart w:id="3840" w:name="_QWord_Paragraph__456"/>
      <w:bookmarkStart w:id="3841" w:name="_QWord_ImageIndex_35"/>
      <w:r>
        <w:drawing>
          <wp:inline distT="0" distB="0" distL="0" distR="0">
            <wp:extent cx="4565015" cy="2353310"/>
            <wp:effectExtent l="0" t="0" r="6985" b="8890"/>
            <wp:docPr id="1918199203" name="图片 7" title="QWord_ImageMark_35">
              <a:hlinkClick xmlns:a="http://schemas.openxmlformats.org/drawingml/2006/main" r:id="rId105" tooltip="QWord 图片目录：resource/images/illustration/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99203" name="图片 7" title="QWord_ImageMark_35"/>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a:xfrm>
                      <a:off x="0" y="0"/>
                      <a:ext cx="4598866" cy="2370858"/>
                    </a:xfrm>
                    <a:prstGeom prst="rect">
                      <a:avLst/>
                    </a:prstGeom>
                    <a:noFill/>
                    <a:ln>
                      <a:noFill/>
                    </a:ln>
                  </pic:spPr>
                </pic:pic>
              </a:graphicData>
            </a:graphic>
          </wp:inline>
        </w:drawing>
      </w:r>
      <w:bookmarkEnd w:id="3839"/>
      <w:bookmarkEnd w:id="3840"/>
      <w:bookmarkEnd w:id="3841"/>
    </w:p>
    <w:p w14:paraId="2F333A96">
      <w:pPr>
        <w:pStyle w:val="68"/>
      </w:pPr>
      <w:bookmarkStart w:id="3842" w:name="_QWord_Source_Comparison_2956"/>
      <w:bookmarkStart w:id="3843" w:name="QWord_XRef_Figure__t7VInn"/>
      <w:bookmarkStart w:id="3844" w:name="_QWord_Source_Comparison_Para_457"/>
      <w:bookmarkStart w:id="3845" w:name="_QWord_Paragraph__457"/>
      <w:r>
        <w:rPr>
          <w:rFonts w:hint="eastAsia"/>
        </w:rPr>
        <w:t>图</w:t>
      </w:r>
      <w:bookmarkEnd w:id="3842"/>
      <w:bookmarkStart w:id="3846" w:name="_QWord_Source_Comparison_2957"/>
      <w:r>
        <w:rPr>
          <w:rFonts w:hint="eastAsia"/>
        </w:rPr>
        <w:t> </w:t>
      </w:r>
      <w:bookmarkEnd w:id="3846"/>
      <w:bookmarkStart w:id="3847" w:name="_QWord_Source_Comparison_2958"/>
      <w:r>
        <w:fldChar w:fldCharType="begin"/>
      </w:r>
      <w:bookmarkEnd w:id="3847"/>
      <w:bookmarkStart w:id="3848" w:name="_QWord_Source_Comparison_2959"/>
      <w:r>
        <w:instrText xml:space="preserve"> SEQ QWord_Heading1_Sequence \c </w:instrText>
      </w:r>
      <w:bookmarkEnd w:id="3848"/>
      <w:bookmarkStart w:id="3849" w:name="_QWord_Source_Comparison_2960"/>
      <w:r>
        <w:fldChar w:fldCharType="separate"/>
      </w:r>
      <w:bookmarkEnd w:id="3849"/>
      <w:bookmarkStart w:id="3850" w:name="_QWord_Source_Comparison_2961"/>
      <w:r>
        <w:t>2</w:t>
      </w:r>
      <w:bookmarkEnd w:id="3850"/>
      <w:bookmarkStart w:id="3851" w:name="_QWord_Source_Comparison_2962"/>
      <w:r>
        <w:fldChar w:fldCharType="end"/>
      </w:r>
      <w:bookmarkEnd w:id="3851"/>
      <w:bookmarkStart w:id="3852" w:name="_QWord_Source_Comparison_2963"/>
      <w:r>
        <w:noBreakHyphen/>
      </w:r>
      <w:bookmarkEnd w:id="3852"/>
      <w:bookmarkStart w:id="3853" w:name="_QWord_Source_Comparison_2964"/>
      <w:r>
        <w:fldChar w:fldCharType="begin"/>
      </w:r>
      <w:bookmarkEnd w:id="3853"/>
      <w:bookmarkStart w:id="3854" w:name="_QWord_Source_Comparison_2965"/>
      <w:r>
        <w:instrText xml:space="preserve"> </w:instrText>
      </w:r>
      <w:bookmarkEnd w:id="3854"/>
      <w:bookmarkStart w:id="3855" w:name="_QWord_Source_Comparison_2966"/>
      <w:r>
        <w:rPr>
          <w:rFonts w:hint="eastAsia"/>
        </w:rPr>
        <w:instrText xml:space="preserve">SEQ </w:instrText>
      </w:r>
      <w:bookmarkEnd w:id="3855"/>
      <w:bookmarkStart w:id="3856" w:name="_QWord_Source_Comparison_2967"/>
      <w:r>
        <w:rPr>
          <w:rFonts w:hint="eastAsia"/>
        </w:rPr>
        <w:instrText xml:space="preserve">图</w:instrText>
      </w:r>
      <w:bookmarkEnd w:id="3856"/>
      <w:bookmarkStart w:id="3857" w:name="_QWord_Source_Comparison_2968"/>
      <w:r>
        <w:rPr>
          <w:rFonts w:hint="eastAsia"/>
        </w:rPr>
        <w:instrText xml:space="preserve"> \* ARABIC \s 1</w:instrText>
      </w:r>
      <w:bookmarkEnd w:id="3857"/>
      <w:bookmarkStart w:id="3858" w:name="_QWord_Source_Comparison_2969"/>
      <w:r>
        <w:instrText xml:space="preserve"> </w:instrText>
      </w:r>
      <w:bookmarkStart w:id="3859" w:name="_QWord_Source_Comparison_2970"/>
      <w:r>
        <w:fldChar w:fldCharType="separate"/>
      </w:r>
      <w:bookmarkEnd w:id="3858"/>
      <w:bookmarkEnd w:id="3859"/>
      <w:bookmarkStart w:id="3860" w:name="_QWord_Source_Comparison_2971"/>
      <w:r>
        <w:t>21</w:t>
      </w:r>
      <w:bookmarkEnd w:id="3860"/>
      <w:bookmarkStart w:id="3861" w:name="_QWord_Source_Comparison_2972"/>
      <w:r>
        <w:fldChar w:fldCharType="end"/>
      </w:r>
      <w:bookmarkEnd w:id="3843"/>
      <w:bookmarkEnd w:id="3861"/>
      <w:bookmarkStart w:id="3862" w:name="_QWord_Source_Comparison_2973"/>
      <w:r>
        <w:rPr>
          <w:rFonts w:hint="eastAsia"/>
        </w:rPr>
        <w:t xml:space="preserve">  </w:t>
      </w:r>
      <w:bookmarkEnd w:id="3862"/>
      <w:bookmarkStart w:id="3863" w:name="_QWord_Source_Comparison_2974"/>
      <w:r>
        <w:rPr>
          <w:rFonts w:hint="eastAsia"/>
        </w:rPr>
        <w:t>计数器信号来源</w:t>
      </w:r>
      <w:bookmarkEnd w:id="3844"/>
      <w:bookmarkEnd w:id="3845"/>
      <w:bookmarkEnd w:id="3863"/>
    </w:p>
    <w:p w14:paraId="5B5B66A1">
      <w:pPr>
        <w:pStyle w:val="63"/>
        <w:numPr>
          <w:ilvl w:val="2"/>
          <w:numId w:val="6"/>
        </w:numPr>
        <w:spacing w:before="352" w:after="352"/>
      </w:pPr>
      <w:bookmarkStart w:id="3864" w:name="_QWord_Source_Comparison_3014"/>
      <w:bookmarkStart w:id="3865" w:name="_QWord_Source_Comparison_Para_462"/>
      <w:bookmarkStart w:id="3866" w:name="_Toc11985"/>
      <w:bookmarkStart w:id="3867" w:name="_QWord_Paragraph__462"/>
      <w:r>
        <w:rPr>
          <w:rFonts w:hint="eastAsia"/>
        </w:rPr>
        <w:t>设置计数器工作模式</w:t>
      </w:r>
      <w:bookmarkEnd w:id="3864"/>
      <w:bookmarkEnd w:id="3865"/>
      <w:bookmarkEnd w:id="3866"/>
      <w:bookmarkEnd w:id="3867"/>
    </w:p>
    <w:p w14:paraId="5C7D1C08">
      <w:pPr>
        <w:pStyle w:val="4"/>
        <w:ind w:firstLine="420"/>
      </w:pPr>
      <w:bookmarkStart w:id="3868" w:name="_QWord_Source_Comparison_3015"/>
      <w:bookmarkStart w:id="3869" w:name="_QWord_Paragraph__463"/>
      <w:bookmarkStart w:id="3870" w:name="_QWord_Source_Comparison_Para_463"/>
      <w:r>
        <w:rPr>
          <w:rFonts w:hint="eastAsia"/>
        </w:rPr>
        <w:t>计数器的工作模式，即计数器是作为</w:t>
      </w:r>
      <w:bookmarkEnd w:id="3868"/>
      <w:bookmarkStart w:id="3871" w:name="_QWord_Source_Comparison_3016"/>
      <w:r>
        <w:rPr>
          <w:rFonts w:hint="eastAsia"/>
        </w:rPr>
        <w:t>8</w:t>
      </w:r>
      <w:bookmarkEnd w:id="3871"/>
      <w:bookmarkStart w:id="3872" w:name="_QWord_Source_Comparison_3017"/>
      <w:r>
        <w:rPr>
          <w:rFonts w:hint="eastAsia"/>
        </w:rPr>
        <w:t>位，还是作为</w:t>
      </w:r>
      <w:bookmarkEnd w:id="3872"/>
      <w:bookmarkStart w:id="3873" w:name="_QWord_Source_Comparison_3018"/>
      <w:r>
        <w:rPr>
          <w:rFonts w:hint="eastAsia"/>
        </w:rPr>
        <w:t>13</w:t>
      </w:r>
      <w:bookmarkEnd w:id="3873"/>
      <w:bookmarkStart w:id="3874" w:name="_QWord_Source_Comparison_3019"/>
      <w:r>
        <w:rPr>
          <w:rFonts w:hint="eastAsia"/>
        </w:rPr>
        <w:t>位或者</w:t>
      </w:r>
      <w:bookmarkEnd w:id="3874"/>
      <w:bookmarkStart w:id="3875" w:name="_QWord_Source_Comparison_3020"/>
      <w:r>
        <w:rPr>
          <w:rFonts w:hint="eastAsia"/>
        </w:rPr>
        <w:t>16</w:t>
      </w:r>
      <w:bookmarkEnd w:id="3875"/>
      <w:bookmarkStart w:id="3876" w:name="_QWord_Source_Comparison_3021"/>
      <w:r>
        <w:rPr>
          <w:rFonts w:hint="eastAsia"/>
        </w:rPr>
        <w:t>位的计数器来使用。工作模式是需要设定一个特殊的功能，通过寄存器中的相应的位来选择它相应的工作模式，如</w:t>
      </w:r>
      <w:bookmarkEnd w:id="3876"/>
      <w:bookmarkStart w:id="3877" w:name="_QWord_Source_Comparison_3022"/>
      <w:r>
        <w:fldChar w:fldCharType="begin"/>
      </w:r>
      <w:bookmarkEnd w:id="3877"/>
      <w:bookmarkStart w:id="3878" w:name="_QWord_Source_Comparison_3023"/>
      <w:r>
        <w:instrText xml:space="preserve"> </w:instrText>
      </w:r>
      <w:bookmarkEnd w:id="3878"/>
      <w:bookmarkStart w:id="3879" w:name="_QWord_Source_Comparison_3024"/>
      <w:r>
        <w:rPr>
          <w:rFonts w:hint="eastAsia"/>
        </w:rPr>
        <w:instrText xml:space="preserve">REF QWord_XRef_Figure__kf24uh \h \* CHARFORMAT</w:instrText>
      </w:r>
      <w:bookmarkEnd w:id="3879"/>
      <w:bookmarkStart w:id="3880" w:name="_QWord_Source_Comparison_3025"/>
      <w:r>
        <w:instrText xml:space="preserve"> </w:instrText>
      </w:r>
      <w:bookmarkStart w:id="3881" w:name="_QWord_Source_Comparison_3026"/>
      <w:r>
        <w:fldChar w:fldCharType="separate"/>
      </w:r>
      <w:bookmarkEnd w:id="3880"/>
      <w:bookmarkEnd w:id="3881"/>
      <w:bookmarkStart w:id="3882" w:name="_QWord_Source_Comparison_3027"/>
      <w:r>
        <w:rPr>
          <w:rFonts w:hint="eastAsia"/>
        </w:rPr>
        <w:t>图</w:t>
      </w:r>
      <w:bookmarkEnd w:id="3882"/>
      <w:bookmarkStart w:id="3883" w:name="_QWord_Source_Comparison_3028"/>
      <w:r>
        <w:rPr>
          <w:rFonts w:hint="eastAsia"/>
        </w:rPr>
        <w:t> </w:t>
      </w:r>
      <w:bookmarkEnd w:id="3883"/>
      <w:bookmarkStart w:id="3884" w:name="_QWord_Source_Comparison_3029"/>
      <w:r>
        <w:t>2</w:t>
      </w:r>
      <w:bookmarkEnd w:id="3884"/>
      <w:bookmarkStart w:id="3885" w:name="_QWord_Source_Comparison_3030"/>
      <w:r>
        <w:noBreakHyphen/>
      </w:r>
      <w:r>
        <w:t>22</w:t>
      </w:r>
      <w:bookmarkEnd w:id="3885"/>
      <w:bookmarkStart w:id="3886" w:name="_QWord_Source_Comparison_3031"/>
      <w:r>
        <w:fldChar w:fldCharType="end"/>
      </w:r>
      <w:bookmarkEnd w:id="3886"/>
      <w:bookmarkStart w:id="3887" w:name="_QWord_Source_Comparison_3032"/>
      <w:r>
        <w:rPr>
          <w:rFonts w:hint="eastAsia"/>
        </w:rPr>
        <w:t>所示。</w:t>
      </w:r>
      <w:bookmarkEnd w:id="3869"/>
      <w:bookmarkEnd w:id="3870"/>
      <w:bookmarkEnd w:id="3887"/>
    </w:p>
    <w:p w14:paraId="46A94E2D">
      <w:pPr>
        <w:pStyle w:val="105"/>
      </w:pPr>
      <w:bookmarkStart w:id="3888" w:name="_QWord_Source_Comparison_Para_464"/>
      <w:r>
        <w:t>‌</w:t>
      </w:r>
      <w:bookmarkStart w:id="3889" w:name="_QWord_Source_Comparison_3033"/>
      <w:bookmarkEnd w:id="3889"/>
      <w:bookmarkStart w:id="3890" w:name="_QWord_Source_Comparison_3034"/>
      <w:bookmarkStart w:id="3891" w:name="_QWord_ImageIndex_36"/>
      <w:bookmarkStart w:id="3892" w:name="_QWord_Paragraph__464"/>
      <w:r>
        <w:drawing>
          <wp:inline distT="0" distB="0" distL="0" distR="0">
            <wp:extent cx="4694555" cy="3034665"/>
            <wp:effectExtent l="0" t="0" r="0" b="0"/>
            <wp:docPr id="1941754726" name="图片 3" title="QWord_ImageMark_36">
              <a:hlinkClick xmlns:a="http://schemas.openxmlformats.org/drawingml/2006/main" r:id="rId107" tooltip="QWord 图片目录：resource/images/illustration/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54726" name="图片 3" title="QWord_ImageMark_36"/>
                    <pic:cNvPicPr>
                      <a:picLocks noChangeAspect="1"/>
                    </pic:cNvPicPr>
                  </pic:nvPicPr>
                  <pic:blipFill>
                    <a:blip r:embed="rId108"/>
                    <a:stretch>
                      <a:fillRect/>
                    </a:stretch>
                  </pic:blipFill>
                  <pic:spPr>
                    <a:xfrm>
                      <a:off x="0" y="0"/>
                      <a:ext cx="4715043" cy="3047805"/>
                    </a:xfrm>
                    <a:prstGeom prst="rect">
                      <a:avLst/>
                    </a:prstGeom>
                    <a:noFill/>
                    <a:ln>
                      <a:noFill/>
                    </a:ln>
                  </pic:spPr>
                </pic:pic>
              </a:graphicData>
            </a:graphic>
          </wp:inline>
        </w:drawing>
      </w:r>
      <w:bookmarkEnd w:id="3888"/>
      <w:bookmarkEnd w:id="3890"/>
      <w:bookmarkEnd w:id="3891"/>
      <w:bookmarkEnd w:id="3892"/>
    </w:p>
    <w:p w14:paraId="6828E412">
      <w:pPr>
        <w:pStyle w:val="68"/>
      </w:pPr>
      <w:bookmarkStart w:id="3893" w:name="_QWord_Source_Comparison_3035"/>
      <w:bookmarkStart w:id="3894" w:name="QWord_XRef_Figure__kf24uh"/>
      <w:bookmarkStart w:id="3895" w:name="_QWord_Source_Comparison_Para_465"/>
      <w:bookmarkStart w:id="3896" w:name="_QWord_Paragraph__465"/>
      <w:r>
        <w:rPr>
          <w:rFonts w:hint="eastAsia"/>
        </w:rPr>
        <w:t>图</w:t>
      </w:r>
      <w:bookmarkEnd w:id="3893"/>
      <w:bookmarkStart w:id="3897" w:name="_QWord_Source_Comparison_3036"/>
      <w:r>
        <w:rPr>
          <w:rFonts w:hint="eastAsia"/>
        </w:rPr>
        <w:t> </w:t>
      </w:r>
      <w:bookmarkEnd w:id="3897"/>
      <w:bookmarkStart w:id="3898" w:name="_QWord_Source_Comparison_3037"/>
      <w:r>
        <w:fldChar w:fldCharType="begin"/>
      </w:r>
      <w:bookmarkEnd w:id="3898"/>
      <w:bookmarkStart w:id="3899" w:name="_QWord_Source_Comparison_3038"/>
      <w:r>
        <w:instrText xml:space="preserve"> SEQ QWord_Heading1_Sequence \c </w:instrText>
      </w:r>
      <w:bookmarkEnd w:id="3899"/>
      <w:bookmarkStart w:id="3900" w:name="_QWord_Source_Comparison_3039"/>
      <w:r>
        <w:fldChar w:fldCharType="separate"/>
      </w:r>
      <w:bookmarkEnd w:id="3900"/>
      <w:bookmarkStart w:id="3901" w:name="_QWord_Source_Comparison_3040"/>
      <w:r>
        <w:t>2</w:t>
      </w:r>
      <w:bookmarkEnd w:id="3901"/>
      <w:bookmarkStart w:id="3902" w:name="_QWord_Source_Comparison_3041"/>
      <w:r>
        <w:fldChar w:fldCharType="end"/>
      </w:r>
      <w:bookmarkEnd w:id="3902"/>
      <w:bookmarkStart w:id="3903" w:name="_QWord_Source_Comparison_3042"/>
      <w:r>
        <w:noBreakHyphen/>
      </w:r>
      <w:bookmarkEnd w:id="3903"/>
      <w:bookmarkStart w:id="3904" w:name="_QWord_Source_Comparison_3043"/>
      <w:r>
        <w:fldChar w:fldCharType="begin"/>
      </w:r>
      <w:bookmarkEnd w:id="3904"/>
      <w:bookmarkStart w:id="3905" w:name="_QWord_Source_Comparison_3044"/>
      <w:r>
        <w:instrText xml:space="preserve"> </w:instrText>
      </w:r>
      <w:bookmarkEnd w:id="3905"/>
      <w:bookmarkStart w:id="3906" w:name="_QWord_Source_Comparison_3045"/>
      <w:r>
        <w:rPr>
          <w:rFonts w:hint="eastAsia"/>
        </w:rPr>
        <w:instrText xml:space="preserve">SEQ </w:instrText>
      </w:r>
      <w:bookmarkEnd w:id="3906"/>
      <w:bookmarkStart w:id="3907" w:name="_QWord_Source_Comparison_3046"/>
      <w:r>
        <w:rPr>
          <w:rFonts w:hint="eastAsia"/>
        </w:rPr>
        <w:instrText xml:space="preserve">图</w:instrText>
      </w:r>
      <w:bookmarkEnd w:id="3907"/>
      <w:bookmarkStart w:id="3908" w:name="_QWord_Source_Comparison_3047"/>
      <w:r>
        <w:rPr>
          <w:rFonts w:hint="eastAsia"/>
        </w:rPr>
        <w:instrText xml:space="preserve"> \* ARABIC \s 1</w:instrText>
      </w:r>
      <w:bookmarkEnd w:id="3908"/>
      <w:bookmarkStart w:id="3909" w:name="_QWord_Source_Comparison_3048"/>
      <w:r>
        <w:instrText xml:space="preserve"> </w:instrText>
      </w:r>
      <w:bookmarkStart w:id="3910" w:name="_QWord_Source_Comparison_3049"/>
      <w:r>
        <w:fldChar w:fldCharType="separate"/>
      </w:r>
      <w:bookmarkEnd w:id="3909"/>
      <w:bookmarkEnd w:id="3910"/>
      <w:bookmarkStart w:id="3911" w:name="_QWord_Source_Comparison_3050"/>
      <w:r>
        <w:t>22</w:t>
      </w:r>
      <w:bookmarkEnd w:id="3911"/>
      <w:bookmarkStart w:id="3912" w:name="_QWord_Source_Comparison_3051"/>
      <w:r>
        <w:fldChar w:fldCharType="end"/>
      </w:r>
      <w:bookmarkEnd w:id="3894"/>
      <w:bookmarkEnd w:id="3912"/>
      <w:bookmarkStart w:id="3913" w:name="_QWord_Source_Comparison_3052"/>
      <w:r>
        <w:rPr>
          <w:rFonts w:hint="eastAsia"/>
        </w:rPr>
        <w:t xml:space="preserve">  </w:t>
      </w:r>
      <w:bookmarkEnd w:id="3913"/>
      <w:bookmarkStart w:id="3914" w:name="_QWord_Source_Comparison_3053"/>
      <w:r>
        <w:rPr>
          <w:rFonts w:hint="eastAsia"/>
        </w:rPr>
        <w:t>设置工作模式</w:t>
      </w:r>
      <w:bookmarkEnd w:id="3895"/>
      <w:bookmarkEnd w:id="3896"/>
      <w:bookmarkEnd w:id="3914"/>
    </w:p>
    <w:p w14:paraId="03C26A93">
      <w:pPr>
        <w:pStyle w:val="63"/>
        <w:numPr>
          <w:ilvl w:val="2"/>
          <w:numId w:val="6"/>
        </w:numPr>
        <w:spacing w:before="352" w:after="352"/>
      </w:pPr>
      <w:bookmarkStart w:id="3915" w:name="_QWord_Source_Comparison_3054"/>
      <w:bookmarkStart w:id="3916" w:name="_QWord_Paragraph__466"/>
      <w:bookmarkStart w:id="3917" w:name="_QWord_Source_Comparison_Para_466"/>
      <w:bookmarkStart w:id="3918" w:name="_Toc7227"/>
      <w:r>
        <w:rPr>
          <w:rFonts w:hint="eastAsia"/>
        </w:rPr>
        <w:t>计数器初始值的设置</w:t>
      </w:r>
      <w:bookmarkEnd w:id="3915"/>
      <w:bookmarkEnd w:id="3916"/>
      <w:bookmarkEnd w:id="3917"/>
      <w:bookmarkEnd w:id="3918"/>
    </w:p>
    <w:p w14:paraId="547F2952">
      <w:pPr>
        <w:pStyle w:val="4"/>
        <w:ind w:firstLine="420"/>
      </w:pPr>
      <w:bookmarkStart w:id="3919" w:name="_QWord_Source_Comparison_3055"/>
      <w:bookmarkStart w:id="3920" w:name="_QWord_Paragraph__467"/>
      <w:bookmarkStart w:id="3921" w:name="_QWord_Source_Comparison_Para_467"/>
      <w:r>
        <w:rPr>
          <w:rFonts w:hint="eastAsia"/>
        </w:rPr>
        <w:t>计数的初始值是通过写入</w:t>
      </w:r>
      <w:bookmarkEnd w:id="3919"/>
      <w:bookmarkStart w:id="3922" w:name="_QWord_Source_Comparison_3056"/>
      <w:r>
        <w:rPr>
          <w:rFonts w:hint="eastAsia"/>
        </w:rPr>
        <w:t>TL0</w:t>
      </w:r>
      <w:bookmarkEnd w:id="3922"/>
      <w:bookmarkStart w:id="3923" w:name="_QWord_Source_Comparison_3057"/>
      <w:r>
        <w:rPr>
          <w:rFonts w:hint="eastAsia"/>
        </w:rPr>
        <w:t>计数器和</w:t>
      </w:r>
      <w:bookmarkEnd w:id="3923"/>
      <w:bookmarkStart w:id="3924" w:name="_QWord_Source_Comparison_3058"/>
      <w:r>
        <w:rPr>
          <w:rFonts w:hint="eastAsia"/>
        </w:rPr>
        <w:t>TH0</w:t>
      </w:r>
      <w:bookmarkEnd w:id="3924"/>
      <w:bookmarkStart w:id="3925" w:name="_QWord_Source_Comparison_3059"/>
      <w:r>
        <w:rPr>
          <w:rFonts w:hint="eastAsia"/>
        </w:rPr>
        <w:t>计数器来设定的。这两个计数器每个都是</w:t>
      </w:r>
      <w:bookmarkEnd w:id="3925"/>
      <w:bookmarkStart w:id="3926" w:name="_QWord_Source_Comparison_3060"/>
      <w:r>
        <w:rPr>
          <w:rFonts w:hint="eastAsia"/>
        </w:rPr>
        <w:t>8</w:t>
      </w:r>
      <w:bookmarkEnd w:id="3926"/>
      <w:bookmarkStart w:id="3927" w:name="_QWord_Source_Comparison_3061"/>
      <w:r>
        <w:rPr>
          <w:rFonts w:hint="eastAsia"/>
        </w:rPr>
        <w:t>位的，可以合成一个</w:t>
      </w:r>
      <w:bookmarkEnd w:id="3927"/>
      <w:bookmarkStart w:id="3928" w:name="_QWord_Source_Comparison_3062"/>
      <w:r>
        <w:rPr>
          <w:rFonts w:hint="eastAsia"/>
        </w:rPr>
        <w:t>16</w:t>
      </w:r>
      <w:bookmarkEnd w:id="3928"/>
      <w:bookmarkStart w:id="3929" w:name="_QWord_Source_Comparison_3063"/>
      <w:r>
        <w:rPr>
          <w:rFonts w:hint="eastAsia"/>
        </w:rPr>
        <w:t>位的计数器来使用。</w:t>
      </w:r>
      <w:bookmarkEnd w:id="3920"/>
      <w:bookmarkEnd w:id="3921"/>
      <w:bookmarkEnd w:id="3929"/>
    </w:p>
    <w:p w14:paraId="2D61172A">
      <w:pPr>
        <w:pStyle w:val="4"/>
        <w:ind w:firstLine="420"/>
      </w:pPr>
      <w:bookmarkStart w:id="3930" w:name="_QWord_Source_Comparison_3064"/>
      <w:bookmarkStart w:id="3931" w:name="_QWord_Paragraph__468"/>
      <w:bookmarkStart w:id="3932" w:name="_QWord_Source_Comparison_Para_468"/>
      <w:r>
        <w:rPr>
          <w:rFonts w:hint="eastAsia"/>
        </w:rPr>
        <w:t>如果作为</w:t>
      </w:r>
      <w:bookmarkEnd w:id="3930"/>
      <w:bookmarkStart w:id="3933" w:name="_QWord_Source_Comparison_3065"/>
      <w:r>
        <w:rPr>
          <w:rFonts w:hint="eastAsia"/>
        </w:rPr>
        <w:t>8</w:t>
      </w:r>
      <w:bookmarkEnd w:id="3933"/>
      <w:bookmarkStart w:id="3934" w:name="_QWord_Source_Comparison_3066"/>
      <w:r>
        <w:rPr>
          <w:rFonts w:hint="eastAsia"/>
        </w:rPr>
        <w:t>位计数器使用，只需设置</w:t>
      </w:r>
      <w:bookmarkEnd w:id="3934"/>
      <w:bookmarkStart w:id="3935" w:name="_QWord_Source_Comparison_3067"/>
      <w:r>
        <w:rPr>
          <w:rFonts w:hint="eastAsia"/>
        </w:rPr>
        <w:t>TL0</w:t>
      </w:r>
      <w:bookmarkEnd w:id="3935"/>
      <w:bookmarkStart w:id="3936" w:name="_QWord_Source_Comparison_3068"/>
      <w:r>
        <w:rPr>
          <w:rFonts w:hint="eastAsia"/>
        </w:rPr>
        <w:t>计数器作为其计数的初始值，如</w:t>
      </w:r>
      <w:bookmarkEnd w:id="3936"/>
      <w:bookmarkStart w:id="3937" w:name="_QWord_Source_Comparison_3069"/>
      <w:r>
        <w:fldChar w:fldCharType="begin"/>
      </w:r>
      <w:bookmarkEnd w:id="3937"/>
      <w:bookmarkStart w:id="3938" w:name="_QWord_Source_Comparison_3070"/>
      <w:r>
        <w:instrText xml:space="preserve"> </w:instrText>
      </w:r>
      <w:bookmarkEnd w:id="3938"/>
      <w:bookmarkStart w:id="3939" w:name="_QWord_Source_Comparison_3071"/>
      <w:r>
        <w:rPr>
          <w:rFonts w:hint="eastAsia"/>
        </w:rPr>
        <w:instrText xml:space="preserve">REF QWord_XRef_Figure__7ZFXqr \h \* CHARFORMAT</w:instrText>
      </w:r>
      <w:bookmarkEnd w:id="3939"/>
      <w:bookmarkStart w:id="3940" w:name="_QWord_Source_Comparison_3072"/>
      <w:r>
        <w:instrText xml:space="preserve"> </w:instrText>
      </w:r>
      <w:bookmarkStart w:id="3941" w:name="_QWord_Source_Comparison_3073"/>
      <w:r>
        <w:fldChar w:fldCharType="separate"/>
      </w:r>
      <w:bookmarkEnd w:id="3940"/>
      <w:bookmarkEnd w:id="3941"/>
      <w:bookmarkStart w:id="3942" w:name="_QWord_Source_Comparison_3074"/>
      <w:r>
        <w:rPr>
          <w:rFonts w:hint="eastAsia"/>
        </w:rPr>
        <w:t>图</w:t>
      </w:r>
      <w:bookmarkEnd w:id="3942"/>
      <w:bookmarkStart w:id="3943" w:name="_QWord_Source_Comparison_3075"/>
      <w:r>
        <w:rPr>
          <w:rFonts w:hint="eastAsia"/>
        </w:rPr>
        <w:t> </w:t>
      </w:r>
      <w:bookmarkEnd w:id="3943"/>
      <w:bookmarkStart w:id="3944" w:name="_QWord_Source_Comparison_3076"/>
      <w:r>
        <w:t>2</w:t>
      </w:r>
      <w:bookmarkEnd w:id="3944"/>
      <w:bookmarkStart w:id="3945" w:name="_QWord_Source_Comparison_3077"/>
      <w:r>
        <w:noBreakHyphen/>
      </w:r>
      <w:r>
        <w:t>23</w:t>
      </w:r>
      <w:bookmarkEnd w:id="3945"/>
      <w:bookmarkStart w:id="3946" w:name="_QWord_Source_Comparison_3078"/>
      <w:r>
        <w:fldChar w:fldCharType="end"/>
      </w:r>
      <w:bookmarkEnd w:id="3946"/>
      <w:bookmarkStart w:id="3947" w:name="_QWord_Source_Comparison_3079"/>
      <w:r>
        <w:rPr>
          <w:rFonts w:hint="eastAsia"/>
        </w:rPr>
        <w:t>所示。</w:t>
      </w:r>
      <w:bookmarkEnd w:id="3931"/>
      <w:bookmarkEnd w:id="3932"/>
      <w:bookmarkEnd w:id="3947"/>
    </w:p>
    <w:p w14:paraId="00C28113">
      <w:pPr>
        <w:pStyle w:val="4"/>
        <w:ind w:firstLine="420"/>
      </w:pPr>
      <w:bookmarkStart w:id="3948" w:name="_QWord_Source_Comparison_3080"/>
      <w:bookmarkStart w:id="3949" w:name="_QWord_Source_Comparison_Para_469"/>
      <w:bookmarkStart w:id="3950" w:name="_QWord_Paragraph__469"/>
      <w:r>
        <w:rPr>
          <w:rFonts w:hint="eastAsia"/>
        </w:rPr>
        <w:t>如果作为</w:t>
      </w:r>
      <w:bookmarkEnd w:id="3948"/>
      <w:bookmarkStart w:id="3951" w:name="_QWord_Source_Comparison_3081"/>
      <w:r>
        <w:rPr>
          <w:rFonts w:hint="eastAsia"/>
        </w:rPr>
        <w:t>16</w:t>
      </w:r>
      <w:bookmarkEnd w:id="3951"/>
      <w:bookmarkStart w:id="3952" w:name="_QWord_Source_Comparison_3082"/>
      <w:r>
        <w:rPr>
          <w:rFonts w:hint="eastAsia"/>
        </w:rPr>
        <w:t>位计数器使用，需要将</w:t>
      </w:r>
      <w:bookmarkEnd w:id="3952"/>
      <w:bookmarkStart w:id="3953" w:name="_QWord_Source_Comparison_3083"/>
      <w:r>
        <w:rPr>
          <w:rFonts w:hint="eastAsia"/>
        </w:rPr>
        <w:t>TH0</w:t>
      </w:r>
      <w:bookmarkEnd w:id="3953"/>
      <w:bookmarkStart w:id="3954" w:name="_QWord_Source_Comparison_3084"/>
      <w:r>
        <w:rPr>
          <w:rFonts w:hint="eastAsia"/>
        </w:rPr>
        <w:t>和</w:t>
      </w:r>
      <w:bookmarkEnd w:id="3954"/>
      <w:bookmarkStart w:id="3955" w:name="_QWord_Source_Comparison_3085"/>
      <w:r>
        <w:rPr>
          <w:rFonts w:hint="eastAsia"/>
        </w:rPr>
        <w:t>TL0</w:t>
      </w:r>
      <w:bookmarkEnd w:id="3955"/>
      <w:bookmarkStart w:id="3956" w:name="_QWord_Source_Comparison_3086"/>
      <w:r>
        <w:rPr>
          <w:rFonts w:hint="eastAsia"/>
        </w:rPr>
        <w:t>分别设置为高</w:t>
      </w:r>
      <w:bookmarkEnd w:id="3956"/>
      <w:bookmarkStart w:id="3957" w:name="_QWord_Source_Comparison_3087"/>
      <w:r>
        <w:rPr>
          <w:rFonts w:hint="eastAsia"/>
        </w:rPr>
        <w:t>8</w:t>
      </w:r>
      <w:bookmarkEnd w:id="3957"/>
      <w:bookmarkStart w:id="3958" w:name="_QWord_Source_Comparison_3088"/>
      <w:r>
        <w:rPr>
          <w:rFonts w:hint="eastAsia"/>
        </w:rPr>
        <w:t>位和低</w:t>
      </w:r>
      <w:bookmarkEnd w:id="3958"/>
      <w:bookmarkStart w:id="3959" w:name="_QWord_Source_Comparison_3089"/>
      <w:r>
        <w:rPr>
          <w:rFonts w:hint="eastAsia"/>
        </w:rPr>
        <w:t>8</w:t>
      </w:r>
      <w:bookmarkEnd w:id="3959"/>
      <w:bookmarkStart w:id="3960" w:name="_QWord_Source_Comparison_3090"/>
      <w:r>
        <w:rPr>
          <w:rFonts w:hint="eastAsia"/>
        </w:rPr>
        <w:t>位。例如，如果需要计数器计算</w:t>
      </w:r>
      <w:bookmarkEnd w:id="3960"/>
      <w:bookmarkStart w:id="3961" w:name="_QWord_Source_Comparison_3091"/>
      <w:r>
        <w:rPr>
          <w:rFonts w:hint="eastAsia"/>
        </w:rPr>
        <w:t>100</w:t>
      </w:r>
      <w:bookmarkEnd w:id="3961"/>
      <w:bookmarkStart w:id="3962" w:name="_QWord_Source_Comparison_3092"/>
      <w:r>
        <w:rPr>
          <w:rFonts w:hint="eastAsia"/>
        </w:rPr>
        <w:t>个脉冲，并在计数</w:t>
      </w:r>
      <w:bookmarkEnd w:id="3962"/>
      <w:bookmarkStart w:id="3963" w:name="_QWord_Source_Comparison_3093"/>
      <w:r>
        <w:rPr>
          <w:rFonts w:hint="eastAsia"/>
        </w:rPr>
        <w:t>100</w:t>
      </w:r>
      <w:bookmarkEnd w:id="3963"/>
      <w:bookmarkStart w:id="3964" w:name="_QWord_Source_Comparison_3094"/>
      <w:r>
        <w:rPr>
          <w:rFonts w:hint="eastAsia"/>
        </w:rPr>
        <w:t>个脉冲后产生溢出信号，设置为初始值为最大值减去</w:t>
      </w:r>
      <w:bookmarkEnd w:id="3964"/>
      <w:bookmarkStart w:id="3965" w:name="_QWord_Source_Comparison_3095"/>
      <w:r>
        <w:rPr>
          <w:rFonts w:hint="eastAsia"/>
        </w:rPr>
        <w:t>100</w:t>
      </w:r>
      <w:bookmarkEnd w:id="3965"/>
      <w:bookmarkStart w:id="3966" w:name="_QWord_Source_Comparison_3096"/>
      <w:r>
        <w:rPr>
          <w:rFonts w:hint="eastAsia"/>
        </w:rPr>
        <w:t>，即从</w:t>
      </w:r>
      <w:bookmarkEnd w:id="3966"/>
      <w:bookmarkStart w:id="3967" w:name="_QWord_Source_Comparison_3097"/>
      <w:r>
        <w:rPr>
          <w:rFonts w:hint="eastAsia"/>
        </w:rPr>
        <w:t>65536</w:t>
      </w:r>
      <w:bookmarkEnd w:id="3967"/>
      <w:bookmarkStart w:id="3968" w:name="_QWord_Source_Comparison_3098"/>
      <w:r>
        <w:rPr>
          <w:rFonts w:hint="eastAsia"/>
        </w:rPr>
        <w:t>减</w:t>
      </w:r>
      <w:bookmarkEnd w:id="3968"/>
      <w:bookmarkStart w:id="3969" w:name="_QWord_Source_Comparison_3099"/>
      <w:r>
        <w:rPr>
          <w:rFonts w:hint="eastAsia"/>
        </w:rPr>
        <w:t>100</w:t>
      </w:r>
      <w:bookmarkEnd w:id="3969"/>
      <w:bookmarkStart w:id="3970" w:name="_QWord_Source_Comparison_3100"/>
      <w:r>
        <w:rPr>
          <w:rFonts w:hint="eastAsia"/>
        </w:rPr>
        <w:t>得到</w:t>
      </w:r>
      <w:bookmarkEnd w:id="3970"/>
      <w:bookmarkStart w:id="3971" w:name="_QWord_Source_Comparison_3101"/>
      <w:r>
        <w:rPr>
          <w:rFonts w:hint="eastAsia"/>
        </w:rPr>
        <w:t>65436</w:t>
      </w:r>
      <w:bookmarkEnd w:id="3971"/>
      <w:bookmarkStart w:id="3972" w:name="_QWord_Source_Comparison_3102"/>
      <w:r>
        <w:rPr>
          <w:rFonts w:hint="eastAsia"/>
        </w:rPr>
        <w:t>。转换为</w:t>
      </w:r>
      <w:bookmarkEnd w:id="3972"/>
      <w:bookmarkStart w:id="3973" w:name="_QWord_Source_Comparison_3103"/>
      <w:r>
        <w:rPr>
          <w:rFonts w:hint="eastAsia"/>
        </w:rPr>
        <w:t>16</w:t>
      </w:r>
      <w:bookmarkEnd w:id="3973"/>
      <w:bookmarkStart w:id="3974" w:name="_QWord_Source_Comparison_3104"/>
      <w:r>
        <w:rPr>
          <w:rFonts w:hint="eastAsia"/>
        </w:rPr>
        <w:t>进制格式，</w:t>
      </w:r>
      <w:bookmarkEnd w:id="3974"/>
      <w:bookmarkStart w:id="3975" w:name="_QWord_Source_Comparison_3105"/>
      <w:r>
        <w:rPr>
          <w:rFonts w:hint="eastAsia"/>
        </w:rPr>
        <w:t>65436</w:t>
      </w:r>
      <w:bookmarkEnd w:id="3975"/>
      <w:bookmarkStart w:id="3976" w:name="_QWord_Source_Comparison_3106"/>
      <w:r>
        <w:rPr>
          <w:rFonts w:hint="eastAsia"/>
        </w:rPr>
        <w:t>表示为</w:t>
      </w:r>
      <w:bookmarkEnd w:id="3976"/>
      <w:bookmarkStart w:id="3977" w:name="_QWord_Source_Comparison_3107"/>
      <w:r>
        <w:rPr>
          <w:rFonts w:hint="eastAsia"/>
        </w:rPr>
        <w:t>0xFF9C</w:t>
      </w:r>
      <w:bookmarkEnd w:id="3977"/>
      <w:bookmarkStart w:id="3978" w:name="_QWord_Source_Comparison_3108"/>
      <w:r>
        <w:rPr>
          <w:rFonts w:hint="eastAsia"/>
        </w:rPr>
        <w:t>，因此将</w:t>
      </w:r>
      <w:bookmarkEnd w:id="3978"/>
      <w:bookmarkStart w:id="3979" w:name="_QWord_Source_Comparison_3109"/>
      <w:r>
        <w:rPr>
          <w:rFonts w:hint="eastAsia"/>
        </w:rPr>
        <w:t>0xFF</w:t>
      </w:r>
      <w:bookmarkEnd w:id="3979"/>
      <w:bookmarkStart w:id="3980" w:name="_QWord_Source_Comparison_3110"/>
      <w:r>
        <w:rPr>
          <w:rFonts w:hint="eastAsia"/>
        </w:rPr>
        <w:t>送入</w:t>
      </w:r>
      <w:bookmarkEnd w:id="3980"/>
      <w:bookmarkStart w:id="3981" w:name="_QWord_Source_Comparison_3111"/>
      <w:r>
        <w:rPr>
          <w:rFonts w:hint="eastAsia"/>
        </w:rPr>
        <w:t>TH0</w:t>
      </w:r>
      <w:bookmarkEnd w:id="3981"/>
      <w:bookmarkStart w:id="3982" w:name="_QWord_Source_Comparison_3112"/>
      <w:r>
        <w:rPr>
          <w:rFonts w:hint="eastAsia"/>
        </w:rPr>
        <w:t>寄存器，</w:t>
      </w:r>
      <w:bookmarkEnd w:id="3982"/>
      <w:bookmarkStart w:id="3983" w:name="_QWord_Source_Comparison_3113"/>
      <w:r>
        <w:rPr>
          <w:rFonts w:hint="eastAsia"/>
        </w:rPr>
        <w:t>0x9C</w:t>
      </w:r>
      <w:bookmarkEnd w:id="3983"/>
      <w:bookmarkStart w:id="3984" w:name="_QWord_Source_Comparison_3114"/>
      <w:r>
        <w:rPr>
          <w:rFonts w:hint="eastAsia"/>
        </w:rPr>
        <w:t>送入</w:t>
      </w:r>
      <w:bookmarkEnd w:id="3984"/>
      <w:bookmarkStart w:id="3985" w:name="_QWord_Source_Comparison_3115"/>
      <w:r>
        <w:rPr>
          <w:rFonts w:hint="eastAsia"/>
        </w:rPr>
        <w:t>TL0</w:t>
      </w:r>
      <w:bookmarkEnd w:id="3985"/>
      <w:bookmarkStart w:id="3986" w:name="_QWord_Source_Comparison_3116"/>
      <w:r>
        <w:rPr>
          <w:rFonts w:hint="eastAsia"/>
        </w:rPr>
        <w:t>寄存器，这样技术的初始值就是</w:t>
      </w:r>
      <w:bookmarkEnd w:id="3986"/>
      <w:bookmarkStart w:id="3987" w:name="_QWord_Source_Comparison_3117"/>
      <w:r>
        <w:rPr>
          <w:rFonts w:hint="eastAsia"/>
        </w:rPr>
        <w:t>65436</w:t>
      </w:r>
      <w:bookmarkEnd w:id="3987"/>
      <w:bookmarkStart w:id="3988" w:name="_QWord_Source_Comparison_3118"/>
      <w:r>
        <w:rPr>
          <w:rFonts w:hint="eastAsia"/>
        </w:rPr>
        <w:t>。当计数器记录到</w:t>
      </w:r>
      <w:bookmarkEnd w:id="3988"/>
      <w:bookmarkStart w:id="3989" w:name="_QWord_Source_Comparison_3119"/>
      <w:r>
        <w:rPr>
          <w:rFonts w:hint="eastAsia"/>
        </w:rPr>
        <w:t>100</w:t>
      </w:r>
      <w:bookmarkEnd w:id="3989"/>
      <w:bookmarkStart w:id="3990" w:name="_QWord_Source_Comparison_3120"/>
      <w:r>
        <w:rPr>
          <w:rFonts w:hint="eastAsia"/>
        </w:rPr>
        <w:t>个脉冲后，其内部数值会不断递增，直到达到最大值后归零，此时会产生溢出信号，可作为后续判断的标准信号。</w:t>
      </w:r>
      <w:bookmarkEnd w:id="3949"/>
      <w:bookmarkEnd w:id="3950"/>
      <w:bookmarkEnd w:id="3990"/>
    </w:p>
    <w:p w14:paraId="40DE6F13">
      <w:pPr>
        <w:pStyle w:val="105"/>
      </w:pPr>
      <w:bookmarkStart w:id="3991" w:name="_QWord_Source_Comparison_Para_470"/>
      <w:r>
        <w:t>‌</w:t>
      </w:r>
      <w:bookmarkStart w:id="3992" w:name="_QWord_Source_Comparison_3121"/>
      <w:bookmarkEnd w:id="3992"/>
      <w:bookmarkStart w:id="3993" w:name="_QWord_Source_Comparison_3122"/>
      <w:bookmarkStart w:id="3994" w:name="_QWord_Paragraph__470"/>
      <w:bookmarkStart w:id="3995" w:name="_QWord_ImageIndex_37"/>
      <w:r>
        <w:drawing>
          <wp:inline distT="0" distB="0" distL="0" distR="0">
            <wp:extent cx="4521200" cy="2728595"/>
            <wp:effectExtent l="0" t="0" r="0" b="0"/>
            <wp:docPr id="996104230" name="图片 1" title="QWord_ImageMark_37">
              <a:hlinkClick xmlns:a="http://schemas.openxmlformats.org/drawingml/2006/main" r:id="rId109" tooltip="QWord 图片目录：resource/images/illustration/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04230" name="图片 1" title="QWord_ImageMark_37"/>
                    <pic:cNvPicPr>
                      <a:picLocks noChangeAspect="1"/>
                    </pic:cNvPicPr>
                  </pic:nvPicPr>
                  <pic:blipFill>
                    <a:blip r:embed="rId110"/>
                    <a:stretch>
                      <a:fillRect/>
                    </a:stretch>
                  </pic:blipFill>
                  <pic:spPr>
                    <a:xfrm>
                      <a:off x="0" y="0"/>
                      <a:ext cx="4521600" cy="2728780"/>
                    </a:xfrm>
                    <a:prstGeom prst="rect">
                      <a:avLst/>
                    </a:prstGeom>
                  </pic:spPr>
                </pic:pic>
              </a:graphicData>
            </a:graphic>
          </wp:inline>
        </w:drawing>
      </w:r>
      <w:bookmarkEnd w:id="3991"/>
      <w:bookmarkEnd w:id="3993"/>
      <w:bookmarkEnd w:id="3994"/>
      <w:bookmarkEnd w:id="3995"/>
    </w:p>
    <w:p w14:paraId="3057F615">
      <w:pPr>
        <w:pStyle w:val="68"/>
      </w:pPr>
      <w:bookmarkStart w:id="3996" w:name="_QWord_Source_Comparison_3123"/>
      <w:bookmarkStart w:id="3997" w:name="QWord_XRef_Figure__7ZFXqr"/>
      <w:bookmarkStart w:id="3998" w:name="_QWord_Paragraph__471"/>
      <w:bookmarkStart w:id="3999" w:name="_QWord_Source_Comparison_Para_471"/>
      <w:r>
        <w:rPr>
          <w:rFonts w:hint="eastAsia"/>
        </w:rPr>
        <w:t>图</w:t>
      </w:r>
      <w:bookmarkEnd w:id="3996"/>
      <w:bookmarkStart w:id="4000" w:name="_QWord_Source_Comparison_3124"/>
      <w:r>
        <w:rPr>
          <w:rFonts w:hint="eastAsia"/>
        </w:rPr>
        <w:t> </w:t>
      </w:r>
      <w:bookmarkEnd w:id="4000"/>
      <w:bookmarkStart w:id="4001" w:name="_QWord_Source_Comparison_3125"/>
      <w:r>
        <w:fldChar w:fldCharType="begin"/>
      </w:r>
      <w:bookmarkEnd w:id="4001"/>
      <w:bookmarkStart w:id="4002" w:name="_QWord_Source_Comparison_3126"/>
      <w:r>
        <w:instrText xml:space="preserve"> SEQ QWord_Heading1_Sequence \c </w:instrText>
      </w:r>
      <w:bookmarkEnd w:id="4002"/>
      <w:bookmarkStart w:id="4003" w:name="_QWord_Source_Comparison_3127"/>
      <w:r>
        <w:fldChar w:fldCharType="separate"/>
      </w:r>
      <w:bookmarkEnd w:id="4003"/>
      <w:bookmarkStart w:id="4004" w:name="_QWord_Source_Comparison_3128"/>
      <w:r>
        <w:t>2</w:t>
      </w:r>
      <w:bookmarkEnd w:id="4004"/>
      <w:bookmarkStart w:id="4005" w:name="_QWord_Source_Comparison_3129"/>
      <w:r>
        <w:fldChar w:fldCharType="end"/>
      </w:r>
      <w:bookmarkEnd w:id="4005"/>
      <w:bookmarkStart w:id="4006" w:name="_QWord_Source_Comparison_3130"/>
      <w:r>
        <w:noBreakHyphen/>
      </w:r>
      <w:bookmarkEnd w:id="4006"/>
      <w:bookmarkStart w:id="4007" w:name="_QWord_Source_Comparison_3131"/>
      <w:r>
        <w:fldChar w:fldCharType="begin"/>
      </w:r>
      <w:bookmarkEnd w:id="4007"/>
      <w:bookmarkStart w:id="4008" w:name="_QWord_Source_Comparison_3132"/>
      <w:r>
        <w:instrText xml:space="preserve"> </w:instrText>
      </w:r>
      <w:bookmarkEnd w:id="4008"/>
      <w:bookmarkStart w:id="4009" w:name="_QWord_Source_Comparison_3133"/>
      <w:r>
        <w:rPr>
          <w:rFonts w:hint="eastAsia"/>
        </w:rPr>
        <w:instrText xml:space="preserve">SEQ </w:instrText>
      </w:r>
      <w:bookmarkEnd w:id="4009"/>
      <w:bookmarkStart w:id="4010" w:name="_QWord_Source_Comparison_3134"/>
      <w:r>
        <w:rPr>
          <w:rFonts w:hint="eastAsia"/>
        </w:rPr>
        <w:instrText xml:space="preserve">图</w:instrText>
      </w:r>
      <w:bookmarkEnd w:id="4010"/>
      <w:bookmarkStart w:id="4011" w:name="_QWord_Source_Comparison_3135"/>
      <w:r>
        <w:rPr>
          <w:rFonts w:hint="eastAsia"/>
        </w:rPr>
        <w:instrText xml:space="preserve"> \* ARABIC \s 1</w:instrText>
      </w:r>
      <w:bookmarkEnd w:id="4011"/>
      <w:bookmarkStart w:id="4012" w:name="_QWord_Source_Comparison_3136"/>
      <w:r>
        <w:instrText xml:space="preserve"> </w:instrText>
      </w:r>
      <w:bookmarkStart w:id="4013" w:name="_QWord_Source_Comparison_3137"/>
      <w:r>
        <w:fldChar w:fldCharType="separate"/>
      </w:r>
      <w:bookmarkEnd w:id="4012"/>
      <w:bookmarkEnd w:id="4013"/>
      <w:bookmarkStart w:id="4014" w:name="_QWord_Source_Comparison_3138"/>
      <w:r>
        <w:t>23</w:t>
      </w:r>
      <w:bookmarkEnd w:id="4014"/>
      <w:bookmarkStart w:id="4015" w:name="_QWord_Source_Comparison_3139"/>
      <w:r>
        <w:fldChar w:fldCharType="end"/>
      </w:r>
      <w:bookmarkEnd w:id="3997"/>
      <w:bookmarkEnd w:id="4015"/>
      <w:bookmarkStart w:id="4016" w:name="_QWord_Source_Comparison_3140"/>
      <w:r>
        <w:rPr>
          <w:rFonts w:hint="eastAsia"/>
        </w:rPr>
        <w:t xml:space="preserve">  </w:t>
      </w:r>
      <w:bookmarkEnd w:id="4016"/>
      <w:bookmarkStart w:id="4017" w:name="_QWord_Source_Comparison_3141"/>
      <w:r>
        <w:rPr>
          <w:rFonts w:hint="eastAsia"/>
        </w:rPr>
        <w:t>计数初始值的设定</w:t>
      </w:r>
      <w:bookmarkEnd w:id="3998"/>
      <w:bookmarkEnd w:id="3999"/>
      <w:bookmarkEnd w:id="4017"/>
    </w:p>
    <w:p w14:paraId="39886230">
      <w:pPr>
        <w:pStyle w:val="63"/>
        <w:numPr>
          <w:ilvl w:val="2"/>
          <w:numId w:val="6"/>
        </w:numPr>
        <w:spacing w:before="352" w:after="352"/>
      </w:pPr>
      <w:bookmarkStart w:id="4018" w:name="_QWord_Paragraph__472"/>
      <w:bookmarkStart w:id="4019" w:name="_QWord_Source_Comparison_Para_472"/>
      <w:bookmarkStart w:id="4020" w:name="_QWord_Source_Comparison_3142"/>
      <w:bookmarkStart w:id="4021" w:name="_Toc8743"/>
      <w:r>
        <w:rPr>
          <w:rFonts w:hint="eastAsia"/>
        </w:rPr>
        <w:t>计数器的启动</w:t>
      </w:r>
      <w:bookmarkEnd w:id="4018"/>
      <w:bookmarkEnd w:id="4019"/>
      <w:bookmarkEnd w:id="4020"/>
      <w:bookmarkEnd w:id="4021"/>
    </w:p>
    <w:p w14:paraId="402BAE1E">
      <w:pPr>
        <w:pStyle w:val="4"/>
        <w:ind w:firstLine="420"/>
      </w:pPr>
      <w:bookmarkStart w:id="4022" w:name="_QWord_Source_Comparison_3143"/>
      <w:bookmarkStart w:id="4023" w:name="_QWord_Paragraph__473"/>
      <w:bookmarkStart w:id="4024" w:name="_QWord_Source_Comparison_Para_473"/>
      <w:r>
        <w:rPr>
          <w:rFonts w:hint="eastAsia"/>
        </w:rPr>
        <w:t>启动计数器加</w:t>
      </w:r>
      <w:bookmarkEnd w:id="4022"/>
      <w:bookmarkStart w:id="4025" w:name="_QWord_Source_Comparison_3144"/>
      <w:r>
        <w:rPr>
          <w:rFonts w:hint="eastAsia"/>
        </w:rPr>
        <w:t>1</w:t>
      </w:r>
      <w:bookmarkEnd w:id="4025"/>
      <w:bookmarkStart w:id="4026" w:name="_QWord_Source_Comparison_3145"/>
      <w:r>
        <w:rPr>
          <w:rFonts w:hint="eastAsia"/>
        </w:rPr>
        <w:t>的基本的原理就是只要是脉冲能够到达这个位置，计数器就会工作。为了使技术脉冲达到这个位置，需要选择晶振信号作为输入，并保证通道开关处于导通状态，脉冲就可以进入。还需要确保通路是接通的，并设置一个控制位，例如设为</w:t>
      </w:r>
      <w:bookmarkEnd w:id="4026"/>
      <w:bookmarkStart w:id="4027" w:name="_QWord_Source_Comparison_3146"/>
      <w:r>
        <w:rPr>
          <w:rFonts w:hint="eastAsia"/>
        </w:rPr>
        <w:t>0</w:t>
      </w:r>
      <w:bookmarkEnd w:id="4027"/>
      <w:bookmarkStart w:id="4028" w:name="_QWord_Source_Comparison_3147"/>
      <w:r>
        <w:rPr>
          <w:rFonts w:hint="eastAsia"/>
        </w:rPr>
        <w:t>，以确保开关处于正确位置。</w:t>
      </w:r>
      <w:bookmarkEnd w:id="4023"/>
      <w:bookmarkEnd w:id="4024"/>
      <w:bookmarkEnd w:id="4028"/>
    </w:p>
    <w:p w14:paraId="66C39734">
      <w:pPr>
        <w:pStyle w:val="4"/>
        <w:ind w:firstLine="420"/>
      </w:pPr>
      <w:bookmarkStart w:id="4029" w:name="_QWord_Source_Comparison_3148"/>
      <w:bookmarkStart w:id="4030" w:name="_QWord_Paragraph__474"/>
      <w:bookmarkStart w:id="4031" w:name="_QWord_Source_Comparison_Para_474"/>
      <w:r>
        <w:rPr>
          <w:rFonts w:hint="eastAsia"/>
        </w:rPr>
        <w:t>接着，只需将</w:t>
      </w:r>
      <w:bookmarkEnd w:id="4029"/>
      <w:bookmarkStart w:id="4032" w:name="_QWord_Source_Comparison_3149"/>
      <w:r>
        <w:rPr>
          <w:rFonts w:hint="eastAsia"/>
        </w:rPr>
        <w:t>TR0</w:t>
      </w:r>
      <w:bookmarkEnd w:id="4032"/>
      <w:bookmarkStart w:id="4033" w:name="_QWord_Source_Comparison_3150"/>
      <w:r>
        <w:rPr>
          <w:rFonts w:hint="eastAsia"/>
        </w:rPr>
        <w:t>设置为</w:t>
      </w:r>
      <w:bookmarkEnd w:id="4033"/>
      <w:bookmarkStart w:id="4034" w:name="_QWord_Source_Comparison_3151"/>
      <w:r>
        <w:rPr>
          <w:rFonts w:hint="eastAsia"/>
        </w:rPr>
        <w:t>1</w:t>
      </w:r>
      <w:bookmarkEnd w:id="4034"/>
      <w:bookmarkStart w:id="4035" w:name="_QWord_Source_Comparison_3152"/>
      <w:r>
        <w:rPr>
          <w:rFonts w:hint="eastAsia"/>
        </w:rPr>
        <w:t>，开关就会接通，信号开始传输，计数器就可以开始工作，如</w:t>
      </w:r>
      <w:bookmarkEnd w:id="4035"/>
      <w:bookmarkStart w:id="4036" w:name="_QWord_Source_Comparison_3153"/>
      <w:r>
        <w:fldChar w:fldCharType="begin"/>
      </w:r>
      <w:bookmarkEnd w:id="4036"/>
      <w:bookmarkStart w:id="4037" w:name="_QWord_Source_Comparison_3154"/>
      <w:r>
        <w:instrText xml:space="preserve"> </w:instrText>
      </w:r>
      <w:bookmarkEnd w:id="4037"/>
      <w:bookmarkStart w:id="4038" w:name="_QWord_Source_Comparison_3155"/>
      <w:r>
        <w:rPr>
          <w:rFonts w:hint="eastAsia"/>
        </w:rPr>
        <w:instrText xml:space="preserve">REF QWord_XRef_Figure__mX7zvH \h \* CHARFORMAT</w:instrText>
      </w:r>
      <w:bookmarkEnd w:id="4038"/>
      <w:bookmarkStart w:id="4039" w:name="_QWord_Source_Comparison_3156"/>
      <w:r>
        <w:instrText xml:space="preserve"> </w:instrText>
      </w:r>
      <w:bookmarkStart w:id="4040" w:name="_QWord_Source_Comparison_3157"/>
      <w:r>
        <w:fldChar w:fldCharType="separate"/>
      </w:r>
      <w:bookmarkEnd w:id="4039"/>
      <w:bookmarkEnd w:id="4040"/>
      <w:bookmarkStart w:id="4041" w:name="_QWord_Source_Comparison_3158"/>
      <w:r>
        <w:rPr>
          <w:rFonts w:hint="eastAsia"/>
        </w:rPr>
        <w:t>图</w:t>
      </w:r>
      <w:bookmarkEnd w:id="4041"/>
      <w:bookmarkStart w:id="4042" w:name="_QWord_Source_Comparison_3159"/>
      <w:r>
        <w:rPr>
          <w:rFonts w:hint="eastAsia"/>
        </w:rPr>
        <w:t> </w:t>
      </w:r>
      <w:bookmarkEnd w:id="4042"/>
      <w:bookmarkStart w:id="4043" w:name="_QWord_Source_Comparison_3160"/>
      <w:r>
        <w:t>2</w:t>
      </w:r>
      <w:bookmarkEnd w:id="4043"/>
      <w:bookmarkStart w:id="4044" w:name="_QWord_Source_Comparison_3161"/>
      <w:r>
        <w:noBreakHyphen/>
      </w:r>
      <w:r>
        <w:t>24</w:t>
      </w:r>
      <w:bookmarkEnd w:id="4044"/>
      <w:bookmarkStart w:id="4045" w:name="_QWord_Source_Comparison_3162"/>
      <w:r>
        <w:fldChar w:fldCharType="end"/>
      </w:r>
      <w:bookmarkEnd w:id="4045"/>
      <w:bookmarkStart w:id="4046" w:name="_QWord_Source_Comparison_3163"/>
      <w:r>
        <w:rPr>
          <w:rFonts w:hint="eastAsia"/>
        </w:rPr>
        <w:t>所示。</w:t>
      </w:r>
      <w:bookmarkEnd w:id="4030"/>
      <w:bookmarkEnd w:id="4031"/>
      <w:bookmarkEnd w:id="4046"/>
    </w:p>
    <w:p w14:paraId="788C8BB7">
      <w:pPr>
        <w:pStyle w:val="105"/>
      </w:pPr>
      <w:bookmarkStart w:id="4047" w:name="_QWord_Source_Comparison_Para_475"/>
      <w:r>
        <w:t>‌</w:t>
      </w:r>
      <w:bookmarkStart w:id="4048" w:name="_QWord_Source_Comparison_3164"/>
      <w:bookmarkEnd w:id="4048"/>
      <w:bookmarkStart w:id="4049" w:name="_QWord_Paragraph__475"/>
      <w:bookmarkStart w:id="4050" w:name="_QWord_Source_Comparison_3165"/>
      <w:bookmarkStart w:id="4051" w:name="_QWord_ImageIndex_38"/>
      <w:r>
        <w:drawing>
          <wp:inline distT="0" distB="0" distL="0" distR="0">
            <wp:extent cx="4521200" cy="2811145"/>
            <wp:effectExtent l="0" t="0" r="0" b="8255"/>
            <wp:docPr id="86" name="图片 5" descr="图示&#10;&#10;描述已自动生成" title="QWord_ImageMark_38">
              <a:hlinkClick xmlns:a="http://schemas.openxmlformats.org/drawingml/2006/main" r:id="rId111" tooltip="QWord 图片目录：resource/images/illustration/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5" descr="图示&#10;&#10;描述已自动生成" title="QWord_ImageMark_38"/>
                    <pic:cNvPicPr>
                      <a:picLocks noChangeAspect="1"/>
                    </pic:cNvPicPr>
                  </pic:nvPicPr>
                  <pic:blipFill>
                    <a:blip r:embed="rId112"/>
                    <a:stretch>
                      <a:fillRect/>
                    </a:stretch>
                  </pic:blipFill>
                  <pic:spPr>
                    <a:xfrm>
                      <a:off x="0" y="0"/>
                      <a:ext cx="4521600" cy="2811152"/>
                    </a:xfrm>
                    <a:prstGeom prst="rect">
                      <a:avLst/>
                    </a:prstGeom>
                    <a:noFill/>
                    <a:ln>
                      <a:noFill/>
                    </a:ln>
                  </pic:spPr>
                </pic:pic>
              </a:graphicData>
            </a:graphic>
          </wp:inline>
        </w:drawing>
      </w:r>
      <w:bookmarkEnd w:id="4047"/>
      <w:bookmarkEnd w:id="4049"/>
      <w:bookmarkEnd w:id="4050"/>
      <w:bookmarkEnd w:id="4051"/>
    </w:p>
    <w:p w14:paraId="335CB7F2">
      <w:pPr>
        <w:pStyle w:val="68"/>
        <w:spacing w:before="705" w:after="352"/>
      </w:pPr>
      <w:bookmarkStart w:id="4052" w:name="_QWord_Source_Comparison_3166"/>
      <w:bookmarkStart w:id="4053" w:name="QWord_XRef_Figure__mX7zvH"/>
      <w:bookmarkStart w:id="4054" w:name="_QWord_Source_Comparison_Para_476"/>
      <w:bookmarkStart w:id="4055" w:name="_QWord_Paragraph__476"/>
      <w:r>
        <w:rPr>
          <w:rFonts w:hint="eastAsia"/>
        </w:rPr>
        <w:t>图</w:t>
      </w:r>
      <w:bookmarkEnd w:id="4052"/>
      <w:bookmarkStart w:id="4056" w:name="_QWord_Source_Comparison_3167"/>
      <w:r>
        <w:rPr>
          <w:rFonts w:hint="eastAsia"/>
        </w:rPr>
        <w:t> </w:t>
      </w:r>
      <w:bookmarkEnd w:id="4056"/>
      <w:bookmarkStart w:id="4057" w:name="_QWord_Source_Comparison_3168"/>
      <w:r>
        <w:fldChar w:fldCharType="begin"/>
      </w:r>
      <w:bookmarkEnd w:id="4057"/>
      <w:bookmarkStart w:id="4058" w:name="_QWord_Source_Comparison_3169"/>
      <w:r>
        <w:instrText xml:space="preserve"> SEQ QWord_Heading1_Sequence \c </w:instrText>
      </w:r>
      <w:bookmarkEnd w:id="4058"/>
      <w:bookmarkStart w:id="4059" w:name="_QWord_Source_Comparison_3170"/>
      <w:r>
        <w:fldChar w:fldCharType="separate"/>
      </w:r>
      <w:bookmarkEnd w:id="4059"/>
      <w:bookmarkStart w:id="4060" w:name="_QWord_Source_Comparison_3171"/>
      <w:r>
        <w:t>2</w:t>
      </w:r>
      <w:bookmarkEnd w:id="4060"/>
      <w:bookmarkStart w:id="4061" w:name="_QWord_Source_Comparison_3172"/>
      <w:r>
        <w:fldChar w:fldCharType="end"/>
      </w:r>
      <w:bookmarkEnd w:id="4061"/>
      <w:bookmarkStart w:id="4062" w:name="_QWord_Source_Comparison_3173"/>
      <w:r>
        <w:noBreakHyphen/>
      </w:r>
      <w:bookmarkEnd w:id="4062"/>
      <w:bookmarkStart w:id="4063" w:name="_QWord_Source_Comparison_3174"/>
      <w:r>
        <w:fldChar w:fldCharType="begin"/>
      </w:r>
      <w:bookmarkEnd w:id="4063"/>
      <w:bookmarkStart w:id="4064" w:name="_QWord_Source_Comparison_3175"/>
      <w:r>
        <w:instrText xml:space="preserve"> </w:instrText>
      </w:r>
      <w:bookmarkEnd w:id="4064"/>
      <w:bookmarkStart w:id="4065" w:name="_QWord_Source_Comparison_3176"/>
      <w:r>
        <w:rPr>
          <w:rFonts w:hint="eastAsia"/>
        </w:rPr>
        <w:instrText xml:space="preserve">SEQ </w:instrText>
      </w:r>
      <w:bookmarkEnd w:id="4065"/>
      <w:bookmarkStart w:id="4066" w:name="_QWord_Source_Comparison_3177"/>
      <w:r>
        <w:rPr>
          <w:rFonts w:hint="eastAsia"/>
        </w:rPr>
        <w:instrText xml:space="preserve">图</w:instrText>
      </w:r>
      <w:bookmarkEnd w:id="4066"/>
      <w:bookmarkStart w:id="4067" w:name="_QWord_Source_Comparison_3178"/>
      <w:r>
        <w:rPr>
          <w:rFonts w:hint="eastAsia"/>
        </w:rPr>
        <w:instrText xml:space="preserve"> \* ARABIC \s 1</w:instrText>
      </w:r>
      <w:bookmarkEnd w:id="4067"/>
      <w:bookmarkStart w:id="4068" w:name="_QWord_Source_Comparison_3179"/>
      <w:r>
        <w:instrText xml:space="preserve"> </w:instrText>
      </w:r>
      <w:bookmarkStart w:id="4069" w:name="_QWord_Source_Comparison_3180"/>
      <w:r>
        <w:fldChar w:fldCharType="separate"/>
      </w:r>
      <w:bookmarkEnd w:id="4068"/>
      <w:bookmarkEnd w:id="4069"/>
      <w:bookmarkStart w:id="4070" w:name="_QWord_Source_Comparison_3181"/>
      <w:r>
        <w:t>24</w:t>
      </w:r>
      <w:bookmarkEnd w:id="4070"/>
      <w:bookmarkStart w:id="4071" w:name="_QWord_Source_Comparison_3182"/>
      <w:r>
        <w:fldChar w:fldCharType="end"/>
      </w:r>
      <w:bookmarkEnd w:id="4053"/>
      <w:bookmarkEnd w:id="4071"/>
      <w:bookmarkStart w:id="4072" w:name="_QWord_Source_Comparison_3183"/>
      <w:r>
        <w:rPr>
          <w:rFonts w:hint="eastAsia"/>
        </w:rPr>
        <w:t xml:space="preserve">  </w:t>
      </w:r>
      <w:bookmarkEnd w:id="4072"/>
      <w:bookmarkStart w:id="4073" w:name="_QWord_Source_Comparison_3184"/>
      <w:r>
        <w:rPr>
          <w:rFonts w:hint="eastAsia"/>
        </w:rPr>
        <w:t>计数器的启动</w:t>
      </w:r>
      <w:bookmarkEnd w:id="4054"/>
      <w:bookmarkEnd w:id="4055"/>
      <w:bookmarkEnd w:id="4073"/>
    </w:p>
    <w:p w14:paraId="7060422F">
      <w:pPr>
        <w:pStyle w:val="63"/>
        <w:numPr>
          <w:ilvl w:val="2"/>
          <w:numId w:val="6"/>
        </w:numPr>
        <w:spacing w:before="352" w:after="352"/>
      </w:pPr>
      <w:bookmarkStart w:id="4074" w:name="_QWord_Source_Comparison_Para_479"/>
      <w:bookmarkStart w:id="4075" w:name="_Toc18585"/>
      <w:bookmarkStart w:id="4076" w:name="_QWord_Source_Comparison_3192"/>
      <w:bookmarkStart w:id="4077" w:name="_QWord_Paragraph__479"/>
      <w:r>
        <w:rPr>
          <w:rFonts w:hint="eastAsia"/>
        </w:rPr>
        <w:t>定时器的配置与控制</w:t>
      </w:r>
      <w:bookmarkEnd w:id="4074"/>
      <w:bookmarkEnd w:id="4075"/>
      <w:bookmarkEnd w:id="4076"/>
      <w:bookmarkEnd w:id="4077"/>
    </w:p>
    <w:p w14:paraId="73B438F5">
      <w:pPr>
        <w:pStyle w:val="4"/>
        <w:ind w:firstLine="420"/>
      </w:pPr>
      <w:bookmarkStart w:id="4078" w:name="_QWord_Source_Comparison_Para_481"/>
      <w:bookmarkStart w:id="4079" w:name="_QWord_Source_Comparison_3199"/>
      <w:bookmarkStart w:id="4080" w:name="_QWord_Paragraph__481"/>
      <w:r>
        <w:rPr>
          <w:rFonts w:hint="eastAsia"/>
        </w:rPr>
        <w:t>上一节，学习了单片机定时器的工作原理。本节将深入探讨如何使用定时器。</w:t>
      </w:r>
      <w:bookmarkEnd w:id="4078"/>
      <w:bookmarkEnd w:id="4079"/>
      <w:bookmarkEnd w:id="4080"/>
    </w:p>
    <w:p w14:paraId="63F9F641">
      <w:pPr>
        <w:pStyle w:val="4"/>
        <w:ind w:firstLine="420"/>
      </w:pPr>
      <w:bookmarkStart w:id="4081" w:name="_QWord_Source_Comparison_3200"/>
      <w:bookmarkStart w:id="4082" w:name="_QWord_Source_Comparison_Para_482"/>
      <w:bookmarkStart w:id="4083" w:name="_QWord_Paragraph__482"/>
      <w:r>
        <w:rPr>
          <w:rFonts w:hint="eastAsia"/>
        </w:rPr>
        <w:t>定时器的使用涉及几个关键设置，首先是选择定时器的工作模式是</w:t>
      </w:r>
      <w:bookmarkEnd w:id="4081"/>
      <w:bookmarkStart w:id="4084" w:name="_QWord_Source_Comparison_3201"/>
      <w:r>
        <w:rPr>
          <w:rFonts w:hint="eastAsia"/>
        </w:rPr>
        <w:t>8</w:t>
      </w:r>
      <w:bookmarkEnd w:id="4084"/>
      <w:bookmarkStart w:id="4085" w:name="_QWord_Source_Comparison_3202"/>
      <w:r>
        <w:rPr>
          <w:rFonts w:hint="eastAsia"/>
        </w:rPr>
        <w:t>位、</w:t>
      </w:r>
      <w:bookmarkEnd w:id="4085"/>
      <w:bookmarkStart w:id="4086" w:name="_QWord_Source_Comparison_3203"/>
      <w:r>
        <w:rPr>
          <w:rFonts w:hint="eastAsia"/>
        </w:rPr>
        <w:t>13</w:t>
      </w:r>
      <w:bookmarkEnd w:id="4086"/>
      <w:bookmarkStart w:id="4087" w:name="_QWord_Source_Comparison_3204"/>
      <w:r>
        <w:rPr>
          <w:rFonts w:hint="eastAsia"/>
        </w:rPr>
        <w:t>位或</w:t>
      </w:r>
      <w:bookmarkEnd w:id="4087"/>
      <w:bookmarkStart w:id="4088" w:name="_QWord_Source_Comparison_3205"/>
      <w:r>
        <w:rPr>
          <w:rFonts w:hint="eastAsia"/>
        </w:rPr>
        <w:t>16</w:t>
      </w:r>
      <w:bookmarkEnd w:id="4088"/>
      <w:bookmarkStart w:id="4089" w:name="_QWord_Source_Comparison_3206"/>
      <w:r>
        <w:rPr>
          <w:rFonts w:hint="eastAsia"/>
        </w:rPr>
        <w:t>位定时器；接着选择信号的来源是晶振还是外部引脚；还需了解如何通过软件来启动或关闭这些设置，确保定时器按需工作，如</w:t>
      </w:r>
      <w:bookmarkEnd w:id="4089"/>
      <w:bookmarkStart w:id="4090" w:name="_QWord_Source_Comparison_3207"/>
      <w:r>
        <w:fldChar w:fldCharType="begin"/>
      </w:r>
      <w:bookmarkEnd w:id="4090"/>
      <w:bookmarkStart w:id="4091" w:name="_QWord_Source_Comparison_3208"/>
      <w:r>
        <w:instrText xml:space="preserve"> </w:instrText>
      </w:r>
      <w:bookmarkEnd w:id="4091"/>
      <w:bookmarkStart w:id="4092" w:name="_QWord_Source_Comparison_3209"/>
      <w:r>
        <w:rPr>
          <w:rFonts w:hint="eastAsia"/>
        </w:rPr>
        <w:instrText xml:space="preserve">REF QWord_XRef_Figure__OfO2A9 \h \* CHARFORMAT</w:instrText>
      </w:r>
      <w:bookmarkEnd w:id="4092"/>
      <w:bookmarkStart w:id="4093" w:name="_QWord_Source_Comparison_3210"/>
      <w:r>
        <w:instrText xml:space="preserve"> </w:instrText>
      </w:r>
      <w:bookmarkStart w:id="4094" w:name="_QWord_Source_Comparison_3211"/>
      <w:r>
        <w:fldChar w:fldCharType="separate"/>
      </w:r>
      <w:bookmarkEnd w:id="4093"/>
      <w:bookmarkEnd w:id="4094"/>
      <w:bookmarkStart w:id="4095" w:name="_QWord_Source_Comparison_3212"/>
      <w:r>
        <w:rPr>
          <w:rFonts w:hint="eastAsia"/>
        </w:rPr>
        <w:t>图</w:t>
      </w:r>
      <w:bookmarkEnd w:id="4095"/>
      <w:bookmarkStart w:id="4096" w:name="_QWord_Source_Comparison_3213"/>
      <w:r>
        <w:rPr>
          <w:rFonts w:hint="eastAsia"/>
        </w:rPr>
        <w:t> </w:t>
      </w:r>
      <w:bookmarkEnd w:id="4096"/>
      <w:bookmarkStart w:id="4097" w:name="_QWord_Source_Comparison_3214"/>
      <w:r>
        <w:t>2</w:t>
      </w:r>
      <w:bookmarkEnd w:id="4097"/>
      <w:bookmarkStart w:id="4098" w:name="_QWord_Source_Comparison_3215"/>
      <w:r>
        <w:noBreakHyphen/>
      </w:r>
      <w:r>
        <w:t>25</w:t>
      </w:r>
      <w:bookmarkEnd w:id="4098"/>
      <w:bookmarkStart w:id="4099" w:name="_QWord_Source_Comparison_3216"/>
      <w:r>
        <w:fldChar w:fldCharType="end"/>
      </w:r>
      <w:bookmarkEnd w:id="4099"/>
      <w:bookmarkStart w:id="4100" w:name="_QWord_Source_Comparison_3217"/>
      <w:r>
        <w:rPr>
          <w:rFonts w:hint="eastAsia"/>
        </w:rPr>
        <w:t>所示。</w:t>
      </w:r>
      <w:bookmarkEnd w:id="4082"/>
      <w:bookmarkEnd w:id="4083"/>
      <w:bookmarkEnd w:id="4100"/>
    </w:p>
    <w:p w14:paraId="07690125">
      <w:pPr>
        <w:pStyle w:val="105"/>
      </w:pPr>
      <w:bookmarkStart w:id="4101" w:name="_QWord_Source_Comparison_Para_483"/>
      <w:r>
        <w:t>‌</w:t>
      </w:r>
      <w:bookmarkStart w:id="4102" w:name="_QWord_Source_Comparison_3218"/>
      <w:bookmarkEnd w:id="4102"/>
      <w:bookmarkStart w:id="4103" w:name="_QWord_Paragraph__483"/>
      <w:bookmarkStart w:id="4104" w:name="_QWord_ImageIndex_39"/>
      <w:bookmarkStart w:id="4105" w:name="_QWord_Source_Comparison_3219"/>
      <w:r>
        <w:drawing>
          <wp:inline distT="0" distB="0" distL="0" distR="0">
            <wp:extent cx="4579620" cy="2539365"/>
            <wp:effectExtent l="0" t="0" r="0" b="0"/>
            <wp:docPr id="1186328700" name="图片 6" title="QWord_ImageMark_39">
              <a:hlinkClick xmlns:a="http://schemas.openxmlformats.org/drawingml/2006/main" r:id="rId113" tooltip="QWord 图片目录：resource/images/illustration/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28700" name="图片 6" title="QWord_ImageMark_39"/>
                    <pic:cNvPicPr>
                      <a:picLocks noChangeAspect="1"/>
                    </pic:cNvPicPr>
                  </pic:nvPicPr>
                  <pic:blipFill>
                    <a:blip r:embed="rId114"/>
                    <a:stretch>
                      <a:fillRect/>
                    </a:stretch>
                  </pic:blipFill>
                  <pic:spPr>
                    <a:xfrm>
                      <a:off x="0" y="0"/>
                      <a:ext cx="4600543" cy="2550796"/>
                    </a:xfrm>
                    <a:prstGeom prst="rect">
                      <a:avLst/>
                    </a:prstGeom>
                    <a:noFill/>
                    <a:ln>
                      <a:noFill/>
                    </a:ln>
                  </pic:spPr>
                </pic:pic>
              </a:graphicData>
            </a:graphic>
          </wp:inline>
        </w:drawing>
      </w:r>
      <w:bookmarkEnd w:id="4101"/>
      <w:bookmarkEnd w:id="4103"/>
      <w:bookmarkEnd w:id="4104"/>
      <w:bookmarkEnd w:id="4105"/>
    </w:p>
    <w:p w14:paraId="625DA0A3">
      <w:pPr>
        <w:pStyle w:val="68"/>
      </w:pPr>
      <w:bookmarkStart w:id="4106" w:name="_QWord_Source_Comparison_3220"/>
      <w:bookmarkStart w:id="4107" w:name="QWord_XRef_Figure__OfO2A9"/>
      <w:bookmarkStart w:id="4108" w:name="_QWord_Paragraph__484"/>
      <w:bookmarkStart w:id="4109" w:name="_QWord_Source_Comparison_Para_484"/>
      <w:r>
        <w:rPr>
          <w:rFonts w:hint="eastAsia"/>
        </w:rPr>
        <w:t>图</w:t>
      </w:r>
      <w:bookmarkEnd w:id="4106"/>
      <w:bookmarkStart w:id="4110" w:name="_QWord_Source_Comparison_3221"/>
      <w:r>
        <w:rPr>
          <w:rFonts w:hint="eastAsia"/>
        </w:rPr>
        <w:t> </w:t>
      </w:r>
      <w:bookmarkEnd w:id="4110"/>
      <w:bookmarkStart w:id="4111" w:name="_QWord_Source_Comparison_3222"/>
      <w:r>
        <w:fldChar w:fldCharType="begin"/>
      </w:r>
      <w:bookmarkEnd w:id="4111"/>
      <w:bookmarkStart w:id="4112" w:name="_QWord_Source_Comparison_3223"/>
      <w:r>
        <w:instrText xml:space="preserve"> SEQ QWord_Heading1_Sequence \c </w:instrText>
      </w:r>
      <w:bookmarkEnd w:id="4112"/>
      <w:bookmarkStart w:id="4113" w:name="_QWord_Source_Comparison_3224"/>
      <w:r>
        <w:fldChar w:fldCharType="separate"/>
      </w:r>
      <w:bookmarkEnd w:id="4113"/>
      <w:bookmarkStart w:id="4114" w:name="_QWord_Source_Comparison_3225"/>
      <w:r>
        <w:t>2</w:t>
      </w:r>
      <w:bookmarkEnd w:id="4114"/>
      <w:bookmarkStart w:id="4115" w:name="_QWord_Source_Comparison_3226"/>
      <w:r>
        <w:fldChar w:fldCharType="end"/>
      </w:r>
      <w:bookmarkEnd w:id="4115"/>
      <w:bookmarkStart w:id="4116" w:name="_QWord_Source_Comparison_3227"/>
      <w:r>
        <w:noBreakHyphen/>
      </w:r>
      <w:bookmarkEnd w:id="4116"/>
      <w:bookmarkStart w:id="4117" w:name="_QWord_Source_Comparison_3228"/>
      <w:r>
        <w:fldChar w:fldCharType="begin"/>
      </w:r>
      <w:bookmarkEnd w:id="4117"/>
      <w:bookmarkStart w:id="4118" w:name="_QWord_Source_Comparison_3229"/>
      <w:r>
        <w:instrText xml:space="preserve"> </w:instrText>
      </w:r>
      <w:bookmarkEnd w:id="4118"/>
      <w:bookmarkStart w:id="4119" w:name="_QWord_Source_Comparison_3230"/>
      <w:r>
        <w:rPr>
          <w:rFonts w:hint="eastAsia"/>
        </w:rPr>
        <w:instrText xml:space="preserve">SEQ </w:instrText>
      </w:r>
      <w:bookmarkEnd w:id="4119"/>
      <w:bookmarkStart w:id="4120" w:name="_QWord_Source_Comparison_3231"/>
      <w:r>
        <w:rPr>
          <w:rFonts w:hint="eastAsia"/>
        </w:rPr>
        <w:instrText xml:space="preserve">图</w:instrText>
      </w:r>
      <w:bookmarkEnd w:id="4120"/>
      <w:bookmarkStart w:id="4121" w:name="_QWord_Source_Comparison_3232"/>
      <w:r>
        <w:rPr>
          <w:rFonts w:hint="eastAsia"/>
        </w:rPr>
        <w:instrText xml:space="preserve"> \* ARABIC \s 1</w:instrText>
      </w:r>
      <w:bookmarkEnd w:id="4121"/>
      <w:bookmarkStart w:id="4122" w:name="_QWord_Source_Comparison_3233"/>
      <w:r>
        <w:instrText xml:space="preserve"> </w:instrText>
      </w:r>
      <w:bookmarkStart w:id="4123" w:name="_QWord_Source_Comparison_3234"/>
      <w:r>
        <w:fldChar w:fldCharType="separate"/>
      </w:r>
      <w:bookmarkEnd w:id="4122"/>
      <w:bookmarkEnd w:id="4123"/>
      <w:bookmarkStart w:id="4124" w:name="_QWord_Source_Comparison_3235"/>
      <w:r>
        <w:t>25</w:t>
      </w:r>
      <w:bookmarkEnd w:id="4124"/>
      <w:bookmarkStart w:id="4125" w:name="_QWord_Source_Comparison_3236"/>
      <w:r>
        <w:fldChar w:fldCharType="end"/>
      </w:r>
      <w:bookmarkEnd w:id="4107"/>
      <w:bookmarkEnd w:id="4125"/>
      <w:bookmarkStart w:id="4126" w:name="_QWord_Source_Comparison_3237"/>
      <w:r>
        <w:rPr>
          <w:rFonts w:hint="eastAsia"/>
        </w:rPr>
        <w:t xml:space="preserve">  </w:t>
      </w:r>
      <w:bookmarkEnd w:id="4126"/>
      <w:bookmarkStart w:id="4127" w:name="_QWord_Source_Comparison_3238"/>
      <w:r>
        <w:rPr>
          <w:rFonts w:hint="eastAsia"/>
        </w:rPr>
        <w:t>定时器的配置与控制</w:t>
      </w:r>
      <w:bookmarkEnd w:id="4108"/>
      <w:bookmarkEnd w:id="4109"/>
      <w:bookmarkEnd w:id="4127"/>
    </w:p>
    <w:p w14:paraId="3CE86FE5">
      <w:pPr>
        <w:pStyle w:val="63"/>
        <w:numPr>
          <w:ilvl w:val="2"/>
          <w:numId w:val="6"/>
        </w:numPr>
        <w:spacing w:before="352" w:after="352"/>
      </w:pPr>
      <w:bookmarkStart w:id="4128" w:name="_QWord_Source_Comparison_3239"/>
      <w:bookmarkStart w:id="4129" w:name="_Toc1171"/>
      <w:bookmarkStart w:id="4130" w:name="_QWord_Source_Comparison_Para_485"/>
      <w:bookmarkStart w:id="4131" w:name="_QWord_Paragraph__485"/>
      <w:r>
        <w:rPr>
          <w:rFonts w:hint="eastAsia"/>
        </w:rPr>
        <w:t>定时器工作模式与配置详解</w:t>
      </w:r>
      <w:bookmarkEnd w:id="4128"/>
      <w:bookmarkEnd w:id="4129"/>
      <w:bookmarkEnd w:id="4130"/>
      <w:bookmarkEnd w:id="4131"/>
    </w:p>
    <w:p w14:paraId="3C19867F">
      <w:pPr>
        <w:pStyle w:val="4"/>
        <w:ind w:firstLine="420"/>
      </w:pPr>
      <w:bookmarkStart w:id="4132" w:name="_QWord_Source_Comparison_3240"/>
      <w:bookmarkStart w:id="4133" w:name="_QWord_Source_Comparison_Para_486"/>
      <w:bookmarkStart w:id="4134" w:name="_QWord_Paragraph__486"/>
      <w:r>
        <w:rPr>
          <w:rFonts w:hint="eastAsia"/>
        </w:rPr>
        <w:t>定时器的工作模式需要配置一个特殊功能寄存器，称为</w:t>
      </w:r>
      <w:bookmarkEnd w:id="4132"/>
      <w:bookmarkStart w:id="4135" w:name="_QWord_Source_Comparison_3241"/>
      <w:r>
        <w:rPr>
          <w:rFonts w:hint="eastAsia"/>
        </w:rPr>
        <w:t>TMOD</w:t>
      </w:r>
      <w:r>
        <w:rPr>
          <w:rFonts w:hint="eastAsia"/>
          <w:lang w:val="en-US" w:eastAsia="zh-CN"/>
        </w:rPr>
        <w:t>寄存器</w:t>
      </w:r>
      <w:bookmarkEnd w:id="4135"/>
      <w:bookmarkStart w:id="4136" w:name="_QWord_Source_Comparison_3242"/>
      <w:r>
        <w:rPr>
          <w:rFonts w:hint="eastAsia"/>
        </w:rPr>
        <w:t>。该寄存器的位数起到关键作用，具体来说，</w:t>
      </w:r>
      <w:bookmarkEnd w:id="4136"/>
      <w:bookmarkStart w:id="4137" w:name="_QWord_Source_Comparison_3243"/>
      <w:r>
        <w:rPr>
          <w:rFonts w:hint="eastAsia"/>
        </w:rPr>
        <w:t>TMOD</w:t>
      </w:r>
      <w:r>
        <w:rPr>
          <w:rFonts w:hint="eastAsia"/>
          <w:lang w:val="en-US" w:eastAsia="zh-CN"/>
        </w:rPr>
        <w:t>寄存器</w:t>
      </w:r>
      <w:bookmarkEnd w:id="4137"/>
      <w:bookmarkStart w:id="4138" w:name="_QWord_Source_Comparison_3244"/>
      <w:r>
        <w:rPr>
          <w:rFonts w:hint="eastAsia"/>
        </w:rPr>
        <w:t>的第四位用于控制</w:t>
      </w:r>
      <w:bookmarkEnd w:id="4138"/>
      <w:bookmarkStart w:id="4139" w:name="_QWord_Source_Comparison_3245"/>
      <w:r>
        <w:rPr>
          <w:rFonts w:hint="eastAsia"/>
        </w:rPr>
        <w:t>Timer</w:t>
      </w:r>
      <w:bookmarkEnd w:id="4139"/>
      <w:bookmarkStart w:id="4140" w:name="_QWord_Source_Comparison_3246"/>
      <w:r>
        <w:t xml:space="preserve"> </w:t>
      </w:r>
      <w:bookmarkEnd w:id="4140"/>
      <w:bookmarkStart w:id="4141" w:name="_QWord_Source_Comparison_3247"/>
      <w:r>
        <w:rPr>
          <w:rFonts w:hint="eastAsia"/>
        </w:rPr>
        <w:t>0</w:t>
      </w:r>
      <w:bookmarkEnd w:id="4141"/>
      <w:bookmarkStart w:id="4142" w:name="_QWord_Source_Comparison_3248"/>
      <w:r>
        <w:rPr>
          <w:rFonts w:hint="eastAsia"/>
        </w:rPr>
        <w:t>，而高四位用于控制</w:t>
      </w:r>
      <w:bookmarkEnd w:id="4142"/>
      <w:bookmarkStart w:id="4143" w:name="_QWord_Source_Comparison_3249"/>
      <w:r>
        <w:rPr>
          <w:rFonts w:hint="eastAsia"/>
        </w:rPr>
        <w:t>Timer</w:t>
      </w:r>
      <w:bookmarkEnd w:id="4143"/>
      <w:bookmarkStart w:id="4144" w:name="_QWord_Source_Comparison_3250"/>
      <w:r>
        <w:t xml:space="preserve"> </w:t>
      </w:r>
      <w:bookmarkEnd w:id="4144"/>
      <w:bookmarkStart w:id="4145" w:name="_QWord_Source_Comparison_3251"/>
      <w:r>
        <w:rPr>
          <w:rFonts w:hint="eastAsia"/>
        </w:rPr>
        <w:t>1</w:t>
      </w:r>
      <w:bookmarkEnd w:id="4145"/>
      <w:bookmarkStart w:id="4146" w:name="_QWord_Source_Comparison_3252"/>
      <w:r>
        <w:rPr>
          <w:rFonts w:hint="eastAsia"/>
        </w:rPr>
        <w:t>。在第四位中，第零位和第一位被用来设定定时器的工作模式，这两位决定了定时器是</w:t>
      </w:r>
      <w:bookmarkEnd w:id="4146"/>
      <w:bookmarkStart w:id="4147" w:name="_QWord_Source_Comparison_3253"/>
      <w:r>
        <w:rPr>
          <w:rFonts w:hint="eastAsia"/>
        </w:rPr>
        <w:t>8</w:t>
      </w:r>
      <w:bookmarkEnd w:id="4147"/>
      <w:bookmarkStart w:id="4148" w:name="_QWord_Source_Comparison_3254"/>
      <w:r>
        <w:rPr>
          <w:rFonts w:hint="eastAsia"/>
        </w:rPr>
        <w:t>位、</w:t>
      </w:r>
      <w:bookmarkEnd w:id="4148"/>
      <w:bookmarkStart w:id="4149" w:name="_QWord_Source_Comparison_3255"/>
      <w:r>
        <w:rPr>
          <w:rFonts w:hint="eastAsia"/>
        </w:rPr>
        <w:t>16</w:t>
      </w:r>
      <w:bookmarkEnd w:id="4149"/>
      <w:bookmarkStart w:id="4150" w:name="_QWord_Source_Comparison_3256"/>
      <w:r>
        <w:rPr>
          <w:rFonts w:hint="eastAsia"/>
        </w:rPr>
        <w:t>位还是</w:t>
      </w:r>
      <w:bookmarkEnd w:id="4150"/>
      <w:bookmarkStart w:id="4151" w:name="_QWord_Source_Comparison_3257"/>
      <w:r>
        <w:rPr>
          <w:rFonts w:hint="eastAsia"/>
        </w:rPr>
        <w:t>13</w:t>
      </w:r>
      <w:bookmarkEnd w:id="4151"/>
      <w:bookmarkStart w:id="4152" w:name="_QWord_Source_Comparison_3258"/>
      <w:r>
        <w:rPr>
          <w:rFonts w:hint="eastAsia"/>
        </w:rPr>
        <w:t>位等不同的工作模式。这些工作模式决定了定时器的计数范围和精度，如</w:t>
      </w:r>
      <w:bookmarkEnd w:id="4152"/>
      <w:bookmarkStart w:id="4153" w:name="_QWord_Source_Comparison_3259"/>
      <w:r>
        <w:fldChar w:fldCharType="begin"/>
      </w:r>
      <w:bookmarkEnd w:id="4153"/>
      <w:bookmarkStart w:id="4154" w:name="_QWord_Source_Comparison_3260"/>
      <w:r>
        <w:instrText xml:space="preserve"> </w:instrText>
      </w:r>
      <w:bookmarkEnd w:id="4154"/>
      <w:bookmarkStart w:id="4155" w:name="_QWord_Source_Comparison_3261"/>
      <w:r>
        <w:rPr>
          <w:rFonts w:hint="eastAsia"/>
        </w:rPr>
        <w:instrText xml:space="preserve">REF QWord_XRef_Figure__zeSJMU \h \* CHARFORMAT</w:instrText>
      </w:r>
      <w:bookmarkEnd w:id="4155"/>
      <w:bookmarkStart w:id="4156" w:name="_QWord_Source_Comparison_3262"/>
      <w:r>
        <w:instrText xml:space="preserve"> </w:instrText>
      </w:r>
      <w:bookmarkStart w:id="4157" w:name="_QWord_Source_Comparison_3263"/>
      <w:r>
        <w:fldChar w:fldCharType="separate"/>
      </w:r>
      <w:bookmarkEnd w:id="4156"/>
      <w:bookmarkEnd w:id="4157"/>
      <w:bookmarkStart w:id="4158" w:name="_QWord_Source_Comparison_3264"/>
      <w:r>
        <w:rPr>
          <w:rFonts w:hint="eastAsia"/>
        </w:rPr>
        <w:t>图</w:t>
      </w:r>
      <w:bookmarkEnd w:id="4158"/>
      <w:bookmarkStart w:id="4159" w:name="_QWord_Source_Comparison_3265"/>
      <w:r>
        <w:rPr>
          <w:rFonts w:hint="eastAsia"/>
        </w:rPr>
        <w:t> </w:t>
      </w:r>
      <w:bookmarkEnd w:id="4159"/>
      <w:bookmarkStart w:id="4160" w:name="_QWord_Source_Comparison_3266"/>
      <w:r>
        <w:t>2</w:t>
      </w:r>
      <w:bookmarkEnd w:id="4160"/>
      <w:bookmarkStart w:id="4161" w:name="_QWord_Source_Comparison_3267"/>
      <w:r>
        <w:noBreakHyphen/>
      </w:r>
      <w:r>
        <w:t>26</w:t>
      </w:r>
      <w:bookmarkEnd w:id="4161"/>
      <w:bookmarkStart w:id="4162" w:name="_QWord_Source_Comparison_3268"/>
      <w:r>
        <w:fldChar w:fldCharType="end"/>
      </w:r>
      <w:bookmarkEnd w:id="4162"/>
      <w:bookmarkStart w:id="4163" w:name="_QWord_Source_Comparison_3269"/>
      <w:r>
        <w:rPr>
          <w:rFonts w:hint="eastAsia"/>
        </w:rPr>
        <w:t>所示。</w:t>
      </w:r>
      <w:bookmarkEnd w:id="4133"/>
      <w:bookmarkEnd w:id="4134"/>
      <w:bookmarkEnd w:id="4163"/>
    </w:p>
    <w:p w14:paraId="3A499BF7">
      <w:pPr>
        <w:pStyle w:val="4"/>
        <w:ind w:firstLine="420"/>
      </w:pPr>
      <w:bookmarkStart w:id="4164" w:name="_QWord_Source_Comparison_3270"/>
      <w:bookmarkStart w:id="4165" w:name="_QWord_Paragraph__487"/>
      <w:bookmarkStart w:id="4166" w:name="_QWord_Source_Comparison_Para_487"/>
      <w:r>
        <w:rPr>
          <w:rFonts w:hint="eastAsia"/>
        </w:rPr>
        <w:t>第二位决定了定</w:t>
      </w:r>
      <w:r>
        <w:rPr>
          <w:rFonts w:hint="eastAsia"/>
          <w:lang w:val="en-US" w:eastAsia="zh-CN"/>
        </w:rPr>
        <w:t>时器的</w:t>
      </w:r>
      <w:r>
        <w:rPr>
          <w:rFonts w:hint="eastAsia"/>
          <w:lang w:eastAsia="zh-CN"/>
        </w:rPr>
        <w:t>信号</w:t>
      </w:r>
      <w:r>
        <w:rPr>
          <w:rFonts w:hint="eastAsia"/>
        </w:rPr>
        <w:t>，即选择晶振还是外部引脚作为信号输入源。晶振可以提供稳定的时钟源，而外部引脚则可以接入外部脉冲信号作为定时器的计数输入。此外，</w:t>
      </w:r>
      <w:bookmarkEnd w:id="4164"/>
      <w:bookmarkStart w:id="4167" w:name="_QWord_Source_Comparison_3271"/>
      <w:r>
        <w:rPr>
          <w:rFonts w:hint="eastAsia"/>
        </w:rPr>
        <w:t>TMOD</w:t>
      </w:r>
      <w:bookmarkEnd w:id="4167"/>
      <w:bookmarkStart w:id="4168" w:name="_QWord_Source_Comparison_3272"/>
      <w:r>
        <w:rPr>
          <w:rFonts w:hint="eastAsia"/>
        </w:rPr>
        <w:t>寄存器的第零位还用于选择外部引脚是否用来控制定时器的启动或关闭。</w:t>
      </w:r>
      <w:bookmarkEnd w:id="4165"/>
      <w:bookmarkEnd w:id="4166"/>
      <w:bookmarkEnd w:id="4168"/>
    </w:p>
    <w:p w14:paraId="34F126CD">
      <w:pPr>
        <w:pStyle w:val="105"/>
      </w:pPr>
      <w:bookmarkStart w:id="4169" w:name="_QWord_Source_Comparison_Para_488"/>
      <w:r>
        <w:t>‌</w:t>
      </w:r>
      <w:bookmarkStart w:id="4170" w:name="_QWord_Source_Comparison_3273"/>
      <w:bookmarkEnd w:id="4170"/>
      <w:bookmarkStart w:id="4171" w:name="_QWord_ImageIndex_40"/>
      <w:bookmarkStart w:id="4172" w:name="_QWord_Paragraph__488"/>
      <w:bookmarkStart w:id="4173" w:name="_QWord_Source_Comparison_3274"/>
      <w:r>
        <w:drawing>
          <wp:inline distT="0" distB="0" distL="114300" distR="114300">
            <wp:extent cx="4643120" cy="1951355"/>
            <wp:effectExtent l="0" t="0" r="5080" b="0"/>
            <wp:docPr id="160951634" name="图片 7" descr="图示&#10;&#10;描述已自动生成" title="QWord_ImageMark_40">
              <a:hlinkClick xmlns:a="http://schemas.openxmlformats.org/drawingml/2006/main" r:id="rId115" tooltip="QWord 图片目录：resource/images/illustration/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1634" name="图片 7" descr="图示&#10;&#10;描述已自动生成" title="QWord_ImageMark_40"/>
                    <pic:cNvPicPr>
                      <a:picLocks noChangeAspect="1"/>
                    </pic:cNvPicPr>
                  </pic:nvPicPr>
                  <pic:blipFill>
                    <a:blip r:embed="rId116"/>
                    <a:stretch>
                      <a:fillRect/>
                    </a:stretch>
                  </pic:blipFill>
                  <pic:spPr>
                    <a:xfrm>
                      <a:off x="0" y="0"/>
                      <a:ext cx="4643120" cy="1951726"/>
                    </a:xfrm>
                    <a:prstGeom prst="rect">
                      <a:avLst/>
                    </a:prstGeom>
                    <a:noFill/>
                    <a:ln>
                      <a:noFill/>
                    </a:ln>
                  </pic:spPr>
                </pic:pic>
              </a:graphicData>
            </a:graphic>
          </wp:inline>
        </w:drawing>
      </w:r>
      <w:bookmarkEnd w:id="4169"/>
      <w:bookmarkEnd w:id="4171"/>
      <w:bookmarkEnd w:id="4172"/>
      <w:bookmarkEnd w:id="4173"/>
    </w:p>
    <w:p w14:paraId="226A58AC">
      <w:pPr>
        <w:pStyle w:val="68"/>
      </w:pPr>
      <w:bookmarkStart w:id="4174" w:name="_QWord_Source_Comparison_3275"/>
      <w:bookmarkStart w:id="4175" w:name="QWord_XRef_Figure__zeSJMU"/>
      <w:bookmarkStart w:id="4176" w:name="_QWord_Paragraph__489"/>
      <w:bookmarkStart w:id="4177" w:name="_QWord_Source_Comparison_Para_489"/>
      <w:r>
        <w:rPr>
          <w:rFonts w:hint="eastAsia"/>
        </w:rPr>
        <w:t>图</w:t>
      </w:r>
      <w:bookmarkEnd w:id="4174"/>
      <w:bookmarkStart w:id="4178" w:name="_QWord_Source_Comparison_3276"/>
      <w:r>
        <w:rPr>
          <w:rFonts w:hint="eastAsia"/>
        </w:rPr>
        <w:t> </w:t>
      </w:r>
      <w:bookmarkEnd w:id="4178"/>
      <w:bookmarkStart w:id="4179" w:name="_QWord_Source_Comparison_3277"/>
      <w:r>
        <w:fldChar w:fldCharType="begin"/>
      </w:r>
      <w:bookmarkEnd w:id="4179"/>
      <w:bookmarkStart w:id="4180" w:name="_QWord_Source_Comparison_3278"/>
      <w:r>
        <w:instrText xml:space="preserve"> SEQ QWord_Heading1_Sequence \c </w:instrText>
      </w:r>
      <w:bookmarkEnd w:id="4180"/>
      <w:bookmarkStart w:id="4181" w:name="_QWord_Source_Comparison_3279"/>
      <w:r>
        <w:fldChar w:fldCharType="separate"/>
      </w:r>
      <w:bookmarkEnd w:id="4181"/>
      <w:bookmarkStart w:id="4182" w:name="_QWord_Source_Comparison_3280"/>
      <w:r>
        <w:t>2</w:t>
      </w:r>
      <w:bookmarkEnd w:id="4182"/>
      <w:bookmarkStart w:id="4183" w:name="_QWord_Source_Comparison_3281"/>
      <w:r>
        <w:fldChar w:fldCharType="end"/>
      </w:r>
      <w:bookmarkEnd w:id="4183"/>
      <w:bookmarkStart w:id="4184" w:name="_QWord_Source_Comparison_3282"/>
      <w:r>
        <w:noBreakHyphen/>
      </w:r>
      <w:bookmarkEnd w:id="4184"/>
      <w:bookmarkStart w:id="4185" w:name="_QWord_Source_Comparison_3283"/>
      <w:r>
        <w:fldChar w:fldCharType="begin"/>
      </w:r>
      <w:bookmarkEnd w:id="4185"/>
      <w:bookmarkStart w:id="4186" w:name="_QWord_Source_Comparison_3284"/>
      <w:r>
        <w:instrText xml:space="preserve"> </w:instrText>
      </w:r>
      <w:bookmarkEnd w:id="4186"/>
      <w:bookmarkStart w:id="4187" w:name="_QWord_Source_Comparison_3285"/>
      <w:r>
        <w:rPr>
          <w:rFonts w:hint="eastAsia"/>
        </w:rPr>
        <w:instrText xml:space="preserve">SEQ </w:instrText>
      </w:r>
      <w:bookmarkEnd w:id="4187"/>
      <w:bookmarkStart w:id="4188" w:name="_QWord_Source_Comparison_3286"/>
      <w:r>
        <w:rPr>
          <w:rFonts w:hint="eastAsia"/>
        </w:rPr>
        <w:instrText xml:space="preserve">图</w:instrText>
      </w:r>
      <w:bookmarkEnd w:id="4188"/>
      <w:bookmarkStart w:id="4189" w:name="_QWord_Source_Comparison_3287"/>
      <w:r>
        <w:rPr>
          <w:rFonts w:hint="eastAsia"/>
        </w:rPr>
        <w:instrText xml:space="preserve"> \* ARABIC \s 1</w:instrText>
      </w:r>
      <w:bookmarkEnd w:id="4189"/>
      <w:bookmarkStart w:id="4190" w:name="_QWord_Source_Comparison_3288"/>
      <w:r>
        <w:instrText xml:space="preserve"> </w:instrText>
      </w:r>
      <w:bookmarkStart w:id="4191" w:name="_QWord_Source_Comparison_3289"/>
      <w:r>
        <w:fldChar w:fldCharType="separate"/>
      </w:r>
      <w:bookmarkEnd w:id="4190"/>
      <w:bookmarkEnd w:id="4191"/>
      <w:bookmarkStart w:id="4192" w:name="_QWord_Source_Comparison_3290"/>
      <w:r>
        <w:t>26</w:t>
      </w:r>
      <w:bookmarkEnd w:id="4192"/>
      <w:bookmarkStart w:id="4193" w:name="_QWord_Source_Comparison_3291"/>
      <w:r>
        <w:fldChar w:fldCharType="end"/>
      </w:r>
      <w:bookmarkEnd w:id="4175"/>
      <w:bookmarkEnd w:id="4193"/>
      <w:bookmarkStart w:id="4194" w:name="_QWord_Source_Comparison_3292"/>
      <w:r>
        <w:rPr>
          <w:rFonts w:hint="eastAsia"/>
        </w:rPr>
        <w:t xml:space="preserve">  </w:t>
      </w:r>
      <w:bookmarkEnd w:id="4194"/>
      <w:bookmarkStart w:id="4195" w:name="_QWord_Source_Comparison_3293"/>
      <w:r>
        <w:rPr>
          <w:rFonts w:hint="eastAsia"/>
        </w:rPr>
        <w:t>设置定时器工作模式</w:t>
      </w:r>
      <w:bookmarkEnd w:id="4176"/>
      <w:bookmarkEnd w:id="4177"/>
      <w:bookmarkEnd w:id="4195"/>
    </w:p>
    <w:p w14:paraId="64D87BEC">
      <w:pPr>
        <w:pStyle w:val="63"/>
        <w:numPr>
          <w:ilvl w:val="2"/>
          <w:numId w:val="6"/>
        </w:numPr>
        <w:spacing w:before="352" w:after="352"/>
      </w:pPr>
      <w:bookmarkStart w:id="4196" w:name="_QWord_Paragraph__490"/>
      <w:bookmarkStart w:id="4197" w:name="_Toc31460"/>
      <w:bookmarkStart w:id="4198" w:name="_QWord_Source_Comparison_Para_490"/>
      <w:bookmarkStart w:id="4199" w:name="_QWord_Source_Comparison_3294"/>
      <w:r>
        <w:rPr>
          <w:rFonts w:hint="eastAsia"/>
        </w:rPr>
        <w:t>选择定时器工作模式</w:t>
      </w:r>
      <w:bookmarkEnd w:id="4196"/>
      <w:bookmarkEnd w:id="4197"/>
      <w:bookmarkEnd w:id="4198"/>
      <w:bookmarkEnd w:id="4199"/>
    </w:p>
    <w:p w14:paraId="60170AD6">
      <w:pPr>
        <w:pStyle w:val="4"/>
        <w:ind w:firstLine="420"/>
      </w:pPr>
      <w:bookmarkStart w:id="4200" w:name="_QWord_Source_Comparison_3295"/>
      <w:bookmarkStart w:id="4201" w:name="_QWord_Paragraph__491"/>
      <w:bookmarkStart w:id="4202" w:name="_QWord_Source_Comparison_Para_491"/>
      <w:r>
        <w:rPr>
          <w:rFonts w:hint="eastAsia"/>
        </w:rPr>
        <w:t>定时器的工作模式由低两位位域</w:t>
      </w:r>
      <w:bookmarkEnd w:id="4200"/>
      <w:bookmarkStart w:id="4203" w:name="_QWord_Source_Comparison_3296"/>
      <w:r>
        <w:rPr>
          <w:rFonts w:hint="eastAsia"/>
        </w:rPr>
        <w:t>M0</w:t>
      </w:r>
      <w:bookmarkEnd w:id="4203"/>
      <w:bookmarkStart w:id="4204" w:name="_QWord_Source_Comparison_3297"/>
      <w:r>
        <w:rPr>
          <w:rFonts w:hint="eastAsia"/>
        </w:rPr>
        <w:t>和</w:t>
      </w:r>
      <w:bookmarkEnd w:id="4204"/>
      <w:bookmarkStart w:id="4205" w:name="_QWord_Source_Comparison_3298"/>
      <w:r>
        <w:rPr>
          <w:rFonts w:hint="eastAsia"/>
        </w:rPr>
        <w:t>M1</w:t>
      </w:r>
      <w:bookmarkEnd w:id="4205"/>
      <w:bookmarkStart w:id="4206" w:name="_QWord_Source_Comparison_3299"/>
      <w:r>
        <w:rPr>
          <w:rFonts w:hint="eastAsia"/>
        </w:rPr>
        <w:t>确定，如</w:t>
      </w:r>
      <w:bookmarkEnd w:id="4206"/>
      <w:bookmarkStart w:id="4207" w:name="_QWord_Source_Comparison_3300"/>
      <w:r>
        <w:fldChar w:fldCharType="begin"/>
      </w:r>
      <w:bookmarkEnd w:id="4207"/>
      <w:bookmarkStart w:id="4208" w:name="_QWord_Source_Comparison_3301"/>
      <w:r>
        <w:instrText xml:space="preserve"> </w:instrText>
      </w:r>
      <w:bookmarkEnd w:id="4208"/>
      <w:bookmarkStart w:id="4209" w:name="_QWord_Source_Comparison_3302"/>
      <w:r>
        <w:rPr>
          <w:rFonts w:hint="eastAsia"/>
        </w:rPr>
        <w:instrText xml:space="preserve">REF QWord_XRef_Figure__0kzbGj \h \* CHARFORMAT</w:instrText>
      </w:r>
      <w:bookmarkEnd w:id="4209"/>
      <w:bookmarkStart w:id="4210" w:name="_QWord_Source_Comparison_3303"/>
      <w:r>
        <w:instrText xml:space="preserve"> </w:instrText>
      </w:r>
      <w:bookmarkStart w:id="4211" w:name="_QWord_Source_Comparison_3304"/>
      <w:r>
        <w:fldChar w:fldCharType="separate"/>
      </w:r>
      <w:bookmarkEnd w:id="4210"/>
      <w:bookmarkEnd w:id="4211"/>
      <w:bookmarkStart w:id="4212" w:name="_QWord_Source_Comparison_3305"/>
      <w:r>
        <w:rPr>
          <w:rFonts w:hint="eastAsia"/>
        </w:rPr>
        <w:t>图</w:t>
      </w:r>
      <w:bookmarkEnd w:id="4212"/>
      <w:bookmarkStart w:id="4213" w:name="_QWord_Source_Comparison_3306"/>
      <w:r>
        <w:rPr>
          <w:rFonts w:hint="eastAsia"/>
        </w:rPr>
        <w:t> </w:t>
      </w:r>
      <w:bookmarkEnd w:id="4213"/>
      <w:bookmarkStart w:id="4214" w:name="_QWord_Source_Comparison_3307"/>
      <w:r>
        <w:t>2</w:t>
      </w:r>
      <w:bookmarkEnd w:id="4214"/>
      <w:bookmarkStart w:id="4215" w:name="_QWord_Source_Comparison_3308"/>
      <w:r>
        <w:noBreakHyphen/>
      </w:r>
      <w:r>
        <w:t>27</w:t>
      </w:r>
      <w:bookmarkEnd w:id="4215"/>
      <w:bookmarkStart w:id="4216" w:name="_QWord_Source_Comparison_3309"/>
      <w:r>
        <w:fldChar w:fldCharType="end"/>
      </w:r>
      <w:bookmarkEnd w:id="4216"/>
      <w:bookmarkStart w:id="4217" w:name="_QWord_Source_Comparison_3310"/>
      <w:r>
        <w:rPr>
          <w:rFonts w:hint="eastAsia"/>
        </w:rPr>
        <w:t>所示。</w:t>
      </w:r>
      <w:bookmarkEnd w:id="4201"/>
      <w:bookmarkEnd w:id="4202"/>
      <w:bookmarkEnd w:id="4217"/>
    </w:p>
    <w:p w14:paraId="6F07A87A">
      <w:pPr>
        <w:pStyle w:val="4"/>
        <w:ind w:firstLine="420"/>
      </w:pPr>
      <w:bookmarkStart w:id="4218" w:name="_QWord_Source_Comparison_3311"/>
      <w:bookmarkStart w:id="4219" w:name="_QWord_Paragraph__492"/>
      <w:bookmarkStart w:id="4220" w:name="_QWord_Source_Comparison_Para_492"/>
      <w:r>
        <w:rPr>
          <w:rFonts w:hint="eastAsia"/>
        </w:rPr>
        <w:t>当这两位都设为</w:t>
      </w:r>
      <w:bookmarkEnd w:id="4218"/>
      <w:bookmarkStart w:id="4221" w:name="_QWord_Source_Comparison_3312"/>
      <w:r>
        <w:rPr>
          <w:rFonts w:hint="eastAsia"/>
        </w:rPr>
        <w:t>0</w:t>
      </w:r>
      <w:bookmarkEnd w:id="4221"/>
      <w:bookmarkStart w:id="4222" w:name="_QWord_Source_Comparison_3313"/>
      <w:r>
        <w:rPr>
          <w:rFonts w:hint="eastAsia"/>
        </w:rPr>
        <w:t>时，定时器工作在</w:t>
      </w:r>
      <w:bookmarkEnd w:id="4222"/>
      <w:bookmarkStart w:id="4223" w:name="_QWord_Source_Comparison_3314"/>
      <w:r>
        <w:rPr>
          <w:rFonts w:hint="eastAsia"/>
        </w:rPr>
        <w:t>13</w:t>
      </w:r>
      <w:bookmarkEnd w:id="4223"/>
      <w:bookmarkStart w:id="4224" w:name="_QWord_Source_Comparison_3315"/>
      <w:r>
        <w:rPr>
          <w:rFonts w:hint="eastAsia"/>
        </w:rPr>
        <w:t>位模式下，即计数范围为</w:t>
      </w:r>
      <w:bookmarkEnd w:id="4224"/>
      <w:bookmarkStart w:id="4225" w:name="_QWord_Source_Comparison_3316"/>
      <w:r>
        <w:rPr>
          <w:rFonts w:hint="eastAsia"/>
        </w:rPr>
        <w:t>2</w:t>
      </w:r>
      <w:bookmarkEnd w:id="4225"/>
      <w:bookmarkStart w:id="4226" w:name="_QWord_Source_Comparison_3317"/>
      <w:r>
        <w:rPr>
          <w:rStyle w:val="225"/>
          <w:rFonts w:hint="eastAsia"/>
        </w:rPr>
        <w:t>1</w:t>
      </w:r>
      <w:bookmarkEnd w:id="4226"/>
      <w:bookmarkStart w:id="4227" w:name="_QWord_Source_Comparison_3318"/>
      <w:r>
        <w:rPr>
          <w:rStyle w:val="225"/>
        </w:rPr>
        <w:t>3</w:t>
      </w:r>
      <w:bookmarkEnd w:id="4227"/>
      <w:bookmarkStart w:id="4228" w:name="_QWord_Source_Comparison_3319"/>
      <w:r>
        <w:rPr>
          <w:rFonts w:hint="eastAsia"/>
        </w:rPr>
        <w:t>，称为模式</w:t>
      </w:r>
      <w:bookmarkEnd w:id="4228"/>
      <w:bookmarkStart w:id="4229" w:name="_QWord_Source_Comparison_3320"/>
      <w:r>
        <w:rPr>
          <w:rFonts w:hint="eastAsia"/>
        </w:rPr>
        <w:t>0</w:t>
      </w:r>
      <w:bookmarkEnd w:id="4229"/>
      <w:bookmarkStart w:id="4230" w:name="_QWord_Source_Comparison_3321"/>
      <w:r>
        <w:rPr>
          <w:rFonts w:hint="eastAsia"/>
        </w:rPr>
        <w:t>；当</w:t>
      </w:r>
      <w:bookmarkEnd w:id="4230"/>
      <w:bookmarkStart w:id="4231" w:name="_QWord_Source_Comparison_3322"/>
      <w:r>
        <w:rPr>
          <w:rFonts w:hint="eastAsia"/>
        </w:rPr>
        <w:t>M0</w:t>
      </w:r>
      <w:bookmarkEnd w:id="4231"/>
      <w:bookmarkStart w:id="4232" w:name="_QWord_Source_Comparison_3323"/>
      <w:r>
        <w:rPr>
          <w:rFonts w:hint="eastAsia"/>
        </w:rPr>
        <w:t>为</w:t>
      </w:r>
      <w:bookmarkEnd w:id="4232"/>
      <w:bookmarkStart w:id="4233" w:name="_QWord_Source_Comparison_3324"/>
      <w:r>
        <w:rPr>
          <w:rFonts w:hint="eastAsia"/>
        </w:rPr>
        <w:t>1</w:t>
      </w:r>
      <w:bookmarkEnd w:id="4233"/>
      <w:bookmarkStart w:id="4234" w:name="_QWord_Source_Comparison_3325"/>
      <w:r>
        <w:rPr>
          <w:rFonts w:hint="eastAsia"/>
        </w:rPr>
        <w:t>，</w:t>
      </w:r>
      <w:bookmarkEnd w:id="4234"/>
      <w:bookmarkStart w:id="4235" w:name="_QWord_Source_Comparison_3326"/>
      <w:r>
        <w:rPr>
          <w:rFonts w:hint="eastAsia"/>
        </w:rPr>
        <w:t>M1</w:t>
      </w:r>
      <w:bookmarkEnd w:id="4235"/>
      <w:bookmarkStart w:id="4236" w:name="_QWord_Source_Comparison_3327"/>
      <w:r>
        <w:rPr>
          <w:rFonts w:hint="eastAsia"/>
        </w:rPr>
        <w:t>为</w:t>
      </w:r>
      <w:bookmarkEnd w:id="4236"/>
      <w:bookmarkStart w:id="4237" w:name="_QWord_Source_Comparison_3328"/>
      <w:r>
        <w:rPr>
          <w:rFonts w:hint="eastAsia"/>
        </w:rPr>
        <w:t>0</w:t>
      </w:r>
      <w:bookmarkEnd w:id="4237"/>
      <w:bookmarkStart w:id="4238" w:name="_QWord_Source_Comparison_3329"/>
      <w:r>
        <w:rPr>
          <w:rFonts w:hint="eastAsia"/>
        </w:rPr>
        <w:t>时，定时器工作在</w:t>
      </w:r>
      <w:bookmarkEnd w:id="4238"/>
      <w:bookmarkStart w:id="4239" w:name="_QWord_Source_Comparison_3330"/>
      <w:r>
        <w:rPr>
          <w:rFonts w:hint="eastAsia"/>
        </w:rPr>
        <w:t>16</w:t>
      </w:r>
      <w:bookmarkEnd w:id="4239"/>
      <w:bookmarkStart w:id="4240" w:name="_QWord_Source_Comparison_3331"/>
      <w:r>
        <w:rPr>
          <w:rFonts w:hint="eastAsia"/>
        </w:rPr>
        <w:t>位模式下，称为模式</w:t>
      </w:r>
      <w:bookmarkEnd w:id="4240"/>
      <w:bookmarkStart w:id="4241" w:name="_QWord_Source_Comparison_3332"/>
      <w:r>
        <w:rPr>
          <w:rFonts w:hint="eastAsia"/>
        </w:rPr>
        <w:t>1</w:t>
      </w:r>
      <w:bookmarkEnd w:id="4241"/>
      <w:bookmarkStart w:id="4242" w:name="_QWord_Source_Comparison_3333"/>
      <w:r>
        <w:rPr>
          <w:rFonts w:hint="eastAsia"/>
        </w:rPr>
        <w:t>；当</w:t>
      </w:r>
      <w:bookmarkEnd w:id="4242"/>
      <w:bookmarkStart w:id="4243" w:name="_QWord_Source_Comparison_3334"/>
      <w:r>
        <w:rPr>
          <w:rFonts w:hint="eastAsia"/>
        </w:rPr>
        <w:t>M0</w:t>
      </w:r>
      <w:bookmarkEnd w:id="4243"/>
      <w:bookmarkStart w:id="4244" w:name="_QWord_Source_Comparison_3335"/>
      <w:r>
        <w:rPr>
          <w:rFonts w:hint="eastAsia"/>
        </w:rPr>
        <w:t>为</w:t>
      </w:r>
      <w:bookmarkEnd w:id="4244"/>
      <w:bookmarkStart w:id="4245" w:name="_QWord_Source_Comparison_3336"/>
      <w:r>
        <w:rPr>
          <w:rFonts w:hint="eastAsia"/>
        </w:rPr>
        <w:t>0</w:t>
      </w:r>
      <w:bookmarkEnd w:id="4245"/>
      <w:bookmarkStart w:id="4246" w:name="_QWord_Source_Comparison_3337"/>
      <w:r>
        <w:rPr>
          <w:rFonts w:hint="eastAsia"/>
        </w:rPr>
        <w:t>，</w:t>
      </w:r>
      <w:bookmarkEnd w:id="4246"/>
      <w:bookmarkStart w:id="4247" w:name="_QWord_Source_Comparison_3338"/>
      <w:r>
        <w:rPr>
          <w:rFonts w:hint="eastAsia"/>
        </w:rPr>
        <w:t>M1</w:t>
      </w:r>
      <w:bookmarkEnd w:id="4247"/>
      <w:bookmarkStart w:id="4248" w:name="_QWord_Source_Comparison_3339"/>
      <w:r>
        <w:rPr>
          <w:rFonts w:hint="eastAsia"/>
        </w:rPr>
        <w:t>为</w:t>
      </w:r>
      <w:bookmarkEnd w:id="4248"/>
      <w:bookmarkStart w:id="4249" w:name="_QWord_Source_Comparison_3340"/>
      <w:r>
        <w:rPr>
          <w:rFonts w:hint="eastAsia"/>
        </w:rPr>
        <w:t>1</w:t>
      </w:r>
      <w:bookmarkEnd w:id="4249"/>
      <w:bookmarkStart w:id="4250" w:name="_QWord_Source_Comparison_3341"/>
      <w:r>
        <w:rPr>
          <w:rFonts w:hint="eastAsia"/>
        </w:rPr>
        <w:t>时，定时器工作在</w:t>
      </w:r>
      <w:bookmarkEnd w:id="4250"/>
      <w:bookmarkStart w:id="4251" w:name="_QWord_Source_Comparison_3342"/>
      <w:r>
        <w:rPr>
          <w:rFonts w:hint="eastAsia"/>
        </w:rPr>
        <w:t>8</w:t>
      </w:r>
      <w:bookmarkEnd w:id="4251"/>
      <w:bookmarkStart w:id="4252" w:name="_QWord_Source_Comparison_3343"/>
      <w:r>
        <w:rPr>
          <w:rFonts w:hint="eastAsia"/>
        </w:rPr>
        <w:t>位自动重装模式下，称为模式</w:t>
      </w:r>
      <w:bookmarkEnd w:id="4252"/>
      <w:bookmarkStart w:id="4253" w:name="_QWord_Source_Comparison_3344"/>
      <w:r>
        <w:rPr>
          <w:rFonts w:hint="eastAsia"/>
        </w:rPr>
        <w:t>2</w:t>
      </w:r>
      <w:bookmarkEnd w:id="4253"/>
      <w:bookmarkStart w:id="4254" w:name="_QWord_Source_Comparison_3345"/>
      <w:r>
        <w:rPr>
          <w:rFonts w:hint="eastAsia"/>
        </w:rPr>
        <w:t>；当</w:t>
      </w:r>
      <w:bookmarkEnd w:id="4254"/>
      <w:bookmarkStart w:id="4255" w:name="_QWord_Source_Comparison_3346"/>
      <w:r>
        <w:rPr>
          <w:rFonts w:hint="eastAsia"/>
        </w:rPr>
        <w:t>M1</w:t>
      </w:r>
      <w:bookmarkEnd w:id="4255"/>
      <w:bookmarkStart w:id="4256" w:name="_QWord_Source_Comparison_3347"/>
      <w:r>
        <w:rPr>
          <w:rFonts w:hint="eastAsia"/>
        </w:rPr>
        <w:t>和</w:t>
      </w:r>
      <w:bookmarkEnd w:id="4256"/>
      <w:bookmarkStart w:id="4257" w:name="_QWord_Source_Comparison_3348"/>
      <w:r>
        <w:rPr>
          <w:rFonts w:hint="eastAsia"/>
        </w:rPr>
        <w:t>M0</w:t>
      </w:r>
      <w:bookmarkEnd w:id="4257"/>
      <w:bookmarkStart w:id="4258" w:name="_QWord_Source_Comparison_3349"/>
      <w:r>
        <w:rPr>
          <w:rFonts w:hint="eastAsia"/>
        </w:rPr>
        <w:t>都为</w:t>
      </w:r>
      <w:bookmarkEnd w:id="4258"/>
      <w:bookmarkStart w:id="4259" w:name="_QWord_Source_Comparison_3350"/>
      <w:r>
        <w:rPr>
          <w:rFonts w:hint="eastAsia"/>
        </w:rPr>
        <w:t>1</w:t>
      </w:r>
      <w:bookmarkEnd w:id="4259"/>
      <w:bookmarkStart w:id="4260" w:name="_QWord_Source_Comparison_3351"/>
      <w:r>
        <w:rPr>
          <w:rFonts w:hint="eastAsia"/>
        </w:rPr>
        <w:t>时，定时器工作在分离模式下，称为模式</w:t>
      </w:r>
      <w:bookmarkEnd w:id="4260"/>
      <w:bookmarkStart w:id="4261" w:name="_QWord_Source_Comparison_3352"/>
      <w:r>
        <w:rPr>
          <w:rFonts w:hint="eastAsia"/>
        </w:rPr>
        <w:t>3</w:t>
      </w:r>
      <w:bookmarkEnd w:id="4261"/>
      <w:bookmarkStart w:id="4262" w:name="_QWord_Source_Comparison_3353"/>
      <w:r>
        <w:rPr>
          <w:rFonts w:hint="eastAsia"/>
        </w:rPr>
        <w:t>。通常情况下，作为定时器使用时，会选择模式</w:t>
      </w:r>
      <w:bookmarkEnd w:id="4262"/>
      <w:bookmarkStart w:id="4263" w:name="_QWord_Source_Comparison_3354"/>
      <w:r>
        <w:rPr>
          <w:rFonts w:hint="eastAsia"/>
        </w:rPr>
        <w:t>1</w:t>
      </w:r>
      <w:bookmarkEnd w:id="4263"/>
      <w:bookmarkStart w:id="4264" w:name="_QWord_Source_Comparison_3355"/>
      <w:r>
        <w:rPr>
          <w:rFonts w:hint="eastAsia"/>
        </w:rPr>
        <w:t>的</w:t>
      </w:r>
      <w:bookmarkEnd w:id="4264"/>
      <w:bookmarkStart w:id="4265" w:name="_QWord_Source_Comparison_3356"/>
      <w:r>
        <w:rPr>
          <w:rFonts w:hint="eastAsia"/>
        </w:rPr>
        <w:t>16</w:t>
      </w:r>
      <w:bookmarkEnd w:id="4265"/>
      <w:bookmarkStart w:id="4266" w:name="_QWord_Source_Comparison_3357"/>
      <w:r>
        <w:rPr>
          <w:rFonts w:hint="eastAsia"/>
        </w:rPr>
        <w:t>位模式，即</w:t>
      </w:r>
      <w:bookmarkEnd w:id="4266"/>
      <w:bookmarkStart w:id="4267" w:name="_QWord_Source_Comparison_3358"/>
      <w:r>
        <w:rPr>
          <w:rFonts w:hint="eastAsia"/>
        </w:rPr>
        <w:t>M0</w:t>
      </w:r>
      <w:bookmarkEnd w:id="4267"/>
      <w:bookmarkStart w:id="4268" w:name="_QWord_Source_Comparison_3359"/>
      <w:r>
        <w:rPr>
          <w:rFonts w:hint="eastAsia"/>
        </w:rPr>
        <w:t>设为</w:t>
      </w:r>
      <w:bookmarkEnd w:id="4268"/>
      <w:bookmarkStart w:id="4269" w:name="_QWord_Source_Comparison_3360"/>
      <w:r>
        <w:rPr>
          <w:rFonts w:hint="eastAsia"/>
        </w:rPr>
        <w:t>1</w:t>
      </w:r>
      <w:bookmarkEnd w:id="4269"/>
      <w:bookmarkStart w:id="4270" w:name="_QWord_Source_Comparison_3361"/>
      <w:r>
        <w:rPr>
          <w:rFonts w:hint="eastAsia"/>
        </w:rPr>
        <w:t>，</w:t>
      </w:r>
      <w:bookmarkEnd w:id="4270"/>
      <w:bookmarkStart w:id="4271" w:name="_QWord_Source_Comparison_3362"/>
      <w:r>
        <w:rPr>
          <w:rFonts w:hint="eastAsia"/>
        </w:rPr>
        <w:t>M1</w:t>
      </w:r>
      <w:bookmarkEnd w:id="4271"/>
      <w:bookmarkStart w:id="4272" w:name="_QWord_Source_Comparison_3363"/>
      <w:r>
        <w:rPr>
          <w:rFonts w:hint="eastAsia"/>
        </w:rPr>
        <w:t>设为</w:t>
      </w:r>
      <w:bookmarkEnd w:id="4272"/>
      <w:bookmarkStart w:id="4273" w:name="_QWord_Source_Comparison_3364"/>
      <w:r>
        <w:rPr>
          <w:rFonts w:hint="eastAsia"/>
        </w:rPr>
        <w:t>0</w:t>
      </w:r>
      <w:bookmarkEnd w:id="4273"/>
      <w:bookmarkStart w:id="4274" w:name="_QWord_Source_Comparison_3365"/>
      <w:r>
        <w:rPr>
          <w:rFonts w:hint="eastAsia"/>
        </w:rPr>
        <w:t>。</w:t>
      </w:r>
      <w:bookmarkEnd w:id="4219"/>
      <w:bookmarkEnd w:id="4220"/>
      <w:bookmarkEnd w:id="4274"/>
    </w:p>
    <w:p w14:paraId="13D75060">
      <w:pPr>
        <w:pStyle w:val="105"/>
      </w:pPr>
      <w:bookmarkStart w:id="4275" w:name="_QWord_Source_Comparison_Para_493"/>
      <w:r>
        <w:t>‌</w:t>
      </w:r>
      <w:bookmarkStart w:id="4276" w:name="_QWord_Source_Comparison_3366"/>
      <w:bookmarkEnd w:id="4276"/>
      <w:bookmarkStart w:id="4277" w:name="_QWord_Paragraph__493"/>
      <w:bookmarkStart w:id="4278" w:name="_QWord_Source_Comparison_3367"/>
      <w:bookmarkStart w:id="4279" w:name="_QWord_ImageIndex_41"/>
      <w:r>
        <w:drawing>
          <wp:inline distT="0" distB="0" distL="114300" distR="114300">
            <wp:extent cx="4181475" cy="2021205"/>
            <wp:effectExtent l="0" t="0" r="0" b="0"/>
            <wp:docPr id="1546336788" name="图片 8" title="QWord_ImageMark_41">
              <a:hlinkClick xmlns:a="http://schemas.openxmlformats.org/drawingml/2006/main" r:id="rId117" tooltip="QWord 图片目录：resource/images/illustration/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36788" name="图片 8" title="QWord_ImageMark_41"/>
                    <pic:cNvPicPr>
                      <a:picLocks noChangeAspect="1"/>
                    </pic:cNvPicPr>
                  </pic:nvPicPr>
                  <pic:blipFill>
                    <a:blip r:embed="rId118"/>
                    <a:stretch>
                      <a:fillRect/>
                    </a:stretch>
                  </pic:blipFill>
                  <pic:spPr>
                    <a:xfrm>
                      <a:off x="0" y="0"/>
                      <a:ext cx="4181475" cy="2021760"/>
                    </a:xfrm>
                    <a:prstGeom prst="rect">
                      <a:avLst/>
                    </a:prstGeom>
                    <a:noFill/>
                    <a:ln>
                      <a:noFill/>
                    </a:ln>
                  </pic:spPr>
                </pic:pic>
              </a:graphicData>
            </a:graphic>
          </wp:inline>
        </w:drawing>
      </w:r>
      <w:bookmarkEnd w:id="4275"/>
      <w:bookmarkEnd w:id="4277"/>
      <w:bookmarkEnd w:id="4278"/>
      <w:bookmarkEnd w:id="4279"/>
    </w:p>
    <w:p w14:paraId="463336AF">
      <w:pPr>
        <w:pStyle w:val="68"/>
      </w:pPr>
      <w:bookmarkStart w:id="4280" w:name="_QWord_Source_Comparison_3368"/>
      <w:bookmarkStart w:id="4281" w:name="QWord_XRef_Figure__0kzbGj"/>
      <w:bookmarkStart w:id="4282" w:name="_QWord_Source_Comparison_Para_494"/>
      <w:bookmarkStart w:id="4283" w:name="_QWord_Paragraph__494"/>
      <w:r>
        <w:rPr>
          <w:rFonts w:hint="eastAsia"/>
        </w:rPr>
        <w:t>图</w:t>
      </w:r>
      <w:bookmarkEnd w:id="4280"/>
      <w:bookmarkStart w:id="4284" w:name="_QWord_Source_Comparison_3369"/>
      <w:r>
        <w:rPr>
          <w:rFonts w:hint="eastAsia"/>
        </w:rPr>
        <w:t> </w:t>
      </w:r>
      <w:bookmarkEnd w:id="4284"/>
      <w:bookmarkStart w:id="4285" w:name="_QWord_Source_Comparison_3370"/>
      <w:r>
        <w:fldChar w:fldCharType="begin"/>
      </w:r>
      <w:bookmarkEnd w:id="4285"/>
      <w:bookmarkStart w:id="4286" w:name="_QWord_Source_Comparison_3371"/>
      <w:r>
        <w:instrText xml:space="preserve"> SEQ QWord_Heading1_Sequence \c </w:instrText>
      </w:r>
      <w:bookmarkEnd w:id="4286"/>
      <w:bookmarkStart w:id="4287" w:name="_QWord_Source_Comparison_3372"/>
      <w:r>
        <w:fldChar w:fldCharType="separate"/>
      </w:r>
      <w:bookmarkEnd w:id="4287"/>
      <w:bookmarkStart w:id="4288" w:name="_QWord_Source_Comparison_3373"/>
      <w:r>
        <w:t>2</w:t>
      </w:r>
      <w:bookmarkEnd w:id="4288"/>
      <w:bookmarkStart w:id="4289" w:name="_QWord_Source_Comparison_3374"/>
      <w:r>
        <w:fldChar w:fldCharType="end"/>
      </w:r>
      <w:bookmarkEnd w:id="4289"/>
      <w:bookmarkStart w:id="4290" w:name="_QWord_Source_Comparison_3375"/>
      <w:r>
        <w:noBreakHyphen/>
      </w:r>
      <w:bookmarkEnd w:id="4290"/>
      <w:bookmarkStart w:id="4291" w:name="_QWord_Source_Comparison_3376"/>
      <w:r>
        <w:fldChar w:fldCharType="begin"/>
      </w:r>
      <w:bookmarkEnd w:id="4291"/>
      <w:bookmarkStart w:id="4292" w:name="_QWord_Source_Comparison_3377"/>
      <w:r>
        <w:instrText xml:space="preserve"> </w:instrText>
      </w:r>
      <w:bookmarkEnd w:id="4292"/>
      <w:bookmarkStart w:id="4293" w:name="_QWord_Source_Comparison_3378"/>
      <w:r>
        <w:rPr>
          <w:rFonts w:hint="eastAsia"/>
        </w:rPr>
        <w:instrText xml:space="preserve">SEQ </w:instrText>
      </w:r>
      <w:bookmarkEnd w:id="4293"/>
      <w:bookmarkStart w:id="4294" w:name="_QWord_Source_Comparison_3379"/>
      <w:r>
        <w:rPr>
          <w:rFonts w:hint="eastAsia"/>
        </w:rPr>
        <w:instrText xml:space="preserve">图</w:instrText>
      </w:r>
      <w:bookmarkEnd w:id="4294"/>
      <w:bookmarkStart w:id="4295" w:name="_QWord_Source_Comparison_3380"/>
      <w:r>
        <w:rPr>
          <w:rFonts w:hint="eastAsia"/>
        </w:rPr>
        <w:instrText xml:space="preserve"> \* ARABIC \s 1</w:instrText>
      </w:r>
      <w:bookmarkEnd w:id="4295"/>
      <w:bookmarkStart w:id="4296" w:name="_QWord_Source_Comparison_3381"/>
      <w:r>
        <w:instrText xml:space="preserve"> </w:instrText>
      </w:r>
      <w:bookmarkStart w:id="4297" w:name="_QWord_Source_Comparison_3382"/>
      <w:r>
        <w:fldChar w:fldCharType="separate"/>
      </w:r>
      <w:bookmarkEnd w:id="4296"/>
      <w:bookmarkEnd w:id="4297"/>
      <w:bookmarkStart w:id="4298" w:name="_QWord_Source_Comparison_3383"/>
      <w:r>
        <w:t>27</w:t>
      </w:r>
      <w:bookmarkEnd w:id="4298"/>
      <w:bookmarkStart w:id="4299" w:name="_QWord_Source_Comparison_3384"/>
      <w:r>
        <w:fldChar w:fldCharType="end"/>
      </w:r>
      <w:bookmarkEnd w:id="4281"/>
      <w:bookmarkEnd w:id="4299"/>
      <w:bookmarkStart w:id="4300" w:name="_QWord_Source_Comparison_3385"/>
      <w:r>
        <w:rPr>
          <w:rFonts w:hint="eastAsia"/>
        </w:rPr>
        <w:t xml:space="preserve">  </w:t>
      </w:r>
      <w:bookmarkEnd w:id="4300"/>
      <w:bookmarkStart w:id="4301" w:name="_QWord_Source_Comparison_3386"/>
      <w:r>
        <w:rPr>
          <w:rFonts w:hint="eastAsia"/>
        </w:rPr>
        <w:t>定时器工作模式的选择</w:t>
      </w:r>
      <w:bookmarkEnd w:id="4282"/>
      <w:bookmarkEnd w:id="4283"/>
      <w:bookmarkEnd w:id="4301"/>
    </w:p>
    <w:p w14:paraId="35C5C02D">
      <w:pPr>
        <w:pStyle w:val="63"/>
        <w:numPr>
          <w:ilvl w:val="2"/>
          <w:numId w:val="6"/>
        </w:numPr>
        <w:spacing w:before="352" w:after="352"/>
      </w:pPr>
      <w:bookmarkStart w:id="4302" w:name="_QWord_Paragraph__495"/>
      <w:bookmarkStart w:id="4303" w:name="_Toc12451"/>
      <w:bookmarkStart w:id="4304" w:name="_QWord_Source_Comparison_Para_495"/>
      <w:bookmarkStart w:id="4305" w:name="_QWord_Source_Comparison_3387"/>
      <w:r>
        <w:rPr>
          <w:rFonts w:hint="eastAsia"/>
        </w:rPr>
        <w:t>定时器初始值设定</w:t>
      </w:r>
      <w:bookmarkEnd w:id="4302"/>
      <w:bookmarkEnd w:id="4303"/>
      <w:bookmarkEnd w:id="4304"/>
      <w:bookmarkEnd w:id="4305"/>
    </w:p>
    <w:p w14:paraId="7E6A47B3">
      <w:pPr>
        <w:pStyle w:val="4"/>
        <w:ind w:firstLine="420"/>
      </w:pPr>
      <w:bookmarkStart w:id="4306" w:name="_QWord_Source_Comparison_3388"/>
      <w:bookmarkStart w:id="4307" w:name="_QWord_Paragraph__496"/>
      <w:bookmarkStart w:id="4308" w:name="_QWord_Source_Comparison_Para_496"/>
      <w:r>
        <w:rPr>
          <w:rFonts w:hint="eastAsia"/>
        </w:rPr>
        <w:t>确定工作模式后，需要设置计数器的初始值。通常使用的是加法计数器，计数器的初始值是最大计数值减去计数的个数。当计数器加到最大计数值后，会加到一个临界点或者转折点。对于二进制加法计数器，从</w:t>
      </w:r>
      <w:bookmarkEnd w:id="4306"/>
      <w:bookmarkStart w:id="4309" w:name="_QWord_Source_Comparison_3389"/>
      <w:r>
        <w:rPr>
          <w:rFonts w:hint="eastAsia"/>
        </w:rPr>
        <w:t>0</w:t>
      </w:r>
      <w:bookmarkEnd w:id="4309"/>
      <w:bookmarkStart w:id="4310" w:name="_QWord_Source_Comparison_3390"/>
      <w:r>
        <w:rPr>
          <w:rFonts w:hint="eastAsia"/>
        </w:rPr>
        <w:t>开始计数，一直加到最大的计数值，即计数器内部的所有位从</w:t>
      </w:r>
      <w:bookmarkEnd w:id="4310"/>
      <w:bookmarkStart w:id="4311" w:name="_QWord_Source_Comparison_3391"/>
      <w:r>
        <w:rPr>
          <w:rFonts w:hint="eastAsia"/>
        </w:rPr>
        <w:t>0</w:t>
      </w:r>
      <w:bookmarkEnd w:id="4311"/>
      <w:bookmarkStart w:id="4312" w:name="_QWord_Source_Comparison_3392"/>
      <w:r>
        <w:rPr>
          <w:rFonts w:hint="eastAsia"/>
        </w:rPr>
        <w:t>变为</w:t>
      </w:r>
      <w:bookmarkEnd w:id="4312"/>
      <w:bookmarkStart w:id="4313" w:name="_QWord_Source_Comparison_3393"/>
      <w:r>
        <w:rPr>
          <w:rFonts w:hint="eastAsia"/>
        </w:rPr>
        <w:t>1</w:t>
      </w:r>
      <w:bookmarkEnd w:id="4313"/>
      <w:bookmarkStart w:id="4314" w:name="_QWord_Source_Comparison_3394"/>
      <w:r>
        <w:rPr>
          <w:rFonts w:hint="eastAsia"/>
        </w:rPr>
        <w:t>。若再加</w:t>
      </w:r>
      <w:bookmarkEnd w:id="4314"/>
      <w:bookmarkStart w:id="4315" w:name="_QWord_Source_Comparison_3395"/>
      <w:r>
        <w:rPr>
          <w:rFonts w:hint="eastAsia"/>
        </w:rPr>
        <w:t>1</w:t>
      </w:r>
      <w:bookmarkEnd w:id="4315"/>
      <w:bookmarkStart w:id="4316" w:name="_QWord_Source_Comparison_3396"/>
      <w:r>
        <w:rPr>
          <w:rFonts w:hint="eastAsia"/>
        </w:rPr>
        <w:t>时，计数器会回到</w:t>
      </w:r>
      <w:bookmarkEnd w:id="4316"/>
      <w:bookmarkStart w:id="4317" w:name="_QWord_Source_Comparison_3397"/>
      <w:r>
        <w:rPr>
          <w:rFonts w:hint="eastAsia"/>
        </w:rPr>
        <w:t>0</w:t>
      </w:r>
      <w:bookmarkEnd w:id="4317"/>
      <w:bookmarkStart w:id="4318" w:name="_QWord_Source_Comparison_3398"/>
      <w:r>
        <w:rPr>
          <w:rFonts w:hint="eastAsia"/>
        </w:rPr>
        <w:t>并重新开始计数。</w:t>
      </w:r>
      <w:bookmarkEnd w:id="4307"/>
      <w:bookmarkEnd w:id="4308"/>
      <w:bookmarkEnd w:id="4318"/>
    </w:p>
    <w:p w14:paraId="4E4D978F">
      <w:pPr>
        <w:pStyle w:val="4"/>
        <w:ind w:firstLine="420"/>
      </w:pPr>
      <w:bookmarkStart w:id="4319" w:name="_QWord_Source_Comparison_3399"/>
      <w:bookmarkStart w:id="4320" w:name="_QWord_Paragraph__497"/>
      <w:bookmarkStart w:id="4321" w:name="_QWord_Source_Comparison_Para_497"/>
      <w:r>
        <w:rPr>
          <w:rFonts w:hint="eastAsia"/>
        </w:rPr>
        <w:t>对于一个</w:t>
      </w:r>
      <w:bookmarkEnd w:id="4319"/>
      <w:bookmarkStart w:id="4322" w:name="_QWord_Source_Comparison_3400"/>
      <w:r>
        <w:rPr>
          <w:rFonts w:hint="eastAsia"/>
        </w:rPr>
        <w:t>16</w:t>
      </w:r>
      <w:bookmarkEnd w:id="4322"/>
      <w:bookmarkStart w:id="4323" w:name="_QWord_Source_Comparison_3401"/>
      <w:r>
        <w:rPr>
          <w:rFonts w:hint="eastAsia"/>
        </w:rPr>
        <w:t>位的二进制计数器，最大值是</w:t>
      </w:r>
      <w:bookmarkEnd w:id="4323"/>
      <w:bookmarkStart w:id="4324" w:name="_QWord_Source_Comparison_3402"/>
      <w:r>
        <w:rPr>
          <w:rFonts w:hint="eastAsia"/>
        </w:rPr>
        <w:t>16</w:t>
      </w:r>
      <w:bookmarkEnd w:id="4324"/>
      <w:bookmarkStart w:id="4325" w:name="_QWord_Source_Comparison_3403"/>
      <w:r>
        <w:rPr>
          <w:rFonts w:hint="eastAsia"/>
        </w:rPr>
        <w:t>位都为</w:t>
      </w:r>
      <w:bookmarkEnd w:id="4325"/>
      <w:bookmarkStart w:id="4326" w:name="_QWord_Source_Comparison_3404"/>
      <w:r>
        <w:rPr>
          <w:rFonts w:hint="eastAsia"/>
        </w:rPr>
        <w:t>1</w:t>
      </w:r>
      <w:bookmarkEnd w:id="4326"/>
      <w:bookmarkStart w:id="4327" w:name="_QWord_Source_Comparison_3405"/>
      <w:r>
        <w:rPr>
          <w:rFonts w:hint="eastAsia"/>
        </w:rPr>
        <w:t>，即转化为十进制为</w:t>
      </w:r>
      <w:bookmarkEnd w:id="4327"/>
      <w:bookmarkStart w:id="4328" w:name="_QWord_Source_Comparison_3406"/>
      <w:r>
        <w:rPr>
          <w:rFonts w:hint="eastAsia"/>
        </w:rPr>
        <w:t>65535</w:t>
      </w:r>
      <w:bookmarkEnd w:id="4328"/>
      <w:bookmarkStart w:id="4329" w:name="_QWord_Source_Comparison_3407"/>
      <w:r>
        <w:rPr>
          <w:rFonts w:hint="eastAsia"/>
        </w:rPr>
        <w:t>，再加</w:t>
      </w:r>
      <w:bookmarkEnd w:id="4329"/>
      <w:bookmarkStart w:id="4330" w:name="_QWord_Source_Comparison_3408"/>
      <w:r>
        <w:rPr>
          <w:rFonts w:hint="eastAsia"/>
        </w:rPr>
        <w:t>1</w:t>
      </w:r>
      <w:bookmarkEnd w:id="4330"/>
      <w:bookmarkStart w:id="4331" w:name="_QWord_Source_Comparison_3409"/>
      <w:r>
        <w:rPr>
          <w:rFonts w:hint="eastAsia"/>
        </w:rPr>
        <w:t>，所有</w:t>
      </w:r>
      <w:bookmarkEnd w:id="4331"/>
      <w:bookmarkStart w:id="4332" w:name="_QWord_Source_Comparison_3410"/>
      <w:r>
        <w:rPr>
          <w:rFonts w:hint="eastAsia"/>
        </w:rPr>
        <w:t>16</w:t>
      </w:r>
      <w:bookmarkEnd w:id="4332"/>
      <w:bookmarkStart w:id="4333" w:name="_QWord_Source_Comparison_3411"/>
      <w:r>
        <w:rPr>
          <w:rFonts w:hint="eastAsia"/>
        </w:rPr>
        <w:t>位从</w:t>
      </w:r>
      <w:bookmarkEnd w:id="4333"/>
      <w:bookmarkStart w:id="4334" w:name="_QWord_Source_Comparison_3412"/>
      <w:r>
        <w:rPr>
          <w:rFonts w:hint="eastAsia"/>
        </w:rPr>
        <w:t>1</w:t>
      </w:r>
      <w:bookmarkEnd w:id="4334"/>
      <w:bookmarkStart w:id="4335" w:name="_QWord_Source_Comparison_3413"/>
      <w:r>
        <w:rPr>
          <w:rFonts w:hint="eastAsia"/>
        </w:rPr>
        <w:t>变成</w:t>
      </w:r>
      <w:bookmarkEnd w:id="4335"/>
      <w:bookmarkStart w:id="4336" w:name="_QWord_Source_Comparison_3414"/>
      <w:r>
        <w:rPr>
          <w:rFonts w:hint="eastAsia"/>
        </w:rPr>
        <w:t>0</w:t>
      </w:r>
      <w:bookmarkEnd w:id="4336"/>
      <w:bookmarkStart w:id="4337" w:name="_QWord_Source_Comparison_3415"/>
      <w:r>
        <w:rPr>
          <w:rFonts w:hint="eastAsia"/>
        </w:rPr>
        <w:t>，这是一个转折点，计数器会送出一个相应的信号，用来判断</w:t>
      </w:r>
      <w:bookmarkEnd w:id="4337"/>
      <w:bookmarkStart w:id="4338" w:name="_QWord_Source_Comparison_3416"/>
      <w:r>
        <w:rPr>
          <w:rFonts w:hint="eastAsia"/>
        </w:rPr>
        <w:t>它是否计数结束，用</w:t>
      </w:r>
      <w:bookmarkEnd w:id="4338"/>
      <w:bookmarkStart w:id="4339" w:name="_QWord_Source_Comparison_3417"/>
      <w:r>
        <w:rPr>
          <w:rFonts w:hint="eastAsia"/>
        </w:rPr>
        <w:t>65536</w:t>
      </w:r>
      <w:bookmarkEnd w:id="4339"/>
      <w:bookmarkStart w:id="4340" w:name="_QWord_Source_Comparison_3418"/>
      <w:r>
        <w:rPr>
          <w:rFonts w:hint="eastAsia"/>
        </w:rPr>
        <w:t>来减去需要计数的个数，就得到了技术的初始值。</w:t>
      </w:r>
      <w:bookmarkEnd w:id="4320"/>
      <w:bookmarkEnd w:id="4321"/>
      <w:bookmarkEnd w:id="4340"/>
    </w:p>
    <w:p w14:paraId="11BC3AC5">
      <w:pPr>
        <w:pStyle w:val="4"/>
        <w:ind w:firstLine="420"/>
      </w:pPr>
      <w:bookmarkStart w:id="4341" w:name="_QWord_Source_Comparison_3419"/>
      <w:bookmarkStart w:id="4342" w:name="_QWord_Source_Comparison_Para_498"/>
      <w:bookmarkStart w:id="4343" w:name="_QWord_Paragraph__498"/>
      <w:r>
        <w:rPr>
          <w:rFonts w:hint="eastAsia"/>
        </w:rPr>
        <w:t>比如说在晶振是</w:t>
      </w:r>
      <w:bookmarkEnd w:id="4341"/>
      <w:bookmarkStart w:id="4344" w:name="_QWord_Source_Comparison_3420"/>
      <w:r>
        <w:rPr>
          <w:rFonts w:hint="eastAsia"/>
        </w:rPr>
        <w:t>12MHz</w:t>
      </w:r>
      <w:bookmarkEnd w:id="4344"/>
      <w:bookmarkStart w:id="4345" w:name="_QWord_Source_Comparison_3421"/>
      <w:r>
        <w:rPr>
          <w:rFonts w:hint="eastAsia"/>
        </w:rPr>
        <w:t>的情况下，首先</w:t>
      </w:r>
      <w:bookmarkEnd w:id="4345"/>
      <w:bookmarkStart w:id="4346" w:name="_QWord_Source_Comparison_3422"/>
      <w:r>
        <w:rPr>
          <w:rFonts w:hint="eastAsia"/>
        </w:rPr>
        <w:t>12MHz</w:t>
      </w:r>
      <w:bookmarkEnd w:id="4346"/>
      <w:bookmarkStart w:id="4347" w:name="_QWord_Source_Comparison_3423"/>
      <w:r>
        <w:rPr>
          <w:rFonts w:hint="eastAsia"/>
        </w:rPr>
        <w:t>的</w:t>
      </w:r>
      <w:bookmarkEnd w:id="4347"/>
      <w:bookmarkStart w:id="4348" w:name="_QWord_Source_Comparison_3424"/>
      <w:r>
        <w:rPr>
          <w:rFonts w:hint="eastAsia"/>
        </w:rPr>
        <w:t>12</w:t>
      </w:r>
      <w:bookmarkEnd w:id="4348"/>
      <w:bookmarkStart w:id="4349" w:name="_QWord_Source_Comparison_3425"/>
      <w:r>
        <w:rPr>
          <w:rFonts w:hint="eastAsia"/>
        </w:rPr>
        <w:t>分频之后变为</w:t>
      </w:r>
      <w:bookmarkEnd w:id="4349"/>
      <w:bookmarkStart w:id="4350" w:name="_QWord_Source_Comparison_3426"/>
      <w:r>
        <w:rPr>
          <w:rFonts w:hint="eastAsia"/>
        </w:rPr>
        <w:t>1MHz</w:t>
      </w:r>
      <w:bookmarkEnd w:id="4350"/>
      <w:bookmarkStart w:id="4351" w:name="_QWord_Source_Comparison_3427"/>
      <w:r>
        <w:rPr>
          <w:rFonts w:hint="eastAsia"/>
        </w:rPr>
        <w:t>送给了计数器，即计数器的计数频率是</w:t>
      </w:r>
      <w:bookmarkEnd w:id="4351"/>
      <w:bookmarkStart w:id="4352" w:name="_QWord_Source_Comparison_3428"/>
      <w:r>
        <w:rPr>
          <w:rFonts w:hint="eastAsia"/>
        </w:rPr>
        <w:t>1MHz</w:t>
      </w:r>
      <w:bookmarkEnd w:id="4352"/>
      <w:bookmarkStart w:id="4353" w:name="_QWord_Source_Comparison_3429"/>
      <w:r>
        <w:rPr>
          <w:rFonts w:hint="eastAsia"/>
        </w:rPr>
        <w:t>。如果想得到</w:t>
      </w:r>
      <w:bookmarkEnd w:id="4353"/>
      <w:bookmarkStart w:id="4354" w:name="_QWord_Source_Comparison_3430"/>
      <w:r>
        <w:rPr>
          <w:rFonts w:hint="eastAsia"/>
        </w:rPr>
        <w:t>50ms</w:t>
      </w:r>
      <w:bookmarkEnd w:id="4354"/>
      <w:bookmarkStart w:id="4355" w:name="_QWord_Source_Comparison_3431"/>
      <w:r>
        <w:rPr>
          <w:rFonts w:hint="eastAsia"/>
        </w:rPr>
        <w:t>的延时的话，那么需要计时</w:t>
      </w:r>
      <w:bookmarkEnd w:id="4355"/>
      <w:bookmarkStart w:id="4356" w:name="_QWord_Source_Comparison_3432"/>
      <w:r>
        <w:rPr>
          <w:rFonts w:hint="eastAsia"/>
        </w:rPr>
        <w:t>5</w:t>
      </w:r>
      <w:bookmarkEnd w:id="4356"/>
      <w:bookmarkStart w:id="4357" w:name="_QWord_Source_Comparison_3433"/>
      <w:r>
        <w:t> </w:t>
      </w:r>
      <w:bookmarkEnd w:id="4357"/>
      <w:bookmarkStart w:id="4358" w:name="_QWord_Source_Comparison_3434"/>
      <w:r>
        <w:rPr>
          <w:rFonts w:hint="eastAsia"/>
        </w:rPr>
        <w:t>万次，计算</w:t>
      </w:r>
      <w:bookmarkEnd w:id="4358"/>
      <w:bookmarkStart w:id="4359" w:name="_QWord_Source_Comparison_3435"/>
      <w:r>
        <w:t>5</w:t>
      </w:r>
      <w:bookmarkEnd w:id="4359"/>
      <w:bookmarkStart w:id="4360" w:name="_QWord_Source_Comparison_3436"/>
      <w:r>
        <w:t> </w:t>
      </w:r>
      <w:bookmarkEnd w:id="4360"/>
      <w:bookmarkStart w:id="4361" w:name="_QWord_Source_Comparison_3437"/>
      <w:r>
        <w:rPr>
          <w:rFonts w:hint="eastAsia"/>
        </w:rPr>
        <w:t>万个脉冲，那么经过的时间正好是</w:t>
      </w:r>
      <w:bookmarkEnd w:id="4361"/>
      <w:bookmarkStart w:id="4362" w:name="_QWord_Source_Comparison_3438"/>
      <w:r>
        <w:rPr>
          <w:rFonts w:hint="eastAsia"/>
        </w:rPr>
        <w:t>50ms</w:t>
      </w:r>
      <w:bookmarkEnd w:id="4362"/>
      <w:bookmarkStart w:id="4363" w:name="_QWord_Source_Comparison_3439"/>
      <w:r>
        <w:rPr>
          <w:rFonts w:hint="eastAsia"/>
        </w:rPr>
        <w:t>，那么技术初值的设定应该就是</w:t>
      </w:r>
      <w:bookmarkEnd w:id="4363"/>
      <w:bookmarkStart w:id="4364" w:name="_QWord_Source_Comparison_3440"/>
      <w:r>
        <w:rPr>
          <w:rFonts w:hint="eastAsia"/>
        </w:rPr>
        <w:t>65536</w:t>
      </w:r>
      <w:bookmarkEnd w:id="4364"/>
      <w:bookmarkStart w:id="4365" w:name="_QWord_Source_Comparison_5315"/>
      <w:bookmarkStart w:id="4366" w:name="_QWord_Source_Comparison_5376"/>
      <m:oMath>
        <m:r>
          <m:rPr/>
          <w:rPr>
            <w:rFonts w:ascii="Cambria Math" w:hAnsi="Cambria Math"/>
            <w:color w:val="008000"/>
          </w:rPr>
          <m:t> </m:t>
        </m:r>
        <w:bookmarkEnd w:id="4365"/>
        <w:bookmarkStart w:id="4367" w:name="_QWord_Source_Comparison_5316"/>
        <w:bookmarkStart w:id="4368" w:name="_QWord_Source_Comparison_5317"/>
        <m:r>
          <m:rPr/>
          <w:rPr>
            <w:rFonts w:ascii="Cambria Math" w:hAnsi="Cambria Math"/>
          </w:rPr>
          <m:t>−</m:t>
        </m:r>
        <w:bookmarkEnd w:id="4367"/>
        <m:r>
          <m:rPr/>
          <w:rPr>
            <w:rFonts w:ascii="Cambria Math" w:hAnsi="Cambria Math"/>
            <w:color w:val="008000"/>
          </w:rPr>
          <m:t> </m:t>
        </m:r>
        <w:bookmarkEnd w:id="4366"/>
        <w:bookmarkEnd w:id="4368"/>
      </m:oMath>
      <w:bookmarkStart w:id="4369" w:name="_QWord_Source_Comparison_3441"/>
      <w:r>
        <w:rPr>
          <w:rFonts w:hint="eastAsia"/>
        </w:rPr>
        <w:t>50000</w:t>
      </w:r>
      <w:bookmarkEnd w:id="4369"/>
      <m:oMath>
        <w:bookmarkStart w:id="4370" w:name="_QWord_Source_Comparison_5318"/>
        <w:bookmarkStart w:id="4371" w:name="_QWord_Source_Comparison_5377"/>
        <m:r>
          <m:rPr/>
          <w:rPr>
            <w:rFonts w:ascii="Cambria Math" w:hAnsi="Cambria Math"/>
            <w:color w:val="008000"/>
          </w:rPr>
          <m:t> </m:t>
        </m:r>
        <w:bookmarkEnd w:id="4370"/>
        <w:bookmarkStart w:id="4372" w:name="_QWord_Source_Comparison_5319"/>
        <m:r>
          <m:rPr/>
          <w:rPr>
            <w:rFonts w:ascii="Cambria Math" w:hAnsi="Cambria Math"/>
          </w:rPr>
          <m:t>=</m:t>
        </m:r>
        <w:bookmarkEnd w:id="4372"/>
        <w:bookmarkStart w:id="4373" w:name="_QWord_Source_Comparison_5320"/>
        <m:r>
          <m:rPr/>
          <w:rPr>
            <w:rFonts w:ascii="Cambria Math" w:hAnsi="Cambria Math"/>
            <w:color w:val="008000"/>
          </w:rPr>
          <m:t> </m:t>
        </m:r>
        <w:bookmarkEnd w:id="4371"/>
        <w:bookmarkEnd w:id="4373"/>
      </m:oMath>
      <w:bookmarkStart w:id="4374" w:name="_QWord_Source_Comparison_3442"/>
      <w:r>
        <w:rPr>
          <w:rFonts w:hint="eastAsia"/>
        </w:rPr>
        <w:t>15536</w:t>
      </w:r>
      <w:bookmarkEnd w:id="4374"/>
      <w:bookmarkStart w:id="4375" w:name="_QWord_Source_Comparison_3443"/>
      <w:r>
        <w:rPr>
          <w:rFonts w:hint="eastAsia"/>
        </w:rPr>
        <w:t>，转化为十六进制是</w:t>
      </w:r>
      <w:bookmarkEnd w:id="4375"/>
      <w:bookmarkStart w:id="4376" w:name="_QWord_Source_Comparison_3444"/>
      <w:r>
        <w:rPr>
          <w:rFonts w:hint="eastAsia"/>
        </w:rPr>
        <w:t>3CB0H</w:t>
      </w:r>
      <w:bookmarkEnd w:id="4376"/>
      <w:bookmarkStart w:id="4377" w:name="_QWord_Source_Comparison_3445"/>
      <w:r>
        <w:rPr>
          <w:rFonts w:hint="eastAsia"/>
        </w:rPr>
        <w:t>，把</w:t>
      </w:r>
      <w:bookmarkEnd w:id="4377"/>
      <w:bookmarkStart w:id="4378" w:name="_QWord_Source_Comparison_3446"/>
      <w:r>
        <w:rPr>
          <w:rFonts w:hint="eastAsia"/>
        </w:rPr>
        <w:t>3CB0H</w:t>
      </w:r>
      <w:bookmarkEnd w:id="4378"/>
      <w:bookmarkStart w:id="4379" w:name="_QWord_Source_Comparison_3447"/>
      <w:r>
        <w:rPr>
          <w:rFonts w:hint="eastAsia"/>
        </w:rPr>
        <w:t>分别赋给</w:t>
      </w:r>
      <w:bookmarkEnd w:id="4379"/>
      <w:bookmarkStart w:id="4380" w:name="_QWord_Source_Comparison_3448"/>
      <w:r>
        <w:rPr>
          <w:rFonts w:hint="eastAsia"/>
        </w:rPr>
        <w:t>TH0</w:t>
      </w:r>
      <w:bookmarkEnd w:id="4380"/>
      <w:bookmarkStart w:id="4381" w:name="_QWord_Source_Comparison_3449"/>
      <w:r>
        <w:rPr>
          <w:rFonts w:hint="eastAsia"/>
        </w:rPr>
        <w:t>寄存器和</w:t>
      </w:r>
      <w:bookmarkEnd w:id="4381"/>
      <w:bookmarkStart w:id="4382" w:name="_QWord_Source_Comparison_3450"/>
      <w:r>
        <w:rPr>
          <w:rFonts w:hint="eastAsia"/>
        </w:rPr>
        <w:t>TL0</w:t>
      </w:r>
      <w:bookmarkEnd w:id="4382"/>
      <w:bookmarkStart w:id="4383" w:name="_QWord_Source_Comparison_3451"/>
      <w:r>
        <w:rPr>
          <w:rFonts w:hint="eastAsia"/>
        </w:rPr>
        <w:t>寄存器，在编程的过程中，直接就用这两条语句来完成初始值的设定，如</w:t>
      </w:r>
      <w:bookmarkEnd w:id="4383"/>
      <w:bookmarkStart w:id="4384" w:name="_QWord_Source_Comparison_3452"/>
      <w:r>
        <w:fldChar w:fldCharType="begin"/>
      </w:r>
      <w:bookmarkEnd w:id="4384"/>
      <w:bookmarkStart w:id="4385" w:name="_QWord_Source_Comparison_3453"/>
      <w:r>
        <w:instrText xml:space="preserve"> </w:instrText>
      </w:r>
      <w:bookmarkEnd w:id="4385"/>
      <w:bookmarkStart w:id="4386" w:name="_QWord_Source_Comparison_3454"/>
      <w:r>
        <w:rPr>
          <w:rFonts w:hint="eastAsia"/>
        </w:rPr>
        <w:instrText xml:space="preserve">REF QWord_XRef_Figure__Oq72aU \h \* CHARFORMAT</w:instrText>
      </w:r>
      <w:bookmarkEnd w:id="4386"/>
      <w:bookmarkStart w:id="4387" w:name="_QWord_Source_Comparison_3455"/>
      <w:r>
        <w:instrText xml:space="preserve"> </w:instrText>
      </w:r>
      <w:bookmarkStart w:id="4388" w:name="_QWord_Source_Comparison_3456"/>
      <w:r>
        <w:fldChar w:fldCharType="separate"/>
      </w:r>
      <w:bookmarkEnd w:id="4387"/>
      <w:bookmarkEnd w:id="4388"/>
      <w:bookmarkStart w:id="4389" w:name="_QWord_Source_Comparison_3457"/>
      <w:r>
        <w:rPr>
          <w:rFonts w:hint="eastAsia"/>
        </w:rPr>
        <w:t>图</w:t>
      </w:r>
      <w:bookmarkEnd w:id="4389"/>
      <w:bookmarkStart w:id="4390" w:name="_QWord_Source_Comparison_3458"/>
      <w:r>
        <w:rPr>
          <w:rFonts w:hint="eastAsia"/>
        </w:rPr>
        <w:t> </w:t>
      </w:r>
      <w:bookmarkEnd w:id="4390"/>
      <w:bookmarkStart w:id="4391" w:name="_QWord_Source_Comparison_3459"/>
      <w:r>
        <w:t>2</w:t>
      </w:r>
      <w:bookmarkEnd w:id="4391"/>
      <w:bookmarkStart w:id="4392" w:name="_QWord_Source_Comparison_3460"/>
      <w:r>
        <w:noBreakHyphen/>
      </w:r>
      <w:r>
        <w:t>28</w:t>
      </w:r>
      <w:bookmarkEnd w:id="4392"/>
      <w:bookmarkStart w:id="4393" w:name="_QWord_Source_Comparison_3461"/>
      <w:r>
        <w:fldChar w:fldCharType="end"/>
      </w:r>
      <w:bookmarkEnd w:id="4393"/>
      <w:bookmarkStart w:id="4394" w:name="_QWord_Source_Comparison_3462"/>
      <w:r>
        <w:rPr>
          <w:rFonts w:hint="eastAsia"/>
        </w:rPr>
        <w:t>所示。</w:t>
      </w:r>
      <w:bookmarkEnd w:id="4342"/>
      <w:bookmarkEnd w:id="4343"/>
      <w:bookmarkEnd w:id="4394"/>
    </w:p>
    <w:p w14:paraId="7D2747AB">
      <w:pPr>
        <w:pStyle w:val="105"/>
      </w:pPr>
      <w:bookmarkStart w:id="4395" w:name="_QWord_Source_Comparison_Para_499"/>
      <w:r>
        <w:t>‌</w:t>
      </w:r>
      <w:bookmarkStart w:id="4396" w:name="_QWord_Source_Comparison_3463"/>
      <w:bookmarkEnd w:id="4396"/>
      <w:bookmarkStart w:id="4397" w:name="_QWord_Source_Comparison_3464"/>
      <w:bookmarkStart w:id="4398" w:name="_QWord_ImageIndex_42"/>
      <w:bookmarkStart w:id="4399" w:name="_QWord_Paragraph__499"/>
      <w:r>
        <w:drawing>
          <wp:inline distT="0" distB="0" distL="0" distR="0">
            <wp:extent cx="3926205" cy="2570480"/>
            <wp:effectExtent l="0" t="0" r="0" b="1270"/>
            <wp:docPr id="1508416468" name="图片 1" descr="图形用户界面, 文本, 应用程序, 电子邮件&#10;&#10;描述已自动生成" title="QWord_ImageMark_42">
              <a:hlinkClick xmlns:a="http://schemas.openxmlformats.org/drawingml/2006/main" r:id="rId119" tooltip="QWord 图片目录：resource/images/illustration/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16468" name="图片 1" descr="图形用户界面, 文本, 应用程序, 电子邮件&#10;&#10;描述已自动生成" title="QWord_ImageMark_42"/>
                    <pic:cNvPicPr>
                      <a:picLocks noChangeAspect="1"/>
                    </pic:cNvPicPr>
                  </pic:nvPicPr>
                  <pic:blipFill>
                    <a:blip r:embed="rId120"/>
                    <a:srcRect t="1987" b="1579"/>
                    <a:stretch>
                      <a:fillRect/>
                    </a:stretch>
                  </pic:blipFill>
                  <pic:spPr>
                    <a:xfrm>
                      <a:off x="0" y="0"/>
                      <a:ext cx="3927475" cy="2571754"/>
                    </a:xfrm>
                    <a:prstGeom prst="rect">
                      <a:avLst/>
                    </a:prstGeom>
                    <a:ln>
                      <a:noFill/>
                    </a:ln>
                  </pic:spPr>
                </pic:pic>
              </a:graphicData>
            </a:graphic>
          </wp:inline>
        </w:drawing>
      </w:r>
      <w:bookmarkEnd w:id="4395"/>
      <w:bookmarkEnd w:id="4397"/>
      <w:bookmarkEnd w:id="4398"/>
      <w:bookmarkEnd w:id="4399"/>
    </w:p>
    <w:p w14:paraId="66F55C7C">
      <w:pPr>
        <w:pStyle w:val="68"/>
      </w:pPr>
      <w:bookmarkStart w:id="4400" w:name="_QWord_Source_Comparison_3465"/>
      <w:bookmarkStart w:id="4401" w:name="QWord_XRef_Figure__Oq72aU"/>
      <w:bookmarkStart w:id="4402" w:name="_QWord_Source_Comparison_Para_500"/>
      <w:bookmarkStart w:id="4403" w:name="_QWord_Paragraph__500"/>
      <w:r>
        <w:rPr>
          <w:rFonts w:hint="eastAsia"/>
        </w:rPr>
        <w:t>图</w:t>
      </w:r>
      <w:bookmarkEnd w:id="4400"/>
      <w:bookmarkStart w:id="4404" w:name="_QWord_Source_Comparison_3466"/>
      <w:r>
        <w:rPr>
          <w:rFonts w:hint="eastAsia"/>
        </w:rPr>
        <w:t> </w:t>
      </w:r>
      <w:bookmarkEnd w:id="4404"/>
      <w:bookmarkStart w:id="4405" w:name="_QWord_Source_Comparison_3467"/>
      <w:r>
        <w:fldChar w:fldCharType="begin"/>
      </w:r>
      <w:bookmarkEnd w:id="4405"/>
      <w:bookmarkStart w:id="4406" w:name="_QWord_Source_Comparison_3468"/>
      <w:r>
        <w:instrText xml:space="preserve"> SEQ QWord_Heading1_Sequence \c </w:instrText>
      </w:r>
      <w:bookmarkEnd w:id="4406"/>
      <w:bookmarkStart w:id="4407" w:name="_QWord_Source_Comparison_3469"/>
      <w:r>
        <w:fldChar w:fldCharType="separate"/>
      </w:r>
      <w:bookmarkEnd w:id="4407"/>
      <w:bookmarkStart w:id="4408" w:name="_QWord_Source_Comparison_3470"/>
      <w:r>
        <w:t>2</w:t>
      </w:r>
      <w:bookmarkEnd w:id="4408"/>
      <w:bookmarkStart w:id="4409" w:name="_QWord_Source_Comparison_3471"/>
      <w:r>
        <w:fldChar w:fldCharType="end"/>
      </w:r>
      <w:bookmarkEnd w:id="4409"/>
      <w:bookmarkStart w:id="4410" w:name="_QWord_Source_Comparison_3472"/>
      <w:r>
        <w:noBreakHyphen/>
      </w:r>
      <w:bookmarkEnd w:id="4410"/>
      <w:bookmarkStart w:id="4411" w:name="_QWord_Source_Comparison_3473"/>
      <w:r>
        <w:fldChar w:fldCharType="begin"/>
      </w:r>
      <w:bookmarkEnd w:id="4411"/>
      <w:bookmarkStart w:id="4412" w:name="_QWord_Source_Comparison_3474"/>
      <w:r>
        <w:instrText xml:space="preserve"> </w:instrText>
      </w:r>
      <w:bookmarkEnd w:id="4412"/>
      <w:bookmarkStart w:id="4413" w:name="_QWord_Source_Comparison_3475"/>
      <w:r>
        <w:rPr>
          <w:rFonts w:hint="eastAsia"/>
        </w:rPr>
        <w:instrText xml:space="preserve">SEQ </w:instrText>
      </w:r>
      <w:bookmarkEnd w:id="4413"/>
      <w:bookmarkStart w:id="4414" w:name="_QWord_Source_Comparison_3476"/>
      <w:r>
        <w:rPr>
          <w:rFonts w:hint="eastAsia"/>
        </w:rPr>
        <w:instrText xml:space="preserve">图</w:instrText>
      </w:r>
      <w:bookmarkEnd w:id="4414"/>
      <w:bookmarkStart w:id="4415" w:name="_QWord_Source_Comparison_3477"/>
      <w:r>
        <w:rPr>
          <w:rFonts w:hint="eastAsia"/>
        </w:rPr>
        <w:instrText xml:space="preserve"> \* ARABIC \s 1</w:instrText>
      </w:r>
      <w:bookmarkEnd w:id="4415"/>
      <w:bookmarkStart w:id="4416" w:name="_QWord_Source_Comparison_3478"/>
      <w:r>
        <w:instrText xml:space="preserve"> </w:instrText>
      </w:r>
      <w:bookmarkStart w:id="4417" w:name="_QWord_Source_Comparison_3479"/>
      <w:r>
        <w:fldChar w:fldCharType="separate"/>
      </w:r>
      <w:bookmarkEnd w:id="4416"/>
      <w:bookmarkEnd w:id="4417"/>
      <w:bookmarkStart w:id="4418" w:name="_QWord_Source_Comparison_3480"/>
      <w:r>
        <w:t>28</w:t>
      </w:r>
      <w:bookmarkEnd w:id="4418"/>
      <w:bookmarkStart w:id="4419" w:name="_QWord_Source_Comparison_3481"/>
      <w:r>
        <w:fldChar w:fldCharType="end"/>
      </w:r>
      <w:bookmarkEnd w:id="4401"/>
      <w:bookmarkEnd w:id="4419"/>
      <w:bookmarkStart w:id="4420" w:name="_QWord_Source_Comparison_3482"/>
      <w:r>
        <w:rPr>
          <w:rFonts w:hint="eastAsia"/>
        </w:rPr>
        <w:t xml:space="preserve">  </w:t>
      </w:r>
      <w:bookmarkEnd w:id="4420"/>
      <w:bookmarkStart w:id="4421" w:name="_QWord_Source_Comparison_3483"/>
      <w:r>
        <w:rPr>
          <w:rFonts w:hint="eastAsia"/>
        </w:rPr>
        <w:t>定时器初始值设定</w:t>
      </w:r>
      <w:bookmarkEnd w:id="4402"/>
      <w:bookmarkEnd w:id="4403"/>
      <w:bookmarkEnd w:id="4421"/>
    </w:p>
    <w:p w14:paraId="6DE9FA81">
      <w:pPr>
        <w:pStyle w:val="63"/>
        <w:numPr>
          <w:ilvl w:val="2"/>
          <w:numId w:val="6"/>
        </w:numPr>
        <w:spacing w:before="352" w:after="352"/>
      </w:pPr>
      <w:bookmarkStart w:id="4422" w:name="_Toc16127"/>
      <w:bookmarkStart w:id="4423" w:name="_QWord_Paragraph__501"/>
      <w:bookmarkStart w:id="4424" w:name="_QWord_Source_Comparison_3484"/>
      <w:bookmarkStart w:id="4425" w:name="_QWord_Source_Comparison_Para_501"/>
      <w:r>
        <w:rPr>
          <w:rFonts w:hint="eastAsia"/>
        </w:rPr>
        <w:t>启动与结束定时器</w:t>
      </w:r>
      <w:bookmarkEnd w:id="4422"/>
      <w:bookmarkEnd w:id="4423"/>
      <w:bookmarkEnd w:id="4424"/>
      <w:bookmarkEnd w:id="4425"/>
    </w:p>
    <w:p w14:paraId="443C1190">
      <w:pPr>
        <w:pStyle w:val="4"/>
        <w:ind w:firstLine="420"/>
      </w:pPr>
      <w:bookmarkStart w:id="4426" w:name="_QWord_Source_Comparison_3485"/>
      <w:bookmarkStart w:id="4427" w:name="_QWord_Source_Comparison_Para_502"/>
      <w:bookmarkStart w:id="4428" w:name="_QWord_Paragraph__502"/>
      <w:r>
        <w:rPr>
          <w:rFonts w:hint="eastAsia"/>
        </w:rPr>
        <w:t>一旦确定了工作模式和初始值，可以启动定时器并开始工作，如</w:t>
      </w:r>
      <w:bookmarkEnd w:id="4426"/>
      <w:bookmarkStart w:id="4429" w:name="_QWord_Source_Comparison_3486"/>
      <w:r>
        <w:fldChar w:fldCharType="begin"/>
      </w:r>
      <w:bookmarkEnd w:id="4429"/>
      <w:bookmarkStart w:id="4430" w:name="_QWord_Source_Comparison_3487"/>
      <w:r>
        <w:instrText xml:space="preserve"> </w:instrText>
      </w:r>
      <w:bookmarkEnd w:id="4430"/>
      <w:bookmarkStart w:id="4431" w:name="_QWord_Source_Comparison_3488"/>
      <w:r>
        <w:rPr>
          <w:rFonts w:hint="eastAsia"/>
        </w:rPr>
        <w:instrText xml:space="preserve">REF QWord_XRef_Figure__yNaEMb \h \* CHARFORMAT</w:instrText>
      </w:r>
      <w:bookmarkEnd w:id="4431"/>
      <w:bookmarkStart w:id="4432" w:name="_QWord_Source_Comparison_3489"/>
      <w:r>
        <w:instrText xml:space="preserve"> </w:instrText>
      </w:r>
      <w:bookmarkStart w:id="4433" w:name="_QWord_Source_Comparison_3490"/>
      <w:r>
        <w:fldChar w:fldCharType="separate"/>
      </w:r>
      <w:bookmarkEnd w:id="4432"/>
      <w:bookmarkEnd w:id="4433"/>
      <w:bookmarkStart w:id="4434" w:name="_QWord_Source_Comparison_3491"/>
      <w:r>
        <w:rPr>
          <w:rFonts w:hint="eastAsia"/>
        </w:rPr>
        <w:t>图</w:t>
      </w:r>
      <w:bookmarkEnd w:id="4434"/>
      <w:bookmarkStart w:id="4435" w:name="_QWord_Source_Comparison_3492"/>
      <w:r>
        <w:rPr>
          <w:rFonts w:hint="eastAsia"/>
        </w:rPr>
        <w:t> </w:t>
      </w:r>
      <w:bookmarkEnd w:id="4435"/>
      <w:bookmarkStart w:id="4436" w:name="_QWord_Source_Comparison_3493"/>
      <w:r>
        <w:t>2</w:t>
      </w:r>
      <w:bookmarkEnd w:id="4436"/>
      <w:bookmarkStart w:id="4437" w:name="_QWord_Source_Comparison_3494"/>
      <w:r>
        <w:noBreakHyphen/>
      </w:r>
      <w:r>
        <w:t>29</w:t>
      </w:r>
      <w:bookmarkEnd w:id="4437"/>
      <w:bookmarkStart w:id="4438" w:name="_QWord_Source_Comparison_3495"/>
      <w:r>
        <w:fldChar w:fldCharType="end"/>
      </w:r>
      <w:bookmarkEnd w:id="4438"/>
      <w:bookmarkStart w:id="4439" w:name="_QWord_Source_Comparison_3496"/>
      <w:r>
        <w:rPr>
          <w:rFonts w:hint="eastAsia"/>
        </w:rPr>
        <w:t>所示。启动定时器</w:t>
      </w:r>
      <w:bookmarkEnd w:id="4439"/>
      <w:bookmarkStart w:id="4440" w:name="_QWord_Source_Comparison_3497"/>
      <w:r>
        <w:rPr>
          <w:rFonts w:hint="eastAsia"/>
        </w:rPr>
        <w:t>0</w:t>
      </w:r>
      <w:bookmarkEnd w:id="4440"/>
      <w:bookmarkStart w:id="4441" w:name="_QWord_Source_Comparison_3498"/>
      <w:r>
        <w:rPr>
          <w:rFonts w:hint="eastAsia"/>
        </w:rPr>
        <w:t>，需要将</w:t>
      </w:r>
      <w:bookmarkEnd w:id="4441"/>
      <w:bookmarkStart w:id="4442" w:name="_QWord_Source_Comparison_3499"/>
      <w:r>
        <w:t>TR0</w:t>
      </w:r>
      <w:bookmarkEnd w:id="4442"/>
      <w:bookmarkStart w:id="4443" w:name="_QWord_Source_Comparison_3500"/>
      <w:r>
        <w:rPr>
          <w:rFonts w:hint="eastAsia"/>
        </w:rPr>
        <w:t>位置设定为</w:t>
      </w:r>
      <w:bookmarkEnd w:id="4443"/>
      <w:bookmarkStart w:id="4444" w:name="_QWord_Source_Comparison_3501"/>
      <w:r>
        <w:rPr>
          <w:rFonts w:hint="eastAsia"/>
        </w:rPr>
        <w:t>1</w:t>
      </w:r>
      <w:bookmarkEnd w:id="4444"/>
      <w:bookmarkStart w:id="4445" w:name="_QWord_Source_Comparison_3502"/>
      <w:r>
        <w:rPr>
          <w:rFonts w:hint="eastAsia"/>
        </w:rPr>
        <w:t>。相当于在电路图中打开了定时器的开关，一旦这个位被设定为</w:t>
      </w:r>
      <w:bookmarkEnd w:id="4445"/>
      <w:bookmarkStart w:id="4446" w:name="_QWord_Source_Comparison_3503"/>
      <w:r>
        <w:rPr>
          <w:rFonts w:hint="eastAsia"/>
        </w:rPr>
        <w:t>1</w:t>
      </w:r>
      <w:bookmarkEnd w:id="4446"/>
      <w:bookmarkStart w:id="4447" w:name="_QWord_Source_Comparison_3504"/>
      <w:r>
        <w:rPr>
          <w:rFonts w:hint="eastAsia"/>
        </w:rPr>
        <w:t>，定时器就可以接收脉冲信号进行计数操作。在定时器的操作中，</w:t>
      </w:r>
      <w:bookmarkEnd w:id="4447"/>
      <w:bookmarkStart w:id="4448" w:name="_QWord_Source_Comparison_3505"/>
      <w:r>
        <w:t>TR0</w:t>
      </w:r>
      <w:bookmarkEnd w:id="4448"/>
      <w:bookmarkStart w:id="4449" w:name="_QWord_Source_Comparison_3506"/>
      <w:r>
        <w:rPr>
          <w:rFonts w:hint="eastAsia"/>
        </w:rPr>
        <w:t>位则是启动或停止的开关。通过对</w:t>
      </w:r>
      <w:bookmarkEnd w:id="4449"/>
      <w:bookmarkStart w:id="4450" w:name="_QWord_Source_Comparison_3507"/>
      <w:r>
        <w:rPr>
          <w:rFonts w:hint="eastAsia"/>
        </w:rPr>
        <w:t>TCON</w:t>
      </w:r>
      <w:bookmarkEnd w:id="4450"/>
      <w:bookmarkStart w:id="4451" w:name="_QWord_Source_Comparison_3508"/>
      <w:r>
        <w:rPr>
          <w:rFonts w:hint="eastAsia"/>
        </w:rPr>
        <w:t>寄存器进行操作来控制这些位。例如，</w:t>
      </w:r>
      <w:bookmarkEnd w:id="4451"/>
      <w:bookmarkStart w:id="4452" w:name="_QWord_Source_Comparison_3509"/>
      <w:r>
        <w:rPr>
          <w:rFonts w:hint="eastAsia"/>
        </w:rPr>
        <w:t>TR0</w:t>
      </w:r>
      <w:bookmarkEnd w:id="4452"/>
      <w:bookmarkStart w:id="4453" w:name="_QWord_Source_Comparison_3510"/>
      <w:r>
        <w:rPr>
          <w:rFonts w:hint="eastAsia"/>
        </w:rPr>
        <w:t>是</w:t>
      </w:r>
      <w:bookmarkEnd w:id="4453"/>
      <w:bookmarkStart w:id="4454" w:name="_QWord_Source_Comparison_3511"/>
      <w:r>
        <w:rPr>
          <w:rFonts w:hint="eastAsia"/>
        </w:rPr>
        <w:t>TCON</w:t>
      </w:r>
      <w:bookmarkEnd w:id="4454"/>
      <w:bookmarkStart w:id="4455" w:name="_QWord_Source_Comparison_3512"/>
      <w:r>
        <w:rPr>
          <w:rFonts w:hint="eastAsia"/>
        </w:rPr>
        <w:t>寄存器的第四位，可以使用与</w:t>
      </w:r>
      <w:bookmarkEnd w:id="4455"/>
      <w:bookmarkStart w:id="4456" w:name="_QWord_Source_Comparison_3513"/>
      <w:r>
        <w:rPr>
          <w:rFonts w:hint="eastAsia"/>
        </w:rPr>
        <w:t>0x10</w:t>
      </w:r>
      <w:bookmarkEnd w:id="4456"/>
      <w:bookmarkStart w:id="4457" w:name="_QWord_Source_Comparison_3514"/>
      <w:r>
        <w:rPr>
          <w:rFonts w:hint="eastAsia"/>
        </w:rPr>
        <w:t>的或操作，因为</w:t>
      </w:r>
      <w:bookmarkEnd w:id="4457"/>
      <w:bookmarkStart w:id="4458" w:name="_QWord_Source_Comparison_3515"/>
      <w:r>
        <w:rPr>
          <w:rFonts w:hint="eastAsia"/>
        </w:rPr>
        <w:t>0x10</w:t>
      </w:r>
      <w:bookmarkEnd w:id="4458"/>
      <w:bookmarkStart w:id="4459" w:name="_QWord_Source_Comparison_3516"/>
      <w:r>
        <w:rPr>
          <w:rFonts w:hint="eastAsia"/>
        </w:rPr>
        <w:t>正好在二进制中第四位是</w:t>
      </w:r>
      <w:bookmarkEnd w:id="4459"/>
      <w:bookmarkStart w:id="4460" w:name="_QWord_Source_Comparison_3517"/>
      <w:r>
        <w:rPr>
          <w:rFonts w:hint="eastAsia"/>
        </w:rPr>
        <w:t>1</w:t>
      </w:r>
      <w:bookmarkEnd w:id="4460"/>
      <w:bookmarkStart w:id="4461" w:name="_QWord_Source_Comparison_3518"/>
      <w:r>
        <w:rPr>
          <w:rFonts w:hint="eastAsia"/>
        </w:rPr>
        <w:t>。定时器</w:t>
      </w:r>
      <w:bookmarkEnd w:id="4461"/>
      <w:bookmarkStart w:id="4462" w:name="_QWord_Source_Comparison_3519"/>
      <w:r>
        <w:rPr>
          <w:rFonts w:hint="eastAsia"/>
        </w:rPr>
        <w:t>0</w:t>
      </w:r>
      <w:bookmarkEnd w:id="4462"/>
      <w:bookmarkStart w:id="4463" w:name="_QWord_Source_Comparison_3520"/>
      <w:r>
        <w:rPr>
          <w:rFonts w:hint="eastAsia"/>
        </w:rPr>
        <w:t>就可以开始计数了。</w:t>
      </w:r>
      <w:bookmarkEnd w:id="4427"/>
      <w:bookmarkEnd w:id="4428"/>
      <w:bookmarkEnd w:id="4463"/>
    </w:p>
    <w:p w14:paraId="4F7A8DF7">
      <w:pPr>
        <w:pStyle w:val="4"/>
        <w:ind w:firstLine="420"/>
      </w:pPr>
      <w:bookmarkStart w:id="4464" w:name="_QWord_Source_Comparison_3521"/>
      <w:bookmarkStart w:id="4465" w:name="_QWord_Paragraph__503"/>
      <w:bookmarkStart w:id="4466" w:name="_QWord_Source_Comparison_Para_503"/>
      <w:r>
        <w:rPr>
          <w:rFonts w:hint="eastAsia"/>
        </w:rPr>
        <w:t>计数器何时结束呢？当计数器内部所有位都是</w:t>
      </w:r>
      <w:bookmarkEnd w:id="4464"/>
      <w:bookmarkStart w:id="4467" w:name="_QWord_Source_Comparison_3522"/>
      <w:r>
        <w:rPr>
          <w:rFonts w:hint="eastAsia"/>
        </w:rPr>
        <w:t>1</w:t>
      </w:r>
      <w:bookmarkEnd w:id="4467"/>
      <w:bookmarkStart w:id="4468" w:name="_QWord_Source_Comparison_3523"/>
      <w:r>
        <w:rPr>
          <w:rFonts w:hint="eastAsia"/>
        </w:rPr>
        <w:t>，再加</w:t>
      </w:r>
      <w:bookmarkEnd w:id="4468"/>
      <w:bookmarkStart w:id="4469" w:name="_QWord_Source_Comparison_3524"/>
      <w:r>
        <w:rPr>
          <w:rFonts w:hint="eastAsia"/>
        </w:rPr>
        <w:t>1</w:t>
      </w:r>
      <w:bookmarkEnd w:id="4469"/>
      <w:bookmarkStart w:id="4470" w:name="_QWord_Source_Comparison_3525"/>
      <w:r>
        <w:rPr>
          <w:rFonts w:hint="eastAsia"/>
        </w:rPr>
        <w:t>就会将所有位重新变为</w:t>
      </w:r>
      <w:bookmarkEnd w:id="4470"/>
      <w:bookmarkStart w:id="4471" w:name="_QWord_Source_Comparison_3526"/>
      <w:r>
        <w:rPr>
          <w:rFonts w:hint="eastAsia"/>
        </w:rPr>
        <w:t>0</w:t>
      </w:r>
      <w:bookmarkEnd w:id="4471"/>
      <w:bookmarkStart w:id="4472" w:name="_QWord_Source_Comparison_3527"/>
      <w:r>
        <w:rPr>
          <w:rFonts w:hint="eastAsia"/>
        </w:rPr>
        <w:t>。此时会产生一个标志位来指示计数器已经完成计数。对于定时器</w:t>
      </w:r>
      <w:bookmarkEnd w:id="4472"/>
      <w:bookmarkStart w:id="4473" w:name="_QWord_Source_Comparison_3528"/>
      <w:r>
        <w:rPr>
          <w:rFonts w:hint="eastAsia"/>
        </w:rPr>
        <w:t>0</w:t>
      </w:r>
      <w:bookmarkEnd w:id="4473"/>
      <w:bookmarkStart w:id="4474" w:name="_QWord_Source_Comparison_3529"/>
      <w:r>
        <w:rPr>
          <w:rFonts w:hint="eastAsia"/>
        </w:rPr>
        <w:t>来说，这个标志位就是</w:t>
      </w:r>
      <w:bookmarkEnd w:id="4474"/>
      <w:bookmarkStart w:id="4475" w:name="_QWord_Source_Comparison_3530"/>
      <w:r>
        <w:rPr>
          <w:rFonts w:hint="eastAsia"/>
        </w:rPr>
        <w:t>TF0</w:t>
      </w:r>
      <w:bookmarkEnd w:id="4475"/>
      <w:bookmarkStart w:id="4476" w:name="_QWord_Source_Comparison_3531"/>
      <w:r>
        <w:rPr>
          <w:rFonts w:hint="eastAsia"/>
        </w:rPr>
        <w:t>。在程序中，可以通过持续检查</w:t>
      </w:r>
      <w:bookmarkEnd w:id="4476"/>
      <w:bookmarkStart w:id="4477" w:name="_QWord_Source_Comparison_3532"/>
      <w:r>
        <w:rPr>
          <w:rFonts w:hint="eastAsia"/>
        </w:rPr>
        <w:t>TF0</w:t>
      </w:r>
      <w:bookmarkEnd w:id="4477"/>
      <w:bookmarkStart w:id="4478" w:name="_QWord_Source_Comparison_3533"/>
      <w:r>
        <w:rPr>
          <w:rFonts w:hint="eastAsia"/>
        </w:rPr>
        <w:t>标志位来判断计数器是否已经完成计数。当</w:t>
      </w:r>
      <w:bookmarkEnd w:id="4478"/>
      <w:bookmarkStart w:id="4479" w:name="_QWord_Source_Comparison_3534"/>
      <w:r>
        <w:rPr>
          <w:rFonts w:hint="eastAsia"/>
        </w:rPr>
        <w:t>TF0</w:t>
      </w:r>
      <w:bookmarkEnd w:id="4479"/>
      <w:bookmarkStart w:id="4480" w:name="_QWord_Source_Comparison_3535"/>
      <w:r>
        <w:rPr>
          <w:rFonts w:hint="eastAsia"/>
        </w:rPr>
        <w:t>为</w:t>
      </w:r>
      <w:bookmarkEnd w:id="4480"/>
      <w:bookmarkStart w:id="4481" w:name="_QWord_Source_Comparison_3536"/>
      <w:r>
        <w:rPr>
          <w:rFonts w:hint="eastAsia"/>
        </w:rPr>
        <w:t>0</w:t>
      </w:r>
      <w:bookmarkEnd w:id="4481"/>
      <w:bookmarkStart w:id="4482" w:name="_QWord_Source_Comparison_3537"/>
      <w:r>
        <w:rPr>
          <w:rFonts w:hint="eastAsia"/>
        </w:rPr>
        <w:t>时，表示计数仍在进行中；当</w:t>
      </w:r>
      <w:bookmarkEnd w:id="4482"/>
      <w:bookmarkStart w:id="4483" w:name="_QWord_Source_Comparison_3538"/>
      <w:r>
        <w:rPr>
          <w:rFonts w:hint="eastAsia"/>
        </w:rPr>
        <w:t>TF0</w:t>
      </w:r>
      <w:bookmarkEnd w:id="4483"/>
      <w:bookmarkStart w:id="4484" w:name="_QWord_Source_Comparison_3539"/>
      <w:r>
        <w:rPr>
          <w:rFonts w:hint="eastAsia"/>
        </w:rPr>
        <w:t>变为</w:t>
      </w:r>
      <w:bookmarkEnd w:id="4484"/>
      <w:bookmarkStart w:id="4485" w:name="_QWord_Source_Comparison_3540"/>
      <w:r>
        <w:rPr>
          <w:rFonts w:hint="eastAsia"/>
        </w:rPr>
        <w:t>1</w:t>
      </w:r>
      <w:bookmarkEnd w:id="4485"/>
      <w:bookmarkStart w:id="4486" w:name="_QWord_Source_Comparison_3541"/>
      <w:r>
        <w:rPr>
          <w:rFonts w:hint="eastAsia"/>
        </w:rPr>
        <w:t>时，表示计数已经结束。因此，可以在</w:t>
      </w:r>
      <w:bookmarkEnd w:id="4486"/>
      <w:bookmarkStart w:id="4487" w:name="_QWord_Source_Comparison_3542"/>
      <w:r>
        <w:rPr>
          <w:rFonts w:hint="eastAsia"/>
        </w:rPr>
        <w:t>C</w:t>
      </w:r>
      <w:bookmarkEnd w:id="4487"/>
      <w:bookmarkStart w:id="4488" w:name="_QWord_Source_Comparison_3543"/>
      <w:r>
        <w:rPr>
          <w:rFonts w:hint="eastAsia"/>
        </w:rPr>
        <w:t>语言程序中使用一个</w:t>
      </w:r>
      <w:bookmarkEnd w:id="4488"/>
      <w:bookmarkStart w:id="4489" w:name="_QWord_Source_Comparison_3544"/>
      <w:r>
        <w:rPr>
          <w:rFonts w:hint="eastAsia"/>
        </w:rPr>
        <w:t>while</w:t>
      </w:r>
      <w:bookmarkEnd w:id="4489"/>
      <w:bookmarkStart w:id="4490" w:name="_QWord_Source_Comparison_3545"/>
      <w:r>
        <w:rPr>
          <w:rFonts w:hint="eastAsia"/>
        </w:rPr>
        <w:t>循环来实现这一判断：当</w:t>
      </w:r>
      <w:bookmarkEnd w:id="4490"/>
      <w:bookmarkStart w:id="4491" w:name="_QWord_Source_Comparison_3546"/>
      <w:r>
        <w:rPr>
          <w:rFonts w:hint="eastAsia"/>
        </w:rPr>
        <w:t>(!TF0)</w:t>
      </w:r>
      <w:bookmarkEnd w:id="4491"/>
      <w:bookmarkStart w:id="4492" w:name="_QWord_Source_Comparison_3547"/>
      <w:r>
        <w:rPr>
          <w:rFonts w:hint="eastAsia"/>
        </w:rPr>
        <w:t>为真时，表示计数器仍在进行中；一旦</w:t>
      </w:r>
      <w:bookmarkEnd w:id="4492"/>
      <w:bookmarkStart w:id="4493" w:name="_QWord_Source_Comparison_3548"/>
      <w:r>
        <w:rPr>
          <w:rFonts w:hint="eastAsia"/>
        </w:rPr>
        <w:t>TF0</w:t>
      </w:r>
      <w:bookmarkEnd w:id="4493"/>
      <w:bookmarkStart w:id="4494" w:name="_QWord_Source_Comparison_3549"/>
      <w:r>
        <w:rPr>
          <w:rFonts w:hint="eastAsia"/>
        </w:rPr>
        <w:t>变为</w:t>
      </w:r>
      <w:bookmarkEnd w:id="4494"/>
      <w:bookmarkStart w:id="4495" w:name="_QWord_Source_Comparison_3550"/>
      <w:r>
        <w:rPr>
          <w:rFonts w:hint="eastAsia"/>
        </w:rPr>
        <w:t>1</w:t>
      </w:r>
      <w:bookmarkEnd w:id="4495"/>
      <w:bookmarkStart w:id="4496" w:name="_QWord_Source_Comparison_3551"/>
      <w:r>
        <w:rPr>
          <w:rFonts w:hint="eastAsia"/>
        </w:rPr>
        <w:t>，循环结束并退出。在此之后，可以执行相应的技术结束处理。这种方式能够有效地判断和处理定时器的计数过程，确保在计数完成后及时进行后续操作。</w:t>
      </w:r>
      <w:bookmarkEnd w:id="4465"/>
      <w:bookmarkEnd w:id="4466"/>
      <w:bookmarkEnd w:id="4496"/>
    </w:p>
    <w:p w14:paraId="2BA50F9A">
      <w:pPr>
        <w:pStyle w:val="105"/>
      </w:pPr>
      <w:bookmarkStart w:id="4497" w:name="_QWord_Source_Comparison_Para_504"/>
      <w:r>
        <w:t>‌</w:t>
      </w:r>
      <w:bookmarkStart w:id="4498" w:name="_QWord_Source_Comparison_3552"/>
      <w:bookmarkEnd w:id="4498"/>
      <w:bookmarkStart w:id="4499" w:name="_QWord_Paragraph__504"/>
      <w:bookmarkStart w:id="4500" w:name="_QWord_ImageIndex_43"/>
      <w:bookmarkStart w:id="4501" w:name="_QWord_Source_Comparison_3553"/>
      <w:r>
        <w:drawing>
          <wp:inline distT="0" distB="0" distL="0" distR="0">
            <wp:extent cx="3348355" cy="1547495"/>
            <wp:effectExtent l="0" t="0" r="4445" b="0"/>
            <wp:docPr id="607241026" name="图片 1" descr="图示&#10;&#10;描述已自动生成" title="QWord_ImageMark_43">
              <a:hlinkClick xmlns:a="http://schemas.openxmlformats.org/drawingml/2006/main" r:id="rId121" tooltip="QWord 图片目录：resource/images/illustration/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41026" name="图片 1" descr="图示&#10;&#10;描述已自动生成" title="QWord_ImageMark_43"/>
                    <pic:cNvPicPr>
                      <a:picLocks noChangeAspect="1"/>
                    </pic:cNvPicPr>
                  </pic:nvPicPr>
                  <pic:blipFill>
                    <a:blip r:embed="rId122"/>
                    <a:srcRect l="2636" t="2317" b="2695"/>
                    <a:stretch>
                      <a:fillRect/>
                    </a:stretch>
                  </pic:blipFill>
                  <pic:spPr>
                    <a:xfrm>
                      <a:off x="0" y="0"/>
                      <a:ext cx="3348736" cy="1548000"/>
                    </a:xfrm>
                    <a:prstGeom prst="rect">
                      <a:avLst/>
                    </a:prstGeom>
                    <a:ln>
                      <a:noFill/>
                    </a:ln>
                  </pic:spPr>
                </pic:pic>
              </a:graphicData>
            </a:graphic>
          </wp:inline>
        </w:drawing>
      </w:r>
      <w:bookmarkEnd w:id="4497"/>
      <w:bookmarkEnd w:id="4499"/>
      <w:bookmarkEnd w:id="4500"/>
      <w:bookmarkEnd w:id="4501"/>
    </w:p>
    <w:p w14:paraId="76545CBC">
      <w:pPr>
        <w:pStyle w:val="68"/>
      </w:pPr>
      <w:bookmarkStart w:id="4502" w:name="_QWord_Source_Comparison_3554"/>
      <w:bookmarkStart w:id="4503" w:name="QWord_XRef_Figure__yNaEMb"/>
      <w:bookmarkStart w:id="4504" w:name="_QWord_Paragraph__505"/>
      <w:bookmarkStart w:id="4505" w:name="_QWord_Source_Comparison_Para_505"/>
      <w:r>
        <w:rPr>
          <w:rFonts w:hint="eastAsia"/>
        </w:rPr>
        <w:t>图</w:t>
      </w:r>
      <w:bookmarkEnd w:id="4502"/>
      <w:bookmarkStart w:id="4506" w:name="_QWord_Source_Comparison_3555"/>
      <w:r>
        <w:rPr>
          <w:rFonts w:hint="eastAsia"/>
        </w:rPr>
        <w:t> </w:t>
      </w:r>
      <w:bookmarkEnd w:id="4506"/>
      <w:bookmarkStart w:id="4507" w:name="_QWord_Source_Comparison_3556"/>
      <w:r>
        <w:fldChar w:fldCharType="begin"/>
      </w:r>
      <w:bookmarkEnd w:id="4507"/>
      <w:bookmarkStart w:id="4508" w:name="_QWord_Source_Comparison_3557"/>
      <w:r>
        <w:instrText xml:space="preserve"> SEQ QWord_Heading1_Sequence \c </w:instrText>
      </w:r>
      <w:bookmarkEnd w:id="4508"/>
      <w:bookmarkStart w:id="4509" w:name="_QWord_Source_Comparison_3558"/>
      <w:r>
        <w:fldChar w:fldCharType="separate"/>
      </w:r>
      <w:bookmarkEnd w:id="4509"/>
      <w:bookmarkStart w:id="4510" w:name="_QWord_Source_Comparison_3559"/>
      <w:r>
        <w:t>2</w:t>
      </w:r>
      <w:bookmarkEnd w:id="4510"/>
      <w:bookmarkStart w:id="4511" w:name="_QWord_Source_Comparison_3560"/>
      <w:r>
        <w:fldChar w:fldCharType="end"/>
      </w:r>
      <w:bookmarkEnd w:id="4511"/>
      <w:bookmarkStart w:id="4512" w:name="_QWord_Source_Comparison_3561"/>
      <w:r>
        <w:noBreakHyphen/>
      </w:r>
      <w:bookmarkEnd w:id="4512"/>
      <w:bookmarkStart w:id="4513" w:name="_QWord_Source_Comparison_3562"/>
      <w:r>
        <w:fldChar w:fldCharType="begin"/>
      </w:r>
      <w:bookmarkEnd w:id="4513"/>
      <w:bookmarkStart w:id="4514" w:name="_QWord_Source_Comparison_3563"/>
      <w:r>
        <w:instrText xml:space="preserve"> </w:instrText>
      </w:r>
      <w:bookmarkEnd w:id="4514"/>
      <w:bookmarkStart w:id="4515" w:name="_QWord_Source_Comparison_3564"/>
      <w:r>
        <w:rPr>
          <w:rFonts w:hint="eastAsia"/>
        </w:rPr>
        <w:instrText xml:space="preserve">SEQ </w:instrText>
      </w:r>
      <w:bookmarkEnd w:id="4515"/>
      <w:bookmarkStart w:id="4516" w:name="_QWord_Source_Comparison_3565"/>
      <w:r>
        <w:rPr>
          <w:rFonts w:hint="eastAsia"/>
        </w:rPr>
        <w:instrText xml:space="preserve">图</w:instrText>
      </w:r>
      <w:bookmarkEnd w:id="4516"/>
      <w:bookmarkStart w:id="4517" w:name="_QWord_Source_Comparison_3566"/>
      <w:r>
        <w:rPr>
          <w:rFonts w:hint="eastAsia"/>
        </w:rPr>
        <w:instrText xml:space="preserve"> \* ARABIC \s 1</w:instrText>
      </w:r>
      <w:bookmarkEnd w:id="4517"/>
      <w:bookmarkStart w:id="4518" w:name="_QWord_Source_Comparison_3567"/>
      <w:r>
        <w:instrText xml:space="preserve"> </w:instrText>
      </w:r>
      <w:bookmarkStart w:id="4519" w:name="_QWord_Source_Comparison_3568"/>
      <w:r>
        <w:fldChar w:fldCharType="separate"/>
      </w:r>
      <w:bookmarkEnd w:id="4518"/>
      <w:bookmarkEnd w:id="4519"/>
      <w:bookmarkStart w:id="4520" w:name="_QWord_Source_Comparison_3569"/>
      <w:r>
        <w:t>29</w:t>
      </w:r>
      <w:bookmarkEnd w:id="4520"/>
      <w:bookmarkStart w:id="4521" w:name="_QWord_Source_Comparison_3570"/>
      <w:r>
        <w:fldChar w:fldCharType="end"/>
      </w:r>
      <w:bookmarkEnd w:id="4503"/>
      <w:bookmarkEnd w:id="4521"/>
      <w:bookmarkStart w:id="4522" w:name="_QWord_Source_Comparison_3571"/>
      <w:r>
        <w:rPr>
          <w:rFonts w:hint="eastAsia"/>
        </w:rPr>
        <w:t xml:space="preserve">  </w:t>
      </w:r>
      <w:bookmarkEnd w:id="4522"/>
      <w:bookmarkStart w:id="4523" w:name="_QWord_Source_Comparison_3572"/>
      <w:r>
        <w:rPr>
          <w:rFonts w:hint="eastAsia"/>
        </w:rPr>
        <w:t>启动</w:t>
      </w:r>
      <w:bookmarkEnd w:id="4523"/>
      <w:bookmarkStart w:id="4524" w:name="_QWord_Source_Comparison_3573"/>
      <w:r>
        <w:t>/</w:t>
      </w:r>
      <w:bookmarkEnd w:id="4524"/>
      <w:bookmarkStart w:id="4525" w:name="_QWord_Source_Comparison_3574"/>
      <w:r>
        <w:rPr>
          <w:rFonts w:hint="eastAsia"/>
        </w:rPr>
        <w:t>结束定时器</w:t>
      </w:r>
      <w:bookmarkEnd w:id="4504"/>
      <w:bookmarkEnd w:id="4505"/>
      <w:bookmarkEnd w:id="4525"/>
    </w:p>
    <w:p w14:paraId="1D7697AD">
      <w:pPr>
        <w:pStyle w:val="63"/>
        <w:numPr>
          <w:ilvl w:val="2"/>
          <w:numId w:val="6"/>
        </w:numPr>
        <w:spacing w:before="352" w:after="352"/>
      </w:pPr>
      <w:bookmarkStart w:id="4526" w:name="_QWord_Paragraph__506"/>
      <w:bookmarkStart w:id="4527" w:name="_Toc22547"/>
      <w:bookmarkStart w:id="4528" w:name="_QWord_Source_Comparison_Para_506"/>
      <w:bookmarkStart w:id="4529" w:name="_QWord_Source_Comparison_3575"/>
      <w:r>
        <w:rPr>
          <w:rFonts w:hint="eastAsia"/>
        </w:rPr>
        <w:t>定时器准确延时设置</w:t>
      </w:r>
      <w:bookmarkEnd w:id="4526"/>
      <w:bookmarkEnd w:id="4527"/>
      <w:bookmarkEnd w:id="4528"/>
      <w:bookmarkEnd w:id="4529"/>
    </w:p>
    <w:p w14:paraId="69A59998">
      <w:pPr>
        <w:pStyle w:val="4"/>
        <w:ind w:firstLine="420"/>
      </w:pPr>
      <w:bookmarkStart w:id="4530" w:name="_QWord_Source_Comparison_3576"/>
      <w:bookmarkStart w:id="4531" w:name="_QWord_Source_Comparison_Para_507"/>
      <w:bookmarkStart w:id="4532" w:name="_QWord_Paragraph__507"/>
      <w:r>
        <w:rPr>
          <w:rFonts w:hint="eastAsia"/>
        </w:rPr>
        <w:t>软件延时通常在程序中使用两重循环来实现，只能提供大致的延时时间。硬件延时能够利用定时器的特性，可以计算每条指令的执行周期，并据此计算提供精确的延时控制。</w:t>
      </w:r>
      <w:bookmarkEnd w:id="4530"/>
      <w:bookmarkEnd w:id="4531"/>
      <w:bookmarkEnd w:id="4532"/>
    </w:p>
    <w:p w14:paraId="11023C94">
      <w:pPr>
        <w:pStyle w:val="4"/>
        <w:ind w:firstLine="420"/>
      </w:pPr>
      <w:bookmarkStart w:id="4533" w:name="_QWord_Source_Comparison_3577"/>
      <w:bookmarkStart w:id="4534" w:name="_QWord_Paragraph__508"/>
      <w:bookmarkStart w:id="4535" w:name="_QWord_Source_Comparison_Para_508"/>
      <w:r>
        <w:rPr>
          <w:rFonts w:hint="eastAsia"/>
        </w:rPr>
        <w:t>利用定时器</w:t>
      </w:r>
      <w:bookmarkEnd w:id="4533"/>
      <w:bookmarkStart w:id="4536" w:name="_QWord_Source_Comparison_3578"/>
      <w:r>
        <w:rPr>
          <w:rFonts w:hint="eastAsia"/>
        </w:rPr>
        <w:t>0</w:t>
      </w:r>
      <w:bookmarkEnd w:id="4536"/>
      <w:bookmarkStart w:id="4537" w:name="_QWord_Source_Comparison_3579"/>
      <w:r>
        <w:rPr>
          <w:rFonts w:hint="eastAsia"/>
        </w:rPr>
        <w:t>实现精确延时的程序如</w:t>
      </w:r>
      <w:bookmarkEnd w:id="4537"/>
      <w:bookmarkStart w:id="4538" w:name="_QWord_Source_Comparison_3580"/>
      <w:r>
        <w:fldChar w:fldCharType="begin"/>
      </w:r>
      <w:bookmarkEnd w:id="4538"/>
      <w:bookmarkStart w:id="4539" w:name="_QWord_Source_Comparison_3581"/>
      <w:r>
        <w:instrText xml:space="preserve"> </w:instrText>
      </w:r>
      <w:bookmarkEnd w:id="4539"/>
      <w:bookmarkStart w:id="4540" w:name="_QWord_Source_Comparison_3582"/>
      <w:r>
        <w:rPr>
          <w:rFonts w:hint="eastAsia"/>
        </w:rPr>
        <w:instrText xml:space="preserve">REF QWord_XRef_Figure__8TBeU7 \h \* CHARFORMAT</w:instrText>
      </w:r>
      <w:bookmarkEnd w:id="4540"/>
      <w:bookmarkStart w:id="4541" w:name="_QWord_Source_Comparison_3583"/>
      <w:r>
        <w:instrText xml:space="preserve"> </w:instrText>
      </w:r>
      <w:bookmarkStart w:id="4542" w:name="_QWord_Source_Comparison_3584"/>
      <w:r>
        <w:fldChar w:fldCharType="separate"/>
      </w:r>
      <w:bookmarkEnd w:id="4541"/>
      <w:bookmarkEnd w:id="4542"/>
      <w:bookmarkStart w:id="4543" w:name="_QWord_Source_Comparison_3585"/>
      <w:r>
        <w:rPr>
          <w:rFonts w:hint="eastAsia"/>
        </w:rPr>
        <w:t>图</w:t>
      </w:r>
      <w:bookmarkEnd w:id="4543"/>
      <w:bookmarkStart w:id="4544" w:name="_QWord_Source_Comparison_3586"/>
      <w:r>
        <w:rPr>
          <w:rFonts w:hint="eastAsia"/>
        </w:rPr>
        <w:t> </w:t>
      </w:r>
      <w:bookmarkEnd w:id="4544"/>
      <w:bookmarkStart w:id="4545" w:name="_QWord_Source_Comparison_3587"/>
      <w:r>
        <w:t>2</w:t>
      </w:r>
      <w:bookmarkEnd w:id="4545"/>
      <w:bookmarkStart w:id="4546" w:name="_QWord_Source_Comparison_3588"/>
      <w:r>
        <w:noBreakHyphen/>
      </w:r>
      <w:r>
        <w:t>30</w:t>
      </w:r>
      <w:bookmarkEnd w:id="4546"/>
      <w:bookmarkStart w:id="4547" w:name="_QWord_Source_Comparison_3589"/>
      <w:r>
        <w:fldChar w:fldCharType="end"/>
      </w:r>
      <w:bookmarkEnd w:id="4547"/>
      <w:bookmarkStart w:id="4548" w:name="_QWord_Source_Comparison_3590"/>
      <w:r>
        <w:rPr>
          <w:rFonts w:hint="eastAsia"/>
        </w:rPr>
        <w:t>所示。这段程序选择的定时器工作模式为</w:t>
      </w:r>
      <w:bookmarkEnd w:id="4548"/>
      <w:bookmarkStart w:id="4549" w:name="_QWord_Source_Comparison_3591"/>
      <w:r>
        <w:rPr>
          <w:rFonts w:hint="eastAsia"/>
        </w:rPr>
        <w:t>16</w:t>
      </w:r>
      <w:bookmarkEnd w:id="4549"/>
      <w:bookmarkStart w:id="4550" w:name="_QWord_Source_Comparison_3592"/>
      <w:r>
        <w:rPr>
          <w:rFonts w:hint="eastAsia"/>
        </w:rPr>
        <w:t>位，并使用内部晶振送过来的脉冲信号作为计时源。在主循环中，包含一个延时程序。首先，给定时器赋予适当的初始值，根据之前的计算，设置计数器计数</w:t>
      </w:r>
      <w:bookmarkEnd w:id="4550"/>
      <w:bookmarkStart w:id="4551" w:name="_QWord_Source_Comparison_3593"/>
      <w:r>
        <w:rPr>
          <w:rFonts w:hint="eastAsia"/>
        </w:rPr>
        <w:t>5</w:t>
      </w:r>
      <w:bookmarkEnd w:id="4551"/>
      <w:bookmarkStart w:id="4552" w:name="_QWord_Source_Comparison_3594"/>
      <w:r>
        <w:t> </w:t>
      </w:r>
      <w:bookmarkEnd w:id="4552"/>
      <w:bookmarkStart w:id="4553" w:name="_QWord_Source_Comparison_3595"/>
      <w:r>
        <w:rPr>
          <w:rFonts w:hint="eastAsia"/>
        </w:rPr>
        <w:t>万次，从而实现约为</w:t>
      </w:r>
      <w:bookmarkEnd w:id="4553"/>
      <w:bookmarkStart w:id="4554" w:name="_QWord_Source_Comparison_3596"/>
      <w:r>
        <w:t>0.5s</w:t>
      </w:r>
      <w:bookmarkEnd w:id="4554"/>
      <w:bookmarkStart w:id="4555" w:name="_QWord_Source_Comparison_3597"/>
      <w:r>
        <w:rPr>
          <w:rFonts w:hint="eastAsia"/>
        </w:rPr>
        <w:t>的延时。接着，启动相应的定时器。启动前，将定时结束的标志位清零。一旦定时器启动，程序会持续检查计时是否结束。当计时器结束时，即</w:t>
      </w:r>
      <w:bookmarkEnd w:id="4555"/>
      <w:bookmarkStart w:id="4556" w:name="_QWord_Source_Comparison_3598"/>
      <w:r>
        <w:rPr>
          <w:rFonts w:hint="eastAsia"/>
        </w:rPr>
        <w:t>TF</w:t>
      </w:r>
      <w:bookmarkEnd w:id="4556"/>
      <w:bookmarkStart w:id="4557" w:name="_QWord_Source_Comparison_3599"/>
      <w:r>
        <w:rPr>
          <w:rFonts w:hint="eastAsia"/>
        </w:rPr>
        <w:t>标志位变为</w:t>
      </w:r>
      <w:bookmarkEnd w:id="4557"/>
      <w:bookmarkStart w:id="4558" w:name="_QWord_Source_Comparison_3600"/>
      <w:r>
        <w:rPr>
          <w:rFonts w:hint="eastAsia"/>
        </w:rPr>
        <w:t>1</w:t>
      </w:r>
      <w:bookmarkEnd w:id="4558"/>
      <w:bookmarkStart w:id="4559" w:name="_QWord_Source_Comparison_3601"/>
      <w:r>
        <w:rPr>
          <w:rFonts w:hint="eastAsia"/>
        </w:rPr>
        <w:t>，表示经过</w:t>
      </w:r>
      <w:bookmarkEnd w:id="4559"/>
      <w:bookmarkStart w:id="4560" w:name="_QWord_Source_Comparison_3602"/>
      <w:r>
        <w:rPr>
          <w:rFonts w:hint="eastAsia"/>
        </w:rPr>
        <w:t>0.5s</w:t>
      </w:r>
      <w:bookmarkEnd w:id="4560"/>
      <w:bookmarkStart w:id="4561" w:name="_QWord_Source_Comparison_3603"/>
      <w:r>
        <w:rPr>
          <w:rFonts w:hint="eastAsia"/>
        </w:rPr>
        <w:t>的计时后，程序会将</w:t>
      </w:r>
      <w:bookmarkEnd w:id="4561"/>
      <w:bookmarkStart w:id="4562" w:name="_QWord_Source_Comparison_3604"/>
      <w:r>
        <w:rPr>
          <w:rFonts w:hint="eastAsia"/>
        </w:rPr>
        <w:t>T2F</w:t>
      </w:r>
      <w:bookmarkEnd w:id="4562"/>
      <w:bookmarkStart w:id="4563" w:name="_QWord_Source_Comparison_3605"/>
      <w:r>
        <w:rPr>
          <w:rFonts w:hint="eastAsia"/>
        </w:rPr>
        <w:t>标志位清零，停止计数器的操作。在循环体内部的程序中，延时时间为</w:t>
      </w:r>
      <w:bookmarkEnd w:id="4563"/>
      <w:bookmarkStart w:id="4564" w:name="_QWord_Source_Comparison_3606"/>
      <w:r>
        <w:rPr>
          <w:rFonts w:hint="eastAsia"/>
        </w:rPr>
        <w:t>0.5s</w:t>
      </w:r>
      <w:bookmarkEnd w:id="4564"/>
      <w:bookmarkStart w:id="4565" w:name="_QWord_Source_Comparison_3607"/>
      <w:r>
        <w:rPr>
          <w:rFonts w:hint="eastAsia"/>
        </w:rPr>
        <w:t>。在</w:t>
      </w:r>
      <w:bookmarkEnd w:id="4565"/>
      <w:bookmarkStart w:id="4566" w:name="_QWord_Source_Comparison_3608"/>
      <w:r>
        <w:rPr>
          <w:rFonts w:hint="eastAsia"/>
        </w:rPr>
        <w:t>for</w:t>
      </w:r>
      <w:bookmarkEnd w:id="4566"/>
      <w:bookmarkStart w:id="4567" w:name="_QWord_Source_Comparison_3609"/>
      <w:r>
        <w:rPr>
          <w:rFonts w:hint="eastAsia"/>
        </w:rPr>
        <w:t>循环中，当设置为</w:t>
      </w:r>
      <w:bookmarkEnd w:id="4567"/>
      <w:bookmarkStart w:id="4568" w:name="_QWord_Source_Comparison_3610"/>
      <w:r>
        <w:rPr>
          <w:rFonts w:hint="eastAsia"/>
        </w:rPr>
        <w:t xml:space="preserve">for (i </w:t>
      </w:r>
      <w:bookmarkEnd w:id="4568"/>
      <w:bookmarkStart w:id="4569" w:name="_QWord_Source_Comparison_3611"/>
      <w:r>
        <w:t>=</w:t>
      </w:r>
      <w:bookmarkEnd w:id="4569"/>
      <w:bookmarkStart w:id="4570" w:name="_QWord_Source_Comparison_3612"/>
      <w:r>
        <w:rPr>
          <w:rFonts w:hint="eastAsia"/>
        </w:rPr>
        <w:t xml:space="preserve"> 0; i </w:t>
      </w:r>
      <w:bookmarkEnd w:id="4570"/>
      <w:bookmarkStart w:id="4571" w:name="_QWord_Source_Comparison_3613"/>
      <w:r>
        <w:t>&lt;</w:t>
      </w:r>
      <w:bookmarkEnd w:id="4571"/>
      <w:bookmarkStart w:id="4572" w:name="_QWord_Source_Comparison_3614"/>
      <w:r>
        <w:rPr>
          <w:rFonts w:hint="eastAsia"/>
        </w:rPr>
        <w:t xml:space="preserve"> 2 * n; i</w:t>
      </w:r>
      <w:bookmarkEnd w:id="4572"/>
      <w:bookmarkStart w:id="4573" w:name="_QWord_Source_Comparison_3615"/>
      <w:r>
        <w:t>++</w:t>
      </w:r>
      <w:bookmarkEnd w:id="4573"/>
      <w:bookmarkStart w:id="4574" w:name="_QWord_Source_Comparison_3616"/>
      <w:r>
        <w:rPr>
          <w:rFonts w:hint="eastAsia"/>
        </w:rPr>
        <w:t>)</w:t>
      </w:r>
      <w:bookmarkEnd w:id="4574"/>
      <w:bookmarkStart w:id="4575" w:name="_QWord_Source_Comparison_3617"/>
      <w:r>
        <w:rPr>
          <w:rFonts w:hint="eastAsia"/>
        </w:rPr>
        <w:t>时，循环将执行两倍于所需延时的次数，可以确保达到相应的延时秒数功能。为什么不直接延时</w:t>
      </w:r>
      <w:bookmarkEnd w:id="4575"/>
      <w:bookmarkStart w:id="4576" w:name="_QWord_Source_Comparison_3618"/>
      <w:r>
        <w:rPr>
          <w:rFonts w:hint="eastAsia"/>
        </w:rPr>
        <w:t>1s</w:t>
      </w:r>
      <w:bookmarkEnd w:id="4576"/>
      <w:bookmarkStart w:id="4577" w:name="_QWord_Source_Comparison_3619"/>
      <w:r>
        <w:rPr>
          <w:rFonts w:hint="eastAsia"/>
        </w:rPr>
        <w:t>？如果要延时</w:t>
      </w:r>
      <w:bookmarkEnd w:id="4577"/>
      <w:bookmarkStart w:id="4578" w:name="_QWord_Source_Comparison_3620"/>
      <w:r>
        <w:rPr>
          <w:rFonts w:hint="eastAsia"/>
        </w:rPr>
        <w:t>1s</w:t>
      </w:r>
      <w:bookmarkEnd w:id="4578"/>
      <w:bookmarkStart w:id="4579" w:name="_QWord_Source_Comparison_3621"/>
      <w:r>
        <w:rPr>
          <w:rFonts w:hint="eastAsia"/>
        </w:rPr>
        <w:t>，在</w:t>
      </w:r>
      <w:bookmarkEnd w:id="4579"/>
      <w:bookmarkStart w:id="4580" w:name="_QWord_Source_Comparison_3622"/>
      <w:r>
        <w:rPr>
          <w:rFonts w:hint="eastAsia"/>
        </w:rPr>
        <w:t>16</w:t>
      </w:r>
      <w:bookmarkEnd w:id="4580"/>
      <w:bookmarkStart w:id="4581" w:name="_QWord_Source_Comparison_3623"/>
      <w:r>
        <w:rPr>
          <w:rFonts w:hint="eastAsia"/>
        </w:rPr>
        <w:t>位计时器的情况下，需要进行</w:t>
      </w:r>
      <w:bookmarkEnd w:id="4581"/>
      <w:bookmarkStart w:id="4582" w:name="_QWord_Source_Comparison_3624"/>
      <w:r>
        <w:rPr>
          <w:rFonts w:hint="eastAsia"/>
        </w:rPr>
        <w:t>10</w:t>
      </w:r>
      <w:bookmarkEnd w:id="4582"/>
      <w:bookmarkStart w:id="4583" w:name="_QWord_Source_Comparison_3625"/>
      <w:r>
        <w:t> </w:t>
      </w:r>
      <w:bookmarkEnd w:id="4583"/>
      <w:bookmarkStart w:id="4584" w:name="_QWord_Source_Comparison_3626"/>
      <w:r>
        <w:rPr>
          <w:rFonts w:hint="eastAsia"/>
        </w:rPr>
        <w:t>万次计数。然而，</w:t>
      </w:r>
      <w:bookmarkEnd w:id="4584"/>
      <w:bookmarkStart w:id="4585" w:name="_QWord_Source_Comparison_3627"/>
      <w:r>
        <w:rPr>
          <w:rFonts w:hint="eastAsia"/>
        </w:rPr>
        <w:t>16</w:t>
      </w:r>
      <w:bookmarkEnd w:id="4585"/>
      <w:bookmarkStart w:id="4586" w:name="_QWord_Source_Comparison_3628"/>
      <w:r>
        <w:rPr>
          <w:rFonts w:hint="eastAsia"/>
        </w:rPr>
        <w:t>位计时器的最大计数值略大于</w:t>
      </w:r>
      <w:bookmarkEnd w:id="4586"/>
      <w:bookmarkStart w:id="4587" w:name="_QWord_Source_Comparison_3629"/>
      <w:r>
        <w:rPr>
          <w:rFonts w:hint="eastAsia"/>
        </w:rPr>
        <w:t>6</w:t>
      </w:r>
      <w:bookmarkEnd w:id="4587"/>
      <w:bookmarkStart w:id="4588" w:name="_QWord_Source_Comparison_3630"/>
      <w:r>
        <w:t> </w:t>
      </w:r>
      <w:bookmarkEnd w:id="4588"/>
      <w:bookmarkStart w:id="4589" w:name="_QWord_Source_Comparison_3631"/>
      <w:r>
        <w:rPr>
          <w:rFonts w:hint="eastAsia"/>
        </w:rPr>
        <w:t>万多。因此，在一个</w:t>
      </w:r>
      <w:bookmarkEnd w:id="4589"/>
      <w:bookmarkStart w:id="4590" w:name="_QWord_Source_Comparison_3632"/>
      <w:r>
        <w:rPr>
          <w:rFonts w:hint="eastAsia"/>
        </w:rPr>
        <w:t>12MHz</w:t>
      </w:r>
      <w:bookmarkEnd w:id="4590"/>
      <w:bookmarkStart w:id="4591" w:name="_QWord_Source_Comparison_3633"/>
      <w:r>
        <w:rPr>
          <w:rFonts w:hint="eastAsia"/>
        </w:rPr>
        <w:t>的频率下，计时器最多只能延时约</w:t>
      </w:r>
      <w:bookmarkEnd w:id="4591"/>
      <w:bookmarkStart w:id="4592" w:name="_QWord_Source_Comparison_3634"/>
      <w:r>
        <w:rPr>
          <w:rFonts w:hint="eastAsia"/>
        </w:rPr>
        <w:t>0.65s</w:t>
      </w:r>
      <w:bookmarkEnd w:id="4592"/>
      <w:bookmarkStart w:id="4593" w:name="_QWord_Source_Comparison_3635"/>
      <w:r>
        <w:rPr>
          <w:rFonts w:hint="eastAsia"/>
        </w:rPr>
        <w:t>，无法达到</w:t>
      </w:r>
      <w:bookmarkEnd w:id="4593"/>
      <w:bookmarkStart w:id="4594" w:name="_QWord_Source_Comparison_3636"/>
      <w:r>
        <w:rPr>
          <w:rFonts w:hint="eastAsia"/>
        </w:rPr>
        <w:t>1s</w:t>
      </w:r>
      <w:bookmarkEnd w:id="4594"/>
      <w:bookmarkStart w:id="4595" w:name="_QWord_Source_Comparison_3637"/>
      <w:r>
        <w:rPr>
          <w:rFonts w:hint="eastAsia"/>
        </w:rPr>
        <w:t>的延时。因此，通过每次延时</w:t>
      </w:r>
      <w:bookmarkEnd w:id="4595"/>
      <w:bookmarkStart w:id="4596" w:name="_QWord_Source_Comparison_3638"/>
      <w:r>
        <w:rPr>
          <w:rFonts w:hint="eastAsia"/>
        </w:rPr>
        <w:t>0.5s</w:t>
      </w:r>
      <w:bookmarkEnd w:id="4596"/>
      <w:bookmarkStart w:id="4597" w:name="_QWord_Source_Comparison_3639"/>
      <w:r>
        <w:rPr>
          <w:rFonts w:hint="eastAsia"/>
        </w:rPr>
        <w:t>，并通过多次循环来实现长时间的延时。</w:t>
      </w:r>
      <w:bookmarkEnd w:id="4534"/>
      <w:bookmarkEnd w:id="4535"/>
      <w:bookmarkEnd w:id="4597"/>
    </w:p>
    <w:p w14:paraId="1DDAC3DF">
      <w:pPr>
        <w:pStyle w:val="105"/>
      </w:pPr>
      <w:bookmarkStart w:id="4598" w:name="_QWord_Source_Comparison_Para_509"/>
      <w:r>
        <w:t>‌</w:t>
      </w:r>
      <w:bookmarkStart w:id="4599" w:name="_QWord_Source_Comparison_3640"/>
      <w:bookmarkEnd w:id="4599"/>
      <w:bookmarkStart w:id="4600" w:name="_QWord_Source_Comparison_3641"/>
      <w:bookmarkStart w:id="4601" w:name="_QWord_ImageIndex_44"/>
      <w:bookmarkStart w:id="4602" w:name="_QWord_Paragraph__509"/>
      <w:r>
        <w:drawing>
          <wp:inline distT="0" distB="0" distL="114300" distR="114300">
            <wp:extent cx="4159250" cy="2087880"/>
            <wp:effectExtent l="0" t="0" r="0" b="7620"/>
            <wp:docPr id="456066701" name="图片 16" title="QWord_ImageMark_44">
              <a:hlinkClick xmlns:a="http://schemas.openxmlformats.org/drawingml/2006/main" r:id="rId123" tooltip="QWord 图片目录：resource/images/illustration/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66701" name="图片 16" title="QWord_ImageMark_44"/>
                    <pic:cNvPicPr>
                      <a:picLocks noChangeAspect="1"/>
                    </pic:cNvPicPr>
                  </pic:nvPicPr>
                  <pic:blipFill>
                    <a:blip r:embed="rId124"/>
                    <a:stretch>
                      <a:fillRect/>
                    </a:stretch>
                  </pic:blipFill>
                  <pic:spPr>
                    <a:xfrm>
                      <a:off x="0" y="0"/>
                      <a:ext cx="4159518" cy="2088000"/>
                    </a:xfrm>
                    <a:prstGeom prst="rect">
                      <a:avLst/>
                    </a:prstGeom>
                    <a:noFill/>
                    <a:ln>
                      <a:noFill/>
                    </a:ln>
                  </pic:spPr>
                </pic:pic>
              </a:graphicData>
            </a:graphic>
          </wp:inline>
        </w:drawing>
      </w:r>
      <w:bookmarkEnd w:id="4598"/>
      <w:bookmarkEnd w:id="4600"/>
      <w:bookmarkEnd w:id="4601"/>
      <w:bookmarkEnd w:id="4602"/>
    </w:p>
    <w:p w14:paraId="6C990E23">
      <w:pPr>
        <w:pStyle w:val="68"/>
      </w:pPr>
      <w:bookmarkStart w:id="4603" w:name="_QWord_Source_Comparison_3642"/>
      <w:bookmarkStart w:id="4604" w:name="QWord_XRef_Figure__8TBeU7"/>
      <w:bookmarkStart w:id="4605" w:name="_QWord_Paragraph__510"/>
      <w:bookmarkStart w:id="4606" w:name="_QWord_Source_Comparison_Para_510"/>
      <w:r>
        <w:rPr>
          <w:rFonts w:hint="eastAsia"/>
        </w:rPr>
        <w:t>图</w:t>
      </w:r>
      <w:bookmarkEnd w:id="4603"/>
      <w:bookmarkStart w:id="4607" w:name="_QWord_Source_Comparison_3643"/>
      <w:r>
        <w:rPr>
          <w:rFonts w:hint="eastAsia"/>
        </w:rPr>
        <w:t> </w:t>
      </w:r>
      <w:bookmarkEnd w:id="4607"/>
      <w:bookmarkStart w:id="4608" w:name="_QWord_Source_Comparison_3644"/>
      <w:r>
        <w:fldChar w:fldCharType="begin"/>
      </w:r>
      <w:bookmarkEnd w:id="4608"/>
      <w:bookmarkStart w:id="4609" w:name="_QWord_Source_Comparison_3645"/>
      <w:r>
        <w:instrText xml:space="preserve"> SEQ QWord_Heading1_Sequence \c </w:instrText>
      </w:r>
      <w:bookmarkEnd w:id="4609"/>
      <w:bookmarkStart w:id="4610" w:name="_QWord_Source_Comparison_3646"/>
      <w:r>
        <w:fldChar w:fldCharType="separate"/>
      </w:r>
      <w:bookmarkEnd w:id="4610"/>
      <w:bookmarkStart w:id="4611" w:name="_QWord_Source_Comparison_3647"/>
      <w:r>
        <w:t>2</w:t>
      </w:r>
      <w:bookmarkEnd w:id="4611"/>
      <w:bookmarkStart w:id="4612" w:name="_QWord_Source_Comparison_3648"/>
      <w:r>
        <w:fldChar w:fldCharType="end"/>
      </w:r>
      <w:bookmarkEnd w:id="4612"/>
      <w:bookmarkStart w:id="4613" w:name="_QWord_Source_Comparison_3649"/>
      <w:r>
        <w:noBreakHyphen/>
      </w:r>
      <w:bookmarkEnd w:id="4613"/>
      <w:bookmarkStart w:id="4614" w:name="_QWord_Source_Comparison_3650"/>
      <w:r>
        <w:fldChar w:fldCharType="begin"/>
      </w:r>
      <w:bookmarkEnd w:id="4614"/>
      <w:bookmarkStart w:id="4615" w:name="_QWord_Source_Comparison_3651"/>
      <w:r>
        <w:instrText xml:space="preserve"> </w:instrText>
      </w:r>
      <w:bookmarkEnd w:id="4615"/>
      <w:bookmarkStart w:id="4616" w:name="_QWord_Source_Comparison_3652"/>
      <w:r>
        <w:rPr>
          <w:rFonts w:hint="eastAsia"/>
        </w:rPr>
        <w:instrText xml:space="preserve">SEQ </w:instrText>
      </w:r>
      <w:bookmarkEnd w:id="4616"/>
      <w:bookmarkStart w:id="4617" w:name="_QWord_Source_Comparison_3653"/>
      <w:r>
        <w:rPr>
          <w:rFonts w:hint="eastAsia"/>
        </w:rPr>
        <w:instrText xml:space="preserve">图</w:instrText>
      </w:r>
      <w:bookmarkEnd w:id="4617"/>
      <w:bookmarkStart w:id="4618" w:name="_QWord_Source_Comparison_3654"/>
      <w:r>
        <w:rPr>
          <w:rFonts w:hint="eastAsia"/>
        </w:rPr>
        <w:instrText xml:space="preserve"> \* ARABIC \s 1</w:instrText>
      </w:r>
      <w:bookmarkEnd w:id="4618"/>
      <w:bookmarkStart w:id="4619" w:name="_QWord_Source_Comparison_3655"/>
      <w:r>
        <w:instrText xml:space="preserve"> </w:instrText>
      </w:r>
      <w:bookmarkStart w:id="4620" w:name="_QWord_Source_Comparison_3656"/>
      <w:r>
        <w:fldChar w:fldCharType="separate"/>
      </w:r>
      <w:bookmarkEnd w:id="4619"/>
      <w:bookmarkEnd w:id="4620"/>
      <w:bookmarkStart w:id="4621" w:name="_QWord_Source_Comparison_3657"/>
      <w:r>
        <w:t>30</w:t>
      </w:r>
      <w:bookmarkEnd w:id="4621"/>
      <w:bookmarkStart w:id="4622" w:name="_QWord_Source_Comparison_3658"/>
      <w:r>
        <w:fldChar w:fldCharType="end"/>
      </w:r>
      <w:bookmarkEnd w:id="4604"/>
      <w:bookmarkEnd w:id="4622"/>
      <w:bookmarkStart w:id="4623" w:name="_QWord_Source_Comparison_3659"/>
      <w:r>
        <w:rPr>
          <w:rFonts w:hint="eastAsia"/>
        </w:rPr>
        <w:t xml:space="preserve">  </w:t>
      </w:r>
      <w:bookmarkEnd w:id="4623"/>
      <w:bookmarkStart w:id="4624" w:name="_QWord_Source_Comparison_3660"/>
      <w:r>
        <w:rPr>
          <w:rFonts w:hint="eastAsia"/>
        </w:rPr>
        <w:t>准确延时实现方法</w:t>
      </w:r>
      <w:bookmarkEnd w:id="4605"/>
      <w:bookmarkEnd w:id="4606"/>
      <w:bookmarkEnd w:id="4624"/>
    </w:p>
    <w:p w14:paraId="46C04389">
      <w:pPr>
        <w:pStyle w:val="5"/>
        <w:numPr>
          <w:ilvl w:val="1"/>
          <w:numId w:val="6"/>
        </w:numPr>
        <w:spacing w:before="705" w:after="352"/>
      </w:pPr>
      <w:bookmarkStart w:id="4625" w:name="_QWord_Source_Comparison_3661"/>
      <w:bookmarkStart w:id="4626" w:name="_Toc1934"/>
      <w:bookmarkStart w:id="4627" w:name="_QWord_Paragraph__511"/>
      <w:bookmarkStart w:id="4628" w:name="_QWord_Source_Comparison_Para_511"/>
      <w:r>
        <w:rPr>
          <w:rFonts w:hint="eastAsia"/>
        </w:rPr>
        <w:t>通用异步收发器（</w:t>
      </w:r>
      <w:bookmarkEnd w:id="4625"/>
      <w:bookmarkStart w:id="4629" w:name="_QWord_Source_Comparison_3662"/>
      <w:r>
        <w:rPr>
          <w:rFonts w:hint="eastAsia"/>
        </w:rPr>
        <w:t>UART</w:t>
      </w:r>
      <w:bookmarkEnd w:id="4629"/>
      <w:bookmarkStart w:id="4630" w:name="_QWord_Source_Comparison_3663"/>
      <w:r>
        <w:rPr>
          <w:rFonts w:hint="eastAsia"/>
        </w:rPr>
        <w:t>）</w:t>
      </w:r>
      <w:bookmarkEnd w:id="4626"/>
      <w:bookmarkEnd w:id="4627"/>
      <w:bookmarkEnd w:id="4628"/>
      <w:bookmarkEnd w:id="4630"/>
    </w:p>
    <w:p w14:paraId="7FEF406F">
      <w:pPr>
        <w:pStyle w:val="109"/>
        <w:ind w:firstLine="360"/>
        <w:rPr>
          <w:rStyle w:val="174"/>
          <w:rFonts w:hint="eastAsia" w:eastAsia="宋体"/>
          <w:lang w:eastAsia="zh-CN"/>
        </w:rPr>
      </w:pPr>
      <w:bookmarkStart w:id="4631" w:name="_QWord_Source_Comparison_3664"/>
      <w:bookmarkStart w:id="4632" w:name="_QWord_Source_Comparison_Para_512"/>
      <w:bookmarkStart w:id="4633" w:name="_QWord_Paragraph__512"/>
      <w:r>
        <w:rPr>
          <w:rStyle w:val="174"/>
          <w:rFonts w:hint="eastAsia" w:eastAsia="宋体"/>
          <w:lang w:eastAsia="zh-CN"/>
        </w:rPr>
        <w:drawing>
          <wp:inline distT="0" distB="0" distL="114300" distR="114300">
            <wp:extent cx="2286000" cy="2286000"/>
            <wp:effectExtent l="0" t="0" r="0" b="0"/>
            <wp:docPr id="52" name="图片 52" descr="2-7 通用异步收发器（U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2-7 通用异步收发器（UART）"/>
                    <pic:cNvPicPr>
                      <a:picLocks noChangeAspect="1"/>
                    </pic:cNvPicPr>
                  </pic:nvPicPr>
                  <pic:blipFill>
                    <a:blip r:embed="rId125"/>
                    <a:stretch>
                      <a:fillRect/>
                    </a:stretch>
                  </pic:blipFill>
                  <pic:spPr>
                    <a:xfrm>
                      <a:off x="0" y="0"/>
                      <a:ext cx="2286000" cy="2286000"/>
                    </a:xfrm>
                    <a:prstGeom prst="rect">
                      <a:avLst/>
                    </a:prstGeom>
                  </pic:spPr>
                </pic:pic>
              </a:graphicData>
            </a:graphic>
          </wp:inline>
        </w:drawing>
      </w:r>
    </w:p>
    <w:p w14:paraId="58EBAB1F">
      <w:pPr>
        <w:pStyle w:val="109"/>
        <w:ind w:firstLine="360"/>
      </w:pPr>
      <w:r>
        <w:rPr>
          <w:rStyle w:val="174"/>
          <w:rFonts w:hint="eastAsia"/>
        </w:rPr>
        <w:t>2</w:t>
      </w:r>
      <w:bookmarkEnd w:id="4631"/>
      <w:bookmarkStart w:id="4634" w:name="_QWord_Source_Comparison_3665"/>
      <w:r>
        <w:rPr>
          <w:rStyle w:val="174"/>
        </w:rPr>
        <w:noBreakHyphen/>
      </w:r>
      <w:bookmarkEnd w:id="4634"/>
      <w:bookmarkStart w:id="4635" w:name="_QWord_Source_Comparison_3666"/>
      <w:r>
        <w:rPr>
          <w:rStyle w:val="174"/>
          <w:rFonts w:hint="eastAsia"/>
          <w:lang w:val="en-US" w:eastAsia="zh-CN"/>
        </w:rPr>
        <w:t>7</w:t>
      </w:r>
      <w:r>
        <w:rPr>
          <w:rStyle w:val="174"/>
          <w:rFonts w:hint="eastAsia"/>
        </w:rPr>
        <w:t xml:space="preserve"> </w:t>
      </w:r>
      <w:bookmarkEnd w:id="4635"/>
      <w:bookmarkStart w:id="4636" w:name="_QWord_Source_Comparison_3667"/>
      <w:r>
        <w:rPr>
          <w:rStyle w:val="174"/>
          <w:rFonts w:hint="eastAsia"/>
        </w:rPr>
        <w:t>通用异步收发器（</w:t>
      </w:r>
      <w:bookmarkEnd w:id="4636"/>
      <w:bookmarkStart w:id="4637" w:name="_QWord_Source_Comparison_3668"/>
      <w:r>
        <w:rPr>
          <w:rStyle w:val="174"/>
          <w:rFonts w:hint="eastAsia"/>
        </w:rPr>
        <w:t>UART</w:t>
      </w:r>
      <w:bookmarkEnd w:id="4637"/>
      <w:bookmarkStart w:id="4638" w:name="_QWord_Source_Comparison_3669"/>
      <w:r>
        <w:rPr>
          <w:rStyle w:val="174"/>
          <w:rFonts w:hint="eastAsia"/>
        </w:rPr>
        <w:t>）</w:t>
      </w:r>
      <w:bookmarkEnd w:id="4632"/>
      <w:bookmarkEnd w:id="4633"/>
      <w:bookmarkEnd w:id="4638"/>
    </w:p>
    <w:p w14:paraId="6410A19F">
      <w:pPr>
        <w:pStyle w:val="63"/>
        <w:numPr>
          <w:ilvl w:val="2"/>
          <w:numId w:val="6"/>
        </w:numPr>
        <w:spacing w:before="352" w:after="352"/>
      </w:pPr>
      <w:bookmarkStart w:id="4639" w:name="_QWord_Source_Comparison_Para_513"/>
      <w:bookmarkStart w:id="4640" w:name="_QWord_Paragraph__513"/>
      <w:bookmarkStart w:id="4641" w:name="_Toc29541"/>
      <w:bookmarkStart w:id="4642" w:name="_QWord_Source_Comparison_3670"/>
      <w:r>
        <w:rPr>
          <w:rFonts w:hint="eastAsia"/>
        </w:rPr>
        <w:t>异步串行通信简介</w:t>
      </w:r>
      <w:bookmarkEnd w:id="4639"/>
      <w:bookmarkEnd w:id="4640"/>
      <w:bookmarkEnd w:id="4641"/>
      <w:bookmarkEnd w:id="4642"/>
    </w:p>
    <w:p w14:paraId="6016CF1A">
      <w:pPr>
        <w:pStyle w:val="109"/>
        <w:ind w:firstLine="360"/>
        <w:rPr>
          <w:rStyle w:val="174"/>
          <w:rFonts w:hint="eastAsia" w:eastAsia="宋体"/>
          <w:lang w:eastAsia="zh-CN"/>
        </w:rPr>
      </w:pPr>
      <w:bookmarkStart w:id="4643" w:name="_QWord_Source_Comparison_3671"/>
      <w:bookmarkStart w:id="4644" w:name="_QWord_Source_Comparison_Para_514"/>
      <w:bookmarkStart w:id="4645" w:name="_QWord_Paragraph__514"/>
      <w:r>
        <w:rPr>
          <w:rStyle w:val="174"/>
          <w:rFonts w:hint="eastAsia" w:eastAsia="宋体"/>
          <w:lang w:eastAsia="zh-CN"/>
        </w:rPr>
        <w:drawing>
          <wp:inline distT="0" distB="0" distL="114300" distR="114300">
            <wp:extent cx="2286000" cy="2286000"/>
            <wp:effectExtent l="0" t="0" r="0" b="0"/>
            <wp:docPr id="53" name="图片 53" descr="2-7-1 异步串行通信简介.pp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2-7-1 异步串行通信简介.pptx"/>
                    <pic:cNvPicPr>
                      <a:picLocks noChangeAspect="1"/>
                    </pic:cNvPicPr>
                  </pic:nvPicPr>
                  <pic:blipFill>
                    <a:blip r:embed="rId126"/>
                    <a:stretch>
                      <a:fillRect/>
                    </a:stretch>
                  </pic:blipFill>
                  <pic:spPr>
                    <a:xfrm>
                      <a:off x="0" y="0"/>
                      <a:ext cx="2286000" cy="2286000"/>
                    </a:xfrm>
                    <a:prstGeom prst="rect">
                      <a:avLst/>
                    </a:prstGeom>
                  </pic:spPr>
                </pic:pic>
              </a:graphicData>
            </a:graphic>
          </wp:inline>
        </w:drawing>
      </w:r>
    </w:p>
    <w:p w14:paraId="6D153709">
      <w:pPr>
        <w:pStyle w:val="109"/>
        <w:ind w:firstLine="360"/>
      </w:pPr>
      <w:r>
        <w:rPr>
          <w:rStyle w:val="174"/>
          <w:rFonts w:hint="eastAsia"/>
        </w:rPr>
        <w:t>2</w:t>
      </w:r>
      <w:bookmarkEnd w:id="4643"/>
      <w:bookmarkStart w:id="4646" w:name="_QWord_Source_Comparison_3672"/>
      <w:r>
        <w:rPr>
          <w:rStyle w:val="174"/>
        </w:rPr>
        <w:noBreakHyphen/>
      </w:r>
      <w:bookmarkEnd w:id="4646"/>
      <w:bookmarkStart w:id="4647" w:name="_QWord_Source_Comparison_3674"/>
      <w:r>
        <w:rPr>
          <w:rStyle w:val="174"/>
          <w:rFonts w:hint="eastAsia"/>
          <w:lang w:val="en-US" w:eastAsia="zh-CN"/>
        </w:rPr>
        <w:t>7</w:t>
      </w:r>
      <w:r>
        <w:rPr>
          <w:rStyle w:val="174"/>
        </w:rPr>
        <w:noBreakHyphen/>
      </w:r>
      <w:bookmarkEnd w:id="4647"/>
      <w:bookmarkStart w:id="4648" w:name="_QWord_Source_Comparison_3675"/>
      <w:r>
        <w:rPr>
          <w:rStyle w:val="174"/>
          <w:rFonts w:hint="eastAsia"/>
        </w:rPr>
        <w:t xml:space="preserve">1 </w:t>
      </w:r>
      <w:bookmarkEnd w:id="4648"/>
      <w:bookmarkStart w:id="4649" w:name="_QWord_Source_Comparison_3676"/>
      <w:r>
        <w:rPr>
          <w:rStyle w:val="174"/>
          <w:rFonts w:hint="eastAsia"/>
        </w:rPr>
        <w:t>异步串行通信简介</w:t>
      </w:r>
      <w:bookmarkEnd w:id="4644"/>
      <w:bookmarkEnd w:id="4645"/>
      <w:bookmarkEnd w:id="4649"/>
    </w:p>
    <w:p w14:paraId="61ED5226">
      <w:pPr>
        <w:pStyle w:val="66"/>
        <w:numPr>
          <w:ilvl w:val="4"/>
          <w:numId w:val="6"/>
        </w:numPr>
      </w:pPr>
      <w:bookmarkStart w:id="4650" w:name="_QWord_Paragraph__515"/>
      <w:bookmarkStart w:id="4651" w:name="_QWord_Source_Comparison_Para_515"/>
      <w:bookmarkStart w:id="4652" w:name="_QWord_Source_Comparison_3677"/>
      <w:r>
        <w:rPr>
          <w:rFonts w:hint="eastAsia"/>
        </w:rPr>
        <w:t>同步通信与异步通信</w:t>
      </w:r>
      <w:bookmarkEnd w:id="4650"/>
      <w:bookmarkEnd w:id="4651"/>
      <w:bookmarkEnd w:id="4652"/>
    </w:p>
    <w:p w14:paraId="68755BA3">
      <w:pPr>
        <w:pStyle w:val="4"/>
        <w:ind w:firstLine="420"/>
      </w:pPr>
      <w:bookmarkStart w:id="4653" w:name="_QWord_Paragraph__516"/>
      <w:bookmarkStart w:id="4654" w:name="_QWord_Source_Comparison_3679"/>
      <w:bookmarkStart w:id="4655" w:name="_QWord_Source_Comparison_Para_516"/>
      <w:r>
        <w:rPr>
          <w:rFonts w:hint="eastAsia"/>
        </w:rPr>
        <w:t>同步通信是以块为单位进行传输，一个数据块内由很多字节来组成，字节是一个挨着一个进行传输，两个字节之间没有间隙，两个数据块之间的时间间隔是不确定的。</w:t>
      </w:r>
      <w:bookmarkEnd w:id="4653"/>
      <w:bookmarkEnd w:id="4654"/>
      <w:bookmarkEnd w:id="4655"/>
    </w:p>
    <w:p w14:paraId="79496244">
      <w:pPr>
        <w:pStyle w:val="4"/>
        <w:ind w:firstLine="420"/>
      </w:pPr>
      <w:bookmarkStart w:id="4656" w:name="_QWord_Source_Comparison_3680"/>
      <w:bookmarkStart w:id="4657" w:name="_QWord_Paragraph__517"/>
      <w:bookmarkStart w:id="4658" w:name="_QWord_Source_Comparison_Para_517"/>
      <w:r>
        <w:rPr>
          <w:rFonts w:hint="eastAsia"/>
        </w:rPr>
        <w:t>相对同步通信而言，异步通信是一种以字节为单位组成数据帧进行传送的通信方式，如</w:t>
      </w:r>
      <w:bookmarkEnd w:id="4656"/>
      <w:bookmarkStart w:id="4659" w:name="_QWord_Source_Comparison_3681"/>
      <w:r>
        <w:fldChar w:fldCharType="begin"/>
      </w:r>
      <w:bookmarkEnd w:id="4659"/>
      <w:bookmarkStart w:id="4660" w:name="_QWord_Source_Comparison_3682"/>
      <w:r>
        <w:instrText xml:space="preserve"> </w:instrText>
      </w:r>
      <w:bookmarkEnd w:id="4660"/>
      <w:bookmarkStart w:id="4661" w:name="_QWord_Source_Comparison_3683"/>
      <w:r>
        <w:rPr>
          <w:rFonts w:hint="eastAsia"/>
        </w:rPr>
        <w:instrText xml:space="preserve">REF QWord_XRef_Figure__ziESvf \h \* CHARFORMAT</w:instrText>
      </w:r>
      <w:bookmarkEnd w:id="4661"/>
      <w:bookmarkStart w:id="4662" w:name="_QWord_Source_Comparison_3684"/>
      <w:r>
        <w:instrText xml:space="preserve"> </w:instrText>
      </w:r>
      <w:bookmarkStart w:id="4663" w:name="_QWord_Source_Comparison_3685"/>
      <w:r>
        <w:fldChar w:fldCharType="separate"/>
      </w:r>
      <w:bookmarkEnd w:id="4662"/>
      <w:bookmarkEnd w:id="4663"/>
      <w:bookmarkStart w:id="4664" w:name="_QWord_Source_Comparison_3686"/>
      <w:r>
        <w:rPr>
          <w:rFonts w:hint="eastAsia"/>
        </w:rPr>
        <w:t>图</w:t>
      </w:r>
      <w:bookmarkEnd w:id="4664"/>
      <w:bookmarkStart w:id="4665" w:name="_QWord_Source_Comparison_3687"/>
      <w:r>
        <w:rPr>
          <w:rFonts w:hint="eastAsia"/>
        </w:rPr>
        <w:t> </w:t>
      </w:r>
      <w:bookmarkEnd w:id="4665"/>
      <w:bookmarkStart w:id="4666" w:name="_QWord_Source_Comparison_3688"/>
      <w:r>
        <w:t>2</w:t>
      </w:r>
      <w:bookmarkEnd w:id="4666"/>
      <w:bookmarkStart w:id="4667" w:name="_QWord_Source_Comparison_3689"/>
      <w:r>
        <w:noBreakHyphen/>
      </w:r>
      <w:r>
        <w:t>31</w:t>
      </w:r>
      <w:bookmarkEnd w:id="4667"/>
      <w:bookmarkStart w:id="4668" w:name="_QWord_Source_Comparison_3690"/>
      <w:r>
        <w:fldChar w:fldCharType="end"/>
      </w:r>
      <w:bookmarkEnd w:id="4668"/>
      <w:bookmarkStart w:id="4669" w:name="_QWord_Source_Comparison_3691"/>
      <w:r>
        <w:rPr>
          <w:rFonts w:hint="eastAsia"/>
        </w:rPr>
        <w:t>所示，一帧数据由起始位，数据位和停止位组成。</w:t>
      </w:r>
      <w:bookmarkEnd w:id="4657"/>
      <w:bookmarkEnd w:id="4658"/>
      <w:bookmarkEnd w:id="4669"/>
    </w:p>
    <w:p w14:paraId="0F4BB3AE">
      <w:pPr>
        <w:pStyle w:val="105"/>
      </w:pPr>
      <w:bookmarkStart w:id="4670" w:name="_QWord_Source_Comparison_Para_518"/>
      <w:r>
        <w:t>‌</w:t>
      </w:r>
      <w:bookmarkStart w:id="4671" w:name="_QWord_Source_Comparison_3692"/>
      <w:bookmarkEnd w:id="4671"/>
      <w:bookmarkStart w:id="4672" w:name="_QWord_Source_Comparison_3693"/>
      <w:bookmarkStart w:id="4673" w:name="_QWord_Paragraph__518"/>
      <w:bookmarkStart w:id="4674" w:name="_QWord_ImageIndex_45"/>
      <w:r>
        <w:drawing>
          <wp:inline distT="0" distB="0" distL="0" distR="0">
            <wp:extent cx="4114800" cy="554990"/>
            <wp:effectExtent l="0" t="0" r="0" b="0"/>
            <wp:docPr id="1419787769" name="图片 45" title="QWord_ImageMark_45">
              <a:hlinkClick xmlns:a="http://schemas.openxmlformats.org/drawingml/2006/main" r:id="rId127" tooltip="QWord 图片目录：resource/images/illustration/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87769" name="图片 45" title="QWord_ImageMark_45"/>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a:xfrm>
                      <a:off x="0" y="0"/>
                      <a:ext cx="4114800" cy="555232"/>
                    </a:xfrm>
                    <a:prstGeom prst="rect">
                      <a:avLst/>
                    </a:prstGeom>
                    <a:noFill/>
                    <a:ln>
                      <a:noFill/>
                    </a:ln>
                  </pic:spPr>
                </pic:pic>
              </a:graphicData>
            </a:graphic>
          </wp:inline>
        </w:drawing>
      </w:r>
      <w:bookmarkEnd w:id="4670"/>
      <w:bookmarkEnd w:id="4672"/>
      <w:bookmarkEnd w:id="4673"/>
      <w:bookmarkEnd w:id="4674"/>
    </w:p>
    <w:p w14:paraId="6638E01E">
      <w:pPr>
        <w:pStyle w:val="68"/>
      </w:pPr>
      <w:bookmarkStart w:id="4675" w:name="_QWord_Source_Comparison_3694"/>
      <w:bookmarkStart w:id="4676" w:name="QWord_XRef_Figure__ziESvf"/>
      <w:bookmarkStart w:id="4677" w:name="_QWord_Source_Comparison_Para_519"/>
      <w:bookmarkStart w:id="4678" w:name="_QWord_Paragraph__519"/>
      <w:r>
        <w:rPr>
          <w:rFonts w:hint="eastAsia"/>
        </w:rPr>
        <w:t>图</w:t>
      </w:r>
      <w:bookmarkEnd w:id="4675"/>
      <w:bookmarkStart w:id="4679" w:name="_QWord_Source_Comparison_3695"/>
      <w:r>
        <w:rPr>
          <w:rFonts w:hint="eastAsia"/>
        </w:rPr>
        <w:t> </w:t>
      </w:r>
      <w:bookmarkEnd w:id="4679"/>
      <w:bookmarkStart w:id="4680" w:name="_QWord_Source_Comparison_3696"/>
      <w:r>
        <w:fldChar w:fldCharType="begin"/>
      </w:r>
      <w:bookmarkEnd w:id="4680"/>
      <w:bookmarkStart w:id="4681" w:name="_QWord_Source_Comparison_3697"/>
      <w:r>
        <w:instrText xml:space="preserve"> SEQ QWord_Heading1_Sequence \c </w:instrText>
      </w:r>
      <w:bookmarkEnd w:id="4681"/>
      <w:bookmarkStart w:id="4682" w:name="_QWord_Source_Comparison_3698"/>
      <w:r>
        <w:fldChar w:fldCharType="separate"/>
      </w:r>
      <w:bookmarkEnd w:id="4682"/>
      <w:bookmarkStart w:id="4683" w:name="_QWord_Source_Comparison_3699"/>
      <w:r>
        <w:t>2</w:t>
      </w:r>
      <w:bookmarkEnd w:id="4683"/>
      <w:bookmarkStart w:id="4684" w:name="_QWord_Source_Comparison_3700"/>
      <w:r>
        <w:fldChar w:fldCharType="end"/>
      </w:r>
      <w:bookmarkEnd w:id="4684"/>
      <w:bookmarkStart w:id="4685" w:name="_QWord_Source_Comparison_3701"/>
      <w:r>
        <w:noBreakHyphen/>
      </w:r>
      <w:bookmarkEnd w:id="4685"/>
      <w:bookmarkStart w:id="4686" w:name="_QWord_Source_Comparison_3702"/>
      <w:r>
        <w:fldChar w:fldCharType="begin"/>
      </w:r>
      <w:bookmarkEnd w:id="4686"/>
      <w:bookmarkStart w:id="4687" w:name="_QWord_Source_Comparison_3703"/>
      <w:r>
        <w:instrText xml:space="preserve"> </w:instrText>
      </w:r>
      <w:bookmarkEnd w:id="4687"/>
      <w:bookmarkStart w:id="4688" w:name="_QWord_Source_Comparison_3704"/>
      <w:r>
        <w:rPr>
          <w:rFonts w:hint="eastAsia"/>
        </w:rPr>
        <w:instrText xml:space="preserve">SEQ </w:instrText>
      </w:r>
      <w:bookmarkEnd w:id="4688"/>
      <w:bookmarkStart w:id="4689" w:name="_QWord_Source_Comparison_3705"/>
      <w:r>
        <w:rPr>
          <w:rFonts w:hint="eastAsia"/>
        </w:rPr>
        <w:instrText xml:space="preserve">图</w:instrText>
      </w:r>
      <w:bookmarkEnd w:id="4689"/>
      <w:bookmarkStart w:id="4690" w:name="_QWord_Source_Comparison_3706"/>
      <w:r>
        <w:rPr>
          <w:rFonts w:hint="eastAsia"/>
        </w:rPr>
        <w:instrText xml:space="preserve"> \* ARABIC \s 1</w:instrText>
      </w:r>
      <w:bookmarkEnd w:id="4690"/>
      <w:bookmarkStart w:id="4691" w:name="_QWord_Source_Comparison_3707"/>
      <w:r>
        <w:instrText xml:space="preserve"> </w:instrText>
      </w:r>
      <w:bookmarkStart w:id="4692" w:name="_QWord_Source_Comparison_3708"/>
      <w:r>
        <w:fldChar w:fldCharType="separate"/>
      </w:r>
      <w:bookmarkEnd w:id="4691"/>
      <w:bookmarkEnd w:id="4692"/>
      <w:bookmarkStart w:id="4693" w:name="_QWord_Source_Comparison_3709"/>
      <w:r>
        <w:t>31</w:t>
      </w:r>
      <w:bookmarkEnd w:id="4693"/>
      <w:bookmarkStart w:id="4694" w:name="_QWord_Source_Comparison_3710"/>
      <w:r>
        <w:fldChar w:fldCharType="end"/>
      </w:r>
      <w:bookmarkEnd w:id="4676"/>
      <w:bookmarkEnd w:id="4694"/>
      <w:bookmarkStart w:id="4695" w:name="_QWord_Source_Comparison_3711"/>
      <w:r>
        <w:rPr>
          <w:rFonts w:hint="eastAsia"/>
        </w:rPr>
        <w:t xml:space="preserve">  </w:t>
      </w:r>
      <w:bookmarkEnd w:id="4695"/>
      <w:bookmarkStart w:id="4696" w:name="_QWord_Source_Comparison_3712"/>
      <w:r>
        <w:rPr>
          <w:rFonts w:hint="eastAsia"/>
        </w:rPr>
        <w:t>数据帧示意图</w:t>
      </w:r>
      <w:bookmarkEnd w:id="4677"/>
      <w:bookmarkEnd w:id="4678"/>
      <w:bookmarkEnd w:id="4696"/>
    </w:p>
    <w:p w14:paraId="2EFACACC">
      <w:pPr>
        <w:pStyle w:val="4"/>
        <w:ind w:firstLine="420"/>
      </w:pPr>
      <w:bookmarkStart w:id="4697" w:name="_QWord_Source_Comparison_3713"/>
      <w:bookmarkStart w:id="4698" w:name="_QWord_Source_Comparison_Para_520"/>
      <w:bookmarkStart w:id="4699" w:name="_QWord_Paragraph__520"/>
      <w:r>
        <w:rPr>
          <w:rFonts w:hint="eastAsia"/>
        </w:rPr>
        <w:t>起始位（</w:t>
      </w:r>
      <w:bookmarkEnd w:id="4697"/>
      <w:bookmarkStart w:id="4700" w:name="_QWord_Source_Comparison_3714"/>
      <w:r>
        <w:rPr>
          <w:rFonts w:hint="eastAsia"/>
        </w:rPr>
        <w:t>START BIT</w:t>
      </w:r>
      <w:bookmarkEnd w:id="4700"/>
      <w:bookmarkStart w:id="4701" w:name="_QWord_Source_Comparison_3715"/>
      <w:r>
        <w:rPr>
          <w:rFonts w:hint="eastAsia"/>
        </w:rPr>
        <w:t>）：位于数据帧开头，占</w:t>
      </w:r>
      <w:bookmarkEnd w:id="4701"/>
      <w:bookmarkStart w:id="4702" w:name="_QWord_Source_Comparison_3716"/>
      <w:r>
        <w:rPr>
          <w:rFonts w:hint="eastAsia"/>
        </w:rPr>
        <w:t>1</w:t>
      </w:r>
      <w:bookmarkEnd w:id="4702"/>
      <w:bookmarkStart w:id="4703" w:name="_QWord_Source_Comparison_3717"/>
      <w:r>
        <w:rPr>
          <w:rFonts w:hint="eastAsia"/>
        </w:rPr>
        <w:t>位。标志着数据传输的开始，向接收端表示发送端开始发送数据。</w:t>
      </w:r>
      <w:bookmarkEnd w:id="4698"/>
      <w:bookmarkEnd w:id="4699"/>
      <w:bookmarkEnd w:id="4703"/>
    </w:p>
    <w:p w14:paraId="6642BD2A">
      <w:pPr>
        <w:pStyle w:val="4"/>
        <w:ind w:firstLine="420"/>
      </w:pPr>
      <w:bookmarkStart w:id="4704" w:name="_QWord_Source_Comparison_3718"/>
      <w:bookmarkStart w:id="4705" w:name="_QWord_Source_Comparison_Para_521"/>
      <w:bookmarkStart w:id="4706" w:name="_QWord_Paragraph__521"/>
      <w:r>
        <w:rPr>
          <w:rFonts w:hint="eastAsia"/>
        </w:rPr>
        <w:t>数据位（</w:t>
      </w:r>
      <w:bookmarkEnd w:id="4704"/>
      <w:bookmarkStart w:id="4707" w:name="_QWord_Source_Comparison_3719"/>
      <w:r>
        <w:rPr>
          <w:rFonts w:hint="eastAsia"/>
        </w:rPr>
        <w:t>DATA BIT</w:t>
      </w:r>
      <w:bookmarkEnd w:id="4707"/>
      <w:bookmarkStart w:id="4708" w:name="_QWord_Source_Comparison_3720"/>
      <w:r>
        <w:rPr>
          <w:rFonts w:hint="eastAsia"/>
        </w:rPr>
        <w:t>）：记录要传输的数据信息，一般占</w:t>
      </w:r>
      <w:bookmarkEnd w:id="4708"/>
      <w:bookmarkStart w:id="4709" w:name="_QWord_Source_Comparison_3721"/>
      <w:r>
        <w:rPr>
          <w:rFonts w:hint="eastAsia"/>
        </w:rPr>
        <w:t>5</w:t>
      </w:r>
      <w:bookmarkEnd w:id="4709"/>
      <w:bookmarkStart w:id="4710" w:name="_QWord_Source_Comparison_3722"/>
      <w:r>
        <w:rPr>
          <w:rFonts w:hint="eastAsia"/>
        </w:rPr>
        <w:t>～</w:t>
      </w:r>
      <w:bookmarkEnd w:id="4710"/>
      <w:bookmarkStart w:id="4711" w:name="_QWord_Source_Comparison_3723"/>
      <w:r>
        <w:rPr>
          <w:rFonts w:hint="eastAsia"/>
        </w:rPr>
        <w:t>8</w:t>
      </w:r>
      <w:bookmarkEnd w:id="4711"/>
      <w:bookmarkStart w:id="4712" w:name="_QWord_Source_Comparison_3724"/>
      <w:r>
        <w:rPr>
          <w:rFonts w:hint="eastAsia"/>
        </w:rPr>
        <w:t>位。</w:t>
      </w:r>
      <w:bookmarkEnd w:id="4705"/>
      <w:bookmarkEnd w:id="4706"/>
      <w:bookmarkEnd w:id="4712"/>
    </w:p>
    <w:p w14:paraId="295FD1EB">
      <w:pPr>
        <w:pStyle w:val="4"/>
        <w:ind w:firstLine="420"/>
      </w:pPr>
      <w:bookmarkStart w:id="4713" w:name="_QWord_Source_Comparison_3725"/>
      <w:bookmarkStart w:id="4714" w:name="_QWord_Paragraph__522"/>
      <w:bookmarkStart w:id="4715" w:name="_QWord_Source_Comparison_Para_522"/>
      <w:r>
        <w:rPr>
          <w:rFonts w:hint="eastAsia"/>
        </w:rPr>
        <w:t>停止位（</w:t>
      </w:r>
      <w:bookmarkEnd w:id="4713"/>
      <w:bookmarkStart w:id="4716" w:name="_QWord_Source_Comparison_3726"/>
      <w:r>
        <w:rPr>
          <w:rFonts w:hint="eastAsia"/>
        </w:rPr>
        <w:t>STOP BIT</w:t>
      </w:r>
      <w:bookmarkEnd w:id="4716"/>
      <w:bookmarkStart w:id="4717" w:name="_QWord_Source_Comparison_3727"/>
      <w:r>
        <w:rPr>
          <w:rFonts w:hint="eastAsia"/>
        </w:rPr>
        <w:t>）：位于数据帧末尾，占</w:t>
      </w:r>
      <w:bookmarkEnd w:id="4717"/>
      <w:bookmarkStart w:id="4718" w:name="_QWord_Source_Comparison_3728"/>
      <w:r>
        <w:rPr>
          <w:rFonts w:hint="eastAsia"/>
        </w:rPr>
        <w:t>1</w:t>
      </w:r>
      <w:bookmarkEnd w:id="4718"/>
      <w:bookmarkStart w:id="4719" w:name="_QWord_Source_Comparison_3729"/>
      <w:r>
        <w:rPr>
          <w:rFonts w:hint="eastAsia"/>
        </w:rPr>
        <w:t>位，用于向接收端表示一帧数据已经传输完毕。在数据发送结束后，会停留在停止位。</w:t>
      </w:r>
      <w:bookmarkEnd w:id="4714"/>
      <w:bookmarkEnd w:id="4715"/>
      <w:bookmarkEnd w:id="4719"/>
    </w:p>
    <w:p w14:paraId="5C050028">
      <w:pPr>
        <w:pStyle w:val="4"/>
        <w:ind w:firstLine="420"/>
      </w:pPr>
      <w:bookmarkStart w:id="4720" w:name="_QWord_Source_Comparison_3730"/>
      <w:bookmarkStart w:id="4721" w:name="_QWord_Paragraph__523"/>
      <w:bookmarkStart w:id="4722" w:name="_QWord_Source_Comparison_Para_523"/>
      <w:r>
        <w:rPr>
          <w:rFonts w:hint="eastAsia"/>
        </w:rPr>
        <w:t>此外，还可以通过软件的方式来设置校验位。在异步通信中，接收的两个字符之间的时间的间隔是随机的。例如两个字节间的时间</w:t>
      </w:r>
      <w:bookmarkEnd w:id="4720"/>
      <w:bookmarkStart w:id="4723" w:name="_QWord_Source_Comparison_5321"/>
      <w:bookmarkStart w:id="4724" w:name="_QWord_Source_Comparison_5378"/>
      <m:oMath>
        <m:r>
          <m:rPr/>
          <w:rPr>
            <w:rFonts w:ascii="Cambria Math" w:hAnsi="Cambria Math"/>
            <w:color w:val="008000"/>
          </w:rPr>
          <m:t> </m:t>
        </m:r>
        <w:bookmarkEnd w:id="4723"/>
        <w:bookmarkStart w:id="4725" w:name="_QWord_Source_Comparison_5322"/>
        <m:r>
          <m:rPr/>
          <w:rPr>
            <w:rFonts w:hint="eastAsia" w:ascii="Cambria Math" w:hAnsi="Cambria Math"/>
            <w:color w:val="008000"/>
          </w:rPr>
          <m:t>t</m:t>
        </m:r>
        <w:bookmarkEnd w:id="4725"/>
        <w:bookmarkStart w:id="4726" w:name="_QWord_Source_Comparison_5323"/>
        <m:r>
          <m:rPr/>
          <w:rPr>
            <w:rFonts w:ascii="Cambria Math" w:hAnsi="Cambria Math"/>
            <w:color w:val="008000"/>
          </w:rPr>
          <m:t> </m:t>
        </m:r>
        <w:bookmarkEnd w:id="4724"/>
        <w:bookmarkEnd w:id="4726"/>
      </m:oMath>
      <w:bookmarkStart w:id="4727" w:name="_QWord_Source_Comparison_3731"/>
      <w:r>
        <w:rPr>
          <w:rFonts w:hint="eastAsia"/>
        </w:rPr>
        <w:t>是不固定的，如</w:t>
      </w:r>
      <w:bookmarkEnd w:id="4727"/>
      <w:bookmarkStart w:id="4728" w:name="_QWord_Source_Comparison_3732"/>
      <w:r>
        <w:fldChar w:fldCharType="begin"/>
      </w:r>
      <w:bookmarkEnd w:id="4728"/>
      <w:bookmarkStart w:id="4729" w:name="_QWord_Source_Comparison_3733"/>
      <w:r>
        <w:instrText xml:space="preserve"> </w:instrText>
      </w:r>
      <w:bookmarkEnd w:id="4729"/>
      <w:bookmarkStart w:id="4730" w:name="_QWord_Source_Comparison_3734"/>
      <w:r>
        <w:rPr>
          <w:rFonts w:hint="eastAsia"/>
        </w:rPr>
        <w:instrText xml:space="preserve">REF QWord_XRef_Figure__oocKX6 \h \* CHARFORMAT</w:instrText>
      </w:r>
      <w:bookmarkEnd w:id="4730"/>
      <w:bookmarkStart w:id="4731" w:name="_QWord_Source_Comparison_3735"/>
      <w:r>
        <w:instrText xml:space="preserve"> </w:instrText>
      </w:r>
      <w:bookmarkStart w:id="4732" w:name="_QWord_Source_Comparison_3736"/>
      <w:r>
        <w:fldChar w:fldCharType="separate"/>
      </w:r>
      <w:bookmarkEnd w:id="4731"/>
      <w:bookmarkEnd w:id="4732"/>
      <w:bookmarkStart w:id="4733" w:name="_QWord_Source_Comparison_3737"/>
      <w:r>
        <w:rPr>
          <w:rFonts w:hint="eastAsia"/>
        </w:rPr>
        <w:t>图</w:t>
      </w:r>
      <w:bookmarkEnd w:id="4733"/>
      <w:bookmarkStart w:id="4734" w:name="_QWord_Source_Comparison_3738"/>
      <w:r>
        <w:rPr>
          <w:rFonts w:hint="eastAsia"/>
        </w:rPr>
        <w:t> </w:t>
      </w:r>
      <w:bookmarkEnd w:id="4734"/>
      <w:bookmarkStart w:id="4735" w:name="_QWord_Source_Comparison_3739"/>
      <w:r>
        <w:t>2</w:t>
      </w:r>
      <w:bookmarkEnd w:id="4735"/>
      <w:bookmarkStart w:id="4736" w:name="_QWord_Source_Comparison_3740"/>
      <w:r>
        <w:noBreakHyphen/>
      </w:r>
      <w:r>
        <w:t>32</w:t>
      </w:r>
      <w:bookmarkEnd w:id="4736"/>
      <w:bookmarkStart w:id="4737" w:name="_QWord_Source_Comparison_3741"/>
      <w:r>
        <w:fldChar w:fldCharType="end"/>
      </w:r>
      <w:bookmarkEnd w:id="4737"/>
      <w:bookmarkStart w:id="4738" w:name="_QWord_Source_Comparison_3742"/>
      <w:r>
        <w:rPr>
          <w:rFonts w:hint="eastAsia"/>
        </w:rPr>
        <w:t>所示。</w:t>
      </w:r>
      <w:bookmarkEnd w:id="4721"/>
      <w:bookmarkEnd w:id="4722"/>
      <w:bookmarkEnd w:id="4738"/>
    </w:p>
    <w:p w14:paraId="46E3EBED">
      <w:pPr>
        <w:pStyle w:val="105"/>
      </w:pPr>
      <w:bookmarkStart w:id="4739" w:name="_QWord_Source_Comparison_Para_524"/>
      <w:r>
        <w:t>‌</w:t>
      </w:r>
      <w:bookmarkStart w:id="4740" w:name="_QWord_Source_Comparison_3743"/>
      <w:bookmarkEnd w:id="4740"/>
      <w:bookmarkStart w:id="4741" w:name="_QWord_Source_Comparison_3744"/>
      <w:bookmarkStart w:id="4742" w:name="_QWord_ImageIndex_46"/>
      <w:bookmarkStart w:id="4743" w:name="_QWord_Paragraph__524"/>
      <w:r>
        <w:drawing>
          <wp:inline distT="0" distB="0" distL="0" distR="0">
            <wp:extent cx="2232660" cy="1005840"/>
            <wp:effectExtent l="0" t="0" r="0" b="3810"/>
            <wp:docPr id="1501983323" name="图片 44" title="QWord_ImageMark_46">
              <a:hlinkClick xmlns:a="http://schemas.openxmlformats.org/drawingml/2006/main" r:id="rId129" tooltip="QWord 图片目录：resource/images/illustration/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83323" name="图片 44" title="QWord_ImageMark_46"/>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a:xfrm>
                      <a:off x="0" y="0"/>
                      <a:ext cx="2232660" cy="1005840"/>
                    </a:xfrm>
                    <a:prstGeom prst="rect">
                      <a:avLst/>
                    </a:prstGeom>
                    <a:noFill/>
                    <a:ln>
                      <a:noFill/>
                    </a:ln>
                  </pic:spPr>
                </pic:pic>
              </a:graphicData>
            </a:graphic>
          </wp:inline>
        </w:drawing>
      </w:r>
      <w:bookmarkEnd w:id="4739"/>
      <w:bookmarkEnd w:id="4741"/>
      <w:bookmarkEnd w:id="4742"/>
      <w:bookmarkEnd w:id="4743"/>
    </w:p>
    <w:p w14:paraId="30DEC46E">
      <w:pPr>
        <w:pStyle w:val="68"/>
      </w:pPr>
      <w:bookmarkStart w:id="4744" w:name="_QWord_Source_Comparison_3745"/>
      <w:bookmarkStart w:id="4745" w:name="QWord_XRef_Figure__oocKX6"/>
      <w:bookmarkStart w:id="4746" w:name="_QWord_Source_Comparison_Para_525"/>
      <w:bookmarkStart w:id="4747" w:name="_QWord_Paragraph__525"/>
      <w:r>
        <w:rPr>
          <w:rFonts w:hint="eastAsia"/>
        </w:rPr>
        <w:t>图</w:t>
      </w:r>
      <w:bookmarkEnd w:id="4744"/>
      <w:bookmarkStart w:id="4748" w:name="_QWord_Source_Comparison_3746"/>
      <w:r>
        <w:rPr>
          <w:rFonts w:hint="eastAsia"/>
        </w:rPr>
        <w:t> </w:t>
      </w:r>
      <w:bookmarkEnd w:id="4748"/>
      <w:bookmarkStart w:id="4749" w:name="_QWord_Source_Comparison_3747"/>
      <w:r>
        <w:fldChar w:fldCharType="begin"/>
      </w:r>
      <w:bookmarkEnd w:id="4749"/>
      <w:bookmarkStart w:id="4750" w:name="_QWord_Source_Comparison_3748"/>
      <w:r>
        <w:instrText xml:space="preserve"> SEQ QWord_Heading1_Sequence \c </w:instrText>
      </w:r>
      <w:bookmarkEnd w:id="4750"/>
      <w:bookmarkStart w:id="4751" w:name="_QWord_Source_Comparison_3749"/>
      <w:r>
        <w:fldChar w:fldCharType="separate"/>
      </w:r>
      <w:bookmarkEnd w:id="4751"/>
      <w:bookmarkStart w:id="4752" w:name="_QWord_Source_Comparison_3750"/>
      <w:r>
        <w:t>2</w:t>
      </w:r>
      <w:bookmarkEnd w:id="4752"/>
      <w:bookmarkStart w:id="4753" w:name="_QWord_Source_Comparison_3751"/>
      <w:r>
        <w:fldChar w:fldCharType="end"/>
      </w:r>
      <w:bookmarkEnd w:id="4753"/>
      <w:bookmarkStart w:id="4754" w:name="_QWord_Source_Comparison_3752"/>
      <w:r>
        <w:noBreakHyphen/>
      </w:r>
      <w:bookmarkEnd w:id="4754"/>
      <w:bookmarkStart w:id="4755" w:name="_QWord_Source_Comparison_3753"/>
      <w:r>
        <w:fldChar w:fldCharType="begin"/>
      </w:r>
      <w:bookmarkEnd w:id="4755"/>
      <w:bookmarkStart w:id="4756" w:name="_QWord_Source_Comparison_3754"/>
      <w:r>
        <w:instrText xml:space="preserve"> </w:instrText>
      </w:r>
      <w:bookmarkEnd w:id="4756"/>
      <w:bookmarkStart w:id="4757" w:name="_QWord_Source_Comparison_3755"/>
      <w:r>
        <w:rPr>
          <w:rFonts w:hint="eastAsia"/>
        </w:rPr>
        <w:instrText xml:space="preserve">SEQ </w:instrText>
      </w:r>
      <w:bookmarkEnd w:id="4757"/>
      <w:bookmarkStart w:id="4758" w:name="_QWord_Source_Comparison_3756"/>
      <w:r>
        <w:rPr>
          <w:rFonts w:hint="eastAsia"/>
        </w:rPr>
        <w:instrText xml:space="preserve">图</w:instrText>
      </w:r>
      <w:bookmarkEnd w:id="4758"/>
      <w:bookmarkStart w:id="4759" w:name="_QWord_Source_Comparison_3757"/>
      <w:r>
        <w:rPr>
          <w:rFonts w:hint="eastAsia"/>
        </w:rPr>
        <w:instrText xml:space="preserve"> \* ARABIC \s 1</w:instrText>
      </w:r>
      <w:bookmarkEnd w:id="4759"/>
      <w:bookmarkStart w:id="4760" w:name="_QWord_Source_Comparison_3758"/>
      <w:r>
        <w:instrText xml:space="preserve"> </w:instrText>
      </w:r>
      <w:bookmarkStart w:id="4761" w:name="_QWord_Source_Comparison_3759"/>
      <w:r>
        <w:fldChar w:fldCharType="separate"/>
      </w:r>
      <w:bookmarkEnd w:id="4760"/>
      <w:bookmarkEnd w:id="4761"/>
      <w:bookmarkStart w:id="4762" w:name="_QWord_Source_Comparison_3760"/>
      <w:r>
        <w:t>32</w:t>
      </w:r>
      <w:bookmarkEnd w:id="4762"/>
      <w:bookmarkStart w:id="4763" w:name="_QWord_Source_Comparison_3761"/>
      <w:r>
        <w:fldChar w:fldCharType="end"/>
      </w:r>
      <w:bookmarkEnd w:id="4745"/>
      <w:bookmarkEnd w:id="4763"/>
      <w:bookmarkStart w:id="4764" w:name="_QWord_Source_Comparison_3762"/>
      <w:r>
        <w:rPr>
          <w:rFonts w:hint="eastAsia"/>
        </w:rPr>
        <w:t xml:space="preserve">  </w:t>
      </w:r>
      <w:bookmarkEnd w:id="4764"/>
      <w:bookmarkStart w:id="4765" w:name="_QWord_Source_Comparison_3763"/>
      <w:r>
        <w:rPr>
          <w:rFonts w:hint="eastAsia"/>
        </w:rPr>
        <w:t>字符间时间间隔示意图</w:t>
      </w:r>
      <w:bookmarkEnd w:id="4746"/>
      <w:bookmarkEnd w:id="4747"/>
      <w:bookmarkEnd w:id="4765"/>
    </w:p>
    <w:p w14:paraId="6D2287ED">
      <w:pPr>
        <w:pStyle w:val="66"/>
        <w:numPr>
          <w:ilvl w:val="4"/>
          <w:numId w:val="6"/>
        </w:numPr>
      </w:pPr>
      <w:bookmarkStart w:id="4766" w:name="_QWord_Paragraph__526"/>
      <w:bookmarkStart w:id="4767" w:name="_QWord_Source_Comparison_3764"/>
      <w:bookmarkStart w:id="4768" w:name="_QWord_Source_Comparison_Para_526"/>
      <w:r>
        <w:rPr>
          <w:rFonts w:hint="eastAsia"/>
        </w:rPr>
        <w:t>波特率</w:t>
      </w:r>
      <w:bookmarkEnd w:id="4766"/>
      <w:bookmarkEnd w:id="4767"/>
      <w:bookmarkEnd w:id="4768"/>
    </w:p>
    <w:p w14:paraId="60C57260">
      <w:pPr>
        <w:pStyle w:val="4"/>
        <w:ind w:firstLine="420"/>
      </w:pPr>
      <w:bookmarkStart w:id="4769" w:name="_QWord_Source_Comparison_3766"/>
      <w:bookmarkStart w:id="4770" w:name="_QWord_Paragraph__527"/>
      <w:bookmarkStart w:id="4771" w:name="_QWord_Source_Comparison_Para_527"/>
      <w:r>
        <w:t>在串行</w:t>
      </w:r>
      <w:bookmarkEnd w:id="4769"/>
      <w:bookmarkStart w:id="4772" w:name="_QWord_Source_Comparison_3767"/>
      <w:r>
        <w:rPr>
          <w:rFonts w:hint="eastAsia"/>
        </w:rPr>
        <w:t>通信</w:t>
      </w:r>
      <w:bookmarkEnd w:id="4772"/>
      <w:bookmarkStart w:id="4773" w:name="_QWord_Source_Comparison_3768"/>
      <w:r>
        <w:t>中，波特率通常用来描述数据传输的速度，决定在给定时间内可以传输多少数据。</w:t>
      </w:r>
      <w:bookmarkEnd w:id="4773"/>
      <w:bookmarkStart w:id="4774" w:name="_QWord_Source_Comparison_3769"/>
      <w:r>
        <w:rPr>
          <w:rFonts w:hint="eastAsia"/>
        </w:rPr>
        <w:t>在计算机系统中可以通过定时器定时时间的长短来确定波特率。</w:t>
      </w:r>
      <w:bookmarkEnd w:id="4770"/>
      <w:bookmarkEnd w:id="4771"/>
      <w:bookmarkEnd w:id="4774"/>
    </w:p>
    <w:p w14:paraId="11C1C0A4">
      <w:pPr>
        <w:pStyle w:val="63"/>
        <w:numPr>
          <w:ilvl w:val="2"/>
          <w:numId w:val="6"/>
        </w:numPr>
        <w:spacing w:before="352" w:after="352"/>
      </w:pPr>
      <w:bookmarkStart w:id="4775" w:name="_QWord_Source_Comparison_3770"/>
      <w:bookmarkStart w:id="4776" w:name="_QWord_Source_Comparison_Para_528"/>
      <w:bookmarkStart w:id="4777" w:name="_QWord_Paragraph__528"/>
      <w:bookmarkStart w:id="4778" w:name="_Toc16824"/>
      <w:r>
        <w:rPr>
          <w:rFonts w:hint="eastAsia"/>
        </w:rPr>
        <w:t>UART</w:t>
      </w:r>
      <w:bookmarkEnd w:id="4775"/>
      <w:bookmarkStart w:id="4779" w:name="_QWord_Source_Comparison_3771"/>
      <w:r>
        <w:rPr>
          <w:rFonts w:hint="eastAsia"/>
        </w:rPr>
        <w:t>工作原理介绍</w:t>
      </w:r>
      <w:bookmarkEnd w:id="4776"/>
      <w:bookmarkEnd w:id="4777"/>
      <w:bookmarkEnd w:id="4778"/>
      <w:bookmarkEnd w:id="4779"/>
    </w:p>
    <w:p w14:paraId="2D6BB9B5">
      <w:pPr>
        <w:pStyle w:val="109"/>
        <w:ind w:firstLine="360"/>
        <w:rPr>
          <w:rStyle w:val="174"/>
          <w:rFonts w:hint="eastAsia" w:eastAsia="宋体"/>
          <w:lang w:eastAsia="zh-CN"/>
        </w:rPr>
      </w:pPr>
      <w:bookmarkStart w:id="4780" w:name="_QWord_Source_Comparison_3772"/>
      <w:bookmarkStart w:id="4781" w:name="_QWord_Source_Comparison_Para_529"/>
      <w:bookmarkStart w:id="4782" w:name="_QWord_Paragraph__529"/>
      <w:r>
        <w:rPr>
          <w:rStyle w:val="174"/>
          <w:rFonts w:hint="eastAsia" w:eastAsia="宋体"/>
          <w:lang w:eastAsia="zh-CN"/>
        </w:rPr>
        <w:drawing>
          <wp:inline distT="0" distB="0" distL="114300" distR="114300">
            <wp:extent cx="2286000" cy="2286000"/>
            <wp:effectExtent l="0" t="0" r="0" b="0"/>
            <wp:docPr id="54" name="图片 54" descr="2-7-2 UART工作原理介绍.pp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2-7-2 UART工作原理介绍.pptx"/>
                    <pic:cNvPicPr>
                      <a:picLocks noChangeAspect="1"/>
                    </pic:cNvPicPr>
                  </pic:nvPicPr>
                  <pic:blipFill>
                    <a:blip r:embed="rId131"/>
                    <a:stretch>
                      <a:fillRect/>
                    </a:stretch>
                  </pic:blipFill>
                  <pic:spPr>
                    <a:xfrm>
                      <a:off x="0" y="0"/>
                      <a:ext cx="2286000" cy="2286000"/>
                    </a:xfrm>
                    <a:prstGeom prst="rect">
                      <a:avLst/>
                    </a:prstGeom>
                  </pic:spPr>
                </pic:pic>
              </a:graphicData>
            </a:graphic>
          </wp:inline>
        </w:drawing>
      </w:r>
    </w:p>
    <w:p w14:paraId="51081F68">
      <w:pPr>
        <w:pStyle w:val="109"/>
        <w:ind w:firstLine="360"/>
      </w:pPr>
      <w:r>
        <w:rPr>
          <w:rStyle w:val="174"/>
          <w:rFonts w:hint="eastAsia"/>
        </w:rPr>
        <w:t>2</w:t>
      </w:r>
      <w:bookmarkEnd w:id="4780"/>
      <w:bookmarkStart w:id="4783" w:name="_QWord_Source_Comparison_3773"/>
      <w:r>
        <w:rPr>
          <w:rStyle w:val="174"/>
        </w:rPr>
        <w:noBreakHyphen/>
      </w:r>
      <w:bookmarkEnd w:id="4783"/>
      <w:bookmarkStart w:id="4784" w:name="_QWord_Source_Comparison_3775"/>
      <w:r>
        <w:rPr>
          <w:rStyle w:val="174"/>
          <w:rFonts w:hint="eastAsia"/>
          <w:lang w:val="en-US" w:eastAsia="zh-CN"/>
        </w:rPr>
        <w:t>7</w:t>
      </w:r>
      <w:r>
        <w:rPr>
          <w:rStyle w:val="174"/>
        </w:rPr>
        <w:noBreakHyphen/>
      </w:r>
      <w:bookmarkEnd w:id="4784"/>
      <w:bookmarkStart w:id="4785" w:name="_QWord_Source_Comparison_3776"/>
      <w:r>
        <w:rPr>
          <w:rStyle w:val="174"/>
          <w:rFonts w:hint="eastAsia"/>
        </w:rPr>
        <w:t>2 UART</w:t>
      </w:r>
      <w:bookmarkEnd w:id="4785"/>
      <w:bookmarkStart w:id="4786" w:name="_QWord_Source_Comparison_3777"/>
      <w:r>
        <w:rPr>
          <w:rStyle w:val="174"/>
          <w:rFonts w:hint="eastAsia"/>
        </w:rPr>
        <w:t>工作原理介绍</w:t>
      </w:r>
      <w:bookmarkEnd w:id="4781"/>
      <w:bookmarkEnd w:id="4782"/>
      <w:bookmarkEnd w:id="4786"/>
    </w:p>
    <w:p w14:paraId="3FA9ABBA">
      <w:pPr>
        <w:pStyle w:val="65"/>
        <w:numPr>
          <w:ilvl w:val="3"/>
          <w:numId w:val="6"/>
        </w:numPr>
      </w:pPr>
      <w:bookmarkStart w:id="4787" w:name="_QWord_Source_Comparison_3778"/>
      <w:bookmarkStart w:id="4788" w:name="_QWord_Paragraph__530"/>
      <w:bookmarkStart w:id="4789" w:name="_QWord_Source_Comparison_Para_530"/>
      <w:r>
        <w:rPr>
          <w:rFonts w:hint="eastAsia"/>
        </w:rPr>
        <w:t>UART</w:t>
      </w:r>
      <w:bookmarkEnd w:id="4787"/>
      <w:bookmarkStart w:id="4790" w:name="_QWord_Source_Comparison_3779"/>
      <w:r>
        <w:rPr>
          <w:rFonts w:hint="eastAsia"/>
        </w:rPr>
        <w:t>电路组成形式</w:t>
      </w:r>
      <w:bookmarkEnd w:id="4788"/>
      <w:bookmarkEnd w:id="4789"/>
      <w:bookmarkEnd w:id="4790"/>
    </w:p>
    <w:p w14:paraId="6B2DDB54">
      <w:pPr>
        <w:pStyle w:val="4"/>
        <w:ind w:firstLine="420"/>
      </w:pPr>
      <w:bookmarkStart w:id="4791" w:name="_QWord_Source_Comparison_3781"/>
      <w:bookmarkStart w:id="4792" w:name="_QWord_Paragraph__531"/>
      <w:bookmarkStart w:id="4793" w:name="_QWord_Source_Comparison_Para_531"/>
      <w:r>
        <w:rPr>
          <w:rFonts w:hint="eastAsia"/>
        </w:rPr>
        <w:t>异步串行通信通常有不同的标准，例如</w:t>
      </w:r>
      <w:bookmarkEnd w:id="4791"/>
      <w:bookmarkStart w:id="4794" w:name="_QWord_Source_Comparison_3782"/>
      <w:r>
        <w:rPr>
          <w:rFonts w:hint="eastAsia"/>
        </w:rPr>
        <w:t>RS232</w:t>
      </w:r>
      <w:bookmarkEnd w:id="4794"/>
      <w:bookmarkStart w:id="4795" w:name="_QWord_Source_Comparison_3783"/>
      <w:r>
        <w:rPr>
          <w:rFonts w:hint="eastAsia"/>
        </w:rPr>
        <w:t>，</w:t>
      </w:r>
      <w:bookmarkEnd w:id="4795"/>
      <w:bookmarkStart w:id="4796" w:name="_QWord_Source_Comparison_3784"/>
      <w:r>
        <w:rPr>
          <w:rFonts w:hint="eastAsia"/>
        </w:rPr>
        <w:t>RS485</w:t>
      </w:r>
      <w:bookmarkEnd w:id="4796"/>
      <w:bookmarkStart w:id="4797" w:name="_QWord_Source_Comparison_3785"/>
      <w:r>
        <w:rPr>
          <w:rFonts w:hint="eastAsia"/>
        </w:rPr>
        <w:t>等。对于电路来说，只需要增加相应的驱动电路就能实现这些标准。在单片机内部也有相应的</w:t>
      </w:r>
      <w:bookmarkEnd w:id="4797"/>
      <w:bookmarkStart w:id="4798" w:name="_QWord_Source_Comparison_3786"/>
      <w:r>
        <w:rPr>
          <w:rFonts w:hint="eastAsia"/>
        </w:rPr>
        <w:t>UART</w:t>
      </w:r>
      <w:bookmarkEnd w:id="4798"/>
      <w:bookmarkStart w:id="4799" w:name="_QWord_Source_Comparison_3787"/>
      <w:r>
        <w:rPr>
          <w:rFonts w:hint="eastAsia"/>
        </w:rPr>
        <w:t>接口，能够把并行的数据变为串行数据，并按一定的波特率和异步通信格式发送。发送后经过不同的驱动电路，将刚从单片机发送出的晶体管</w:t>
      </w:r>
      <w:bookmarkEnd w:id="4799"/>
      <w:bookmarkStart w:id="4800" w:name="_QWord_Source_Comparison_3788"/>
      <w:r>
        <w:noBreakHyphen/>
      </w:r>
      <w:bookmarkEnd w:id="4800"/>
      <w:bookmarkStart w:id="4801" w:name="_QWord_Source_Comparison_3789"/>
      <w:r>
        <w:rPr>
          <w:rFonts w:hint="eastAsia"/>
        </w:rPr>
        <w:t>晶体管逻辑电平（</w:t>
      </w:r>
      <w:bookmarkEnd w:id="4801"/>
      <w:bookmarkStart w:id="4802" w:name="_QWord_Source_Comparison_3790"/>
      <w:r>
        <w:rPr>
          <w:rFonts w:hint="eastAsia"/>
        </w:rPr>
        <w:t>transistor transistor logic</w:t>
      </w:r>
      <w:bookmarkEnd w:id="4802"/>
      <w:bookmarkStart w:id="4803" w:name="_QWord_Source_Comparison_3791"/>
      <w:r>
        <w:rPr>
          <w:rFonts w:hint="eastAsia"/>
        </w:rPr>
        <w:t>，简称</w:t>
      </w:r>
      <w:bookmarkEnd w:id="4803"/>
      <w:bookmarkStart w:id="4804" w:name="_QWord_Source_Comparison_3792"/>
      <w:r>
        <w:rPr>
          <w:rFonts w:hint="eastAsia"/>
        </w:rPr>
        <w:t>TTL</w:t>
      </w:r>
      <w:bookmarkEnd w:id="4804"/>
      <w:bookmarkStart w:id="4805" w:name="_QWord_Source_Comparison_3793"/>
      <w:r>
        <w:rPr>
          <w:rFonts w:hint="eastAsia"/>
        </w:rPr>
        <w:t>）</w:t>
      </w:r>
      <w:bookmarkEnd w:id="4805"/>
      <w:bookmarkStart w:id="4806" w:name="_QWord_Source_Comparison_3794"/>
      <w:r>
        <w:rPr>
          <w:rFonts w:hint="eastAsia"/>
        </w:rPr>
        <w:t>信号转化成相应标准的信号。</w:t>
      </w:r>
      <w:bookmarkEnd w:id="4806"/>
      <w:bookmarkStart w:id="4807" w:name="_QWord_Source_Comparison_3795"/>
      <w:r>
        <w:rPr>
          <w:rFonts w:hint="eastAsia"/>
        </w:rPr>
        <w:t>UART</w:t>
      </w:r>
      <w:bookmarkEnd w:id="4807"/>
      <w:bookmarkStart w:id="4808" w:name="_QWord_Source_Comparison_3796"/>
      <w:r>
        <w:rPr>
          <w:rFonts w:hint="eastAsia"/>
        </w:rPr>
        <w:t>电路示意图如</w:t>
      </w:r>
      <w:bookmarkEnd w:id="4808"/>
      <w:bookmarkStart w:id="4809" w:name="_QWord_Source_Comparison_3797"/>
      <w:r>
        <w:fldChar w:fldCharType="begin"/>
      </w:r>
      <w:bookmarkEnd w:id="4809"/>
      <w:bookmarkStart w:id="4810" w:name="_QWord_Source_Comparison_3798"/>
      <w:r>
        <w:instrText xml:space="preserve"> </w:instrText>
      </w:r>
      <w:bookmarkEnd w:id="4810"/>
      <w:bookmarkStart w:id="4811" w:name="_QWord_Source_Comparison_3799"/>
      <w:r>
        <w:rPr>
          <w:rFonts w:hint="eastAsia"/>
        </w:rPr>
        <w:instrText xml:space="preserve">REF QWord_XRef_Figure__RahOK5 \h \* CHARFORMAT</w:instrText>
      </w:r>
      <w:bookmarkEnd w:id="4811"/>
      <w:bookmarkStart w:id="4812" w:name="_QWord_Source_Comparison_3800"/>
      <w:r>
        <w:instrText xml:space="preserve"> </w:instrText>
      </w:r>
      <w:bookmarkStart w:id="4813" w:name="_QWord_Source_Comparison_3801"/>
      <w:r>
        <w:fldChar w:fldCharType="separate"/>
      </w:r>
      <w:bookmarkEnd w:id="4812"/>
      <w:bookmarkEnd w:id="4813"/>
      <w:bookmarkStart w:id="4814" w:name="_QWord_Source_Comparison_3802"/>
      <w:r>
        <w:rPr>
          <w:rFonts w:hint="eastAsia"/>
        </w:rPr>
        <w:t>图</w:t>
      </w:r>
      <w:bookmarkEnd w:id="4814"/>
      <w:bookmarkStart w:id="4815" w:name="_QWord_Source_Comparison_3803"/>
      <w:r>
        <w:rPr>
          <w:rFonts w:hint="eastAsia"/>
        </w:rPr>
        <w:t> </w:t>
      </w:r>
      <w:bookmarkEnd w:id="4815"/>
      <w:bookmarkStart w:id="4816" w:name="_QWord_Source_Comparison_3804"/>
      <w:r>
        <w:t>2</w:t>
      </w:r>
      <w:bookmarkEnd w:id="4816"/>
      <w:bookmarkStart w:id="4817" w:name="_QWord_Source_Comparison_3805"/>
      <w:r>
        <w:noBreakHyphen/>
      </w:r>
      <w:r>
        <w:t>33</w:t>
      </w:r>
      <w:bookmarkEnd w:id="4817"/>
      <w:bookmarkStart w:id="4818" w:name="_QWord_Source_Comparison_3806"/>
      <w:r>
        <w:fldChar w:fldCharType="end"/>
      </w:r>
      <w:bookmarkEnd w:id="4818"/>
      <w:bookmarkStart w:id="4819" w:name="_QWord_Source_Comparison_3807"/>
      <w:r>
        <w:rPr>
          <w:rFonts w:hint="eastAsia"/>
        </w:rPr>
        <w:t>所示。</w:t>
      </w:r>
      <w:bookmarkEnd w:id="4792"/>
      <w:bookmarkEnd w:id="4793"/>
      <w:bookmarkEnd w:id="4819"/>
    </w:p>
    <w:p w14:paraId="594420C5">
      <w:pPr>
        <w:pStyle w:val="105"/>
      </w:pPr>
      <w:bookmarkStart w:id="4820" w:name="_QWord_Source_Comparison_Para_532"/>
      <w:r>
        <w:t>‌</w:t>
      </w:r>
      <w:bookmarkStart w:id="4821" w:name="_QWord_Source_Comparison_3808"/>
      <w:bookmarkEnd w:id="4821"/>
      <w:bookmarkStart w:id="4822" w:name="_QWord_Paragraph__532"/>
      <w:bookmarkStart w:id="4823" w:name="_QWord_ImageIndex_47"/>
      <w:bookmarkStart w:id="4824" w:name="_QWord_Source_Comparison_3809"/>
      <w:r>
        <w:drawing>
          <wp:inline distT="0" distB="0" distL="0" distR="0">
            <wp:extent cx="3726180" cy="1562100"/>
            <wp:effectExtent l="0" t="0" r="7620" b="0"/>
            <wp:docPr id="1289000557" name="图片 43" title="QWord_ImageMark_47">
              <a:hlinkClick xmlns:a="http://schemas.openxmlformats.org/drawingml/2006/main" r:id="rId132" tooltip="QWord 图片目录：resource/images/illustration/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0557" name="图片 43" title="QWord_ImageMark_47"/>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a:xfrm>
                      <a:off x="0" y="0"/>
                      <a:ext cx="3726180" cy="1562100"/>
                    </a:xfrm>
                    <a:prstGeom prst="rect">
                      <a:avLst/>
                    </a:prstGeom>
                    <a:noFill/>
                    <a:ln>
                      <a:noFill/>
                    </a:ln>
                  </pic:spPr>
                </pic:pic>
              </a:graphicData>
            </a:graphic>
          </wp:inline>
        </w:drawing>
      </w:r>
      <w:bookmarkEnd w:id="4820"/>
      <w:bookmarkEnd w:id="4822"/>
      <w:bookmarkEnd w:id="4823"/>
      <w:bookmarkEnd w:id="4824"/>
    </w:p>
    <w:p w14:paraId="25AA1E21">
      <w:pPr>
        <w:pStyle w:val="68"/>
      </w:pPr>
      <w:bookmarkStart w:id="4825" w:name="_QWord_Source_Comparison_3810"/>
      <w:bookmarkStart w:id="4826" w:name="QWord_XRef_Figure__RahOK5"/>
      <w:bookmarkStart w:id="4827" w:name="_QWord_Source_Comparison_Para_533"/>
      <w:bookmarkStart w:id="4828" w:name="_QWord_Paragraph__533"/>
      <w:r>
        <w:rPr>
          <w:rFonts w:hint="eastAsia"/>
        </w:rPr>
        <w:t>图</w:t>
      </w:r>
      <w:bookmarkEnd w:id="4825"/>
      <w:bookmarkStart w:id="4829" w:name="_QWord_Source_Comparison_3811"/>
      <w:r>
        <w:rPr>
          <w:rFonts w:hint="eastAsia"/>
        </w:rPr>
        <w:t> </w:t>
      </w:r>
      <w:bookmarkEnd w:id="4829"/>
      <w:bookmarkStart w:id="4830" w:name="_QWord_Source_Comparison_3812"/>
      <w:r>
        <w:fldChar w:fldCharType="begin"/>
      </w:r>
      <w:bookmarkEnd w:id="4830"/>
      <w:bookmarkStart w:id="4831" w:name="_QWord_Source_Comparison_3813"/>
      <w:r>
        <w:instrText xml:space="preserve"> SEQ QWord_Heading1_Sequence \c </w:instrText>
      </w:r>
      <w:bookmarkEnd w:id="4831"/>
      <w:bookmarkStart w:id="4832" w:name="_QWord_Source_Comparison_3814"/>
      <w:r>
        <w:fldChar w:fldCharType="separate"/>
      </w:r>
      <w:bookmarkEnd w:id="4832"/>
      <w:bookmarkStart w:id="4833" w:name="_QWord_Source_Comparison_3815"/>
      <w:r>
        <w:t>2</w:t>
      </w:r>
      <w:bookmarkEnd w:id="4833"/>
      <w:bookmarkStart w:id="4834" w:name="_QWord_Source_Comparison_3816"/>
      <w:r>
        <w:fldChar w:fldCharType="end"/>
      </w:r>
      <w:bookmarkEnd w:id="4834"/>
      <w:bookmarkStart w:id="4835" w:name="_QWord_Source_Comparison_3817"/>
      <w:r>
        <w:noBreakHyphen/>
      </w:r>
      <w:bookmarkEnd w:id="4835"/>
      <w:bookmarkStart w:id="4836" w:name="_QWord_Source_Comparison_3818"/>
      <w:r>
        <w:fldChar w:fldCharType="begin"/>
      </w:r>
      <w:bookmarkEnd w:id="4836"/>
      <w:bookmarkStart w:id="4837" w:name="_QWord_Source_Comparison_3819"/>
      <w:r>
        <w:instrText xml:space="preserve"> </w:instrText>
      </w:r>
      <w:bookmarkEnd w:id="4837"/>
      <w:bookmarkStart w:id="4838" w:name="_QWord_Source_Comparison_3820"/>
      <w:r>
        <w:rPr>
          <w:rFonts w:hint="eastAsia"/>
        </w:rPr>
        <w:instrText xml:space="preserve">SEQ </w:instrText>
      </w:r>
      <w:bookmarkEnd w:id="4838"/>
      <w:bookmarkStart w:id="4839" w:name="_QWord_Source_Comparison_3821"/>
      <w:r>
        <w:rPr>
          <w:rFonts w:hint="eastAsia"/>
        </w:rPr>
        <w:instrText xml:space="preserve">图</w:instrText>
      </w:r>
      <w:bookmarkEnd w:id="4839"/>
      <w:bookmarkStart w:id="4840" w:name="_QWord_Source_Comparison_3822"/>
      <w:r>
        <w:rPr>
          <w:rFonts w:hint="eastAsia"/>
        </w:rPr>
        <w:instrText xml:space="preserve"> \* ARABIC \s 1</w:instrText>
      </w:r>
      <w:bookmarkEnd w:id="4840"/>
      <w:bookmarkStart w:id="4841" w:name="_QWord_Source_Comparison_3823"/>
      <w:r>
        <w:instrText xml:space="preserve"> </w:instrText>
      </w:r>
      <w:bookmarkStart w:id="4842" w:name="_QWord_Source_Comparison_3824"/>
      <w:r>
        <w:fldChar w:fldCharType="separate"/>
      </w:r>
      <w:bookmarkEnd w:id="4841"/>
      <w:bookmarkEnd w:id="4842"/>
      <w:bookmarkStart w:id="4843" w:name="_QWord_Source_Comparison_3825"/>
      <w:r>
        <w:t>33</w:t>
      </w:r>
      <w:bookmarkEnd w:id="4843"/>
      <w:bookmarkStart w:id="4844" w:name="_QWord_Source_Comparison_3826"/>
      <w:r>
        <w:fldChar w:fldCharType="end"/>
      </w:r>
      <w:bookmarkEnd w:id="4826"/>
      <w:bookmarkEnd w:id="4844"/>
      <w:bookmarkStart w:id="4845" w:name="_QWord_Source_Comparison_3827"/>
      <w:r>
        <w:rPr>
          <w:rFonts w:hint="eastAsia"/>
        </w:rPr>
        <w:t xml:space="preserve">  </w:t>
      </w:r>
      <w:bookmarkEnd w:id="4845"/>
      <w:bookmarkStart w:id="4846" w:name="_QWord_Source_Comparison_3828"/>
      <w:r>
        <w:rPr>
          <w:rFonts w:hint="eastAsia"/>
        </w:rPr>
        <w:t>UART</w:t>
      </w:r>
      <w:bookmarkEnd w:id="4846"/>
      <w:bookmarkStart w:id="4847" w:name="_QWord_Source_Comparison_3829"/>
      <w:r>
        <w:rPr>
          <w:rFonts w:hint="eastAsia"/>
        </w:rPr>
        <w:t>电路示意图</w:t>
      </w:r>
      <w:bookmarkEnd w:id="4827"/>
      <w:bookmarkEnd w:id="4828"/>
      <w:bookmarkEnd w:id="4847"/>
    </w:p>
    <w:p w14:paraId="0A52956F">
      <w:pPr>
        <w:pStyle w:val="65"/>
        <w:numPr>
          <w:ilvl w:val="3"/>
          <w:numId w:val="6"/>
        </w:numPr>
      </w:pPr>
      <w:bookmarkStart w:id="4848" w:name="_QWord_Source_Comparison_3830"/>
      <w:bookmarkStart w:id="4849" w:name="_QWord_Paragraph__534"/>
      <w:bookmarkStart w:id="4850" w:name="_QWord_Source_Comparison_Para_534"/>
      <w:r>
        <w:rPr>
          <w:rFonts w:hint="eastAsia"/>
        </w:rPr>
        <w:t>串行通信接口</w:t>
      </w:r>
      <w:bookmarkEnd w:id="4848"/>
      <w:bookmarkEnd w:id="4849"/>
      <w:bookmarkEnd w:id="4850"/>
    </w:p>
    <w:p w14:paraId="1D3B74B4">
      <w:pPr>
        <w:pStyle w:val="4"/>
        <w:ind w:firstLine="420"/>
      </w:pPr>
      <w:bookmarkStart w:id="4851" w:name="_QWord_Source_Comparison_3832"/>
      <w:bookmarkStart w:id="4852" w:name="_QWord_Source_Comparison_Para_535"/>
      <w:bookmarkStart w:id="4853" w:name="_QWord_Paragraph__535"/>
      <w:r>
        <w:rPr>
          <w:rFonts w:hint="eastAsia"/>
        </w:rPr>
        <w:t>串行通信接口如</w:t>
      </w:r>
      <w:bookmarkEnd w:id="4851"/>
      <w:bookmarkStart w:id="4854" w:name="_QWord_Source_Comparison_3833"/>
      <w:r>
        <w:fldChar w:fldCharType="begin"/>
      </w:r>
      <w:bookmarkEnd w:id="4854"/>
      <w:bookmarkStart w:id="4855" w:name="_QWord_Source_Comparison_3834"/>
      <w:r>
        <w:instrText xml:space="preserve"> </w:instrText>
      </w:r>
      <w:bookmarkEnd w:id="4855"/>
      <w:bookmarkStart w:id="4856" w:name="_QWord_Source_Comparison_3835"/>
      <w:r>
        <w:rPr>
          <w:rFonts w:hint="eastAsia"/>
        </w:rPr>
        <w:instrText xml:space="preserve">REF QWord_XRef_Figure__zM4TtN \h \* CHARFORMAT</w:instrText>
      </w:r>
      <w:bookmarkEnd w:id="4856"/>
      <w:bookmarkStart w:id="4857" w:name="_QWord_Source_Comparison_3836"/>
      <w:r>
        <w:instrText xml:space="preserve"> </w:instrText>
      </w:r>
      <w:bookmarkStart w:id="4858" w:name="_QWord_Source_Comparison_3837"/>
      <w:r>
        <w:fldChar w:fldCharType="separate"/>
      </w:r>
      <w:bookmarkEnd w:id="4857"/>
      <w:bookmarkEnd w:id="4858"/>
      <w:bookmarkStart w:id="4859" w:name="_QWord_Source_Comparison_3838"/>
      <w:r>
        <w:rPr>
          <w:rFonts w:hint="eastAsia"/>
        </w:rPr>
        <w:t>图</w:t>
      </w:r>
      <w:bookmarkEnd w:id="4859"/>
      <w:bookmarkStart w:id="4860" w:name="_QWord_Source_Comparison_3839"/>
      <w:r>
        <w:rPr>
          <w:rFonts w:hint="eastAsia"/>
        </w:rPr>
        <w:t> </w:t>
      </w:r>
      <w:bookmarkEnd w:id="4860"/>
      <w:bookmarkStart w:id="4861" w:name="_QWord_Source_Comparison_3840"/>
      <w:r>
        <w:t>2</w:t>
      </w:r>
      <w:bookmarkEnd w:id="4861"/>
      <w:bookmarkStart w:id="4862" w:name="_QWord_Source_Comparison_3841"/>
      <w:r>
        <w:noBreakHyphen/>
      </w:r>
      <w:r>
        <w:t>34</w:t>
      </w:r>
      <w:bookmarkEnd w:id="4862"/>
      <w:bookmarkStart w:id="4863" w:name="_QWord_Source_Comparison_3842"/>
      <w:r>
        <w:fldChar w:fldCharType="end"/>
      </w:r>
      <w:bookmarkEnd w:id="4863"/>
      <w:bookmarkStart w:id="4864" w:name="_QWord_Source_Comparison_3843"/>
      <w:r>
        <w:rPr>
          <w:rFonts w:hint="eastAsia"/>
        </w:rPr>
        <w:t>所示，用于把并行的字节变为串行的格式发送出去。它与</w:t>
      </w:r>
      <w:bookmarkEnd w:id="4864"/>
      <w:bookmarkStart w:id="4865" w:name="_QWord_Source_Comparison_3844"/>
      <w:r>
        <w:rPr>
          <w:rFonts w:hint="eastAsia"/>
        </w:rPr>
        <w:t>CPU</w:t>
      </w:r>
      <w:bookmarkEnd w:id="4865"/>
      <w:bookmarkStart w:id="4866" w:name="_QWord_Source_Comparison_3845"/>
      <w:r>
        <w:rPr>
          <w:rFonts w:hint="eastAsia"/>
        </w:rPr>
        <w:t>通过总线连接，总线会将并行数据传送过来。在外部，这个接口拥有两个引脚，一个是发送的引脚，把并行的数据变为串行的数据发送出去；一个是接收的引脚，把串行数据变为并行数据接收过来。</w:t>
      </w:r>
      <w:bookmarkEnd w:id="4852"/>
      <w:bookmarkEnd w:id="4853"/>
      <w:bookmarkEnd w:id="4866"/>
    </w:p>
    <w:p w14:paraId="0CF8EBC5">
      <w:pPr>
        <w:pStyle w:val="105"/>
      </w:pPr>
      <w:bookmarkStart w:id="4867" w:name="_QWord_Source_Comparison_Para_536"/>
      <w:r>
        <w:t>‌</w:t>
      </w:r>
      <w:bookmarkStart w:id="4868" w:name="_QWord_Source_Comparison_3846"/>
      <w:bookmarkEnd w:id="4868"/>
      <w:bookmarkStart w:id="4869" w:name="_QWord_Paragraph__536"/>
      <w:bookmarkStart w:id="4870" w:name="_QWord_Source_Comparison_3847"/>
      <w:bookmarkStart w:id="4871" w:name="_QWord_ImageIndex_48"/>
      <w:r>
        <w:drawing>
          <wp:inline distT="0" distB="0" distL="0" distR="0">
            <wp:extent cx="3966210" cy="2537460"/>
            <wp:effectExtent l="0" t="0" r="0" b="0"/>
            <wp:docPr id="1511806701" name="图片 1" descr="图示&#10;&#10;描述已自动生成" title="QWord_ImageMark_48">
              <a:hlinkClick xmlns:a="http://schemas.openxmlformats.org/drawingml/2006/main" r:id="rId134" tooltip="QWord 图片目录：resource/images/illustration/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06701" name="图片 1" descr="图示&#10;&#10;描述已自动生成" title="QWord_ImageMark_48"/>
                    <pic:cNvPicPr>
                      <a:picLocks noChangeAspect="1"/>
                    </pic:cNvPicPr>
                  </pic:nvPicPr>
                  <pic:blipFill>
                    <a:blip r:embed="rId135"/>
                    <a:srcRect l="3645" t="2806" r="1287" b="7402"/>
                    <a:stretch>
                      <a:fillRect/>
                    </a:stretch>
                  </pic:blipFill>
                  <pic:spPr>
                    <a:xfrm>
                      <a:off x="0" y="0"/>
                      <a:ext cx="4024053" cy="2574673"/>
                    </a:xfrm>
                    <a:prstGeom prst="rect">
                      <a:avLst/>
                    </a:prstGeom>
                    <a:ln>
                      <a:noFill/>
                    </a:ln>
                  </pic:spPr>
                </pic:pic>
              </a:graphicData>
            </a:graphic>
          </wp:inline>
        </w:drawing>
      </w:r>
      <w:bookmarkEnd w:id="4867"/>
      <w:bookmarkEnd w:id="4869"/>
      <w:bookmarkEnd w:id="4870"/>
      <w:bookmarkEnd w:id="4871"/>
    </w:p>
    <w:p w14:paraId="447997E4">
      <w:pPr>
        <w:pStyle w:val="68"/>
      </w:pPr>
      <w:bookmarkStart w:id="4872" w:name="_QWord_Source_Comparison_3848"/>
      <w:bookmarkStart w:id="4873" w:name="QWord_XRef_Figure__zM4TtN"/>
      <w:bookmarkStart w:id="4874" w:name="_QWord_Paragraph__537"/>
      <w:bookmarkStart w:id="4875" w:name="_QWord_Source_Comparison_Para_537"/>
      <w:r>
        <w:rPr>
          <w:rFonts w:hint="eastAsia"/>
        </w:rPr>
        <w:t>图</w:t>
      </w:r>
      <w:bookmarkEnd w:id="4872"/>
      <w:bookmarkStart w:id="4876" w:name="_QWord_Source_Comparison_3849"/>
      <w:r>
        <w:rPr>
          <w:rFonts w:hint="eastAsia"/>
        </w:rPr>
        <w:t> </w:t>
      </w:r>
      <w:bookmarkEnd w:id="4876"/>
      <w:bookmarkStart w:id="4877" w:name="_QWord_Source_Comparison_3850"/>
      <w:r>
        <w:fldChar w:fldCharType="begin"/>
      </w:r>
      <w:bookmarkEnd w:id="4877"/>
      <w:bookmarkStart w:id="4878" w:name="_QWord_Source_Comparison_3851"/>
      <w:r>
        <w:instrText xml:space="preserve"> SEQ QWord_Heading1_Sequence \c </w:instrText>
      </w:r>
      <w:bookmarkEnd w:id="4878"/>
      <w:bookmarkStart w:id="4879" w:name="_QWord_Source_Comparison_3852"/>
      <w:r>
        <w:fldChar w:fldCharType="separate"/>
      </w:r>
      <w:bookmarkEnd w:id="4879"/>
      <w:bookmarkStart w:id="4880" w:name="_QWord_Source_Comparison_3853"/>
      <w:r>
        <w:t>2</w:t>
      </w:r>
      <w:bookmarkEnd w:id="4880"/>
      <w:bookmarkStart w:id="4881" w:name="_QWord_Source_Comparison_3854"/>
      <w:r>
        <w:fldChar w:fldCharType="end"/>
      </w:r>
      <w:bookmarkEnd w:id="4881"/>
      <w:bookmarkStart w:id="4882" w:name="_QWord_Source_Comparison_3855"/>
      <w:r>
        <w:noBreakHyphen/>
      </w:r>
      <w:bookmarkEnd w:id="4882"/>
      <w:bookmarkStart w:id="4883" w:name="_QWord_Source_Comparison_3856"/>
      <w:r>
        <w:fldChar w:fldCharType="begin"/>
      </w:r>
      <w:bookmarkEnd w:id="4883"/>
      <w:bookmarkStart w:id="4884" w:name="_QWord_Source_Comparison_3857"/>
      <w:r>
        <w:instrText xml:space="preserve"> </w:instrText>
      </w:r>
      <w:bookmarkEnd w:id="4884"/>
      <w:bookmarkStart w:id="4885" w:name="_QWord_Source_Comparison_3858"/>
      <w:r>
        <w:rPr>
          <w:rFonts w:hint="eastAsia"/>
        </w:rPr>
        <w:instrText xml:space="preserve">SEQ </w:instrText>
      </w:r>
      <w:bookmarkEnd w:id="4885"/>
      <w:bookmarkStart w:id="4886" w:name="_QWord_Source_Comparison_3859"/>
      <w:r>
        <w:rPr>
          <w:rFonts w:hint="eastAsia"/>
        </w:rPr>
        <w:instrText xml:space="preserve">图</w:instrText>
      </w:r>
      <w:bookmarkEnd w:id="4886"/>
      <w:bookmarkStart w:id="4887" w:name="_QWord_Source_Comparison_3860"/>
      <w:r>
        <w:rPr>
          <w:rFonts w:hint="eastAsia"/>
        </w:rPr>
        <w:instrText xml:space="preserve"> \* ARABIC \s 1</w:instrText>
      </w:r>
      <w:bookmarkEnd w:id="4887"/>
      <w:bookmarkStart w:id="4888" w:name="_QWord_Source_Comparison_3861"/>
      <w:r>
        <w:instrText xml:space="preserve"> </w:instrText>
      </w:r>
      <w:bookmarkStart w:id="4889" w:name="_QWord_Source_Comparison_3862"/>
      <w:r>
        <w:fldChar w:fldCharType="separate"/>
      </w:r>
      <w:bookmarkEnd w:id="4888"/>
      <w:bookmarkEnd w:id="4889"/>
      <w:bookmarkStart w:id="4890" w:name="_QWord_Source_Comparison_3863"/>
      <w:r>
        <w:t>34</w:t>
      </w:r>
      <w:bookmarkEnd w:id="4890"/>
      <w:bookmarkStart w:id="4891" w:name="_QWord_Source_Comparison_3864"/>
      <w:r>
        <w:fldChar w:fldCharType="end"/>
      </w:r>
      <w:bookmarkEnd w:id="4873"/>
      <w:bookmarkEnd w:id="4891"/>
      <w:bookmarkStart w:id="4892" w:name="_QWord_Source_Comparison_3865"/>
      <w:r>
        <w:rPr>
          <w:rFonts w:hint="eastAsia"/>
        </w:rPr>
        <w:t xml:space="preserve">  </w:t>
      </w:r>
      <w:bookmarkEnd w:id="4892"/>
      <w:bookmarkStart w:id="4893" w:name="_QWord_Source_Comparison_3866"/>
      <w:r>
        <w:rPr>
          <w:rFonts w:hint="eastAsia"/>
        </w:rPr>
        <w:t>单片机串行通信接口示意图</w:t>
      </w:r>
      <w:bookmarkEnd w:id="4874"/>
      <w:bookmarkEnd w:id="4875"/>
      <w:bookmarkEnd w:id="4893"/>
    </w:p>
    <w:p w14:paraId="07C4EFEE">
      <w:pPr>
        <w:pStyle w:val="4"/>
        <w:ind w:firstLine="420"/>
      </w:pPr>
      <w:bookmarkStart w:id="4894" w:name="_QWord_Source_Comparison_Para_538"/>
      <w:bookmarkStart w:id="4895" w:name="_QWord_Paragraph__538"/>
      <w:bookmarkStart w:id="4896" w:name="_QWord_Source_Comparison_3867"/>
      <w:r>
        <w:rPr>
          <w:rFonts w:hint="eastAsia"/>
        </w:rPr>
        <w:t>串行通信接口功能包括：</w:t>
      </w:r>
      <w:bookmarkEnd w:id="4894"/>
      <w:bookmarkEnd w:id="4895"/>
      <w:bookmarkEnd w:id="4896"/>
    </w:p>
    <w:p w14:paraId="293538BB">
      <w:pPr>
        <w:pStyle w:val="66"/>
        <w:numPr>
          <w:ilvl w:val="4"/>
          <w:numId w:val="6"/>
        </w:numPr>
      </w:pPr>
      <w:bookmarkStart w:id="4897" w:name="_QWord_Source_Comparison_Para_539"/>
      <w:bookmarkStart w:id="4898" w:name="_QWord_Paragraph__539"/>
      <w:bookmarkStart w:id="4899" w:name="_QWord_Source_Comparison_3868"/>
      <w:r>
        <w:rPr>
          <w:rFonts w:hint="eastAsia"/>
        </w:rPr>
        <w:t>产生波特率来确定异步收发时二进制位的发送速率。</w:t>
      </w:r>
      <w:bookmarkEnd w:id="4897"/>
      <w:bookmarkEnd w:id="4898"/>
      <w:bookmarkEnd w:id="4899"/>
    </w:p>
    <w:p w14:paraId="79CE2B68">
      <w:pPr>
        <w:pStyle w:val="66"/>
        <w:numPr>
          <w:ilvl w:val="4"/>
          <w:numId w:val="6"/>
        </w:numPr>
      </w:pPr>
      <w:bookmarkStart w:id="4900" w:name="_QWord_Source_Comparison_3869"/>
      <w:bookmarkStart w:id="4901" w:name="_QWord_Source_Comparison_Para_540"/>
      <w:bookmarkStart w:id="4902" w:name="_QWord_Paragraph__540"/>
      <w:r>
        <w:rPr>
          <w:rFonts w:hint="eastAsia"/>
        </w:rPr>
        <w:t>把并行数据转变为串行的格式。并行的数据发送到</w:t>
      </w:r>
      <w:bookmarkEnd w:id="4900"/>
      <w:bookmarkStart w:id="4903" w:name="_QWord_Source_Comparison_3870"/>
      <w:r>
        <w:rPr>
          <w:rFonts w:hint="eastAsia"/>
        </w:rPr>
        <w:t>SBUFFR</w:t>
      </w:r>
      <w:bookmarkEnd w:id="4903"/>
      <w:bookmarkStart w:id="4904" w:name="_QWord_Source_Comparison_3871"/>
      <w:r>
        <w:rPr>
          <w:rFonts w:hint="eastAsia"/>
        </w:rPr>
        <w:t>寄存器，通过</w:t>
      </w:r>
      <w:bookmarkEnd w:id="4904"/>
      <w:bookmarkStart w:id="4905" w:name="_QWord_Source_Comparison_3872"/>
      <w:r>
        <w:rPr>
          <w:rFonts w:hint="eastAsia"/>
        </w:rPr>
        <w:t>TXD</w:t>
      </w:r>
      <w:bookmarkEnd w:id="4905"/>
      <w:bookmarkStart w:id="4906" w:name="_QWord_Source_Comparison_3873"/>
      <w:r>
        <w:rPr>
          <w:rFonts w:hint="eastAsia"/>
        </w:rPr>
        <w:t>引脚变为串行的格式后发送出去。或者通</w:t>
      </w:r>
      <w:r>
        <w:rPr>
          <w:rFonts w:hint="eastAsia"/>
          <w:lang w:eastAsia="zh-CN"/>
        </w:rPr>
        <w:t>接收</w:t>
      </w:r>
      <w:bookmarkEnd w:id="4906"/>
      <w:bookmarkStart w:id="4907" w:name="_QWord_Source_Comparison_3874"/>
      <w:r>
        <w:rPr>
          <w:rFonts w:hint="eastAsia"/>
        </w:rPr>
        <w:t>XD</w:t>
      </w:r>
      <w:bookmarkEnd w:id="4907"/>
      <w:bookmarkStart w:id="4908" w:name="_QWord_Source_Comparison_3875"/>
      <w:r>
        <w:rPr>
          <w:rFonts w:hint="eastAsia"/>
        </w:rPr>
        <w:t>引脚接</w:t>
      </w:r>
      <w:r>
        <w:rPr>
          <w:rFonts w:hint="eastAsia"/>
          <w:lang w:val="en-US" w:eastAsia="zh-CN"/>
        </w:rPr>
        <w:t>收</w:t>
      </w:r>
      <w:r>
        <w:rPr>
          <w:rFonts w:hint="eastAsia"/>
        </w:rPr>
        <w:t>串行数据，再把它转换成并行格式存到</w:t>
      </w:r>
      <w:bookmarkEnd w:id="4908"/>
      <w:bookmarkStart w:id="4909" w:name="_QWord_Source_Comparison_3876"/>
      <w:r>
        <w:rPr>
          <w:rFonts w:hint="eastAsia"/>
        </w:rPr>
        <w:t>SBUFFR</w:t>
      </w:r>
      <w:bookmarkEnd w:id="4909"/>
      <w:bookmarkStart w:id="4910" w:name="_QWord_Source_Comparison_3877"/>
      <w:r>
        <w:rPr>
          <w:rFonts w:hint="eastAsia"/>
        </w:rPr>
        <w:t>寄存器。</w:t>
      </w:r>
      <w:bookmarkEnd w:id="4901"/>
      <w:bookmarkEnd w:id="4902"/>
      <w:bookmarkEnd w:id="4910"/>
    </w:p>
    <w:p w14:paraId="75642DF0">
      <w:pPr>
        <w:pStyle w:val="4"/>
        <w:ind w:firstLine="420"/>
      </w:pPr>
      <w:bookmarkStart w:id="4911" w:name="_QWord_Source_Comparison_3878"/>
      <w:bookmarkStart w:id="4912" w:name="_QWord_Source_Comparison_Para_541"/>
      <w:bookmarkStart w:id="4913" w:name="_QWord_Paragraph__541"/>
      <w:r>
        <w:rPr>
          <w:rFonts w:hint="eastAsia"/>
        </w:rPr>
        <w:t>此外，由于内部有两个</w:t>
      </w:r>
      <w:bookmarkEnd w:id="4911"/>
      <w:bookmarkStart w:id="4914" w:name="_QWord_Source_Comparison_3879"/>
      <w:r>
        <w:rPr>
          <w:rFonts w:hint="eastAsia"/>
        </w:rPr>
        <w:t>SBUFFER</w:t>
      </w:r>
      <w:bookmarkEnd w:id="4914"/>
      <w:bookmarkStart w:id="4915" w:name="_QWord_Source_Comparison_3880"/>
      <w:r>
        <w:rPr>
          <w:rFonts w:hint="eastAsia"/>
        </w:rPr>
        <w:t>寄</w:t>
      </w:r>
      <w:r>
        <w:rPr>
          <w:rFonts w:hint="eastAsia"/>
          <w:lang w:eastAsia="zh-CN"/>
        </w:rPr>
        <w:t>收</w:t>
      </w:r>
      <w:r>
        <w:rPr>
          <w:rFonts w:hint="eastAsia"/>
        </w:rPr>
        <w:t>器，所</w:t>
      </w:r>
      <w:r>
        <w:rPr>
          <w:rFonts w:hint="eastAsia"/>
          <w:lang w:val="en-US" w:eastAsia="zh-CN"/>
        </w:rPr>
        <w:t>以接收</w:t>
      </w:r>
      <w:r>
        <w:rPr>
          <w:rFonts w:hint="eastAsia"/>
        </w:rPr>
        <w:t>和发送</w:t>
      </w:r>
      <w:r>
        <w:rPr>
          <w:rFonts w:hint="eastAsia"/>
          <w:lang w:val="en-US" w:eastAsia="zh-CN"/>
        </w:rPr>
        <w:t>是</w:t>
      </w:r>
      <w:r>
        <w:rPr>
          <w:rFonts w:hint="eastAsia"/>
        </w:rPr>
        <w:t>同时进行的。串行通信接口电路图如</w:t>
      </w:r>
      <w:bookmarkEnd w:id="4915"/>
      <w:bookmarkStart w:id="4916" w:name="_QWord_Source_Comparison_3881"/>
      <w:r>
        <w:fldChar w:fldCharType="begin"/>
      </w:r>
      <w:bookmarkEnd w:id="4916"/>
      <w:bookmarkStart w:id="4917" w:name="_QWord_Source_Comparison_3882"/>
      <w:r>
        <w:instrText xml:space="preserve"> </w:instrText>
      </w:r>
      <w:bookmarkEnd w:id="4917"/>
      <w:bookmarkStart w:id="4918" w:name="_QWord_Source_Comparison_3883"/>
      <w:r>
        <w:rPr>
          <w:rFonts w:hint="eastAsia"/>
        </w:rPr>
        <w:instrText xml:space="preserve">REF QWord_XRef_Figure__ZUsHBS \h \* CHARFORMAT</w:instrText>
      </w:r>
      <w:bookmarkEnd w:id="4918"/>
      <w:bookmarkStart w:id="4919" w:name="_QWord_Source_Comparison_3884"/>
      <w:r>
        <w:instrText xml:space="preserve"> </w:instrText>
      </w:r>
      <w:bookmarkStart w:id="4920" w:name="_QWord_Source_Comparison_3885"/>
      <w:r>
        <w:fldChar w:fldCharType="separate"/>
      </w:r>
      <w:bookmarkEnd w:id="4919"/>
      <w:bookmarkEnd w:id="4920"/>
      <w:bookmarkStart w:id="4921" w:name="_QWord_Source_Comparison_3886"/>
      <w:r>
        <w:rPr>
          <w:rFonts w:hint="eastAsia"/>
        </w:rPr>
        <w:t>图</w:t>
      </w:r>
      <w:bookmarkEnd w:id="4921"/>
      <w:bookmarkStart w:id="4922" w:name="_QWord_Source_Comparison_3887"/>
      <w:r>
        <w:rPr>
          <w:rFonts w:hint="eastAsia"/>
        </w:rPr>
        <w:t> </w:t>
      </w:r>
      <w:bookmarkEnd w:id="4922"/>
      <w:bookmarkStart w:id="4923" w:name="_QWord_Source_Comparison_3888"/>
      <w:r>
        <w:t>2</w:t>
      </w:r>
      <w:bookmarkEnd w:id="4923"/>
      <w:bookmarkStart w:id="4924" w:name="_QWord_Source_Comparison_3889"/>
      <w:r>
        <w:noBreakHyphen/>
      </w:r>
      <w:r>
        <w:t>35</w:t>
      </w:r>
      <w:bookmarkEnd w:id="4924"/>
      <w:bookmarkStart w:id="4925" w:name="_QWord_Source_Comparison_3890"/>
      <w:r>
        <w:fldChar w:fldCharType="end"/>
      </w:r>
      <w:bookmarkEnd w:id="4925"/>
      <w:bookmarkStart w:id="4926" w:name="_QWord_Source_Comparison_3891"/>
      <w:r>
        <w:rPr>
          <w:rFonts w:hint="eastAsia"/>
        </w:rPr>
        <w:t>所示。</w:t>
      </w:r>
      <w:bookmarkEnd w:id="4912"/>
      <w:bookmarkEnd w:id="4913"/>
      <w:bookmarkEnd w:id="4926"/>
    </w:p>
    <w:p w14:paraId="1F434574">
      <w:pPr>
        <w:pStyle w:val="105"/>
      </w:pPr>
      <w:bookmarkStart w:id="4927" w:name="_QWord_Source_Comparison_Para_542"/>
      <w:r>
        <w:t>‌</w:t>
      </w:r>
      <w:bookmarkStart w:id="4928" w:name="_QWord_Source_Comparison_3892"/>
      <w:bookmarkEnd w:id="4928"/>
      <w:bookmarkStart w:id="4929" w:name="_QWord_Paragraph__542"/>
      <w:bookmarkStart w:id="4930" w:name="_QWord_Source_Comparison_3893"/>
      <w:bookmarkStart w:id="4931" w:name="_QWord_ImageIndex_49"/>
      <w:r>
        <w:drawing>
          <wp:inline distT="0" distB="0" distL="0" distR="0">
            <wp:extent cx="3387090" cy="2611755"/>
            <wp:effectExtent l="0" t="0" r="3810" b="0"/>
            <wp:docPr id="540304129" name="图片 41" descr="图示&#10;&#10;描述已自动生成" title="QWord_ImageMark_49">
              <a:hlinkClick xmlns:a="http://schemas.openxmlformats.org/drawingml/2006/main" r:id="rId136" tooltip="QWord 图片目录：resource/images/illustration/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04129" name="图片 41" descr="图示&#10;&#10;描述已自动生成" title="QWord_ImageMark_49"/>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a:xfrm>
                      <a:off x="0" y="0"/>
                      <a:ext cx="3401184" cy="2622768"/>
                    </a:xfrm>
                    <a:prstGeom prst="rect">
                      <a:avLst/>
                    </a:prstGeom>
                    <a:noFill/>
                    <a:ln>
                      <a:noFill/>
                    </a:ln>
                  </pic:spPr>
                </pic:pic>
              </a:graphicData>
            </a:graphic>
          </wp:inline>
        </w:drawing>
      </w:r>
      <w:bookmarkEnd w:id="4927"/>
      <w:bookmarkEnd w:id="4929"/>
      <w:bookmarkEnd w:id="4930"/>
      <w:bookmarkEnd w:id="4931"/>
    </w:p>
    <w:p w14:paraId="72CC30F4">
      <w:pPr>
        <w:pStyle w:val="68"/>
      </w:pPr>
      <w:bookmarkStart w:id="4932" w:name="_QWord_Source_Comparison_3894"/>
      <w:bookmarkStart w:id="4933" w:name="QWord_XRef_Figure__ZUsHBS"/>
      <w:bookmarkStart w:id="4934" w:name="_QWord_Source_Comparison_Para_543"/>
      <w:bookmarkStart w:id="4935" w:name="_QWord_Paragraph__543"/>
      <w:r>
        <w:rPr>
          <w:rFonts w:hint="eastAsia"/>
        </w:rPr>
        <w:t>图</w:t>
      </w:r>
      <w:bookmarkEnd w:id="4932"/>
      <w:bookmarkStart w:id="4936" w:name="_QWord_Source_Comparison_3895"/>
      <w:r>
        <w:rPr>
          <w:rFonts w:hint="eastAsia"/>
        </w:rPr>
        <w:t> </w:t>
      </w:r>
      <w:bookmarkEnd w:id="4936"/>
      <w:bookmarkStart w:id="4937" w:name="_QWord_Source_Comparison_3896"/>
      <w:r>
        <w:fldChar w:fldCharType="begin"/>
      </w:r>
      <w:bookmarkEnd w:id="4937"/>
      <w:bookmarkStart w:id="4938" w:name="_QWord_Source_Comparison_3897"/>
      <w:r>
        <w:instrText xml:space="preserve"> SEQ QWord_Heading1_Sequence \c </w:instrText>
      </w:r>
      <w:bookmarkEnd w:id="4938"/>
      <w:bookmarkStart w:id="4939" w:name="_QWord_Source_Comparison_3898"/>
      <w:r>
        <w:fldChar w:fldCharType="separate"/>
      </w:r>
      <w:bookmarkEnd w:id="4939"/>
      <w:bookmarkStart w:id="4940" w:name="_QWord_Source_Comparison_3899"/>
      <w:r>
        <w:t>2</w:t>
      </w:r>
      <w:bookmarkEnd w:id="4940"/>
      <w:bookmarkStart w:id="4941" w:name="_QWord_Source_Comparison_3900"/>
      <w:r>
        <w:fldChar w:fldCharType="end"/>
      </w:r>
      <w:bookmarkEnd w:id="4941"/>
      <w:bookmarkStart w:id="4942" w:name="_QWord_Source_Comparison_3901"/>
      <w:r>
        <w:noBreakHyphen/>
      </w:r>
      <w:bookmarkEnd w:id="4942"/>
      <w:bookmarkStart w:id="4943" w:name="_QWord_Source_Comparison_3902"/>
      <w:r>
        <w:fldChar w:fldCharType="begin"/>
      </w:r>
      <w:bookmarkEnd w:id="4943"/>
      <w:bookmarkStart w:id="4944" w:name="_QWord_Source_Comparison_3903"/>
      <w:r>
        <w:instrText xml:space="preserve"> </w:instrText>
      </w:r>
      <w:bookmarkEnd w:id="4944"/>
      <w:bookmarkStart w:id="4945" w:name="_QWord_Source_Comparison_3904"/>
      <w:r>
        <w:rPr>
          <w:rFonts w:hint="eastAsia"/>
        </w:rPr>
        <w:instrText xml:space="preserve">SEQ </w:instrText>
      </w:r>
      <w:bookmarkEnd w:id="4945"/>
      <w:bookmarkStart w:id="4946" w:name="_QWord_Source_Comparison_3905"/>
      <w:r>
        <w:rPr>
          <w:rFonts w:hint="eastAsia"/>
        </w:rPr>
        <w:instrText xml:space="preserve">图</w:instrText>
      </w:r>
      <w:bookmarkEnd w:id="4946"/>
      <w:bookmarkStart w:id="4947" w:name="_QWord_Source_Comparison_3906"/>
      <w:r>
        <w:rPr>
          <w:rFonts w:hint="eastAsia"/>
        </w:rPr>
        <w:instrText xml:space="preserve"> \* ARABIC \s 1</w:instrText>
      </w:r>
      <w:bookmarkEnd w:id="4947"/>
      <w:bookmarkStart w:id="4948" w:name="_QWord_Source_Comparison_3907"/>
      <w:r>
        <w:instrText xml:space="preserve"> </w:instrText>
      </w:r>
      <w:bookmarkStart w:id="4949" w:name="_QWord_Source_Comparison_3908"/>
      <w:r>
        <w:fldChar w:fldCharType="separate"/>
      </w:r>
      <w:bookmarkEnd w:id="4948"/>
      <w:bookmarkEnd w:id="4949"/>
      <w:bookmarkStart w:id="4950" w:name="_QWord_Source_Comparison_3909"/>
      <w:r>
        <w:t>35</w:t>
      </w:r>
      <w:bookmarkEnd w:id="4950"/>
      <w:bookmarkStart w:id="4951" w:name="_QWord_Source_Comparison_3910"/>
      <w:r>
        <w:fldChar w:fldCharType="end"/>
      </w:r>
      <w:bookmarkEnd w:id="4933"/>
      <w:bookmarkEnd w:id="4951"/>
      <w:bookmarkStart w:id="4952" w:name="_QWord_Source_Comparison_3911"/>
      <w:r>
        <w:rPr>
          <w:rFonts w:hint="eastAsia"/>
        </w:rPr>
        <w:t xml:space="preserve">  </w:t>
      </w:r>
      <w:bookmarkEnd w:id="4952"/>
      <w:bookmarkStart w:id="4953" w:name="_QWord_Source_Comparison_3912"/>
      <w:r>
        <w:rPr>
          <w:rFonts w:hint="eastAsia"/>
        </w:rPr>
        <w:t>串行通信接口电路图</w:t>
      </w:r>
      <w:bookmarkEnd w:id="4934"/>
      <w:bookmarkEnd w:id="4935"/>
      <w:bookmarkEnd w:id="4953"/>
    </w:p>
    <w:p w14:paraId="1E7EFB3A">
      <w:pPr>
        <w:pStyle w:val="4"/>
        <w:ind w:firstLine="420"/>
      </w:pPr>
      <w:bookmarkStart w:id="4954" w:name="_QWord_Paragraph__544"/>
      <w:bookmarkStart w:id="4955" w:name="_QWord_Source_Comparison_3913"/>
      <w:bookmarkStart w:id="4956" w:name="_QWord_Source_Comparison_Para_544"/>
      <w:r>
        <w:rPr>
          <w:rFonts w:hint="eastAsia"/>
        </w:rPr>
        <w:t>串行通信接口工作原理：</w:t>
      </w:r>
      <w:bookmarkEnd w:id="4954"/>
      <w:bookmarkEnd w:id="4955"/>
      <w:bookmarkEnd w:id="4956"/>
    </w:p>
    <w:p w14:paraId="087899D8">
      <w:pPr>
        <w:pStyle w:val="66"/>
        <w:numPr>
          <w:ilvl w:val="4"/>
          <w:numId w:val="11"/>
        </w:numPr>
      </w:pPr>
      <w:bookmarkStart w:id="4957" w:name="_QWord_Source_Comparison_3914"/>
      <w:bookmarkStart w:id="4958" w:name="_QWord_Paragraph__545"/>
      <w:bookmarkStart w:id="4959" w:name="_QWord_Source_Comparison_Para_545"/>
      <w:bookmarkStart w:id="4960" w:name="QWSCP_A_005__f7k1vQ"/>
      <w:r>
        <w:rPr>
          <w:rFonts w:hint="eastAsia"/>
        </w:rPr>
        <w:t>波特</w:t>
      </w:r>
      <w:bookmarkEnd w:id="4957"/>
      <w:bookmarkStart w:id="4961" w:name="_QWord_Source_Comparison_3915"/>
      <w:r>
        <w:rPr>
          <w:rStyle w:val="555"/>
          <w:rFonts w:hint="eastAsia"/>
        </w:rPr>
        <w:t>率产生的计算公式如公式</w:t>
      </w:r>
      <w:bookmarkEnd w:id="4961"/>
      <w:bookmarkStart w:id="4962" w:name="_QWord_Source_Comparison_3916"/>
      <w:r>
        <w:rPr>
          <w:rStyle w:val="555"/>
        </w:rPr>
        <w:fldChar w:fldCharType="begin"/>
      </w:r>
      <w:bookmarkEnd w:id="4962"/>
      <w:bookmarkStart w:id="4963" w:name="_QWord_Source_Comparison_3917"/>
      <w:r>
        <w:rPr>
          <w:rStyle w:val="555"/>
        </w:rPr>
        <w:instrText xml:space="preserve"> </w:instrText>
      </w:r>
      <w:bookmarkEnd w:id="4963"/>
      <w:bookmarkStart w:id="4964" w:name="_QWord_Source_Comparison_3918"/>
      <w:r>
        <w:rPr>
          <w:rStyle w:val="555"/>
          <w:rFonts w:hint="eastAsia"/>
        </w:rPr>
        <w:instrText xml:space="preserve">REF QWord_XRef_Math__MA76Y0 \h \* MERGEFORMAT</w:instrText>
      </w:r>
      <w:bookmarkEnd w:id="4964"/>
      <w:bookmarkStart w:id="4965" w:name="_QWord_Source_Comparison_3919"/>
      <w:r>
        <w:rPr>
          <w:rStyle w:val="555"/>
        </w:rPr>
        <w:instrText xml:space="preserve"> </w:instrText>
      </w:r>
      <w:bookmarkStart w:id="4966" w:name="_QWord_Source_Comparison_3921"/>
      <w:r>
        <w:rPr>
          <w:rStyle w:val="555"/>
        </w:rPr>
        <w:fldChar w:fldCharType="separate"/>
      </w:r>
      <w:bookmarkEnd w:id="4965"/>
      <w:bookmarkEnd w:id="4966"/>
      <m:oMath>
        <m:d>
          <w:bookmarkStart w:id="4967" w:name="_QWord_Source_Comparison_3920"/>
          <w:bookmarkEnd w:id="4967"/>
          <w:bookmarkStart w:id="4968" w:name="_QWord_Source_Comparison_5324"/>
          <w:bookmarkEnd w:id="4968"/>
          <w:bookmarkStart w:id="4969" w:name="_QWord_Source_Comparison_5379"/>
          <m:dPr>
            <m:begChr m:val="（"/>
            <m:endChr m:val="）"/>
            <m:ctrlPr>
              <w:rPr>
                <w:rFonts w:ascii="Cambria Math" w:hAnsi="Cambria Math"/>
              </w:rPr>
            </m:ctrlPr>
          </m:dPr>
          <m:e>
            <m:r>
              <m:rPr>
                <m:sty m:val="p"/>
              </m:rPr>
              <w:rPr>
                <w:rFonts w:ascii="Cambria Math" w:hAnsi="Cambria Math"/>
                <w:color w:val="0099FF"/>
              </w:rPr>
              <m:t>‌2</m:t>
            </m:r>
            <w:bookmarkStart w:id="4970" w:name="_QWord_Source_Comparison_5325"/>
            <m:r>
              <m:rPr>
                <m:sty m:val="p"/>
              </m:rPr>
              <w:rPr>
                <w:rFonts w:ascii="Cambria Math" w:hAnsi="Cambria Math"/>
                <w:color w:val="0099FF"/>
              </w:rPr>
              <w:noBreakHyphen/>
            </m:r>
            <m:r>
              <m:rPr>
                <m:sty m:val="p"/>
              </m:rPr>
              <w:rPr>
                <w:rFonts w:ascii="Cambria Math" w:hAnsi="Cambria Math"/>
                <w:color w:val="0099FF"/>
              </w:rPr>
              <m:t>1</m:t>
            </m:r>
            <w:bookmarkEnd w:id="4969"/>
            <w:bookmarkEnd w:id="4970"/>
            <m:ctrlPr>
              <w:rPr>
                <w:rFonts w:ascii="Cambria Math" w:hAnsi="Cambria Math"/>
              </w:rPr>
            </m:ctrlPr>
          </m:e>
        </m:d>
      </m:oMath>
      <w:bookmarkStart w:id="4971" w:name="_QWord_Source_Comparison_3922"/>
      <w:r>
        <w:rPr>
          <w:rStyle w:val="555"/>
        </w:rPr>
        <w:fldChar w:fldCharType="end"/>
      </w:r>
      <w:bookmarkEnd w:id="4971"/>
      <w:bookmarkStart w:id="4972" w:name="_QWord_Source_Comparison_3923"/>
      <w:r>
        <w:rPr>
          <w:rStyle w:val="555"/>
          <w:rFonts w:hint="eastAsia"/>
        </w:rPr>
        <w:t>所示，其中</w:t>
      </w:r>
      <w:bookmarkEnd w:id="4972"/>
      <w:bookmarkStart w:id="4973" w:name="_QWord_Source_Comparison_3924"/>
      <w:r>
        <w:rPr>
          <w:rStyle w:val="555"/>
          <w:rFonts w:hint="eastAsia"/>
        </w:rPr>
        <w:t>SMOD</w:t>
      </w:r>
      <w:bookmarkEnd w:id="4973"/>
      <w:bookmarkStart w:id="4974" w:name="_QWord_Source_Comparison_3925"/>
      <w:r>
        <w:rPr>
          <w:rStyle w:val="555"/>
          <w:rFonts w:hint="eastAsia"/>
        </w:rPr>
        <w:t>（</w:t>
      </w:r>
      <w:bookmarkEnd w:id="4974"/>
      <w:bookmarkStart w:id="4975" w:name="_QWord_Source_Comparison_3926"/>
      <w:r>
        <w:rPr>
          <w:rStyle w:val="555"/>
          <w:rFonts w:hint="eastAsia"/>
        </w:rPr>
        <w:t>PCON</w:t>
      </w:r>
      <w:bookmarkEnd w:id="4975"/>
      <w:bookmarkStart w:id="4976" w:name="_QWord_Source_Comparison_3927"/>
      <w:r>
        <w:rPr>
          <w:rStyle w:val="555"/>
          <w:rFonts w:hint="eastAsia"/>
        </w:rPr>
        <w:t>寄存器的第</w:t>
      </w:r>
      <w:bookmarkEnd w:id="4976"/>
      <w:bookmarkStart w:id="4977" w:name="_QWord_Source_Comparison_3928"/>
      <w:r>
        <w:rPr>
          <w:rStyle w:val="555"/>
          <w:rFonts w:hint="eastAsia"/>
        </w:rPr>
        <w:t>7</w:t>
      </w:r>
      <w:bookmarkEnd w:id="4977"/>
      <w:bookmarkStart w:id="4978" w:name="_QWord_Source_Comparison_3929"/>
      <w:r>
        <w:rPr>
          <w:rStyle w:val="555"/>
          <w:rFonts w:hint="eastAsia"/>
        </w:rPr>
        <w:t>位）为波特率倍速系数，默认</w:t>
      </w:r>
      <w:bookmarkEnd w:id="4978"/>
      <w:bookmarkStart w:id="4979" w:name="_QWord_Source_Comparison_3930"/>
      <w:r>
        <w:rPr>
          <w:rFonts w:hint="eastAsia"/>
        </w:rPr>
        <w:t>为</w:t>
      </w:r>
      <w:bookmarkEnd w:id="4979"/>
      <w:bookmarkStart w:id="4980" w:name="_QWord_Source_Comparison_3931"/>
      <w:r>
        <w:rPr>
          <w:rFonts w:hint="eastAsia"/>
        </w:rPr>
        <w:t>0</w:t>
      </w:r>
      <w:bookmarkEnd w:id="4980"/>
      <w:bookmarkStart w:id="4981" w:name="_QWord_Source_Comparison_3932"/>
      <w:r>
        <w:rPr>
          <w:rFonts w:hint="eastAsia"/>
        </w:rPr>
        <w:t>，</w:t>
      </w:r>
      <w:bookmarkEnd w:id="4981"/>
      <w:bookmarkStart w:id="4982" w:name="_QWord_Source_Comparison_5326"/>
      <w:bookmarkStart w:id="4983" w:name="_QWord_Source_Comparison_5380"/>
      <m:oMath>
        <m:r>
          <m:rPr/>
          <w:rPr>
            <w:rFonts w:ascii="Cambria Math" w:hAnsi="Cambria Math"/>
            <w:color w:val="008000"/>
          </w:rPr>
          <m:t>T</m:t>
        </m:r>
        <w:bookmarkEnd w:id="4982"/>
        <w:bookmarkStart w:id="4984" w:name="_QWord_Source_Comparison_5327"/>
        <m:r>
          <m:rPr>
            <m:sty m:val="p"/>
          </m:rPr>
          <w:rPr>
            <w:rFonts w:ascii="Cambria Math" w:hAnsi="Cambria Math"/>
            <w:color w:val="0099FF"/>
          </w:rPr>
          <m:t>1 </m:t>
        </m:r>
      </m:oMath>
      <w:bookmarkEnd w:id="4983"/>
      <w:bookmarkEnd w:id="4984"/>
      <w:bookmarkStart w:id="4985" w:name="_QWord_Source_Comparison_3933"/>
      <w:r>
        <w:rPr>
          <w:rFonts w:hint="eastAsia"/>
        </w:rPr>
        <w:t>的溢出率取决于晶振频率</w:t>
      </w:r>
      <w:bookmarkEnd w:id="4985"/>
      <w:bookmarkStart w:id="4986" w:name="_QWord_Source_Comparison_5328"/>
      <w:bookmarkStart w:id="4987" w:name="_QWord_Source_Comparison_5381"/>
      <m:oMath>
        <m:r>
          <m:rPr>
            <m:sty m:val="p"/>
          </m:rPr>
          <w:rPr>
            <w:rFonts w:ascii="Cambria Math" w:hAnsi="Cambria Math"/>
            <w:color w:val="0099FF"/>
          </w:rPr>
          <m:t> </m:t>
        </m:r>
        <w:bookmarkEnd w:id="4986"/>
        <m:sSub>
          <w:bookmarkStart w:id="4988" w:name="_QWord_Source_Comparison_5329"/>
          <m:sSubPr>
            <m:ctrlPr>
              <w:rPr>
                <w:rFonts w:ascii="Cambria Math" w:hAnsi="Cambria Math"/>
              </w:rPr>
            </m:ctrlPr>
          </m:sSubPr>
          <m:e>
            <m:r>
              <m:rPr/>
              <w:rPr>
                <w:rFonts w:ascii="Cambria Math" w:hAnsi="Cambria Math"/>
                <w:color w:val="008000"/>
              </w:rPr>
              <m:t>f</m:t>
            </m:r>
            <w:bookmarkEnd w:id="4988"/>
            <w:bookmarkStart w:id="4989" w:name="_QWord_Source_Comparison_5330"/>
            <m:ctrlPr>
              <w:rPr>
                <w:rFonts w:ascii="Cambria Math" w:hAnsi="Cambria Math"/>
              </w:rPr>
            </m:ctrlPr>
          </m:e>
          <m:sub>
            <m:r>
              <m:rPr>
                <m:sty m:val="p"/>
              </m:rPr>
              <w:rPr>
                <w:rFonts w:ascii="Cambria Math" w:hAnsi="Cambria Math"/>
                <w:color w:val="0099FF"/>
                <w:highlight w:val="yellow"/>
              </w:rPr>
              <m:t>osc</m:t>
            </m:r>
            <w:bookmarkEnd w:id="4989"/>
            <m:ctrlPr>
              <w:rPr>
                <w:rFonts w:ascii="Cambria Math" w:hAnsi="Cambria Math"/>
              </w:rPr>
            </m:ctrlPr>
          </m:sub>
        </m:sSub>
        <w:bookmarkStart w:id="4990" w:name="_QWord_Source_Comparison_5331"/>
        <m:r>
          <m:rPr>
            <m:sty m:val="p"/>
          </m:rPr>
          <w:rPr>
            <w:rFonts w:ascii="Cambria Math" w:hAnsi="Cambria Math"/>
            <w:color w:val="0099FF"/>
          </w:rPr>
          <m:t> </m:t>
        </m:r>
        <w:bookmarkEnd w:id="4987"/>
        <w:bookmarkEnd w:id="4990"/>
      </m:oMath>
      <w:bookmarkStart w:id="4991" w:name="_QWord_Source_Comparison_3934"/>
      <w:r>
        <w:rPr>
          <w:rFonts w:hint="eastAsia"/>
        </w:rPr>
        <w:t>与定时器</w:t>
      </w:r>
      <w:bookmarkEnd w:id="4991"/>
      <w:bookmarkStart w:id="4992" w:name="_QWord_Source_Comparison_5332"/>
      <w:bookmarkStart w:id="4993" w:name="_QWord_Source_Comparison_5382"/>
      <m:oMath>
        <m:r>
          <m:rPr>
            <m:sty m:val="p"/>
          </m:rPr>
          <w:rPr>
            <w:rFonts w:ascii="Cambria Math" w:hAnsi="Cambria Math"/>
            <w:color w:val="0099FF"/>
          </w:rPr>
          <m:t> </m:t>
        </m:r>
        <w:bookmarkEnd w:id="4992"/>
        <w:bookmarkStart w:id="4994" w:name="_QWord_Source_Comparison_5333"/>
        <m:r>
          <m:rPr/>
          <w:rPr>
            <w:rFonts w:ascii="Cambria Math" w:hAnsi="Cambria Math"/>
            <w:color w:val="008000"/>
          </w:rPr>
          <m:t>TH</m:t>
        </m:r>
        <w:bookmarkEnd w:id="4994"/>
        <w:bookmarkStart w:id="4995" w:name="_QWord_Source_Comparison_5334"/>
        <m:r>
          <m:rPr>
            <m:sty m:val="p"/>
          </m:rPr>
          <w:rPr>
            <w:rFonts w:ascii="Cambria Math" w:hAnsi="Cambria Math"/>
            <w:color w:val="0099FF"/>
          </w:rPr>
          <m:t>1</m:t>
        </m:r>
        <w:bookmarkEnd w:id="4993"/>
        <w:bookmarkEnd w:id="4995"/>
      </m:oMath>
      <w:bookmarkStart w:id="4996" w:name="_QWord_Source_Comparison_3935"/>
      <w:r>
        <w:rPr>
          <w:rFonts w:hint="eastAsia"/>
        </w:rPr>
        <w:t>。</w:t>
      </w:r>
      <w:bookmarkEnd w:id="4958"/>
      <w:bookmarkEnd w:id="4959"/>
      <w:bookmarkEnd w:id="4996"/>
    </w:p>
    <w:tbl>
      <w:tblPr>
        <w:tblStyle w:val="5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34"/>
        <w:gridCol w:w="1180"/>
      </w:tblGrid>
      <w:tr w14:paraId="67A47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38" w:type="dxa"/>
          </w:tcPr>
          <w:p w14:paraId="7D0ABC81">
            <w:pPr>
              <w:widowControl w:val="0"/>
              <w:spacing w:line="0" w:lineRule="atLeast"/>
              <w:jc w:val="both"/>
            </w:pPr>
            <m:oMathPara>
              <m:oMath>
                <m:r>
                  <m:rPr/>
                  <w:rPr>
                    <w:rFonts w:ascii="Cambria Math" w:hAnsi="Cambria Math"/>
                  </w:rPr>
                  <m:t>Baud Rate=</m:t>
                </m:r>
                <m:d>
                  <m:dPr>
                    <m:ctrlPr>
                      <w:rPr>
                        <w:rFonts w:ascii="Cambria Math" w:hAnsi="Cambria Math"/>
                        <w:i/>
                      </w:rPr>
                    </m:ctrlPr>
                  </m:dPr>
                  <m:e>
                    <m:r>
                      <m:rPr/>
                      <w:rPr>
                        <w:rFonts w:ascii="Cambria Math" w:hAnsi="Cambria Math"/>
                      </w:rPr>
                      <m:t>T1 overflow rate</m:t>
                    </m:r>
                    <m:ctrlPr>
                      <w:rPr>
                        <w:rFonts w:ascii="Cambria Math" w:hAnsi="Cambria Math"/>
                        <w:i/>
                      </w:rPr>
                    </m:ctrlPr>
                  </m:e>
                </m:d>
                <m:r>
                  <m:rPr/>
                  <w:rPr>
                    <w:rFonts w:ascii="Cambria Math" w:hAnsi="Cambria Math"/>
                  </w:rPr>
                  <m:t>∗</m:t>
                </m:r>
                <m:sSup>
                  <m:sSupPr>
                    <m:ctrlPr>
                      <w:rPr>
                        <w:rFonts w:ascii="Cambria Math" w:hAnsi="Cambria Math"/>
                        <w:i/>
                      </w:rPr>
                    </m:ctrlPr>
                  </m:sSupPr>
                  <m:e>
                    <m:r>
                      <m:rPr/>
                      <w:rPr>
                        <w:rFonts w:ascii="Cambria Math" w:hAnsi="Cambria Math"/>
                      </w:rPr>
                      <m:t>2</m:t>
                    </m:r>
                    <m:ctrlPr>
                      <w:rPr>
                        <w:rFonts w:ascii="Cambria Math" w:hAnsi="Cambria Math"/>
                        <w:i/>
                      </w:rPr>
                    </m:ctrlPr>
                  </m:e>
                  <m:sup>
                    <m:r>
                      <m:rPr/>
                      <w:rPr>
                        <w:rFonts w:ascii="Cambria Math" w:hAnsi="Cambria Math"/>
                      </w:rPr>
                      <m:t>SMOD</m:t>
                    </m:r>
                    <m:ctrlPr>
                      <w:rPr>
                        <w:rFonts w:ascii="Cambria Math" w:hAnsi="Cambria Math"/>
                        <w:i/>
                      </w:rPr>
                    </m:ctrlPr>
                  </m:sup>
                </m:sSup>
                <m:r>
                  <m:rPr/>
                  <w:rPr>
                    <w:rFonts w:ascii="Cambria Math" w:hAnsi="Cambria Math"/>
                  </w:rPr>
                  <m:t>/32</m:t>
                </m:r>
              </m:oMath>
            </m:oMathPara>
          </w:p>
          <w:p w14:paraId="51432FCC">
            <w:pPr>
              <w:widowControl w:val="0"/>
              <w:spacing w:line="0" w:lineRule="atLeast"/>
              <w:jc w:val="both"/>
            </w:pPr>
            <m:oMathPara>
              <m:oMath>
                <m:r>
                  <m:rPr/>
                  <w:rPr>
                    <w:rFonts w:ascii="Cambria Math" w:hAnsi="Cambria Math"/>
                  </w:rPr>
                  <m:t xml:space="preserve">T1 overflow rate= </m:t>
                </m:r>
                <m:f>
                  <m:fPr>
                    <m:type m:val="skw"/>
                    <m:ctrlPr>
                      <w:rPr>
                        <w:rFonts w:ascii="Cambria Math" w:hAnsi="Cambria Math"/>
                        <w:i/>
                      </w:rPr>
                    </m:ctrlPr>
                  </m:fPr>
                  <m:num>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osc</m:t>
                        </m:r>
                        <m:ctrlPr>
                          <w:rPr>
                            <w:rFonts w:ascii="Cambria Math" w:hAnsi="Cambria Math"/>
                            <w:i/>
                          </w:rPr>
                        </m:ctrlPr>
                      </m:sub>
                    </m:sSub>
                    <m:r>
                      <m:rPr/>
                      <w:rPr>
                        <w:rFonts w:ascii="Cambria Math" w:hAnsi="Cambria Math"/>
                      </w:rPr>
                      <m:t>/12)</m:t>
                    </m:r>
                    <m:ctrlPr>
                      <w:rPr>
                        <w:rFonts w:ascii="Cambria Math" w:hAnsi="Cambria Math"/>
                        <w:i/>
                      </w:rPr>
                    </m:ctrlPr>
                  </m:num>
                  <m:den>
                    <m:r>
                      <m:rPr/>
                      <w:rPr>
                        <w:rFonts w:ascii="Cambria Math" w:hAnsi="Cambria Math"/>
                      </w:rPr>
                      <m:t>(256−TH1)</m:t>
                    </m:r>
                    <m:ctrlPr>
                      <w:rPr>
                        <w:rFonts w:ascii="Cambria Math" w:hAnsi="Cambria Math"/>
                        <w:i/>
                      </w:rPr>
                    </m:ctrlPr>
                  </m:den>
                </m:f>
              </m:oMath>
            </m:oMathPara>
          </w:p>
        </w:tc>
        <w:tc>
          <w:tcPr>
            <w:tcW w:w="1184" w:type="dxa"/>
            <w:vAlign w:val="center"/>
          </w:tcPr>
          <w:p w14:paraId="6A38E69D">
            <w:pPr>
              <w:widowControl w:val="0"/>
              <w:spacing w:line="0" w:lineRule="atLeast"/>
              <w:jc w:val="center"/>
            </w:pPr>
            <w:r>
              <w:rPr>
                <w:rFonts w:hint="eastAsia"/>
              </w:rPr>
              <w:t>（2-1）</w:t>
            </w:r>
          </w:p>
        </w:tc>
      </w:tr>
    </w:tbl>
    <w:p w14:paraId="2487FFBB">
      <w:pPr>
        <w:pStyle w:val="4"/>
        <w:ind w:firstLine="0" w:firstLineChars="0"/>
      </w:pPr>
    </w:p>
    <w:bookmarkEnd w:id="4960"/>
    <w:p w14:paraId="3B80D28B">
      <w:pPr>
        <w:pStyle w:val="66"/>
        <w:numPr>
          <w:ilvl w:val="4"/>
          <w:numId w:val="6"/>
        </w:numPr>
      </w:pPr>
      <w:bookmarkStart w:id="4997" w:name="_QWord_Source_Comparison_3936"/>
      <w:bookmarkStart w:id="4998" w:name="_QWord_Paragraph__548"/>
      <w:bookmarkStart w:id="4999" w:name="_QWord_Source_Comparison_Para_548"/>
      <w:r>
        <w:rPr>
          <w:rFonts w:hint="eastAsia"/>
        </w:rPr>
        <w:t>串行通信格式</w:t>
      </w:r>
      <w:bookmarkEnd w:id="4997"/>
      <w:bookmarkEnd w:id="4998"/>
      <w:bookmarkEnd w:id="4999"/>
      <w:r>
        <w:rPr>
          <w:rFonts w:hint="eastAsia"/>
          <w:lang w:eastAsia="zh-CN"/>
        </w:rPr>
        <w:t>。</w:t>
      </w:r>
      <w:bookmarkStart w:id="5000" w:name="_QWord_Source_Comparison_3938"/>
      <w:bookmarkStart w:id="5001" w:name="_QWord_Source_Comparison_Para_549"/>
      <w:bookmarkStart w:id="5002" w:name="_QWord_Paragraph__549"/>
      <w:r>
        <w:rPr>
          <w:rFonts w:hint="eastAsia"/>
        </w:rPr>
        <w:t>通过</w:t>
      </w:r>
      <w:bookmarkEnd w:id="5000"/>
      <w:bookmarkStart w:id="5003" w:name="_QWord_Source_Comparison_3939"/>
      <w:r>
        <w:rPr>
          <w:rFonts w:hint="eastAsia"/>
        </w:rPr>
        <w:t>SCON</w:t>
      </w:r>
      <w:bookmarkEnd w:id="5003"/>
      <w:bookmarkStart w:id="5004" w:name="_QWord_Source_Comparison_3940"/>
      <w:r>
        <w:rPr>
          <w:rFonts w:hint="eastAsia"/>
        </w:rPr>
        <w:t>寄存器可以设置通信格式中的数据位、停止位和校验位的个数。串行通信的工作模式是由</w:t>
      </w:r>
      <w:bookmarkEnd w:id="5004"/>
      <w:bookmarkStart w:id="5005" w:name="_QWord_Source_Comparison_3941"/>
      <w:r>
        <w:rPr>
          <w:rFonts w:hint="eastAsia"/>
        </w:rPr>
        <w:t>SCON</w:t>
      </w:r>
      <w:bookmarkEnd w:id="5005"/>
      <w:bookmarkStart w:id="5006" w:name="_QWord_Source_Comparison_3942"/>
      <w:r>
        <w:rPr>
          <w:rFonts w:hint="eastAsia"/>
        </w:rPr>
        <w:t>寄存器中的第六位</w:t>
      </w:r>
      <w:bookmarkEnd w:id="5006"/>
      <w:bookmarkStart w:id="5007" w:name="_QWord_Source_Comparison_3943"/>
      <w:r>
        <w:rPr>
          <w:rFonts w:hint="eastAsia"/>
        </w:rPr>
        <w:t>SM1</w:t>
      </w:r>
      <w:bookmarkEnd w:id="5007"/>
      <w:bookmarkStart w:id="5008" w:name="_QWord_Source_Comparison_3944"/>
      <w:r>
        <w:rPr>
          <w:rFonts w:hint="eastAsia"/>
        </w:rPr>
        <w:t>和第七位</w:t>
      </w:r>
      <w:bookmarkEnd w:id="5008"/>
      <w:bookmarkStart w:id="5009" w:name="_QWord_Source_Comparison_3945"/>
      <w:r>
        <w:rPr>
          <w:rFonts w:hint="eastAsia"/>
        </w:rPr>
        <w:t>SM0</w:t>
      </w:r>
      <w:bookmarkEnd w:id="5009"/>
      <w:bookmarkStart w:id="5010" w:name="_QWord_Source_Comparison_3946"/>
      <w:r>
        <w:rPr>
          <w:rFonts w:hint="eastAsia"/>
        </w:rPr>
        <w:t>决定的，如</w:t>
      </w:r>
      <w:bookmarkEnd w:id="5010"/>
      <w:bookmarkStart w:id="5011" w:name="_QWord_Source_Comparison_3947"/>
      <w:r>
        <w:fldChar w:fldCharType="begin"/>
      </w:r>
      <w:bookmarkEnd w:id="5011"/>
      <w:bookmarkStart w:id="5012" w:name="_QWord_Source_Comparison_3948"/>
      <w:r>
        <w:instrText xml:space="preserve"> </w:instrText>
      </w:r>
      <w:bookmarkEnd w:id="5012"/>
      <w:bookmarkStart w:id="5013" w:name="_QWord_Source_Comparison_3949"/>
      <w:r>
        <w:rPr>
          <w:rFonts w:hint="eastAsia"/>
        </w:rPr>
        <w:instrText xml:space="preserve">REF QWord_XRef_Figure__jMprCn \h \* CHARFORMAT</w:instrText>
      </w:r>
      <w:bookmarkEnd w:id="5013"/>
      <w:bookmarkStart w:id="5014" w:name="_QWord_Source_Comparison_3950"/>
      <w:r>
        <w:instrText xml:space="preserve"> </w:instrText>
      </w:r>
      <w:bookmarkStart w:id="5015" w:name="_QWord_Source_Comparison_3951"/>
      <w:r>
        <w:fldChar w:fldCharType="separate"/>
      </w:r>
      <w:bookmarkEnd w:id="5014"/>
      <w:bookmarkEnd w:id="5015"/>
      <w:bookmarkStart w:id="5016" w:name="_QWord_Source_Comparison_3952"/>
      <w:r>
        <w:rPr>
          <w:rFonts w:hint="eastAsia"/>
        </w:rPr>
        <w:t>图</w:t>
      </w:r>
      <w:bookmarkEnd w:id="5016"/>
      <w:bookmarkStart w:id="5017" w:name="_QWord_Source_Comparison_3953"/>
      <w:r>
        <w:rPr>
          <w:rFonts w:hint="eastAsia"/>
        </w:rPr>
        <w:t> </w:t>
      </w:r>
      <w:bookmarkEnd w:id="5017"/>
      <w:bookmarkStart w:id="5018" w:name="_QWord_Source_Comparison_3954"/>
      <w:r>
        <w:t>2</w:t>
      </w:r>
      <w:bookmarkEnd w:id="5018"/>
      <w:bookmarkStart w:id="5019" w:name="_QWord_Source_Comparison_3955"/>
      <w:r>
        <w:noBreakHyphen/>
      </w:r>
      <w:r>
        <w:t>36</w:t>
      </w:r>
      <w:bookmarkEnd w:id="5019"/>
      <w:bookmarkStart w:id="5020" w:name="_QWord_Source_Comparison_3956"/>
      <w:r>
        <w:fldChar w:fldCharType="end"/>
      </w:r>
      <w:bookmarkEnd w:id="5020"/>
      <w:bookmarkStart w:id="5021" w:name="_QWord_Source_Comparison_3957"/>
      <w:r>
        <w:rPr>
          <w:rFonts w:hint="eastAsia"/>
        </w:rPr>
        <w:t>所示。</w:t>
      </w:r>
      <w:bookmarkEnd w:id="5001"/>
      <w:bookmarkEnd w:id="5002"/>
      <w:bookmarkEnd w:id="5021"/>
    </w:p>
    <w:p w14:paraId="1FA41AEE">
      <w:pPr>
        <w:pStyle w:val="105"/>
      </w:pPr>
      <w:r>
        <w:t>‌</w:t>
      </w:r>
      <w:r>
        <w:drawing>
          <wp:inline distT="0" distB="0" distL="0" distR="0">
            <wp:extent cx="4863465" cy="1810385"/>
            <wp:effectExtent l="0" t="0" r="13335" b="3175"/>
            <wp:docPr id="10" name="图片 39" descr="表格&#10;&#10;描述已自动生成" title="QWord_ImageMark_50">
              <a:hlinkClick xmlns:a="http://schemas.openxmlformats.org/drawingml/2006/main" r:id="rId138" tooltip="QWord 图片目录：resource/images/illustration/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9" descr="表格&#10;&#10;描述已自动生成" title="QWord_ImageMark_50"/>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a:xfrm>
                      <a:off x="0" y="0"/>
                      <a:ext cx="4881663" cy="1817416"/>
                    </a:xfrm>
                    <a:prstGeom prst="rect">
                      <a:avLst/>
                    </a:prstGeom>
                    <a:noFill/>
                    <a:ln>
                      <a:noFill/>
                    </a:ln>
                  </pic:spPr>
                </pic:pic>
              </a:graphicData>
            </a:graphic>
          </wp:inline>
        </w:drawing>
      </w:r>
    </w:p>
    <w:p w14:paraId="586A12B9">
      <w:pPr>
        <w:pStyle w:val="68"/>
      </w:pPr>
      <w:r>
        <w:rPr>
          <w:rFonts w:hint="eastAsia"/>
        </w:rPr>
        <w:t>图 </w:t>
      </w:r>
      <w:r>
        <w:fldChar w:fldCharType="begin"/>
      </w:r>
      <w:r>
        <w:instrText xml:space="preserve"> SEQ QWord_Heading1_Sequence \c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36</w:t>
      </w:r>
      <w:r>
        <w:fldChar w:fldCharType="end"/>
      </w:r>
      <w:r>
        <w:rPr>
          <w:rFonts w:hint="eastAsia"/>
        </w:rPr>
        <w:t xml:space="preserve">  串行通信工作模式示意图</w:t>
      </w:r>
    </w:p>
    <w:p w14:paraId="52F235DD">
      <w:pPr>
        <w:pStyle w:val="4"/>
        <w:ind w:firstLine="420"/>
      </w:pPr>
      <w:bookmarkStart w:id="5022" w:name="_QWord_Source_Comparison_3958"/>
      <w:bookmarkStart w:id="5023" w:name="_QWord_Paragraph__550"/>
      <w:bookmarkStart w:id="5024" w:name="_QWord_Source_Comparison_Para_550"/>
      <w:r>
        <w:rPr>
          <w:rFonts w:hint="eastAsia"/>
        </w:rPr>
        <w:t>当这两位为</w:t>
      </w:r>
      <w:bookmarkEnd w:id="5022"/>
      <w:bookmarkStart w:id="5025" w:name="_QWord_Source_Comparison_3959"/>
      <w:r>
        <w:rPr>
          <w:rFonts w:hint="eastAsia"/>
        </w:rPr>
        <w:t>00</w:t>
      </w:r>
      <w:bookmarkEnd w:id="5025"/>
      <w:bookmarkStart w:id="5026" w:name="_QWord_Source_Comparison_3960"/>
      <w:r>
        <w:rPr>
          <w:rFonts w:hint="eastAsia"/>
        </w:rPr>
        <w:t>时，串行通信为工作模式</w:t>
      </w:r>
      <w:bookmarkEnd w:id="5026"/>
      <w:bookmarkStart w:id="5027" w:name="_QWord_Source_Comparison_3961"/>
      <w:r>
        <w:rPr>
          <w:rFonts w:hint="eastAsia"/>
        </w:rPr>
        <w:t>0</w:t>
      </w:r>
      <w:bookmarkEnd w:id="5027"/>
      <w:bookmarkStart w:id="5028" w:name="_QWord_Source_Comparison_3962"/>
      <w:r>
        <w:rPr>
          <w:rFonts w:hint="eastAsia"/>
        </w:rPr>
        <w:t>，此时异步通信接口作为一个</w:t>
      </w:r>
      <w:bookmarkEnd w:id="5028"/>
      <w:bookmarkStart w:id="5029" w:name="_QWord_Source_Comparison_3963"/>
      <w:r>
        <w:rPr>
          <w:rFonts w:hint="eastAsia"/>
        </w:rPr>
        <w:t>8</w:t>
      </w:r>
      <w:bookmarkEnd w:id="5029"/>
      <w:bookmarkStart w:id="5030" w:name="_QWord_Source_Comparison_3964"/>
      <w:r>
        <w:rPr>
          <w:rFonts w:hint="eastAsia"/>
        </w:rPr>
        <w:t>位移位寄存器来使用，它仅仅是把</w:t>
      </w:r>
      <w:bookmarkEnd w:id="5030"/>
      <w:bookmarkStart w:id="5031" w:name="_QWord_Source_Comparison_3965"/>
      <w:r>
        <w:rPr>
          <w:rFonts w:hint="eastAsia"/>
        </w:rPr>
        <w:t>8</w:t>
      </w:r>
      <w:bookmarkEnd w:id="5031"/>
      <w:bookmarkStart w:id="5032" w:name="_QWord_Source_Comparison_3966"/>
      <w:r>
        <w:rPr>
          <w:rFonts w:hint="eastAsia"/>
        </w:rPr>
        <w:t>位的并行的数据直接变为串行的数据发送出去，在这</w:t>
      </w:r>
      <w:bookmarkEnd w:id="5032"/>
      <w:bookmarkStart w:id="5033" w:name="_QWord_Source_Comparison_3967"/>
      <w:r>
        <w:rPr>
          <w:rFonts w:hint="eastAsia"/>
        </w:rPr>
        <w:t>8</w:t>
      </w:r>
      <w:bookmarkEnd w:id="5033"/>
      <w:bookmarkStart w:id="5034" w:name="_QWord_Source_Comparison_3968"/>
      <w:r>
        <w:rPr>
          <w:rFonts w:hint="eastAsia"/>
        </w:rPr>
        <w:t>位的数据前面没有相应的起始位，后面也没有停止位，所以并不是</w:t>
      </w:r>
      <w:bookmarkEnd w:id="5034"/>
      <w:bookmarkStart w:id="5035" w:name="_QWord_Source_Comparison_3969"/>
      <w:r>
        <w:rPr>
          <w:rFonts w:hint="eastAsia"/>
        </w:rPr>
        <w:t>UART</w:t>
      </w:r>
      <w:bookmarkEnd w:id="5035"/>
      <w:bookmarkStart w:id="5036" w:name="_QWord_Source_Comparison_3970"/>
      <w:r>
        <w:rPr>
          <w:rFonts w:hint="eastAsia"/>
        </w:rPr>
        <w:t>通信格式。移位的速率是确定的，为晶振的</w:t>
      </w:r>
      <w:bookmarkEnd w:id="5036"/>
      <w:bookmarkStart w:id="5037" w:name="_QWord_Source_Comparison_3971"/>
      <w:r>
        <w:rPr>
          <w:rFonts w:hint="eastAsia"/>
        </w:rPr>
        <w:t>1</w:t>
      </w:r>
      <w:bookmarkEnd w:id="5037"/>
      <w:bookmarkStart w:id="5038" w:name="_QWord_Source_Comparison_3972"/>
      <w:r>
        <w:t>/</w:t>
      </w:r>
      <w:bookmarkEnd w:id="5038"/>
      <w:bookmarkStart w:id="5039" w:name="_QWord_Source_Comparison_3973"/>
      <w:r>
        <w:rPr>
          <w:rFonts w:hint="eastAsia"/>
        </w:rPr>
        <w:t>12</w:t>
      </w:r>
      <w:bookmarkEnd w:id="5039"/>
      <w:bookmarkStart w:id="5040" w:name="_QWord_Source_Comparison_3974"/>
      <w:r>
        <w:rPr>
          <w:rFonts w:hint="eastAsia"/>
        </w:rPr>
        <w:t>。</w:t>
      </w:r>
      <w:bookmarkEnd w:id="5023"/>
      <w:bookmarkEnd w:id="5024"/>
      <w:bookmarkEnd w:id="5040"/>
    </w:p>
    <w:p w14:paraId="310944BD">
      <w:pPr>
        <w:pStyle w:val="4"/>
        <w:ind w:firstLine="420"/>
      </w:pPr>
      <w:bookmarkStart w:id="5041" w:name="_QWord_Source_Comparison_3975"/>
      <w:bookmarkStart w:id="5042" w:name="_QWord_Paragraph__551"/>
      <w:bookmarkStart w:id="5043" w:name="_QWord_Source_Comparison_Para_551"/>
      <w:r>
        <w:rPr>
          <w:rFonts w:hint="eastAsia"/>
        </w:rPr>
        <w:t>当这两位为</w:t>
      </w:r>
      <w:bookmarkEnd w:id="5041"/>
      <w:bookmarkStart w:id="5044" w:name="_QWord_Source_Comparison_3976"/>
      <w:r>
        <w:rPr>
          <w:rFonts w:hint="eastAsia"/>
        </w:rPr>
        <w:t>01</w:t>
      </w:r>
      <w:bookmarkEnd w:id="5044"/>
      <w:bookmarkStart w:id="5045" w:name="_QWord_Source_Comparison_3977"/>
      <w:r>
        <w:rPr>
          <w:rFonts w:hint="eastAsia"/>
        </w:rPr>
        <w:t>时，串行通信为工作模式</w:t>
      </w:r>
      <w:bookmarkEnd w:id="5045"/>
      <w:bookmarkStart w:id="5046" w:name="_QWord_Source_Comparison_3978"/>
      <w:r>
        <w:rPr>
          <w:rFonts w:hint="eastAsia"/>
        </w:rPr>
        <w:t>1</w:t>
      </w:r>
      <w:bookmarkEnd w:id="5046"/>
      <w:bookmarkStart w:id="5047" w:name="_QWord_Source_Comparison_3979"/>
      <w:r>
        <w:rPr>
          <w:rFonts w:hint="eastAsia"/>
        </w:rPr>
        <w:t>，工作在</w:t>
      </w:r>
      <w:bookmarkEnd w:id="5047"/>
      <w:bookmarkStart w:id="5048" w:name="_QWord_Source_Comparison_3980"/>
      <w:r>
        <w:rPr>
          <w:rFonts w:hint="eastAsia"/>
        </w:rPr>
        <w:t>8</w:t>
      </w:r>
      <w:bookmarkEnd w:id="5048"/>
      <w:bookmarkStart w:id="5049" w:name="_QWord_Source_Comparison_3981"/>
      <w:r>
        <w:rPr>
          <w:rFonts w:hint="eastAsia"/>
        </w:rPr>
        <w:t>位</w:t>
      </w:r>
      <w:bookmarkEnd w:id="5049"/>
      <w:bookmarkStart w:id="5050" w:name="_QWord_Source_Comparison_3982"/>
      <w:r>
        <w:rPr>
          <w:rFonts w:hint="eastAsia"/>
        </w:rPr>
        <w:t>UART</w:t>
      </w:r>
      <w:bookmarkEnd w:id="5050"/>
      <w:bookmarkStart w:id="5051" w:name="_QWord_Source_Comparison_3983"/>
      <w:r>
        <w:rPr>
          <w:rFonts w:hint="eastAsia"/>
        </w:rPr>
        <w:t>模式下，即在进行数据收发时，内部的数据位是</w:t>
      </w:r>
      <w:bookmarkEnd w:id="5051"/>
      <w:bookmarkStart w:id="5052" w:name="_QWord_Source_Comparison_3984"/>
      <w:r>
        <w:rPr>
          <w:rFonts w:hint="eastAsia"/>
        </w:rPr>
        <w:t>8</w:t>
      </w:r>
      <w:bookmarkEnd w:id="5052"/>
      <w:bookmarkStart w:id="5053" w:name="_QWord_Source_Comparison_3985"/>
      <w:r>
        <w:rPr>
          <w:rFonts w:hint="eastAsia"/>
        </w:rPr>
        <w:t>位的数据，通信速率由</w:t>
      </w:r>
      <w:bookmarkEnd w:id="5053"/>
      <w:bookmarkStart w:id="5054" w:name="_QWord_Source_Comparison_3986"/>
      <w:r>
        <w:rPr>
          <w:rFonts w:hint="eastAsia"/>
        </w:rPr>
        <w:t>timer1</w:t>
      </w:r>
      <w:bookmarkEnd w:id="5054"/>
      <w:bookmarkStart w:id="5055" w:name="_QWord_Source_Comparison_3987"/>
      <w:r>
        <w:rPr>
          <w:rFonts w:hint="eastAsia"/>
        </w:rPr>
        <w:t>来决定，这是最常用的一种工作的模式。</w:t>
      </w:r>
      <w:bookmarkEnd w:id="5042"/>
      <w:bookmarkEnd w:id="5043"/>
      <w:bookmarkEnd w:id="5055"/>
    </w:p>
    <w:p w14:paraId="4B9EDE40">
      <w:pPr>
        <w:pStyle w:val="4"/>
        <w:ind w:firstLine="420"/>
      </w:pPr>
      <w:bookmarkStart w:id="5056" w:name="_QWord_Source_Comparison_3988"/>
      <w:bookmarkStart w:id="5057" w:name="_QWord_Paragraph__552"/>
      <w:bookmarkStart w:id="5058" w:name="_QWord_Source_Comparison_Para_552"/>
      <w:r>
        <w:rPr>
          <w:rFonts w:hint="eastAsia"/>
        </w:rPr>
        <w:t>当这两位为</w:t>
      </w:r>
      <w:bookmarkEnd w:id="5056"/>
      <w:bookmarkStart w:id="5059" w:name="_QWord_Source_Comparison_3989"/>
      <w:r>
        <w:rPr>
          <w:rFonts w:hint="eastAsia"/>
        </w:rPr>
        <w:t>10</w:t>
      </w:r>
      <w:bookmarkEnd w:id="5059"/>
      <w:bookmarkStart w:id="5060" w:name="_QWord_Source_Comparison_3990"/>
      <w:r>
        <w:rPr>
          <w:rFonts w:hint="eastAsia"/>
        </w:rPr>
        <w:t>时，串行通信为工作模式</w:t>
      </w:r>
      <w:bookmarkEnd w:id="5060"/>
      <w:bookmarkStart w:id="5061" w:name="_QWord_Source_Comparison_3991"/>
      <w:r>
        <w:rPr>
          <w:rFonts w:hint="eastAsia"/>
        </w:rPr>
        <w:t>2</w:t>
      </w:r>
      <w:bookmarkEnd w:id="5061"/>
      <w:bookmarkStart w:id="5062" w:name="_QWord_Source_Comparison_3992"/>
      <w:r>
        <w:rPr>
          <w:rFonts w:hint="eastAsia"/>
        </w:rPr>
        <w:t>，它是一种固定比特率为晶振的</w:t>
      </w:r>
      <w:bookmarkEnd w:id="5062"/>
      <w:bookmarkStart w:id="5063" w:name="_QWord_Source_Comparison_3993"/>
      <w:r>
        <w:rPr>
          <w:rFonts w:hint="eastAsia"/>
        </w:rPr>
        <w:t>1</w:t>
      </w:r>
      <w:bookmarkEnd w:id="5063"/>
      <w:bookmarkStart w:id="5064" w:name="_QWord_Source_Comparison_3994"/>
      <w:r>
        <w:t>/</w:t>
      </w:r>
      <w:bookmarkEnd w:id="5064"/>
      <w:bookmarkStart w:id="5065" w:name="_QWord_Source_Comparison_3995"/>
      <w:r>
        <w:rPr>
          <w:rFonts w:hint="eastAsia"/>
        </w:rPr>
        <w:t>32</w:t>
      </w:r>
      <w:bookmarkEnd w:id="5065"/>
      <w:bookmarkStart w:id="5066" w:name="_QWord_Source_Comparison_3996"/>
      <w:r>
        <w:rPr>
          <w:rFonts w:hint="eastAsia"/>
        </w:rPr>
        <w:t>或</w:t>
      </w:r>
      <w:bookmarkEnd w:id="5066"/>
      <w:bookmarkStart w:id="5067" w:name="_QWord_Source_Comparison_3997"/>
      <w:r>
        <w:rPr>
          <w:rFonts w:hint="eastAsia"/>
        </w:rPr>
        <w:t>1</w:t>
      </w:r>
      <w:bookmarkEnd w:id="5067"/>
      <w:bookmarkStart w:id="5068" w:name="_QWord_Source_Comparison_3998"/>
      <w:r>
        <w:t>/</w:t>
      </w:r>
      <w:bookmarkEnd w:id="5068"/>
      <w:bookmarkStart w:id="5069" w:name="_QWord_Source_Comparison_3999"/>
      <w:r>
        <w:rPr>
          <w:rFonts w:hint="eastAsia"/>
        </w:rPr>
        <w:t>64</w:t>
      </w:r>
      <w:bookmarkEnd w:id="5069"/>
      <w:bookmarkStart w:id="5070" w:name="_QWord_Source_Comparison_4000"/>
      <w:r>
        <w:rPr>
          <w:rFonts w:hint="eastAsia"/>
        </w:rPr>
        <w:t>的九位</w:t>
      </w:r>
      <w:bookmarkEnd w:id="5070"/>
      <w:bookmarkStart w:id="5071" w:name="_QWord_Source_Comparison_4001"/>
      <w:r>
        <w:rPr>
          <w:rFonts w:hint="eastAsia"/>
        </w:rPr>
        <w:t>UART</w:t>
      </w:r>
      <w:bookmarkEnd w:id="5071"/>
      <w:bookmarkStart w:id="5072" w:name="_QWord_Source_Comparison_4002"/>
      <w:r>
        <w:rPr>
          <w:rFonts w:hint="eastAsia"/>
        </w:rPr>
        <w:t>工作模式。</w:t>
      </w:r>
      <w:bookmarkEnd w:id="5057"/>
      <w:bookmarkEnd w:id="5058"/>
      <w:bookmarkEnd w:id="5072"/>
    </w:p>
    <w:p w14:paraId="28C1240E">
      <w:pPr>
        <w:pStyle w:val="4"/>
        <w:ind w:firstLine="420"/>
      </w:pPr>
      <w:bookmarkStart w:id="5073" w:name="_QWord_Source_Comparison_4003"/>
      <w:bookmarkStart w:id="5074" w:name="_QWord_Source_Comparison_Para_553"/>
      <w:bookmarkStart w:id="5075" w:name="_QWord_Paragraph__553"/>
      <w:r>
        <w:rPr>
          <w:rFonts w:hint="eastAsia"/>
        </w:rPr>
        <w:t>当这两位为</w:t>
      </w:r>
      <w:bookmarkEnd w:id="5073"/>
      <w:bookmarkStart w:id="5076" w:name="_QWord_Source_Comparison_4004"/>
      <w:r>
        <w:rPr>
          <w:rFonts w:hint="eastAsia"/>
        </w:rPr>
        <w:t>11</w:t>
      </w:r>
      <w:bookmarkEnd w:id="5076"/>
      <w:bookmarkStart w:id="5077" w:name="_QWord_Source_Comparison_4005"/>
      <w:r>
        <w:rPr>
          <w:rFonts w:hint="eastAsia"/>
        </w:rPr>
        <w:t>时，串行通信为工作模式</w:t>
      </w:r>
      <w:bookmarkEnd w:id="5077"/>
      <w:bookmarkStart w:id="5078" w:name="_QWord_Source_Comparison_4006"/>
      <w:r>
        <w:rPr>
          <w:rFonts w:hint="eastAsia"/>
        </w:rPr>
        <w:t>3</w:t>
      </w:r>
      <w:bookmarkEnd w:id="5078"/>
      <w:bookmarkStart w:id="5079" w:name="_QWord_Source_Comparison_4007"/>
      <w:r>
        <w:rPr>
          <w:rFonts w:hint="eastAsia"/>
        </w:rPr>
        <w:t>，它是一种由</w:t>
      </w:r>
      <w:bookmarkEnd w:id="5079"/>
      <w:bookmarkStart w:id="5080" w:name="_QWord_Source_Comparison_4008"/>
      <w:r>
        <w:t>timer1</w:t>
      </w:r>
      <w:bookmarkEnd w:id="5080"/>
      <w:bookmarkStart w:id="5081" w:name="_QWord_Source_Comparison_4009"/>
      <w:r>
        <w:rPr>
          <w:rFonts w:hint="eastAsia"/>
        </w:rPr>
        <w:t>决定速率的九位</w:t>
      </w:r>
      <w:bookmarkEnd w:id="5081"/>
      <w:bookmarkStart w:id="5082" w:name="_QWord_Source_Comparison_4010"/>
      <w:r>
        <w:rPr>
          <w:rFonts w:hint="eastAsia"/>
        </w:rPr>
        <w:t>UART</w:t>
      </w:r>
      <w:bookmarkEnd w:id="5082"/>
      <w:bookmarkStart w:id="5083" w:name="_QWord_Source_Comparison_4011"/>
      <w:r>
        <w:rPr>
          <w:rFonts w:hint="eastAsia"/>
        </w:rPr>
        <w:t>工作模式。</w:t>
      </w:r>
      <w:bookmarkEnd w:id="5074"/>
      <w:bookmarkEnd w:id="5075"/>
      <w:bookmarkEnd w:id="5083"/>
    </w:p>
    <w:p w14:paraId="5283DA21">
      <w:pPr>
        <w:pStyle w:val="4"/>
        <w:ind w:firstLine="420"/>
      </w:pPr>
      <w:bookmarkStart w:id="5084" w:name="_QWord_Source_Comparison_4033"/>
      <w:bookmarkStart w:id="5085" w:name="_QWord_Source_Comparison_Para_556"/>
      <w:bookmarkStart w:id="5086" w:name="_QWord_Paragraph__556"/>
      <w:r>
        <w:rPr>
          <w:rFonts w:hint="eastAsia"/>
        </w:rPr>
        <w:t>在工作模式</w:t>
      </w:r>
      <w:bookmarkEnd w:id="5084"/>
      <w:bookmarkStart w:id="5087" w:name="_QWord_Source_Comparison_4034"/>
      <w:r>
        <w:rPr>
          <w:rFonts w:hint="eastAsia"/>
        </w:rPr>
        <w:t>1</w:t>
      </w:r>
      <w:bookmarkEnd w:id="5087"/>
      <w:bookmarkStart w:id="5088" w:name="_QWord_Source_Comparison_4035"/>
      <w:r>
        <w:rPr>
          <w:rFonts w:hint="eastAsia"/>
        </w:rPr>
        <w:t>下，还有发送标志位</w:t>
      </w:r>
      <w:bookmarkEnd w:id="5088"/>
      <w:bookmarkStart w:id="5089" w:name="_QWord_Source_Comparison_4036"/>
      <w:r>
        <w:rPr>
          <w:rFonts w:hint="eastAsia"/>
        </w:rPr>
        <w:t>TI</w:t>
      </w:r>
      <w:bookmarkEnd w:id="5089"/>
      <w:bookmarkStart w:id="5090" w:name="_QWord_Source_Comparison_4037"/>
      <w:r>
        <w:rPr>
          <w:rFonts w:hint="eastAsia"/>
        </w:rPr>
        <w:t>及接收标志位</w:t>
      </w:r>
      <w:bookmarkEnd w:id="5090"/>
      <w:bookmarkStart w:id="5091" w:name="_QWord_Source_Comparison_4038"/>
      <w:r>
        <w:rPr>
          <w:rFonts w:hint="eastAsia"/>
        </w:rPr>
        <w:t>RI</w:t>
      </w:r>
      <w:bookmarkEnd w:id="5091"/>
      <w:bookmarkStart w:id="5092" w:name="_QWord_Source_Comparison_4039"/>
      <w:r>
        <w:rPr>
          <w:rFonts w:hint="eastAsia"/>
        </w:rPr>
        <w:t>，当发送或接收数据完毕时，这两位会进行置</w:t>
      </w:r>
      <w:bookmarkEnd w:id="5092"/>
      <w:bookmarkStart w:id="5093" w:name="_QWord_Source_Comparison_4040"/>
      <w:r>
        <w:rPr>
          <w:rFonts w:hint="eastAsia"/>
        </w:rPr>
        <w:t>1</w:t>
      </w:r>
      <w:bookmarkEnd w:id="5093"/>
      <w:bookmarkStart w:id="5094" w:name="_QWord_Source_Comparison_4041"/>
      <w:r>
        <w:rPr>
          <w:rFonts w:hint="eastAsia"/>
        </w:rPr>
        <w:t>。确定工作模式和波特率后，</w:t>
      </w:r>
      <w:bookmarkEnd w:id="5094"/>
      <w:bookmarkStart w:id="5095" w:name="_QWord_Source_Comparison_4042"/>
      <w:r>
        <w:rPr>
          <w:rFonts w:hint="eastAsia"/>
        </w:rPr>
        <w:t>SBUFFER</w:t>
      </w:r>
      <w:bookmarkEnd w:id="5095"/>
      <w:bookmarkStart w:id="5096" w:name="_QWord_Source_Comparison_4043"/>
      <w:r>
        <w:rPr>
          <w:rFonts w:hint="eastAsia"/>
        </w:rPr>
        <w:t>寄存器被用来进行数据收发。由于物理上</w:t>
      </w:r>
      <w:bookmarkEnd w:id="5096"/>
      <w:bookmarkStart w:id="5097" w:name="_QWord_Source_Comparison_4044"/>
      <w:r>
        <w:rPr>
          <w:rFonts w:hint="eastAsia"/>
        </w:rPr>
        <w:t>SBUFFER</w:t>
      </w:r>
      <w:bookmarkEnd w:id="5097"/>
      <w:bookmarkStart w:id="5098" w:name="_QWord_Source_Comparison_4045"/>
      <w:r>
        <w:rPr>
          <w:rFonts w:hint="eastAsia"/>
        </w:rPr>
        <w:t>寄存器有两个，因此读写的数据可以不一致，但发送和接收数据可以同时进行。</w:t>
      </w:r>
      <w:bookmarkEnd w:id="5085"/>
      <w:bookmarkEnd w:id="5086"/>
      <w:bookmarkEnd w:id="5098"/>
    </w:p>
    <w:p w14:paraId="2753F450">
      <w:pPr>
        <w:pStyle w:val="63"/>
        <w:numPr>
          <w:ilvl w:val="2"/>
          <w:numId w:val="6"/>
        </w:numPr>
        <w:spacing w:before="352" w:after="352"/>
      </w:pPr>
      <w:bookmarkStart w:id="5099" w:name="_QWord_Source_Comparison_4046"/>
      <w:bookmarkStart w:id="5100" w:name="_Toc24363"/>
      <w:bookmarkStart w:id="5101" w:name="_QWord_Source_Comparison_Para_557"/>
      <w:bookmarkStart w:id="5102" w:name="_QWord_Paragraph__557"/>
      <w:r>
        <w:rPr>
          <w:rFonts w:hint="eastAsia"/>
        </w:rPr>
        <w:t>UART</w:t>
      </w:r>
      <w:bookmarkEnd w:id="5099"/>
      <w:bookmarkStart w:id="5103" w:name="_QWord_Source_Comparison_4047"/>
      <w:r>
        <w:rPr>
          <w:rFonts w:hint="eastAsia"/>
        </w:rPr>
        <w:t>程序设计</w:t>
      </w:r>
      <w:bookmarkEnd w:id="5100"/>
      <w:bookmarkEnd w:id="5101"/>
      <w:bookmarkEnd w:id="5102"/>
      <w:bookmarkEnd w:id="5103"/>
    </w:p>
    <w:p w14:paraId="2255F023">
      <w:pPr>
        <w:pStyle w:val="109"/>
        <w:ind w:firstLine="360"/>
        <w:rPr>
          <w:rStyle w:val="174"/>
          <w:rFonts w:hint="eastAsia" w:eastAsia="宋体"/>
          <w:lang w:eastAsia="zh-CN"/>
        </w:rPr>
      </w:pPr>
      <w:bookmarkStart w:id="5104" w:name="_QWord_Source_Comparison_4048"/>
      <w:bookmarkStart w:id="5105" w:name="_QWord_Paragraph__558"/>
      <w:bookmarkStart w:id="5106" w:name="_QWord_Source_Comparison_Para_558"/>
      <w:r>
        <w:rPr>
          <w:rStyle w:val="174"/>
          <w:rFonts w:hint="eastAsia" w:eastAsia="宋体"/>
          <w:lang w:eastAsia="zh-CN"/>
        </w:rPr>
        <w:drawing>
          <wp:inline distT="0" distB="0" distL="114300" distR="114300">
            <wp:extent cx="2286000" cy="2286000"/>
            <wp:effectExtent l="0" t="0" r="0" b="0"/>
            <wp:docPr id="55" name="图片 55" descr="2-7-3 UART程序设计.pp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2-7-3 UART程序设计.pptx"/>
                    <pic:cNvPicPr>
                      <a:picLocks noChangeAspect="1"/>
                    </pic:cNvPicPr>
                  </pic:nvPicPr>
                  <pic:blipFill>
                    <a:blip r:embed="rId140"/>
                    <a:stretch>
                      <a:fillRect/>
                    </a:stretch>
                  </pic:blipFill>
                  <pic:spPr>
                    <a:xfrm>
                      <a:off x="0" y="0"/>
                      <a:ext cx="2286000" cy="2286000"/>
                    </a:xfrm>
                    <a:prstGeom prst="rect">
                      <a:avLst/>
                    </a:prstGeom>
                  </pic:spPr>
                </pic:pic>
              </a:graphicData>
            </a:graphic>
          </wp:inline>
        </w:drawing>
      </w:r>
    </w:p>
    <w:p w14:paraId="5AD0701C">
      <w:pPr>
        <w:pStyle w:val="109"/>
        <w:ind w:firstLine="360"/>
      </w:pPr>
      <w:r>
        <w:rPr>
          <w:rStyle w:val="174"/>
          <w:rFonts w:hint="eastAsia"/>
        </w:rPr>
        <w:t>2</w:t>
      </w:r>
      <w:bookmarkEnd w:id="5104"/>
      <w:bookmarkStart w:id="5107" w:name="_QWord_Source_Comparison_4049"/>
      <w:r>
        <w:rPr>
          <w:rStyle w:val="174"/>
        </w:rPr>
        <w:noBreakHyphen/>
      </w:r>
      <w:bookmarkEnd w:id="5107"/>
      <w:bookmarkStart w:id="5108" w:name="_QWord_Source_Comparison_4051"/>
      <w:r>
        <w:rPr>
          <w:rStyle w:val="174"/>
          <w:rFonts w:hint="eastAsia"/>
          <w:lang w:val="en-US" w:eastAsia="zh-CN"/>
        </w:rPr>
        <w:t>7</w:t>
      </w:r>
      <w:r>
        <w:rPr>
          <w:rStyle w:val="174"/>
        </w:rPr>
        <w:noBreakHyphen/>
      </w:r>
      <w:bookmarkEnd w:id="5108"/>
      <w:bookmarkStart w:id="5109" w:name="_QWord_Source_Comparison_4052"/>
      <w:r>
        <w:rPr>
          <w:rStyle w:val="174"/>
          <w:rFonts w:hint="eastAsia"/>
        </w:rPr>
        <w:t>3 UART</w:t>
      </w:r>
      <w:bookmarkEnd w:id="5109"/>
      <w:bookmarkStart w:id="5110" w:name="_QWord_Source_Comparison_4053"/>
      <w:r>
        <w:rPr>
          <w:rStyle w:val="174"/>
          <w:rFonts w:hint="eastAsia"/>
        </w:rPr>
        <w:t>程序设计</w:t>
      </w:r>
      <w:bookmarkEnd w:id="5105"/>
      <w:bookmarkEnd w:id="5106"/>
      <w:bookmarkEnd w:id="5110"/>
    </w:p>
    <w:p w14:paraId="0969D437">
      <w:pPr>
        <w:pStyle w:val="66"/>
        <w:numPr>
          <w:ilvl w:val="4"/>
          <w:numId w:val="6"/>
        </w:numPr>
      </w:pPr>
      <w:bookmarkStart w:id="5111" w:name="_QWord_Source_Comparison_4054"/>
      <w:bookmarkStart w:id="5112" w:name="_QWord_Source_Comparison_Para_559"/>
      <w:bookmarkStart w:id="5113" w:name="_QWord_Paragraph__559"/>
      <w:r>
        <w:rPr>
          <w:rFonts w:hint="eastAsia"/>
        </w:rPr>
        <w:t>首先，通过设定</w:t>
      </w:r>
      <w:bookmarkEnd w:id="5111"/>
      <w:bookmarkStart w:id="5114" w:name="_QWord_Source_Comparison_4055"/>
      <w:r>
        <w:rPr>
          <w:rFonts w:hint="eastAsia"/>
        </w:rPr>
        <w:t>timer1</w:t>
      </w:r>
      <w:bookmarkEnd w:id="5114"/>
      <w:bookmarkStart w:id="5115" w:name="_QWord_Source_Comparison_4056"/>
      <w:r>
        <w:rPr>
          <w:rFonts w:hint="eastAsia"/>
        </w:rPr>
        <w:t>为模式</w:t>
      </w:r>
      <w:bookmarkEnd w:id="5115"/>
      <w:bookmarkStart w:id="5116" w:name="_QWord_Source_Comparison_4057"/>
      <w:r>
        <w:rPr>
          <w:rFonts w:hint="eastAsia"/>
        </w:rPr>
        <w:t>2</w:t>
      </w:r>
      <w:bookmarkEnd w:id="5116"/>
      <w:bookmarkStart w:id="5117" w:name="_QWord_Source_Comparison_4058"/>
      <w:r>
        <w:rPr>
          <w:rFonts w:hint="eastAsia"/>
        </w:rPr>
        <w:t>（自动重装的</w:t>
      </w:r>
      <w:bookmarkEnd w:id="5117"/>
      <w:bookmarkStart w:id="5118" w:name="_QWord_Source_Comparison_4059"/>
      <w:r>
        <w:rPr>
          <w:rFonts w:hint="eastAsia"/>
        </w:rPr>
        <w:t>8</w:t>
      </w:r>
      <w:bookmarkEnd w:id="5118"/>
      <w:bookmarkStart w:id="5119" w:name="_QWord_Source_Comparison_4060"/>
      <w:r>
        <w:rPr>
          <w:rFonts w:hint="eastAsia"/>
        </w:rPr>
        <w:t>位计数器工作模式）来确定波特率。计时器设置如</w:t>
      </w:r>
      <w:bookmarkEnd w:id="5119"/>
      <w:bookmarkStart w:id="5120" w:name="_QWord_Source_Comparison_4061"/>
      <w:r>
        <w:fldChar w:fldCharType="begin"/>
      </w:r>
      <w:bookmarkEnd w:id="5120"/>
      <w:bookmarkStart w:id="5121" w:name="_QWord_Source_Comparison_4062"/>
      <w:r>
        <w:instrText xml:space="preserve"> </w:instrText>
      </w:r>
      <w:bookmarkEnd w:id="5121"/>
      <w:bookmarkStart w:id="5122" w:name="_QWord_Source_Comparison_4063"/>
      <w:r>
        <w:rPr>
          <w:rFonts w:hint="eastAsia"/>
        </w:rPr>
        <w:instrText xml:space="preserve">REF QWord_XRef_Figure__EWURDM \h \* CHARFORMAT</w:instrText>
      </w:r>
      <w:bookmarkEnd w:id="5122"/>
      <w:bookmarkStart w:id="5123" w:name="_QWord_Source_Comparison_4064"/>
      <w:r>
        <w:instrText xml:space="preserve"> </w:instrText>
      </w:r>
      <w:bookmarkStart w:id="5124" w:name="_QWord_Source_Comparison_4065"/>
      <w:r>
        <w:fldChar w:fldCharType="separate"/>
      </w:r>
      <w:bookmarkEnd w:id="5123"/>
      <w:bookmarkEnd w:id="5124"/>
      <w:bookmarkStart w:id="5125" w:name="_QWord_Source_Comparison_4066"/>
      <w:r>
        <w:rPr>
          <w:rFonts w:hint="eastAsia"/>
        </w:rPr>
        <w:t>图</w:t>
      </w:r>
      <w:bookmarkEnd w:id="5125"/>
      <w:bookmarkStart w:id="5126" w:name="_QWord_Source_Comparison_4067"/>
      <w:r>
        <w:rPr>
          <w:rFonts w:hint="eastAsia"/>
        </w:rPr>
        <w:t> </w:t>
      </w:r>
      <w:bookmarkEnd w:id="5126"/>
      <w:bookmarkStart w:id="5127" w:name="_QWord_Source_Comparison_4068"/>
      <w:r>
        <w:t>2</w:t>
      </w:r>
      <w:bookmarkEnd w:id="5127"/>
      <w:bookmarkStart w:id="5128" w:name="_QWord_Source_Comparison_4069"/>
      <w:r>
        <w:noBreakHyphen/>
      </w:r>
      <w:r>
        <w:t>37</w:t>
      </w:r>
      <w:bookmarkEnd w:id="5128"/>
      <w:bookmarkStart w:id="5129" w:name="_QWord_Source_Comparison_4070"/>
      <w:r>
        <w:fldChar w:fldCharType="end"/>
      </w:r>
      <w:bookmarkEnd w:id="5129"/>
      <w:bookmarkStart w:id="5130" w:name="_QWord_Source_Comparison_4071"/>
      <w:r>
        <w:rPr>
          <w:rFonts w:hint="eastAsia"/>
        </w:rPr>
        <w:t>所示。</w:t>
      </w:r>
      <w:bookmarkEnd w:id="5112"/>
      <w:bookmarkEnd w:id="5113"/>
      <w:bookmarkEnd w:id="5130"/>
    </w:p>
    <w:p w14:paraId="3BFF06FD">
      <w:pPr>
        <w:pStyle w:val="105"/>
      </w:pPr>
      <w:bookmarkStart w:id="5131" w:name="_QWord_Source_Comparison_Para_560"/>
      <w:r>
        <w:t>‌</w:t>
      </w:r>
      <w:bookmarkStart w:id="5132" w:name="_QWord_Source_Comparison_4072"/>
      <w:bookmarkEnd w:id="5132"/>
      <w:bookmarkStart w:id="5133" w:name="_QWord_Paragraph__560"/>
      <w:bookmarkStart w:id="5134" w:name="_QWord_Source_Comparison_4073"/>
      <w:bookmarkStart w:id="5135" w:name="_QWord_ImageIndex_51"/>
      <w:r>
        <w:drawing>
          <wp:inline distT="0" distB="0" distL="0" distR="0">
            <wp:extent cx="5205730" cy="622935"/>
            <wp:effectExtent l="0" t="0" r="0" b="5715"/>
            <wp:docPr id="1720259509" name="图片 38" title="QWord_ImageMark_51">
              <a:hlinkClick xmlns:a="http://schemas.openxmlformats.org/drawingml/2006/main" r:id="rId141" tooltip="QWord 图片目录：resource/images/illustration/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59509" name="图片 38" title="QWord_ImageMark_51"/>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a:xfrm>
                      <a:off x="0" y="0"/>
                      <a:ext cx="5205730" cy="622983"/>
                    </a:xfrm>
                    <a:prstGeom prst="rect">
                      <a:avLst/>
                    </a:prstGeom>
                    <a:noFill/>
                    <a:ln>
                      <a:noFill/>
                    </a:ln>
                  </pic:spPr>
                </pic:pic>
              </a:graphicData>
            </a:graphic>
          </wp:inline>
        </w:drawing>
      </w:r>
      <w:bookmarkEnd w:id="5131"/>
      <w:bookmarkEnd w:id="5133"/>
      <w:bookmarkEnd w:id="5134"/>
      <w:bookmarkEnd w:id="5135"/>
    </w:p>
    <w:p w14:paraId="41BBFCEA">
      <w:pPr>
        <w:pStyle w:val="68"/>
      </w:pPr>
      <w:bookmarkStart w:id="5136" w:name="_QWord_Source_Comparison_4074"/>
      <w:bookmarkStart w:id="5137" w:name="QWord_XRef_Figure__EWURDM"/>
      <w:bookmarkStart w:id="5138" w:name="_QWord_Paragraph__561"/>
      <w:bookmarkStart w:id="5139" w:name="_QWord_Source_Comparison_Para_561"/>
      <w:r>
        <w:rPr>
          <w:rFonts w:hint="eastAsia"/>
        </w:rPr>
        <w:t>图</w:t>
      </w:r>
      <w:bookmarkEnd w:id="5136"/>
      <w:bookmarkStart w:id="5140" w:name="_QWord_Source_Comparison_4075"/>
      <w:r>
        <w:rPr>
          <w:rFonts w:hint="eastAsia"/>
        </w:rPr>
        <w:t> </w:t>
      </w:r>
      <w:bookmarkEnd w:id="5140"/>
      <w:bookmarkStart w:id="5141" w:name="_QWord_Source_Comparison_4076"/>
      <w:r>
        <w:fldChar w:fldCharType="begin"/>
      </w:r>
      <w:bookmarkEnd w:id="5141"/>
      <w:bookmarkStart w:id="5142" w:name="_QWord_Source_Comparison_4077"/>
      <w:r>
        <w:instrText xml:space="preserve"> SEQ QWord_Heading1_Sequence \c </w:instrText>
      </w:r>
      <w:bookmarkEnd w:id="5142"/>
      <w:bookmarkStart w:id="5143" w:name="_QWord_Source_Comparison_4078"/>
      <w:r>
        <w:fldChar w:fldCharType="separate"/>
      </w:r>
      <w:bookmarkEnd w:id="5143"/>
      <w:bookmarkStart w:id="5144" w:name="_QWord_Source_Comparison_4079"/>
      <w:r>
        <w:t>2</w:t>
      </w:r>
      <w:bookmarkEnd w:id="5144"/>
      <w:bookmarkStart w:id="5145" w:name="_QWord_Source_Comparison_4080"/>
      <w:r>
        <w:fldChar w:fldCharType="end"/>
      </w:r>
      <w:bookmarkEnd w:id="5145"/>
      <w:bookmarkStart w:id="5146" w:name="_QWord_Source_Comparison_4081"/>
      <w:r>
        <w:noBreakHyphen/>
      </w:r>
      <w:bookmarkEnd w:id="5146"/>
      <w:bookmarkStart w:id="5147" w:name="_QWord_Source_Comparison_4082"/>
      <w:r>
        <w:fldChar w:fldCharType="begin"/>
      </w:r>
      <w:bookmarkEnd w:id="5147"/>
      <w:bookmarkStart w:id="5148" w:name="_QWord_Source_Comparison_4083"/>
      <w:r>
        <w:instrText xml:space="preserve"> </w:instrText>
      </w:r>
      <w:bookmarkEnd w:id="5148"/>
      <w:bookmarkStart w:id="5149" w:name="_QWord_Source_Comparison_4084"/>
      <w:r>
        <w:rPr>
          <w:rFonts w:hint="eastAsia"/>
        </w:rPr>
        <w:instrText xml:space="preserve">SEQ </w:instrText>
      </w:r>
      <w:bookmarkEnd w:id="5149"/>
      <w:bookmarkStart w:id="5150" w:name="_QWord_Source_Comparison_4085"/>
      <w:r>
        <w:rPr>
          <w:rFonts w:hint="eastAsia"/>
        </w:rPr>
        <w:instrText xml:space="preserve">图</w:instrText>
      </w:r>
      <w:bookmarkEnd w:id="5150"/>
      <w:bookmarkStart w:id="5151" w:name="_QWord_Source_Comparison_4086"/>
      <w:r>
        <w:rPr>
          <w:rFonts w:hint="eastAsia"/>
        </w:rPr>
        <w:instrText xml:space="preserve"> \* ARABIC \s 1</w:instrText>
      </w:r>
      <w:bookmarkEnd w:id="5151"/>
      <w:bookmarkStart w:id="5152" w:name="_QWord_Source_Comparison_4087"/>
      <w:r>
        <w:instrText xml:space="preserve"> </w:instrText>
      </w:r>
      <w:bookmarkStart w:id="5153" w:name="_QWord_Source_Comparison_4088"/>
      <w:r>
        <w:fldChar w:fldCharType="separate"/>
      </w:r>
      <w:bookmarkEnd w:id="5152"/>
      <w:bookmarkEnd w:id="5153"/>
      <w:bookmarkStart w:id="5154" w:name="_QWord_Source_Comparison_4089"/>
      <w:r>
        <w:t>37</w:t>
      </w:r>
      <w:bookmarkEnd w:id="5154"/>
      <w:bookmarkStart w:id="5155" w:name="_QWord_Source_Comparison_4090"/>
      <w:r>
        <w:fldChar w:fldCharType="end"/>
      </w:r>
      <w:bookmarkEnd w:id="5137"/>
      <w:bookmarkEnd w:id="5155"/>
      <w:bookmarkStart w:id="5156" w:name="_QWord_Source_Comparison_4091"/>
      <w:r>
        <w:rPr>
          <w:rFonts w:hint="eastAsia"/>
        </w:rPr>
        <w:t xml:space="preserve">  </w:t>
      </w:r>
      <w:bookmarkEnd w:id="5156"/>
      <w:bookmarkStart w:id="5157" w:name="_QWord_Source_Comparison_4092"/>
      <w:r>
        <w:rPr>
          <w:rFonts w:hint="eastAsia"/>
        </w:rPr>
        <w:t>计时器设置示意图</w:t>
      </w:r>
      <w:bookmarkEnd w:id="5138"/>
      <w:bookmarkEnd w:id="5139"/>
      <w:bookmarkEnd w:id="5157"/>
    </w:p>
    <w:p w14:paraId="63E27127">
      <w:pPr>
        <w:pStyle w:val="4"/>
        <w:ind w:firstLine="420"/>
      </w:pPr>
      <w:bookmarkStart w:id="5158" w:name="_QWord_Source_Comparison_4093"/>
      <w:bookmarkStart w:id="5159" w:name="_QWord_Source_Comparison_Para_562"/>
      <w:bookmarkStart w:id="5160" w:name="_QWord_Paragraph__562"/>
      <w:r>
        <w:rPr>
          <w:rFonts w:hint="eastAsia"/>
        </w:rPr>
        <w:t>在这种模式下需设定</w:t>
      </w:r>
      <w:bookmarkEnd w:id="5158"/>
      <w:bookmarkStart w:id="5161" w:name="_QWord_Source_Comparison_4094"/>
      <w:r>
        <w:rPr>
          <w:rFonts w:hint="eastAsia"/>
        </w:rPr>
        <w:t>T1M1</w:t>
      </w:r>
      <w:bookmarkEnd w:id="5161"/>
      <w:bookmarkStart w:id="5162" w:name="_QWord_Source_Comparison_4095"/>
      <w:r>
        <w:rPr>
          <w:rFonts w:hint="eastAsia"/>
        </w:rPr>
        <w:t>与</w:t>
      </w:r>
      <w:bookmarkEnd w:id="5162"/>
      <w:bookmarkStart w:id="5163" w:name="_QWord_Source_Comparison_4096"/>
      <w:r>
        <w:rPr>
          <w:rFonts w:hint="eastAsia"/>
        </w:rPr>
        <w:t>T1M0</w:t>
      </w:r>
      <w:bookmarkEnd w:id="5163"/>
      <w:bookmarkStart w:id="5164" w:name="_QWord_Source_Comparison_4097"/>
      <w:r>
        <w:rPr>
          <w:rFonts w:hint="eastAsia"/>
        </w:rPr>
        <w:t>为</w:t>
      </w:r>
      <w:bookmarkEnd w:id="5164"/>
      <w:bookmarkStart w:id="5165" w:name="_QWord_Source_Comparison_4098"/>
      <w:r>
        <w:rPr>
          <w:rFonts w:hint="eastAsia"/>
        </w:rPr>
        <w:t>2</w:t>
      </w:r>
      <w:bookmarkEnd w:id="5165"/>
      <w:bookmarkStart w:id="5166" w:name="_QWord_Source_Comparison_4099"/>
      <w:r>
        <w:rPr>
          <w:rFonts w:hint="eastAsia"/>
        </w:rPr>
        <w:t>，</w:t>
      </w:r>
      <w:bookmarkEnd w:id="5166"/>
      <w:bookmarkStart w:id="5167" w:name="_QWord_Source_Comparison_4100"/>
      <w:r>
        <w:rPr>
          <w:rFonts w:hint="eastAsia"/>
        </w:rPr>
        <w:t>GATE</w:t>
      </w:r>
      <w:bookmarkEnd w:id="5167"/>
      <w:bookmarkStart w:id="5168" w:name="_QWord_Source_Comparison_4101"/>
      <w:r>
        <w:rPr>
          <w:rFonts w:hint="eastAsia"/>
        </w:rPr>
        <w:t>与</w:t>
      </w:r>
      <w:bookmarkEnd w:id="5168"/>
      <w:bookmarkStart w:id="5169" w:name="_QWord_Source_Comparison_4102"/>
      <w:r>
        <w:rPr>
          <w:rFonts w:hint="eastAsia"/>
        </w:rPr>
        <w:t>C</w:t>
      </w:r>
      <w:bookmarkEnd w:id="5169"/>
      <w:bookmarkStart w:id="5170" w:name="_QWord_Source_Comparison_4103"/>
      <w:r>
        <w:t>/</w:t>
      </w:r>
      <w:bookmarkEnd w:id="5170"/>
      <w:bookmarkStart w:id="5171" w:name="_QWord_Source_Comparison_4104"/>
      <w:r>
        <w:rPr>
          <w:rFonts w:hint="eastAsia"/>
        </w:rPr>
        <w:t>T1</w:t>
      </w:r>
      <w:bookmarkEnd w:id="5171"/>
      <w:bookmarkStart w:id="5172" w:name="_QWord_Source_Comparison_4105"/>
      <w:r>
        <w:rPr>
          <w:rFonts w:hint="eastAsia"/>
        </w:rPr>
        <w:t>为</w:t>
      </w:r>
      <w:bookmarkEnd w:id="5172"/>
      <w:bookmarkStart w:id="5173" w:name="_QWord_Source_Comparison_4106"/>
      <w:r>
        <w:rPr>
          <w:rFonts w:hint="eastAsia"/>
        </w:rPr>
        <w:t>0</w:t>
      </w:r>
      <w:bookmarkEnd w:id="5173"/>
      <w:bookmarkStart w:id="5174" w:name="_QWord_Source_Comparison_4107"/>
      <w:r>
        <w:rPr>
          <w:rFonts w:hint="eastAsia"/>
        </w:rPr>
        <w:t>，所以高四位设定为</w:t>
      </w:r>
      <w:bookmarkEnd w:id="5174"/>
      <w:bookmarkStart w:id="5175" w:name="_QWord_Source_Comparison_4108"/>
      <w:r>
        <w:rPr>
          <w:rFonts w:hint="eastAsia"/>
        </w:rPr>
        <w:t>0010</w:t>
      </w:r>
      <w:bookmarkEnd w:id="5175"/>
      <w:bookmarkStart w:id="5176" w:name="_QWord_Source_Comparison_4109"/>
      <w:r>
        <w:rPr>
          <w:rFonts w:hint="eastAsia"/>
        </w:rPr>
        <w:t>，而</w:t>
      </w:r>
      <w:bookmarkEnd w:id="5176"/>
      <w:bookmarkStart w:id="5177" w:name="_QWord_Source_Comparison_4110"/>
      <w:r>
        <w:rPr>
          <w:rFonts w:hint="eastAsia"/>
        </w:rPr>
        <w:t>TMOD</w:t>
      </w:r>
      <w:bookmarkEnd w:id="5177"/>
      <w:bookmarkStart w:id="5178" w:name="_QWord_Source_Comparison_4111"/>
      <w:r>
        <w:rPr>
          <w:rFonts w:hint="eastAsia"/>
        </w:rPr>
        <w:t>第四位设定的是</w:t>
      </w:r>
      <w:bookmarkEnd w:id="5178"/>
      <w:bookmarkStart w:id="5179" w:name="_QWord_Source_Comparison_4112"/>
      <w:r>
        <w:rPr>
          <w:rFonts w:hint="eastAsia"/>
        </w:rPr>
        <w:t>timer0</w:t>
      </w:r>
      <w:bookmarkEnd w:id="5179"/>
      <w:bookmarkStart w:id="5180" w:name="_QWord_Source_Comparison_4113"/>
      <w:r>
        <w:rPr>
          <w:rFonts w:hint="eastAsia"/>
        </w:rPr>
        <w:t>，与此模式无关，将它设定在比较简单的模式</w:t>
      </w:r>
      <w:bookmarkEnd w:id="5180"/>
      <w:bookmarkStart w:id="5181" w:name="_QWord_Source_Comparison_4114"/>
      <w:r>
        <w:rPr>
          <w:rFonts w:hint="eastAsia"/>
        </w:rPr>
        <w:t>1</w:t>
      </w:r>
      <w:bookmarkEnd w:id="5181"/>
      <w:bookmarkStart w:id="5182" w:name="_QWord_Source_Comparison_4115"/>
      <w:r>
        <w:rPr>
          <w:rFonts w:hint="eastAsia"/>
        </w:rPr>
        <w:t>下。具体程序为：</w:t>
      </w:r>
      <w:bookmarkEnd w:id="5159"/>
      <w:bookmarkEnd w:id="5160"/>
      <w:bookmarkEnd w:id="5182"/>
    </w:p>
    <w:p w14:paraId="011BBE56">
      <w:pPr>
        <w:pStyle w:val="145"/>
      </w:pPr>
      <w:bookmarkStart w:id="5183" w:name="_QWord_Source_Comparison_4116"/>
      <w:bookmarkStart w:id="5184" w:name="_QWord_Paragraph__563"/>
      <w:bookmarkStart w:id="5185" w:name="_QWord_Source_Comparison_Para_563"/>
      <w:r>
        <w:t>TMOD</w:t>
      </w:r>
      <w:bookmarkEnd w:id="5183"/>
      <w:bookmarkStart w:id="5186" w:name="_QWord_Source_Comparison_4117"/>
      <w:r>
        <w:t>=</w:t>
      </w:r>
      <w:bookmarkEnd w:id="5186"/>
      <w:bookmarkStart w:id="5187" w:name="_QWord_Source_Comparison_4118"/>
      <w:r>
        <w:t>0x21;/*</w:t>
      </w:r>
      <w:bookmarkEnd w:id="5187"/>
      <w:bookmarkStart w:id="5188" w:name="_QWord_Source_Comparison_4119"/>
      <w:r>
        <w:noBreakHyphen/>
      </w:r>
      <w:bookmarkEnd w:id="5188"/>
      <w:bookmarkStart w:id="5189" w:name="_QWord_Source_Comparison_4120"/>
      <w:r>
        <w:noBreakHyphen/>
      </w:r>
      <w:r>
        <w:t>T1:Mode</w:t>
      </w:r>
      <w:bookmarkEnd w:id="5189"/>
      <w:bookmarkStart w:id="5190" w:name="_QWord_Source_Comparison_4121"/>
      <w:r>
        <w:t> </w:t>
      </w:r>
      <w:bookmarkEnd w:id="5190"/>
      <w:bookmarkStart w:id="5191" w:name="_QWord_Source_Comparison_4122"/>
      <w:r>
        <w:t>2;T0:Mode</w:t>
      </w:r>
      <w:bookmarkEnd w:id="5191"/>
      <w:bookmarkStart w:id="5192" w:name="_QWord_Source_Comparison_4123"/>
      <w:r>
        <w:t> </w:t>
      </w:r>
      <w:bookmarkEnd w:id="5192"/>
      <w:bookmarkStart w:id="5193" w:name="_QWord_Source_Comparison_4124"/>
      <w:r>
        <w:t>1*/</w:t>
      </w:r>
      <w:bookmarkEnd w:id="5184"/>
      <w:bookmarkEnd w:id="5185"/>
      <w:bookmarkEnd w:id="5193"/>
    </w:p>
    <w:p w14:paraId="2061A291">
      <w:pPr>
        <w:pStyle w:val="4"/>
        <w:ind w:firstLine="420"/>
      </w:pPr>
      <w:bookmarkStart w:id="5194" w:name="_QWord_Source_Comparison_4125"/>
      <w:bookmarkStart w:id="5195" w:name="_QWord_Paragraph__564"/>
      <w:bookmarkStart w:id="5196" w:name="_QWord_Source_Comparison_Para_564"/>
      <w:r>
        <w:rPr>
          <w:rFonts w:hint="eastAsia"/>
        </w:rPr>
        <w:t>接下来确定</w:t>
      </w:r>
      <w:bookmarkEnd w:id="5194"/>
      <w:bookmarkStart w:id="5197" w:name="_QWord_Source_Comparison_4126"/>
      <w:r>
        <w:rPr>
          <w:rFonts w:hint="eastAsia"/>
        </w:rPr>
        <w:t>TIMER1</w:t>
      </w:r>
      <w:bookmarkEnd w:id="5197"/>
      <w:bookmarkStart w:id="5198" w:name="_QWord_Source_Comparison_4127"/>
      <w:r>
        <w:rPr>
          <w:rFonts w:hint="eastAsia"/>
        </w:rPr>
        <w:t>的计数初始值：</w:t>
      </w:r>
      <w:bookmarkEnd w:id="5195"/>
      <w:bookmarkEnd w:id="5196"/>
      <w:bookmarkEnd w:id="5198"/>
    </w:p>
    <w:p w14:paraId="5CA6466E">
      <w:pPr>
        <w:pStyle w:val="145"/>
      </w:pPr>
      <w:bookmarkStart w:id="5199" w:name="_QWord_Source_Comparison_4128"/>
      <w:bookmarkStart w:id="5200" w:name="_QWord_Paragraph__565"/>
      <w:bookmarkStart w:id="5201" w:name="_QWord_Source_Comparison_Para_565"/>
      <w:r>
        <w:t>//Initialization</w:t>
      </w:r>
      <w:bookmarkEnd w:id="5199"/>
      <w:bookmarkStart w:id="5202" w:name="_QWord_Source_Comparison_4129"/>
      <w:r>
        <w:t> </w:t>
      </w:r>
      <w:bookmarkEnd w:id="5202"/>
      <w:bookmarkStart w:id="5203" w:name="_QWord_Source_Comparison_4130"/>
      <w:r>
        <w:t>of</w:t>
      </w:r>
      <w:bookmarkEnd w:id="5203"/>
      <w:bookmarkStart w:id="5204" w:name="_QWord_Source_Comparison_4131"/>
      <w:r>
        <w:t> </w:t>
      </w:r>
      <w:bookmarkEnd w:id="5204"/>
      <w:bookmarkStart w:id="5205" w:name="_QWord_Source_Comparison_4132"/>
      <w:r>
        <w:t>UART</w:t>
      </w:r>
      <w:bookmarkEnd w:id="5200"/>
      <w:bookmarkEnd w:id="5201"/>
      <w:bookmarkEnd w:id="5205"/>
    </w:p>
    <w:p w14:paraId="71E8C050">
      <w:pPr>
        <w:pStyle w:val="145"/>
      </w:pPr>
      <w:bookmarkStart w:id="5206" w:name="_QWord_Source_Comparison_4133"/>
      <w:bookmarkStart w:id="5207" w:name="_QWord_Source_Comparison_Para_566"/>
      <w:bookmarkStart w:id="5208" w:name="_QWord_Paragraph__566"/>
      <w:r>
        <w:t>/*Baud</w:t>
      </w:r>
      <w:bookmarkEnd w:id="5206"/>
      <w:bookmarkStart w:id="5209" w:name="_QWord_Source_Comparison_4134"/>
      <w:r>
        <w:t> </w:t>
      </w:r>
      <w:bookmarkEnd w:id="5209"/>
      <w:bookmarkStart w:id="5210" w:name="_QWord_Source_Comparison_4135"/>
      <w:r>
        <w:t>Rate</w:t>
      </w:r>
      <w:bookmarkEnd w:id="5210"/>
      <w:bookmarkStart w:id="5211" w:name="_QWord_Source_Comparison_4136"/>
      <w:r>
        <w:t>=</w:t>
      </w:r>
      <w:bookmarkEnd w:id="5211"/>
      <w:bookmarkStart w:id="5212" w:name="_QWord_Source_Comparison_4137"/>
      <w:r>
        <w:t>(T1</w:t>
      </w:r>
      <w:bookmarkEnd w:id="5212"/>
      <w:bookmarkStart w:id="5213" w:name="_QWord_Source_Comparison_4138"/>
      <w:r>
        <w:t> </w:t>
      </w:r>
      <w:bookmarkEnd w:id="5213"/>
      <w:bookmarkStart w:id="5214" w:name="_QWord_Source_Comparison_4139"/>
      <w:r>
        <w:t>overflow</w:t>
      </w:r>
      <w:bookmarkEnd w:id="5214"/>
      <w:bookmarkStart w:id="5215" w:name="_QWord_Source_Comparison_4140"/>
      <w:r>
        <w:t> </w:t>
      </w:r>
      <w:bookmarkEnd w:id="5215"/>
      <w:bookmarkStart w:id="5216" w:name="_QWord_Source_Comparison_4141"/>
      <w:r>
        <w:t>rate)*</w:t>
      </w:r>
      <w:bookmarkEnd w:id="5216"/>
      <w:bookmarkStart w:id="5217" w:name="_QWord_Source_Comparison_4142"/>
      <w:r>
        <w:t> </w:t>
      </w:r>
      <w:bookmarkEnd w:id="5217"/>
      <w:bookmarkStart w:id="5218" w:name="_QWord_Source_Comparison_4143"/>
      <w:r>
        <w:t>2SMOD/32</w:t>
      </w:r>
      <w:bookmarkEnd w:id="5207"/>
      <w:bookmarkEnd w:id="5208"/>
      <w:bookmarkEnd w:id="5218"/>
    </w:p>
    <w:p w14:paraId="0926B733">
      <w:pPr>
        <w:pStyle w:val="145"/>
      </w:pPr>
      <w:bookmarkStart w:id="5219" w:name="_QWord_Source_Comparison_4144"/>
      <w:bookmarkStart w:id="5220" w:name="_QWord_Source_Comparison_Para_567"/>
      <w:bookmarkStart w:id="5221" w:name="_QWord_Paragraph__567"/>
      <w:r>
        <w:t>T1</w:t>
      </w:r>
      <w:bookmarkEnd w:id="5219"/>
      <w:bookmarkStart w:id="5222" w:name="_QWord_Source_Comparison_4145"/>
      <w:r>
        <w:t> </w:t>
      </w:r>
      <w:bookmarkEnd w:id="5222"/>
      <w:bookmarkStart w:id="5223" w:name="_QWord_Source_Comparison_4146"/>
      <w:r>
        <w:t>overflow</w:t>
      </w:r>
      <w:bookmarkEnd w:id="5223"/>
      <w:bookmarkStart w:id="5224" w:name="_QWord_Source_Comparison_4147"/>
      <w:r>
        <w:t> </w:t>
      </w:r>
      <w:bookmarkEnd w:id="5224"/>
      <w:bookmarkStart w:id="5225" w:name="_QWord_Source_Comparison_4148"/>
      <w:r>
        <w:t>rate</w:t>
      </w:r>
      <w:bookmarkEnd w:id="5225"/>
      <w:bookmarkStart w:id="5226" w:name="_QWord_Source_Comparison_4149"/>
      <w:r>
        <w:t>=</w:t>
      </w:r>
      <w:bookmarkEnd w:id="5226"/>
      <w:bookmarkStart w:id="5227" w:name="_QWord_Source_Comparison_4150"/>
      <w:r>
        <w:t>(fosc/12)/(256</w:t>
      </w:r>
      <w:bookmarkEnd w:id="5227"/>
      <w:bookmarkStart w:id="5228" w:name="_QWord_Source_Comparison_4151"/>
      <w:r>
        <w:noBreakHyphen/>
      </w:r>
      <w:r>
        <w:t>TH1)</w:t>
      </w:r>
      <w:bookmarkEnd w:id="5220"/>
      <w:bookmarkEnd w:id="5221"/>
      <w:bookmarkEnd w:id="5228"/>
    </w:p>
    <w:p w14:paraId="2D4ED600">
      <w:pPr>
        <w:pStyle w:val="145"/>
      </w:pPr>
      <w:bookmarkStart w:id="5229" w:name="_QWord_Source_Comparison_4152"/>
      <w:bookmarkStart w:id="5230" w:name="_QWord_Source_Comparison_Para_568"/>
      <w:bookmarkStart w:id="5231" w:name="_QWord_Paragraph__568"/>
      <w:r>
        <w:t>So</w:t>
      </w:r>
      <w:bookmarkEnd w:id="5229"/>
      <w:bookmarkStart w:id="5232" w:name="_QWord_Source_Comparison_4153"/>
      <w:r>
        <w:t> </w:t>
      </w:r>
      <w:bookmarkEnd w:id="5232"/>
      <w:bookmarkStart w:id="5233" w:name="_QWord_Source_Comparison_4154"/>
      <w:r>
        <w:t>if</w:t>
      </w:r>
      <w:bookmarkEnd w:id="5233"/>
      <w:bookmarkStart w:id="5234" w:name="_QWord_Source_Comparison_4155"/>
      <w:r>
        <w:t> </w:t>
      </w:r>
      <w:bookmarkEnd w:id="5234"/>
      <w:bookmarkStart w:id="5235" w:name="_QWord_Source_Comparison_4156"/>
      <w:r>
        <w:t>Baud</w:t>
      </w:r>
      <w:bookmarkEnd w:id="5235"/>
      <w:bookmarkStart w:id="5236" w:name="_QWord_Source_Comparison_4157"/>
      <w:r>
        <w:t> </w:t>
      </w:r>
      <w:bookmarkEnd w:id="5236"/>
      <w:bookmarkStart w:id="5237" w:name="_QWord_Source_Comparison_4158"/>
      <w:r>
        <w:t>rate</w:t>
      </w:r>
      <w:bookmarkEnd w:id="5237"/>
      <w:bookmarkStart w:id="5238" w:name="_QWord_Source_Comparison_4159"/>
      <w:r>
        <w:t> </w:t>
      </w:r>
      <w:bookmarkEnd w:id="5238"/>
      <w:bookmarkStart w:id="5239" w:name="_QWord_Source_Comparison_4160"/>
      <w:r>
        <w:t>is</w:t>
      </w:r>
      <w:bookmarkEnd w:id="5239"/>
      <w:bookmarkStart w:id="5240" w:name="_QWord_Source_Comparison_4161"/>
      <w:r>
        <w:t> </w:t>
      </w:r>
      <w:bookmarkEnd w:id="5240"/>
      <w:bookmarkStart w:id="5241" w:name="_QWord_Source_Comparison_4162"/>
      <w:r>
        <w:t>1200bps,</w:t>
      </w:r>
      <w:bookmarkEnd w:id="5241"/>
      <w:bookmarkStart w:id="5242" w:name="_QWord_Source_Comparison_4163"/>
      <w:r>
        <w:t> </w:t>
      </w:r>
      <w:bookmarkEnd w:id="5242"/>
      <w:bookmarkStart w:id="5243" w:name="_QWord_Source_Comparison_4164"/>
      <w:r>
        <w:t>TH1</w:t>
      </w:r>
      <w:bookmarkEnd w:id="5243"/>
      <w:bookmarkStart w:id="5244" w:name="_QWord_Source_Comparison_4165"/>
      <w:r>
        <w:t> </w:t>
      </w:r>
      <w:bookmarkEnd w:id="5244"/>
      <w:bookmarkStart w:id="5245" w:name="_QWord_Source_Comparison_4166"/>
      <w:r>
        <w:t>will</w:t>
      </w:r>
      <w:bookmarkEnd w:id="5245"/>
      <w:bookmarkStart w:id="5246" w:name="_QWord_Source_Comparison_4167"/>
      <w:r>
        <w:t> </w:t>
      </w:r>
      <w:bookmarkEnd w:id="5246"/>
      <w:bookmarkStart w:id="5247" w:name="_QWord_Source_Comparison_4168"/>
      <w:r>
        <w:t>be(fosc</w:t>
      </w:r>
      <w:bookmarkEnd w:id="5247"/>
      <w:bookmarkStart w:id="5248" w:name="_QWord_Source_Comparison_4169"/>
      <w:r>
        <w:t>=</w:t>
      </w:r>
      <w:bookmarkEnd w:id="5248"/>
      <w:bookmarkStart w:id="5249" w:name="_QWord_Source_Comparison_4170"/>
      <w:r>
        <w:t>11.0592MHz)</w:t>
      </w:r>
      <w:bookmarkEnd w:id="5230"/>
      <w:bookmarkEnd w:id="5231"/>
      <w:bookmarkEnd w:id="5249"/>
    </w:p>
    <w:p w14:paraId="447499DD">
      <w:pPr>
        <w:pStyle w:val="145"/>
      </w:pPr>
      <w:bookmarkStart w:id="5250" w:name="_QWord_Source_Comparison_4171"/>
      <w:bookmarkStart w:id="5251" w:name="_QWord_Paragraph__569"/>
      <w:bookmarkStart w:id="5252" w:name="_QWord_Source_Comparison_Para_569"/>
      <w:r>
        <w:t>256</w:t>
      </w:r>
      <w:bookmarkEnd w:id="5250"/>
      <w:bookmarkStart w:id="5253" w:name="_QWord_Source_Comparison_4172"/>
      <w:r>
        <w:noBreakHyphen/>
      </w:r>
      <w:r>
        <w:t>TH1</w:t>
      </w:r>
      <w:bookmarkEnd w:id="5253"/>
      <w:bookmarkStart w:id="5254" w:name="_QWord_Source_Comparison_4173"/>
      <w:r>
        <w:t>=</w:t>
      </w:r>
      <w:bookmarkEnd w:id="5254"/>
      <w:bookmarkStart w:id="5255" w:name="_QWord_Source_Comparison_4174"/>
      <w:r>
        <w:t>(11059200/12)/(1200*32)</w:t>
      </w:r>
      <w:bookmarkEnd w:id="5251"/>
      <w:bookmarkEnd w:id="5252"/>
      <w:bookmarkEnd w:id="5255"/>
    </w:p>
    <w:p w14:paraId="483F8149">
      <w:pPr>
        <w:pStyle w:val="145"/>
      </w:pPr>
      <w:bookmarkStart w:id="5256" w:name="_QWord_Source_Comparison_4175"/>
      <w:bookmarkStart w:id="5257" w:name="_QWord_Paragraph__570"/>
      <w:bookmarkStart w:id="5258" w:name="_QWord_Source_Comparison_Para_570"/>
      <w:r>
        <w:t>TH1</w:t>
      </w:r>
      <w:bookmarkEnd w:id="5256"/>
      <w:bookmarkStart w:id="5259" w:name="_QWord_Source_Comparison_4176"/>
      <w:r>
        <w:t>=</w:t>
      </w:r>
      <w:bookmarkEnd w:id="5259"/>
      <w:bookmarkStart w:id="5260" w:name="_QWord_Source_Comparison_4177"/>
      <w:r>
        <w:t>232</w:t>
      </w:r>
      <w:bookmarkEnd w:id="5260"/>
      <w:bookmarkStart w:id="5261" w:name="_QWord_Source_Comparison_4178"/>
      <w:r>
        <w:t>=</w:t>
      </w:r>
      <w:bookmarkEnd w:id="5261"/>
      <w:bookmarkStart w:id="5262" w:name="_QWord_Source_Comparison_4179"/>
      <w:r>
        <w:t>E8(Hex)</w:t>
      </w:r>
      <w:bookmarkEnd w:id="5257"/>
      <w:bookmarkEnd w:id="5258"/>
      <w:bookmarkEnd w:id="5262"/>
    </w:p>
    <w:p w14:paraId="474FAABB">
      <w:pPr>
        <w:pStyle w:val="145"/>
      </w:pPr>
      <w:bookmarkStart w:id="5263" w:name="_QWord_Paragraph__571"/>
      <w:bookmarkStart w:id="5264" w:name="_QWord_Source_Comparison_4180"/>
      <w:bookmarkStart w:id="5265" w:name="_QWord_Source_Comparison_Para_571"/>
      <w:r>
        <w:t>*/</w:t>
      </w:r>
      <w:bookmarkEnd w:id="5263"/>
      <w:bookmarkEnd w:id="5264"/>
      <w:bookmarkEnd w:id="5265"/>
    </w:p>
    <w:p w14:paraId="5655A046">
      <w:pPr>
        <w:pStyle w:val="145"/>
      </w:pPr>
      <w:bookmarkStart w:id="5266" w:name="_QWord_Source_Comparison_4181"/>
      <w:bookmarkStart w:id="5267" w:name="_QWord_Paragraph__572"/>
      <w:bookmarkStart w:id="5268" w:name="_QWord_Source_Comparison_Para_572"/>
      <w:r>
        <w:t xml:space="preserve"> </w:t>
      </w:r>
      <w:bookmarkEnd w:id="5266"/>
      <w:bookmarkStart w:id="5269" w:name="_QWord_Source_Comparison_4182"/>
      <w:r>
        <w:t>TH1</w:t>
      </w:r>
      <w:bookmarkEnd w:id="5269"/>
      <w:bookmarkStart w:id="5270" w:name="_QWord_Source_Comparison_4183"/>
      <w:r>
        <w:t>=</w:t>
      </w:r>
      <w:bookmarkEnd w:id="5270"/>
      <w:bookmarkStart w:id="5271" w:name="_QWord_Source_Comparison_4184"/>
      <w:r>
        <w:t>0xe8;//0xfd;</w:t>
      </w:r>
      <w:bookmarkEnd w:id="5267"/>
      <w:bookmarkEnd w:id="5268"/>
      <w:bookmarkEnd w:id="5271"/>
    </w:p>
    <w:p w14:paraId="2DF27D31">
      <w:pPr>
        <w:pStyle w:val="145"/>
      </w:pPr>
      <w:bookmarkStart w:id="5272" w:name="_QWord_Source_Comparison_4185"/>
      <w:bookmarkStart w:id="5273" w:name="_QWord_Source_Comparison_Para_573"/>
      <w:bookmarkStart w:id="5274" w:name="_QWord_Paragraph__573"/>
      <w:r>
        <w:t xml:space="preserve"> </w:t>
      </w:r>
      <w:bookmarkEnd w:id="5272"/>
      <w:bookmarkStart w:id="5275" w:name="_QWord_Source_Comparison_4186"/>
      <w:r>
        <w:t>TL1</w:t>
      </w:r>
      <w:bookmarkEnd w:id="5275"/>
      <w:bookmarkStart w:id="5276" w:name="_QWord_Source_Comparison_4187"/>
      <w:r>
        <w:t>=</w:t>
      </w:r>
      <w:bookmarkEnd w:id="5276"/>
      <w:bookmarkStart w:id="5277" w:name="_QWord_Source_Comparison_4188"/>
      <w:r>
        <w:t>0xe8;//1200bps//0xfd;/*9600bps*/</w:t>
      </w:r>
      <w:bookmarkEnd w:id="5273"/>
      <w:bookmarkEnd w:id="5274"/>
      <w:bookmarkEnd w:id="5277"/>
    </w:p>
    <w:p w14:paraId="4AB97985">
      <w:pPr>
        <w:pStyle w:val="4"/>
        <w:ind w:firstLine="420"/>
      </w:pPr>
      <w:bookmarkStart w:id="5278" w:name="_QWord_Source_Comparison_4189"/>
      <w:bookmarkStart w:id="5279" w:name="_QWord_Paragraph__574"/>
      <w:bookmarkStart w:id="5280" w:name="_QWord_Source_Comparison_Para_574"/>
      <w:r>
        <w:rPr>
          <w:rFonts w:hint="eastAsia"/>
        </w:rPr>
        <w:t>晶振频率设置为</w:t>
      </w:r>
      <w:bookmarkEnd w:id="5278"/>
      <w:bookmarkStart w:id="5281" w:name="_QWord_Source_Comparison_4190"/>
      <w:r>
        <w:rPr>
          <w:rFonts w:hint="eastAsia"/>
        </w:rPr>
        <w:t>11.0592MHZ</w:t>
      </w:r>
      <w:bookmarkEnd w:id="5281"/>
      <w:bookmarkStart w:id="5282" w:name="_QWord_Source_Comparison_4191"/>
      <w:r>
        <w:rPr>
          <w:rFonts w:hint="eastAsia"/>
        </w:rPr>
        <w:t>，这样计算后可以得到整数。在具体程序中，将</w:t>
      </w:r>
      <w:bookmarkEnd w:id="5282"/>
      <w:bookmarkStart w:id="5283" w:name="_QWord_Source_Comparison_4192"/>
      <w:r>
        <w:rPr>
          <w:rFonts w:hint="eastAsia"/>
        </w:rPr>
        <w:t>TH1</w:t>
      </w:r>
      <w:bookmarkEnd w:id="5283"/>
      <w:bookmarkStart w:id="5284" w:name="_QWord_Source_Comparison_4193"/>
      <w:r>
        <w:rPr>
          <w:rFonts w:hint="eastAsia"/>
        </w:rPr>
        <w:t>与</w:t>
      </w:r>
      <w:bookmarkEnd w:id="5284"/>
      <w:bookmarkStart w:id="5285" w:name="_QWord_Source_Comparison_4194"/>
      <w:r>
        <w:rPr>
          <w:rFonts w:hint="eastAsia"/>
        </w:rPr>
        <w:t>TL1</w:t>
      </w:r>
      <w:bookmarkEnd w:id="5285"/>
      <w:bookmarkStart w:id="5286" w:name="_QWord_Source_Comparison_4195"/>
      <w:r>
        <w:rPr>
          <w:rFonts w:hint="eastAsia"/>
        </w:rPr>
        <w:t>都设置为</w:t>
      </w:r>
      <w:bookmarkEnd w:id="5286"/>
      <w:bookmarkStart w:id="5287" w:name="_QWord_Source_Comparison_4196"/>
      <w:r>
        <w:rPr>
          <w:rFonts w:hint="eastAsia"/>
        </w:rPr>
        <w:t>0xe8</w:t>
      </w:r>
      <w:bookmarkEnd w:id="5287"/>
      <w:bookmarkStart w:id="5288" w:name="_QWord_Source_Comparison_4197"/>
      <w:r>
        <w:rPr>
          <w:rFonts w:hint="eastAsia"/>
        </w:rPr>
        <w:t>，</w:t>
      </w:r>
      <w:bookmarkEnd w:id="5288"/>
      <w:bookmarkStart w:id="5289" w:name="_QWord_Source_Comparison_4198"/>
      <w:r>
        <w:rPr>
          <w:rFonts w:hint="eastAsia"/>
        </w:rPr>
        <w:t>TL1</w:t>
      </w:r>
      <w:bookmarkEnd w:id="5289"/>
      <w:bookmarkStart w:id="5290" w:name="_QWord_Source_Comparison_4199"/>
      <w:r>
        <w:rPr>
          <w:rFonts w:hint="eastAsia"/>
        </w:rPr>
        <w:t>就会从</w:t>
      </w:r>
      <w:bookmarkEnd w:id="5290"/>
      <w:bookmarkStart w:id="5291" w:name="_QWord_Source_Comparison_4200"/>
      <w:r>
        <w:rPr>
          <w:rFonts w:hint="eastAsia"/>
        </w:rPr>
        <w:t>e8</w:t>
      </w:r>
      <w:bookmarkEnd w:id="5291"/>
      <w:bookmarkStart w:id="5292" w:name="_QWord_Source_Comparison_4201"/>
      <w:r>
        <w:rPr>
          <w:rFonts w:hint="eastAsia"/>
        </w:rPr>
        <w:t>开始计数，等它溢出后，再自动从</w:t>
      </w:r>
      <w:bookmarkEnd w:id="5292"/>
      <w:bookmarkStart w:id="5293" w:name="_QWord_Source_Comparison_4202"/>
      <w:r>
        <w:rPr>
          <w:rFonts w:hint="eastAsia"/>
        </w:rPr>
        <w:t>TH1</w:t>
      </w:r>
      <w:bookmarkEnd w:id="5293"/>
      <w:bookmarkStart w:id="5294" w:name="_QWord_Source_Comparison_4203"/>
      <w:r>
        <w:rPr>
          <w:rFonts w:hint="eastAsia"/>
        </w:rPr>
        <w:t>重装进来再次计数。</w:t>
      </w:r>
      <w:bookmarkEnd w:id="5279"/>
      <w:bookmarkEnd w:id="5280"/>
      <w:bookmarkEnd w:id="5294"/>
    </w:p>
    <w:p w14:paraId="4877D069">
      <w:pPr>
        <w:pStyle w:val="66"/>
        <w:numPr>
          <w:ilvl w:val="4"/>
          <w:numId w:val="6"/>
        </w:numPr>
      </w:pPr>
      <w:bookmarkStart w:id="5295" w:name="_QWord_Source_Comparison_4204"/>
      <w:bookmarkStart w:id="5296" w:name="_QWord_Paragraph__575"/>
      <w:bookmarkStart w:id="5297" w:name="_QWord_Source_Comparison_Para_575"/>
      <w:r>
        <w:rPr>
          <w:rFonts w:hint="eastAsia"/>
        </w:rPr>
        <w:t>接着设定</w:t>
      </w:r>
      <w:bookmarkEnd w:id="5295"/>
      <w:bookmarkStart w:id="5298" w:name="_QWord_Source_Comparison_4205"/>
      <w:r>
        <w:rPr>
          <w:rFonts w:hint="eastAsia"/>
        </w:rPr>
        <w:t>UART</w:t>
      </w:r>
      <w:bookmarkEnd w:id="5298"/>
      <w:bookmarkStart w:id="5299" w:name="_QWord_Source_Comparison_4206"/>
      <w:r>
        <w:rPr>
          <w:rFonts w:hint="eastAsia"/>
        </w:rPr>
        <w:t>的工作模式。通过设置</w:t>
      </w:r>
      <w:bookmarkEnd w:id="5299"/>
      <w:bookmarkStart w:id="5300" w:name="_QWord_Source_Comparison_4207"/>
      <w:r>
        <w:rPr>
          <w:rFonts w:hint="eastAsia"/>
        </w:rPr>
        <w:t>SCON</w:t>
      </w:r>
      <w:bookmarkEnd w:id="5300"/>
      <w:bookmarkStart w:id="5301" w:name="_QWord_Source_Comparison_4208"/>
      <w:r>
        <w:rPr>
          <w:rFonts w:hint="eastAsia"/>
        </w:rPr>
        <w:t>寄存器来设置为工作模式</w:t>
      </w:r>
      <w:bookmarkEnd w:id="5301"/>
      <w:bookmarkStart w:id="5302" w:name="_QWord_Source_Comparison_4209"/>
      <w:r>
        <w:rPr>
          <w:rFonts w:hint="eastAsia"/>
        </w:rPr>
        <w:t>1</w:t>
      </w:r>
      <w:bookmarkEnd w:id="5302"/>
      <w:bookmarkStart w:id="5303" w:name="_QWord_Source_Comparison_4210"/>
      <w:r>
        <w:rPr>
          <w:rFonts w:hint="eastAsia"/>
        </w:rPr>
        <w:t>，如</w:t>
      </w:r>
      <w:bookmarkEnd w:id="5303"/>
      <w:bookmarkStart w:id="5304" w:name="_QWord_Source_Comparison_4211"/>
      <w:r>
        <w:fldChar w:fldCharType="begin"/>
      </w:r>
      <w:bookmarkEnd w:id="5304"/>
      <w:bookmarkStart w:id="5305" w:name="_QWord_Source_Comparison_4212"/>
      <w:r>
        <w:instrText xml:space="preserve"> </w:instrText>
      </w:r>
      <w:bookmarkEnd w:id="5305"/>
      <w:bookmarkStart w:id="5306" w:name="_QWord_Source_Comparison_4213"/>
      <w:r>
        <w:rPr>
          <w:rFonts w:hint="eastAsia"/>
        </w:rPr>
        <w:instrText xml:space="preserve">REF QWord_XRef_Figure__HOQ3NB \h \* CHARFORMAT</w:instrText>
      </w:r>
      <w:bookmarkEnd w:id="5306"/>
      <w:bookmarkStart w:id="5307" w:name="_QWord_Source_Comparison_4214"/>
      <w:r>
        <w:instrText xml:space="preserve"> </w:instrText>
      </w:r>
      <w:bookmarkStart w:id="5308" w:name="_QWord_Source_Comparison_4215"/>
      <w:r>
        <w:fldChar w:fldCharType="separate"/>
      </w:r>
      <w:bookmarkEnd w:id="5307"/>
      <w:bookmarkEnd w:id="5308"/>
      <w:bookmarkStart w:id="5309" w:name="_QWord_Source_Comparison_4216"/>
      <w:r>
        <w:rPr>
          <w:rFonts w:hint="eastAsia"/>
        </w:rPr>
        <w:t>图</w:t>
      </w:r>
      <w:bookmarkEnd w:id="5309"/>
      <w:bookmarkStart w:id="5310" w:name="_QWord_Source_Comparison_4217"/>
      <w:r>
        <w:rPr>
          <w:rFonts w:hint="eastAsia"/>
        </w:rPr>
        <w:t> </w:t>
      </w:r>
      <w:bookmarkEnd w:id="5310"/>
      <w:bookmarkStart w:id="5311" w:name="_QWord_Source_Comparison_4218"/>
      <w:r>
        <w:t>2</w:t>
      </w:r>
      <w:bookmarkEnd w:id="5311"/>
      <w:bookmarkStart w:id="5312" w:name="_QWord_Source_Comparison_4219"/>
      <w:r>
        <w:noBreakHyphen/>
      </w:r>
      <w:r>
        <w:t>38</w:t>
      </w:r>
      <w:bookmarkEnd w:id="5312"/>
      <w:bookmarkStart w:id="5313" w:name="_QWord_Source_Comparison_4220"/>
      <w:r>
        <w:fldChar w:fldCharType="end"/>
      </w:r>
      <w:bookmarkEnd w:id="5313"/>
      <w:bookmarkStart w:id="5314" w:name="_QWord_Source_Comparison_4221"/>
      <w:r>
        <w:rPr>
          <w:rFonts w:hint="eastAsia"/>
        </w:rPr>
        <w:t>所示。</w:t>
      </w:r>
      <w:bookmarkEnd w:id="5314"/>
      <w:bookmarkStart w:id="5315" w:name="_QWord_Source_Comparison_4222"/>
      <w:r>
        <w:rPr>
          <w:rFonts w:hint="eastAsia"/>
        </w:rPr>
        <w:t>SM0</w:t>
      </w:r>
      <w:bookmarkEnd w:id="5315"/>
      <w:bookmarkStart w:id="5316" w:name="_QWord_Source_Comparison_4223"/>
      <w:r>
        <w:rPr>
          <w:rFonts w:hint="eastAsia"/>
        </w:rPr>
        <w:t>设置为</w:t>
      </w:r>
      <w:bookmarkEnd w:id="5316"/>
      <w:bookmarkStart w:id="5317" w:name="_QWord_Source_Comparison_4224"/>
      <w:r>
        <w:rPr>
          <w:rFonts w:hint="eastAsia"/>
        </w:rPr>
        <w:t>0</w:t>
      </w:r>
      <w:bookmarkEnd w:id="5317"/>
      <w:bookmarkStart w:id="5318" w:name="_QWord_Source_Comparison_4225"/>
      <w:r>
        <w:rPr>
          <w:rFonts w:hint="eastAsia"/>
        </w:rPr>
        <w:t>，</w:t>
      </w:r>
      <w:bookmarkEnd w:id="5318"/>
      <w:bookmarkStart w:id="5319" w:name="_QWord_Source_Comparison_4226"/>
      <w:r>
        <w:rPr>
          <w:rFonts w:hint="eastAsia"/>
        </w:rPr>
        <w:t>SM1</w:t>
      </w:r>
      <w:bookmarkEnd w:id="5319"/>
      <w:bookmarkStart w:id="5320" w:name="_QWord_Source_Comparison_4227"/>
      <w:r>
        <w:rPr>
          <w:rFonts w:hint="eastAsia"/>
        </w:rPr>
        <w:t>设置为</w:t>
      </w:r>
      <w:bookmarkEnd w:id="5320"/>
      <w:bookmarkStart w:id="5321" w:name="_QWord_Source_Comparison_4228"/>
      <w:r>
        <w:rPr>
          <w:rFonts w:hint="eastAsia"/>
        </w:rPr>
        <w:t>1</w:t>
      </w:r>
      <w:bookmarkEnd w:id="5321"/>
      <w:bookmarkStart w:id="5322" w:name="_QWord_Source_Comparison_4229"/>
      <w:r>
        <w:rPr>
          <w:rFonts w:hint="eastAsia"/>
        </w:rPr>
        <w:t>，接受允许位</w:t>
      </w:r>
      <w:bookmarkEnd w:id="5322"/>
      <w:bookmarkStart w:id="5323" w:name="_QWord_Source_Comparison_4230"/>
      <w:r>
        <w:rPr>
          <w:rFonts w:hint="eastAsia"/>
        </w:rPr>
        <w:t>REN</w:t>
      </w:r>
      <w:bookmarkEnd w:id="5323"/>
      <w:bookmarkStart w:id="5324" w:name="_QWord_Source_Comparison_4231"/>
      <w:r>
        <w:rPr>
          <w:rFonts w:hint="eastAsia"/>
        </w:rPr>
        <w:t>设置为</w:t>
      </w:r>
      <w:bookmarkEnd w:id="5324"/>
      <w:bookmarkStart w:id="5325" w:name="_QWord_Source_Comparison_4232"/>
      <w:r>
        <w:rPr>
          <w:rFonts w:hint="eastAsia"/>
        </w:rPr>
        <w:t>1</w:t>
      </w:r>
      <w:bookmarkEnd w:id="5325"/>
      <w:bookmarkStart w:id="5326" w:name="_QWord_Source_Comparison_4233"/>
      <w:r>
        <w:rPr>
          <w:rFonts w:hint="eastAsia"/>
        </w:rPr>
        <w:t>，两个标志位</w:t>
      </w:r>
      <w:bookmarkEnd w:id="5326"/>
      <w:bookmarkStart w:id="5327" w:name="_QWord_Source_Comparison_4234"/>
      <w:r>
        <w:rPr>
          <w:rFonts w:hint="eastAsia"/>
        </w:rPr>
        <w:t>TI</w:t>
      </w:r>
      <w:bookmarkEnd w:id="5327"/>
      <w:bookmarkStart w:id="5328" w:name="_QWord_Source_Comparison_4235"/>
      <w:r>
        <w:rPr>
          <w:rFonts w:hint="eastAsia"/>
        </w:rPr>
        <w:t>和</w:t>
      </w:r>
      <w:bookmarkEnd w:id="5328"/>
      <w:bookmarkStart w:id="5329" w:name="_QWord_Source_Comparison_4236"/>
      <w:r>
        <w:rPr>
          <w:rFonts w:hint="eastAsia"/>
        </w:rPr>
        <w:t>RI</w:t>
      </w:r>
      <w:bookmarkEnd w:id="5329"/>
      <w:bookmarkStart w:id="5330" w:name="_QWord_Source_Comparison_4237"/>
      <w:r>
        <w:rPr>
          <w:rFonts w:hint="eastAsia"/>
        </w:rPr>
        <w:t>初始设置为</w:t>
      </w:r>
      <w:bookmarkEnd w:id="5330"/>
      <w:bookmarkStart w:id="5331" w:name="_QWord_Source_Comparison_4238"/>
      <w:r>
        <w:rPr>
          <w:rFonts w:hint="eastAsia"/>
        </w:rPr>
        <w:t>0</w:t>
      </w:r>
      <w:bookmarkEnd w:id="5331"/>
      <w:bookmarkStart w:id="5332" w:name="_QWord_Source_Comparison_4239"/>
      <w:r>
        <w:rPr>
          <w:rFonts w:hint="eastAsia"/>
        </w:rPr>
        <w:t>，其余位也设置为</w:t>
      </w:r>
      <w:bookmarkEnd w:id="5332"/>
      <w:bookmarkStart w:id="5333" w:name="_QWord_Source_Comparison_4240"/>
      <w:r>
        <w:rPr>
          <w:rFonts w:hint="eastAsia"/>
        </w:rPr>
        <w:t>0</w:t>
      </w:r>
      <w:bookmarkEnd w:id="5333"/>
      <w:bookmarkStart w:id="5334" w:name="_QWord_Source_Comparison_4241"/>
      <w:r>
        <w:rPr>
          <w:rFonts w:hint="eastAsia"/>
        </w:rPr>
        <w:t>。即</w:t>
      </w:r>
      <w:bookmarkEnd w:id="5334"/>
      <w:bookmarkStart w:id="5335" w:name="_QWord_Source_Comparison_4242"/>
      <w:r>
        <w:rPr>
          <w:rFonts w:hint="eastAsia"/>
        </w:rPr>
        <w:t>SCON</w:t>
      </w:r>
      <w:bookmarkEnd w:id="5335"/>
      <w:bookmarkStart w:id="5336" w:name="_QWord_Source_Comparison_4243"/>
      <w:r>
        <w:t>=</w:t>
      </w:r>
      <w:bookmarkEnd w:id="5336"/>
      <w:bookmarkStart w:id="5337" w:name="_QWord_Source_Comparison_4244"/>
      <w:r>
        <w:rPr>
          <w:rFonts w:hint="eastAsia"/>
        </w:rPr>
        <w:t>0x50</w:t>
      </w:r>
      <w:bookmarkEnd w:id="5337"/>
      <w:bookmarkStart w:id="5338" w:name="_QWord_Source_Comparison_4245"/>
      <w:r>
        <w:rPr>
          <w:rFonts w:hint="eastAsia"/>
        </w:rPr>
        <w:t>，具体程序为：</w:t>
      </w:r>
      <w:bookmarkEnd w:id="5296"/>
      <w:bookmarkEnd w:id="5297"/>
      <w:bookmarkEnd w:id="5338"/>
    </w:p>
    <w:p w14:paraId="378337F8">
      <w:pPr>
        <w:pStyle w:val="145"/>
      </w:pPr>
      <w:bookmarkStart w:id="5339" w:name="_QWord_Source_Comparison_4246"/>
      <w:bookmarkStart w:id="5340" w:name="_QWord_Paragraph__576"/>
      <w:bookmarkStart w:id="5341" w:name="_QWord_Source_Comparison_Para_576"/>
      <w:r>
        <w:t>SCON</w:t>
      </w:r>
      <w:bookmarkEnd w:id="5339"/>
      <w:bookmarkStart w:id="5342" w:name="_QWord_Source_Comparison_4247"/>
      <w:r>
        <w:t>=</w:t>
      </w:r>
      <w:bookmarkEnd w:id="5342"/>
      <w:bookmarkStart w:id="5343" w:name="_QWord_Source_Comparison_4248"/>
      <w:r>
        <w:t>0x50;/*</w:t>
      </w:r>
      <w:bookmarkEnd w:id="5343"/>
      <w:bookmarkStart w:id="5344" w:name="_QWord_Source_Comparison_4249"/>
      <w:r>
        <w:noBreakHyphen/>
      </w:r>
      <w:bookmarkEnd w:id="5344"/>
      <w:bookmarkStart w:id="5345" w:name="_QWord_Source_Comparison_4250"/>
      <w:r>
        <w:noBreakHyphen/>
      </w:r>
      <w:r>
        <w:t>Mode</w:t>
      </w:r>
      <w:bookmarkEnd w:id="5345"/>
      <w:bookmarkStart w:id="5346" w:name="_QWord_Source_Comparison_4251"/>
      <w:r>
        <w:t> </w:t>
      </w:r>
      <w:bookmarkEnd w:id="5346"/>
      <w:bookmarkStart w:id="5347" w:name="_QWord_Source_Comparison_4252"/>
      <w:r>
        <w:t>1(SM0:SM1</w:t>
      </w:r>
      <w:bookmarkEnd w:id="5347"/>
      <w:bookmarkStart w:id="5348" w:name="_QWord_Source_Comparison_4253"/>
      <w:r>
        <w:t>=</w:t>
      </w:r>
      <w:bookmarkEnd w:id="5348"/>
      <w:bookmarkStart w:id="5349" w:name="_QWord_Source_Comparison_4254"/>
      <w:r>
        <w:t>01);REN</w:t>
      </w:r>
      <w:bookmarkEnd w:id="5349"/>
      <w:bookmarkStart w:id="5350" w:name="_QWord_Source_Comparison_4255"/>
      <w:r>
        <w:t> </w:t>
      </w:r>
      <w:bookmarkEnd w:id="5350"/>
      <w:bookmarkStart w:id="5351" w:name="_QWord_Source_Comparison_4256"/>
      <w:r>
        <w:t>=</w:t>
      </w:r>
      <w:bookmarkEnd w:id="5351"/>
      <w:bookmarkStart w:id="5352" w:name="_QWord_Source_Comparison_4257"/>
      <w:r>
        <w:t>1*/</w:t>
      </w:r>
      <w:bookmarkEnd w:id="5340"/>
      <w:bookmarkEnd w:id="5341"/>
      <w:bookmarkEnd w:id="5352"/>
    </w:p>
    <w:p w14:paraId="4006E72E">
      <w:pPr>
        <w:pStyle w:val="105"/>
      </w:pPr>
      <w:bookmarkStart w:id="5353" w:name="_QWord_Source_Comparison_Para_577"/>
      <w:r>
        <w:t>‌</w:t>
      </w:r>
      <w:bookmarkStart w:id="5354" w:name="_QWord_Source_Comparison_4258"/>
      <w:bookmarkEnd w:id="5354"/>
      <w:bookmarkStart w:id="5355" w:name="_QWord_Source_Comparison_4259"/>
      <w:bookmarkStart w:id="5356" w:name="_QWord_ImageIndex_52"/>
      <w:bookmarkStart w:id="5357" w:name="_QWord_Paragraph__577"/>
      <w:r>
        <w:drawing>
          <wp:inline distT="0" distB="0" distL="0" distR="0">
            <wp:extent cx="5205730" cy="598170"/>
            <wp:effectExtent l="0" t="0" r="0" b="0"/>
            <wp:docPr id="1951020165" name="Picture 9" descr="SCON Register (Serial Port Control Register)" title="QWord_ImageMark_52">
              <a:hlinkClick xmlns:a="http://schemas.openxmlformats.org/drawingml/2006/main" r:id="rId143" tooltip="QWord 图片目录：resource/images/illustration/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20165" name="Picture 9" descr="SCON Register (Serial Port Control Register)" title="QWord_ImageMark_52"/>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a:xfrm>
                      <a:off x="0" y="0"/>
                      <a:ext cx="5205730" cy="598540"/>
                    </a:xfrm>
                    <a:prstGeom prst="rect">
                      <a:avLst/>
                    </a:prstGeom>
                    <a:noFill/>
                    <a:ln>
                      <a:noFill/>
                    </a:ln>
                  </pic:spPr>
                </pic:pic>
              </a:graphicData>
            </a:graphic>
          </wp:inline>
        </w:drawing>
      </w:r>
      <w:bookmarkEnd w:id="5353"/>
      <w:bookmarkEnd w:id="5355"/>
      <w:bookmarkEnd w:id="5356"/>
      <w:bookmarkEnd w:id="5357"/>
    </w:p>
    <w:p w14:paraId="63DFB17E">
      <w:pPr>
        <w:pStyle w:val="68"/>
      </w:pPr>
      <w:bookmarkStart w:id="5358" w:name="_QWord_Source_Comparison_4260"/>
      <w:bookmarkStart w:id="5359" w:name="QWord_XRef_Figure__HOQ3NB"/>
      <w:bookmarkStart w:id="5360" w:name="_QWord_Paragraph__578"/>
      <w:bookmarkStart w:id="5361" w:name="_QWord_Source_Comparison_Para_578"/>
      <w:r>
        <w:rPr>
          <w:rFonts w:hint="eastAsia"/>
        </w:rPr>
        <w:t>图</w:t>
      </w:r>
      <w:bookmarkEnd w:id="5358"/>
      <w:bookmarkStart w:id="5362" w:name="_QWord_Source_Comparison_4261"/>
      <w:r>
        <w:rPr>
          <w:rFonts w:hint="eastAsia"/>
        </w:rPr>
        <w:t> </w:t>
      </w:r>
      <w:bookmarkEnd w:id="5362"/>
      <w:bookmarkStart w:id="5363" w:name="_QWord_Source_Comparison_4262"/>
      <w:r>
        <w:fldChar w:fldCharType="begin"/>
      </w:r>
      <w:bookmarkEnd w:id="5363"/>
      <w:bookmarkStart w:id="5364" w:name="_QWord_Source_Comparison_4263"/>
      <w:r>
        <w:instrText xml:space="preserve"> SEQ QWord_Heading1_Sequence \c </w:instrText>
      </w:r>
      <w:bookmarkEnd w:id="5364"/>
      <w:bookmarkStart w:id="5365" w:name="_QWord_Source_Comparison_4264"/>
      <w:r>
        <w:fldChar w:fldCharType="separate"/>
      </w:r>
      <w:bookmarkEnd w:id="5365"/>
      <w:bookmarkStart w:id="5366" w:name="_QWord_Source_Comparison_4265"/>
      <w:r>
        <w:t>2</w:t>
      </w:r>
      <w:bookmarkEnd w:id="5366"/>
      <w:bookmarkStart w:id="5367" w:name="_QWord_Source_Comparison_4266"/>
      <w:r>
        <w:fldChar w:fldCharType="end"/>
      </w:r>
      <w:bookmarkEnd w:id="5367"/>
      <w:bookmarkStart w:id="5368" w:name="_QWord_Source_Comparison_4267"/>
      <w:r>
        <w:noBreakHyphen/>
      </w:r>
      <w:bookmarkEnd w:id="5368"/>
      <w:bookmarkStart w:id="5369" w:name="_QWord_Source_Comparison_4268"/>
      <w:r>
        <w:fldChar w:fldCharType="begin"/>
      </w:r>
      <w:bookmarkEnd w:id="5369"/>
      <w:bookmarkStart w:id="5370" w:name="_QWord_Source_Comparison_4269"/>
      <w:r>
        <w:instrText xml:space="preserve"> </w:instrText>
      </w:r>
      <w:bookmarkEnd w:id="5370"/>
      <w:bookmarkStart w:id="5371" w:name="_QWord_Source_Comparison_4270"/>
      <w:r>
        <w:rPr>
          <w:rFonts w:hint="eastAsia"/>
        </w:rPr>
        <w:instrText xml:space="preserve">SEQ </w:instrText>
      </w:r>
      <w:bookmarkEnd w:id="5371"/>
      <w:bookmarkStart w:id="5372" w:name="_QWord_Source_Comparison_4271"/>
      <w:r>
        <w:rPr>
          <w:rFonts w:hint="eastAsia"/>
        </w:rPr>
        <w:instrText xml:space="preserve">图</w:instrText>
      </w:r>
      <w:bookmarkEnd w:id="5372"/>
      <w:bookmarkStart w:id="5373" w:name="_QWord_Source_Comparison_4272"/>
      <w:r>
        <w:rPr>
          <w:rFonts w:hint="eastAsia"/>
        </w:rPr>
        <w:instrText xml:space="preserve"> \* ARABIC \s 1</w:instrText>
      </w:r>
      <w:bookmarkEnd w:id="5373"/>
      <w:bookmarkStart w:id="5374" w:name="_QWord_Source_Comparison_4273"/>
      <w:r>
        <w:instrText xml:space="preserve"> </w:instrText>
      </w:r>
      <w:bookmarkStart w:id="5375" w:name="_QWord_Source_Comparison_4274"/>
      <w:r>
        <w:fldChar w:fldCharType="separate"/>
      </w:r>
      <w:bookmarkEnd w:id="5374"/>
      <w:bookmarkEnd w:id="5375"/>
      <w:bookmarkStart w:id="5376" w:name="_QWord_Source_Comparison_4275"/>
      <w:r>
        <w:t>38</w:t>
      </w:r>
      <w:bookmarkEnd w:id="5376"/>
      <w:bookmarkStart w:id="5377" w:name="_QWord_Source_Comparison_4276"/>
      <w:r>
        <w:fldChar w:fldCharType="end"/>
      </w:r>
      <w:bookmarkEnd w:id="5359"/>
      <w:bookmarkEnd w:id="5377"/>
      <w:bookmarkStart w:id="5378" w:name="_QWord_Source_Comparison_4277"/>
      <w:r>
        <w:rPr>
          <w:rFonts w:hint="eastAsia"/>
        </w:rPr>
        <w:t xml:space="preserve">  </w:t>
      </w:r>
      <w:bookmarkEnd w:id="5378"/>
      <w:bookmarkStart w:id="5379" w:name="_QWord_Source_Comparison_4278"/>
      <w:r>
        <w:rPr>
          <w:rFonts w:hint="eastAsia"/>
        </w:rPr>
        <w:t>计时器设置示意图</w:t>
      </w:r>
      <w:bookmarkEnd w:id="5360"/>
      <w:bookmarkEnd w:id="5361"/>
      <w:bookmarkEnd w:id="5379"/>
    </w:p>
    <w:p w14:paraId="17A90A30">
      <w:pPr>
        <w:pStyle w:val="66"/>
        <w:numPr>
          <w:ilvl w:val="4"/>
          <w:numId w:val="6"/>
        </w:numPr>
      </w:pPr>
      <w:bookmarkStart w:id="5380" w:name="_QWord_Source_Comparison_4279"/>
      <w:bookmarkStart w:id="5381" w:name="_QWord_Paragraph__579"/>
      <w:bookmarkStart w:id="5382" w:name="_QWord_Source_Comparison_Para_579"/>
      <w:r>
        <w:rPr>
          <w:rFonts w:hint="eastAsia"/>
        </w:rPr>
        <w:t>初始化完成后启动</w:t>
      </w:r>
      <w:bookmarkEnd w:id="5380"/>
      <w:bookmarkStart w:id="5383" w:name="_QWord_Source_Comparison_4280"/>
      <w:r>
        <w:rPr>
          <w:rFonts w:hint="eastAsia"/>
        </w:rPr>
        <w:t>timer1</w:t>
      </w:r>
      <w:bookmarkEnd w:id="5383"/>
      <w:bookmarkStart w:id="5384" w:name="_QWord_Source_Comparison_4281"/>
      <w:r>
        <w:rPr>
          <w:rFonts w:hint="eastAsia"/>
        </w:rPr>
        <w:t>（</w:t>
      </w:r>
      <w:bookmarkEnd w:id="5384"/>
      <w:bookmarkStart w:id="5385" w:name="_QWord_Source_Comparison_4282"/>
      <w:r>
        <w:rPr>
          <w:rFonts w:hint="eastAsia"/>
        </w:rPr>
        <w:t>TR1</w:t>
      </w:r>
      <w:bookmarkEnd w:id="5385"/>
      <w:bookmarkStart w:id="5386" w:name="_QWord_Source_Comparison_4283"/>
      <w:r>
        <w:t>=</w:t>
      </w:r>
      <w:bookmarkEnd w:id="5386"/>
      <w:bookmarkStart w:id="5387" w:name="_QWord_Source_Comparison_4284"/>
      <w:r>
        <w:rPr>
          <w:rFonts w:hint="eastAsia"/>
        </w:rPr>
        <w:t>1</w:t>
      </w:r>
      <w:bookmarkEnd w:id="5387"/>
      <w:bookmarkStart w:id="5388" w:name="_QWord_Source_Comparison_4285"/>
      <w:r>
        <w:rPr>
          <w:rFonts w:hint="eastAsia"/>
        </w:rPr>
        <w:t>），开始溢出，给</w:t>
      </w:r>
      <w:bookmarkEnd w:id="5388"/>
      <w:bookmarkStart w:id="5389" w:name="_QWord_Source_Comparison_4286"/>
      <w:r>
        <w:rPr>
          <w:rFonts w:hint="eastAsia"/>
        </w:rPr>
        <w:t>UART</w:t>
      </w:r>
      <w:bookmarkEnd w:id="5389"/>
      <w:bookmarkStart w:id="5390" w:name="_QWord_Source_Comparison_4287"/>
      <w:r>
        <w:rPr>
          <w:rFonts w:hint="eastAsia"/>
        </w:rPr>
        <w:t>接口产生波特脉冲，开始正常工作。</w:t>
      </w:r>
      <w:bookmarkEnd w:id="5390"/>
      <w:bookmarkStart w:id="5391" w:name="_QWord_Source_Comparison_4288"/>
      <w:r>
        <w:rPr>
          <w:rFonts w:hint="eastAsia"/>
        </w:rPr>
        <w:t>UART</w:t>
      </w:r>
      <w:bookmarkEnd w:id="5391"/>
      <w:bookmarkStart w:id="5392" w:name="_QWord_Source_Comparison_4289"/>
      <w:r>
        <w:rPr>
          <w:rFonts w:hint="eastAsia"/>
        </w:rPr>
        <w:t>接口初始化完毕。具体代码为：</w:t>
      </w:r>
      <w:bookmarkEnd w:id="5381"/>
      <w:bookmarkEnd w:id="5382"/>
      <w:bookmarkEnd w:id="5392"/>
    </w:p>
    <w:p w14:paraId="4AF89DFE">
      <w:pPr>
        <w:pStyle w:val="145"/>
      </w:pPr>
      <w:bookmarkStart w:id="5393" w:name="_QWord_Source_Comparison_4290"/>
      <w:bookmarkStart w:id="5394" w:name="_QWord_Source_Comparison_Para_580"/>
      <w:bookmarkStart w:id="5395" w:name="_QWord_Paragraph__580"/>
      <w:r>
        <w:t>TR1</w:t>
      </w:r>
      <w:bookmarkEnd w:id="5393"/>
      <w:bookmarkStart w:id="5396" w:name="_QWord_Source_Comparison_4291"/>
      <w:r>
        <w:t>=</w:t>
      </w:r>
      <w:bookmarkEnd w:id="5396"/>
      <w:bookmarkStart w:id="5397" w:name="_QWord_Source_Comparison_4292"/>
      <w:r>
        <w:t>1;</w:t>
      </w:r>
      <w:bookmarkEnd w:id="5397"/>
      <w:bookmarkStart w:id="5398" w:name="_QWord_Source_Comparison_4293"/>
      <w:r>
        <w:t>  </w:t>
      </w:r>
      <w:bookmarkEnd w:id="5398"/>
      <w:bookmarkStart w:id="5399" w:name="_QWord_Source_Comparison_4294"/>
      <w:r>
        <w:t>//Start</w:t>
      </w:r>
      <w:bookmarkEnd w:id="5399"/>
      <w:bookmarkStart w:id="5400" w:name="_QWord_Source_Comparison_4295"/>
      <w:r>
        <w:t> </w:t>
      </w:r>
      <w:bookmarkEnd w:id="5400"/>
      <w:bookmarkStart w:id="5401" w:name="_QWord_Source_Comparison_4296"/>
      <w:r>
        <w:t>timer1</w:t>
      </w:r>
      <w:bookmarkEnd w:id="5401"/>
      <w:bookmarkStart w:id="5402" w:name="_QWord_Source_Comparison_4297"/>
      <w:r>
        <w:t> </w:t>
      </w:r>
      <w:bookmarkEnd w:id="5402"/>
      <w:bookmarkStart w:id="5403" w:name="_QWord_Source_Comparison_4298"/>
      <w:r>
        <w:t>to</w:t>
      </w:r>
      <w:bookmarkEnd w:id="5403"/>
      <w:bookmarkStart w:id="5404" w:name="_QWord_Source_Comparison_4299"/>
      <w:r>
        <w:t> </w:t>
      </w:r>
      <w:bookmarkEnd w:id="5404"/>
      <w:bookmarkStart w:id="5405" w:name="_QWord_Source_Comparison_4300"/>
      <w:r>
        <w:t>generate</w:t>
      </w:r>
      <w:bookmarkEnd w:id="5405"/>
      <w:bookmarkStart w:id="5406" w:name="_QWord_Source_Comparison_4301"/>
      <w:r>
        <w:t> </w:t>
      </w:r>
      <w:bookmarkEnd w:id="5406"/>
      <w:bookmarkStart w:id="5407" w:name="_QWord_Source_Comparison_4302"/>
      <w:r>
        <w:t>BAUD</w:t>
      </w:r>
      <w:bookmarkEnd w:id="5407"/>
      <w:bookmarkStart w:id="5408" w:name="_QWord_Source_Comparison_4303"/>
      <w:r>
        <w:t> </w:t>
      </w:r>
      <w:bookmarkEnd w:id="5408"/>
      <w:bookmarkStart w:id="5409" w:name="_QWord_Source_Comparison_4304"/>
      <w:r>
        <w:t>rate</w:t>
      </w:r>
      <w:bookmarkEnd w:id="5409"/>
      <w:bookmarkStart w:id="5410" w:name="_QWord_Source_Comparison_4305"/>
      <w:r>
        <w:t> </w:t>
      </w:r>
      <w:bookmarkEnd w:id="5410"/>
      <w:bookmarkStart w:id="5411" w:name="_QWord_Source_Comparison_4306"/>
      <w:r>
        <w:t>pulse</w:t>
      </w:r>
      <w:bookmarkEnd w:id="5394"/>
      <w:bookmarkEnd w:id="5395"/>
      <w:bookmarkEnd w:id="5411"/>
    </w:p>
    <w:p w14:paraId="3ED1E8D9">
      <w:pPr>
        <w:pStyle w:val="66"/>
        <w:numPr>
          <w:ilvl w:val="4"/>
          <w:numId w:val="6"/>
        </w:numPr>
      </w:pPr>
      <w:bookmarkStart w:id="5412" w:name="_QWord_Source_Comparison_4307"/>
      <w:bookmarkStart w:id="5413" w:name="_QWord_Source_Comparison_Para_581"/>
      <w:bookmarkStart w:id="5414" w:name="_QWord_Paragraph__581"/>
      <w:r>
        <w:rPr>
          <w:rFonts w:hint="eastAsia"/>
        </w:rPr>
        <w:t>利用</w:t>
      </w:r>
      <w:bookmarkEnd w:id="5412"/>
      <w:bookmarkStart w:id="5415" w:name="_QWord_Source_Comparison_4308"/>
      <w:r>
        <w:rPr>
          <w:rFonts w:hint="eastAsia"/>
        </w:rPr>
        <w:t>SBUFFER</w:t>
      </w:r>
      <w:bookmarkEnd w:id="5415"/>
      <w:bookmarkStart w:id="5416" w:name="_QWord_Source_Comparison_4309"/>
      <w:r>
        <w:rPr>
          <w:rFonts w:hint="eastAsia"/>
        </w:rPr>
        <w:t>进行数据发送（</w:t>
      </w:r>
      <w:bookmarkEnd w:id="5416"/>
      <w:bookmarkStart w:id="5417" w:name="_QWord_Source_Comparison_4310"/>
      <w:r>
        <w:rPr>
          <w:rFonts w:hint="eastAsia"/>
        </w:rPr>
        <w:t>SBUFFER</w:t>
      </w:r>
      <w:bookmarkEnd w:id="5417"/>
      <w:bookmarkStart w:id="5418" w:name="_QWord_Source_Comparison_4311"/>
      <w:r>
        <w:t>=</w:t>
      </w:r>
      <w:bookmarkEnd w:id="5418"/>
      <w:bookmarkStart w:id="5419" w:name="_QWord_Source_Comparison_4312"/>
      <w:r>
        <w:t>‘</w:t>
      </w:r>
      <w:bookmarkEnd w:id="5419"/>
      <w:bookmarkStart w:id="5420" w:name="_QWord_Source_Comparison_4313"/>
      <w:r>
        <w:rPr>
          <w:rFonts w:hint="eastAsia"/>
        </w:rPr>
        <w:t>a</w:t>
      </w:r>
      <w:bookmarkEnd w:id="5420"/>
      <w:bookmarkStart w:id="5421" w:name="_QWord_Source_Comparison_4314"/>
      <w:r>
        <w:t>’</w:t>
      </w:r>
      <w:bookmarkEnd w:id="5421"/>
      <w:bookmarkStart w:id="5422" w:name="_QWord_Source_Comparison_4315"/>
      <w:r>
        <w:rPr>
          <w:rFonts w:hint="eastAsia"/>
        </w:rPr>
        <w:t>），但是如果要连续发送数据，为了防止数据覆盖，不能直接修改</w:t>
      </w:r>
      <w:bookmarkEnd w:id="5422"/>
      <w:bookmarkStart w:id="5423" w:name="_QWord_Source_Comparison_4316"/>
      <w:r>
        <w:rPr>
          <w:rFonts w:hint="eastAsia"/>
        </w:rPr>
        <w:t>SBUFFER</w:t>
      </w:r>
      <w:bookmarkEnd w:id="5423"/>
      <w:bookmarkStart w:id="5424" w:name="_QWord_Source_Comparison_4317"/>
      <w:r>
        <w:rPr>
          <w:rFonts w:hint="eastAsia"/>
        </w:rPr>
        <w:t>，需要先判断</w:t>
      </w:r>
      <w:bookmarkEnd w:id="5424"/>
      <w:bookmarkStart w:id="5425" w:name="_QWord_Source_Comparison_4318"/>
      <w:r>
        <w:rPr>
          <w:rFonts w:hint="eastAsia"/>
        </w:rPr>
        <w:t>TI</w:t>
      </w:r>
      <w:bookmarkEnd w:id="5425"/>
      <w:bookmarkStart w:id="5426" w:name="_QWord_Source_Comparison_4319"/>
      <w:r>
        <w:rPr>
          <w:rFonts w:hint="eastAsia"/>
        </w:rPr>
        <w:t>标志位有没有置</w:t>
      </w:r>
      <w:bookmarkEnd w:id="5426"/>
      <w:bookmarkStart w:id="5427" w:name="_QWord_Source_Comparison_4320"/>
      <w:r>
        <w:rPr>
          <w:rFonts w:hint="eastAsia"/>
        </w:rPr>
        <w:t>1</w:t>
      </w:r>
      <w:bookmarkEnd w:id="5427"/>
      <w:bookmarkStart w:id="5428" w:name="_QWord_Source_Comparison_4321"/>
      <w:r>
        <w:rPr>
          <w:rFonts w:hint="eastAsia"/>
        </w:rPr>
        <w:t>，如果它为</w:t>
      </w:r>
      <w:bookmarkEnd w:id="5428"/>
      <w:bookmarkStart w:id="5429" w:name="_QWord_Source_Comparison_4322"/>
      <w:r>
        <w:rPr>
          <w:rFonts w:hint="eastAsia"/>
        </w:rPr>
        <w:t>1</w:t>
      </w:r>
      <w:bookmarkEnd w:id="5429"/>
      <w:bookmarkStart w:id="5430" w:name="_QWord_Source_Comparison_4323"/>
      <w:r>
        <w:rPr>
          <w:rFonts w:hint="eastAsia"/>
        </w:rPr>
        <w:t>，需置</w:t>
      </w:r>
      <w:bookmarkEnd w:id="5430"/>
      <w:bookmarkStart w:id="5431" w:name="_QWord_Source_Comparison_4324"/>
      <w:r>
        <w:rPr>
          <w:rFonts w:hint="eastAsia"/>
        </w:rPr>
        <w:t>0</w:t>
      </w:r>
      <w:bookmarkEnd w:id="5431"/>
      <w:bookmarkStart w:id="5432" w:name="_QWord_Source_Comparison_4325"/>
      <w:r>
        <w:rPr>
          <w:rFonts w:hint="eastAsia"/>
        </w:rPr>
        <w:t>然后继续发送。具体代码为</w:t>
      </w:r>
      <w:bookmarkEnd w:id="5432"/>
      <w:bookmarkStart w:id="5433" w:name="_QWord_Source_Comparison_4326"/>
      <w:r>
        <w:rPr>
          <w:rFonts w:hint="eastAsia"/>
        </w:rPr>
        <w:t>：</w:t>
      </w:r>
      <w:bookmarkEnd w:id="5413"/>
      <w:bookmarkEnd w:id="5414"/>
      <w:bookmarkEnd w:id="5433"/>
    </w:p>
    <w:p w14:paraId="15DEA2ED">
      <w:pPr>
        <w:pStyle w:val="145"/>
      </w:pPr>
      <w:bookmarkStart w:id="5434" w:name="_QWord_Source_Comparison_4327"/>
      <w:bookmarkStart w:id="5435" w:name="_QWord_Source_Comparison_Para_582"/>
      <w:bookmarkStart w:id="5436" w:name="_QWord_Paragraph__582"/>
      <w:r>
        <w:t>SBUF</w:t>
      </w:r>
      <w:bookmarkEnd w:id="5434"/>
      <w:bookmarkStart w:id="5437" w:name="_QWord_Source_Comparison_4328"/>
      <w:r>
        <w:t>=</w:t>
      </w:r>
      <w:bookmarkEnd w:id="5437"/>
      <w:bookmarkStart w:id="5438" w:name="_QWord_Source_Comparison_4329"/>
      <w:r>
        <w:t> </w:t>
      </w:r>
      <w:bookmarkEnd w:id="5438"/>
      <w:bookmarkStart w:id="5439" w:name="_QWord_Source_Comparison_4330"/>
      <w:r>
        <w:t>‘A’</w:t>
      </w:r>
      <w:bookmarkEnd w:id="5439"/>
      <w:bookmarkStart w:id="5440" w:name="_QWord_Source_Comparison_4331"/>
      <w:r>
        <w:t> </w:t>
      </w:r>
      <w:bookmarkEnd w:id="5440"/>
      <w:bookmarkStart w:id="5441" w:name="_QWord_Source_Comparison_4332"/>
      <w:r>
        <w:t>;</w:t>
      </w:r>
      <w:bookmarkEnd w:id="5441"/>
      <w:bookmarkStart w:id="5442" w:name="_QWord_Source_Comparison_4333"/>
      <w:r>
        <w:t>  </w:t>
      </w:r>
      <w:bookmarkEnd w:id="5442"/>
      <w:bookmarkStart w:id="5443" w:name="_QWord_Source_Comparison_4334"/>
      <w:r>
        <w:t>//Sending</w:t>
      </w:r>
      <w:bookmarkEnd w:id="5443"/>
      <w:bookmarkStart w:id="5444" w:name="_QWord_Source_Comparison_4335"/>
      <w:r>
        <w:t> </w:t>
      </w:r>
      <w:bookmarkEnd w:id="5444"/>
      <w:bookmarkStart w:id="5445" w:name="_QWord_Source_Comparison_4336"/>
      <w:r>
        <w:t>‘A’</w:t>
      </w:r>
      <w:bookmarkEnd w:id="5435"/>
      <w:bookmarkEnd w:id="5436"/>
      <w:bookmarkEnd w:id="5445"/>
    </w:p>
    <w:p w14:paraId="191D2CA0">
      <w:pPr>
        <w:pStyle w:val="66"/>
        <w:numPr>
          <w:ilvl w:val="4"/>
          <w:numId w:val="6"/>
        </w:numPr>
      </w:pPr>
      <w:bookmarkStart w:id="5446" w:name="_QWord_Source_Comparison_4337"/>
      <w:bookmarkStart w:id="5447" w:name="_QWord_Source_Comparison_Para_583"/>
      <w:bookmarkStart w:id="5448" w:name="_QWord_Paragraph__583"/>
      <w:r>
        <w:rPr>
          <w:rFonts w:hint="eastAsia"/>
        </w:rPr>
        <w:t>在接收数据时，需要先通过</w:t>
      </w:r>
      <w:bookmarkEnd w:id="5446"/>
      <w:bookmarkStart w:id="5449" w:name="_QWord_Source_Comparison_4338"/>
      <w:r>
        <w:rPr>
          <w:rFonts w:hint="eastAsia"/>
        </w:rPr>
        <w:t>RI</w:t>
      </w:r>
      <w:bookmarkEnd w:id="5449"/>
      <w:bookmarkStart w:id="5450" w:name="_QWord_Source_Comparison_4339"/>
      <w:r>
        <w:rPr>
          <w:rFonts w:hint="eastAsia"/>
        </w:rPr>
        <w:t>标志位来判断是否接收数据。当</w:t>
      </w:r>
      <w:bookmarkEnd w:id="5450"/>
      <w:bookmarkStart w:id="5451" w:name="_QWord_Source_Comparison_4340"/>
      <w:r>
        <w:rPr>
          <w:rFonts w:hint="eastAsia"/>
        </w:rPr>
        <w:t>RI</w:t>
      </w:r>
      <w:bookmarkEnd w:id="5451"/>
      <w:bookmarkStart w:id="5452" w:name="_QWord_Source_Comparison_4341"/>
      <w:r>
        <w:t>=</w:t>
      </w:r>
      <w:bookmarkEnd w:id="5452"/>
      <w:bookmarkStart w:id="5453" w:name="_QWord_Source_Comparison_4342"/>
      <w:r>
        <w:rPr>
          <w:rFonts w:hint="eastAsia"/>
        </w:rPr>
        <w:t>0</w:t>
      </w:r>
      <w:bookmarkEnd w:id="5453"/>
      <w:bookmarkStart w:id="5454" w:name="_QWord_Source_Comparison_4343"/>
      <w:r>
        <w:rPr>
          <w:rFonts w:hint="eastAsia"/>
        </w:rPr>
        <w:t>，程序需要在这一行进行等待。</w:t>
      </w:r>
      <w:bookmarkEnd w:id="5454"/>
      <w:bookmarkStart w:id="5455" w:name="_QWord_Source_Comparison_4344"/>
      <w:r>
        <w:rPr>
          <w:rStyle w:val="555"/>
          <w:rFonts w:hint="eastAsia"/>
        </w:rPr>
        <w:t>直到它变为</w:t>
      </w:r>
      <w:bookmarkEnd w:id="5455"/>
      <w:bookmarkStart w:id="5456" w:name="_QWord_Source_Comparison_4345"/>
      <w:r>
        <w:rPr>
          <w:rStyle w:val="555"/>
          <w:rFonts w:hint="eastAsia"/>
        </w:rPr>
        <w:t>1</w:t>
      </w:r>
      <w:bookmarkEnd w:id="5456"/>
      <w:bookmarkStart w:id="5457" w:name="_QWord_Source_Comparison_4346"/>
      <w:r>
        <w:rPr>
          <w:rStyle w:val="555"/>
          <w:rFonts w:hint="eastAsia"/>
        </w:rPr>
        <w:t>后，表示数据已经存入</w:t>
      </w:r>
      <w:bookmarkEnd w:id="5457"/>
      <w:bookmarkStart w:id="5458" w:name="_QWord_Source_Comparison_4347"/>
      <w:r>
        <w:rPr>
          <w:rStyle w:val="555"/>
          <w:rFonts w:hint="eastAsia"/>
        </w:rPr>
        <w:t>SBUFFER</w:t>
      </w:r>
      <w:bookmarkEnd w:id="5458"/>
      <w:bookmarkStart w:id="5459" w:name="_QWord_Source_Comparison_4348"/>
      <w:r>
        <w:rPr>
          <w:rStyle w:val="555"/>
          <w:rFonts w:hint="eastAsia"/>
        </w:rPr>
        <w:t>，那么就可以定义变量来接收它，接收以后</w:t>
      </w:r>
      <w:bookmarkEnd w:id="5459"/>
      <w:bookmarkStart w:id="5460" w:name="_QWord_Source_Comparison_4349"/>
      <w:r>
        <w:rPr>
          <w:rStyle w:val="555"/>
          <w:rFonts w:hint="eastAsia"/>
        </w:rPr>
        <w:t>RI</w:t>
      </w:r>
      <w:bookmarkEnd w:id="5460"/>
      <w:bookmarkStart w:id="5461" w:name="_QWord_Source_Comparison_4350"/>
      <w:r>
        <w:rPr>
          <w:rStyle w:val="555"/>
          <w:rFonts w:hint="eastAsia"/>
        </w:rPr>
        <w:t>清零。</w:t>
      </w:r>
      <w:bookmarkEnd w:id="5461"/>
      <w:bookmarkStart w:id="5462" w:name="_QWord_Source_Comparison_4351"/>
      <w:r>
        <w:rPr>
          <w:rFonts w:hint="eastAsia"/>
        </w:rPr>
        <w:t>具体代码如下：</w:t>
      </w:r>
      <w:bookmarkEnd w:id="5447"/>
      <w:bookmarkEnd w:id="5448"/>
      <w:bookmarkEnd w:id="5462"/>
    </w:p>
    <w:p w14:paraId="0F45B764">
      <w:pPr>
        <w:pStyle w:val="145"/>
      </w:pPr>
      <w:bookmarkStart w:id="5463" w:name="_QWord_Source_Comparison_4352"/>
      <w:bookmarkStart w:id="5464" w:name="_QWord_Paragraph__584"/>
      <w:bookmarkStart w:id="5465" w:name="_QWord_Source_Comparison_Para_584"/>
      <w:r>
        <w:t>while(RI</w:t>
      </w:r>
      <w:bookmarkEnd w:id="5463"/>
      <w:bookmarkStart w:id="5466" w:name="_QWord_Source_Comparison_4353"/>
      <w:r>
        <w:t> </w:t>
      </w:r>
      <w:bookmarkEnd w:id="5466"/>
      <w:bookmarkStart w:id="5467" w:name="_QWord_Source_Comparison_4354"/>
      <w:r>
        <w:t>==</w:t>
      </w:r>
      <w:bookmarkEnd w:id="5467"/>
      <w:bookmarkStart w:id="5468" w:name="_QWord_Source_Comparison_4355"/>
      <w:r>
        <w:t> </w:t>
      </w:r>
      <w:bookmarkEnd w:id="5468"/>
      <w:bookmarkStart w:id="5469" w:name="_QWord_Source_Comparison_4356"/>
      <w:r>
        <w:t>0);</w:t>
      </w:r>
      <w:bookmarkEnd w:id="5469"/>
      <w:bookmarkStart w:id="5470" w:name="_QWord_Source_Comparison_4357"/>
      <w:r>
        <w:t>  </w:t>
      </w:r>
      <w:bookmarkEnd w:id="5470"/>
      <w:bookmarkStart w:id="5471" w:name="_QWord_Source_Comparison_4358"/>
      <w:r>
        <w:t>//waiting</w:t>
      </w:r>
      <w:bookmarkEnd w:id="5471"/>
      <w:bookmarkStart w:id="5472" w:name="_QWord_Source_Comparison_4359"/>
      <w:r>
        <w:t> </w:t>
      </w:r>
      <w:bookmarkEnd w:id="5472"/>
      <w:bookmarkStart w:id="5473" w:name="_QWord_Source_Comparison_4360"/>
      <w:r>
        <w:t>for</w:t>
      </w:r>
      <w:bookmarkEnd w:id="5473"/>
      <w:bookmarkStart w:id="5474" w:name="_QWord_Source_Comparison_4361"/>
      <w:r>
        <w:t> </w:t>
      </w:r>
      <w:bookmarkEnd w:id="5474"/>
      <w:bookmarkStart w:id="5475" w:name="_QWord_Source_Comparison_4362"/>
      <w:r>
        <w:t>receive</w:t>
      </w:r>
      <w:bookmarkEnd w:id="5464"/>
      <w:bookmarkEnd w:id="5465"/>
      <w:bookmarkEnd w:id="5475"/>
    </w:p>
    <w:p w14:paraId="009932D3">
      <w:pPr>
        <w:pStyle w:val="145"/>
      </w:pPr>
      <w:bookmarkStart w:id="5476" w:name="_QWord_Source_Comparison_4363"/>
      <w:bookmarkStart w:id="5477" w:name="_QWord_Source_Comparison_Para_585"/>
      <w:bookmarkStart w:id="5478" w:name="_QWord_Paragraph__585"/>
      <w:r>
        <w:t>c</w:t>
      </w:r>
      <w:bookmarkEnd w:id="5476"/>
      <w:bookmarkStart w:id="5479" w:name="_QWord_Source_Comparison_4364"/>
      <w:r>
        <w:t> </w:t>
      </w:r>
      <w:bookmarkEnd w:id="5479"/>
      <w:bookmarkStart w:id="5480" w:name="_QWord_Source_Comparison_4365"/>
      <w:r>
        <w:t>=</w:t>
      </w:r>
      <w:bookmarkEnd w:id="5480"/>
      <w:bookmarkStart w:id="5481" w:name="_QWord_Source_Comparison_4366"/>
      <w:r>
        <w:t> </w:t>
      </w:r>
      <w:bookmarkEnd w:id="5481"/>
      <w:bookmarkStart w:id="5482" w:name="_QWord_Source_Comparison_4367"/>
      <w:r>
        <w:t>SBUF;</w:t>
      </w:r>
      <w:bookmarkEnd w:id="5482"/>
      <w:bookmarkStart w:id="5483" w:name="_QWord_Source_Comparison_4368"/>
      <w:r>
        <w:t>      </w:t>
      </w:r>
      <w:bookmarkEnd w:id="5483"/>
      <w:bookmarkStart w:id="5484" w:name="_QWord_Source_Comparison_4369"/>
      <w:r>
        <w:t>//Receive</w:t>
      </w:r>
      <w:bookmarkEnd w:id="5484"/>
      <w:bookmarkStart w:id="5485" w:name="_QWord_Source_Comparison_4370"/>
      <w:r>
        <w:t> </w:t>
      </w:r>
      <w:bookmarkEnd w:id="5485"/>
      <w:bookmarkStart w:id="5486" w:name="_QWord_Source_Comparison_4371"/>
      <w:r>
        <w:t>the</w:t>
      </w:r>
      <w:bookmarkEnd w:id="5486"/>
      <w:bookmarkStart w:id="5487" w:name="_QWord_Source_Comparison_4372"/>
      <w:r>
        <w:t> </w:t>
      </w:r>
      <w:bookmarkEnd w:id="5487"/>
      <w:bookmarkStart w:id="5488" w:name="_QWord_Source_Comparison_4373"/>
      <w:r>
        <w:t>byte</w:t>
      </w:r>
      <w:bookmarkEnd w:id="5488"/>
      <w:bookmarkStart w:id="5489" w:name="_QWord_Source_Comparison_4374"/>
      <w:r>
        <w:t> </w:t>
      </w:r>
      <w:bookmarkEnd w:id="5489"/>
      <w:bookmarkStart w:id="5490" w:name="_QWord_Source_Comparison_4375"/>
      <w:r>
        <w:t>to</w:t>
      </w:r>
      <w:bookmarkEnd w:id="5490"/>
      <w:bookmarkStart w:id="5491" w:name="_QWord_Source_Comparison_4376"/>
      <w:r>
        <w:t> </w:t>
      </w:r>
      <w:bookmarkEnd w:id="5491"/>
      <w:bookmarkStart w:id="5492" w:name="_QWord_Source_Comparison_4377"/>
      <w:r>
        <w:t>variable</w:t>
      </w:r>
      <w:bookmarkEnd w:id="5492"/>
      <w:bookmarkStart w:id="5493" w:name="_QWord_Source_Comparison_4378"/>
      <w:r>
        <w:t> </w:t>
      </w:r>
      <w:bookmarkEnd w:id="5493"/>
      <w:bookmarkStart w:id="5494" w:name="_QWord_Source_Comparison_4379"/>
      <w:r>
        <w:t>c</w:t>
      </w:r>
      <w:bookmarkEnd w:id="5477"/>
      <w:bookmarkEnd w:id="5478"/>
      <w:bookmarkEnd w:id="5494"/>
    </w:p>
    <w:p w14:paraId="103F84AC">
      <w:pPr>
        <w:pStyle w:val="145"/>
      </w:pPr>
      <w:bookmarkStart w:id="5495" w:name="_QWord_Source_Comparison_4380"/>
      <w:bookmarkStart w:id="5496" w:name="_QWord_Source_Comparison_Para_586"/>
      <w:bookmarkStart w:id="5497" w:name="_QWord_Paragraph__586"/>
      <w:r>
        <w:t>RI</w:t>
      </w:r>
      <w:bookmarkEnd w:id="5495"/>
      <w:bookmarkStart w:id="5498" w:name="_QWord_Source_Comparison_4381"/>
      <w:r>
        <w:t> </w:t>
      </w:r>
      <w:bookmarkEnd w:id="5498"/>
      <w:bookmarkStart w:id="5499" w:name="_QWord_Source_Comparison_4382"/>
      <w:r>
        <w:t>=</w:t>
      </w:r>
      <w:bookmarkEnd w:id="5499"/>
      <w:bookmarkStart w:id="5500" w:name="_QWord_Source_Comparison_4383"/>
      <w:r>
        <w:t> </w:t>
      </w:r>
      <w:bookmarkEnd w:id="5500"/>
      <w:bookmarkStart w:id="5501" w:name="_QWord_Source_Comparison_4384"/>
      <w:r>
        <w:t>0;</w:t>
      </w:r>
      <w:bookmarkEnd w:id="5501"/>
      <w:bookmarkStart w:id="5502" w:name="_QWord_Source_Comparison_4385"/>
      <w:r>
        <w:t>         </w:t>
      </w:r>
      <w:bookmarkEnd w:id="5502"/>
      <w:bookmarkStart w:id="5503" w:name="_QWord_Source_Comparison_4386"/>
      <w:r>
        <w:t>//Clear</w:t>
      </w:r>
      <w:bookmarkEnd w:id="5503"/>
      <w:bookmarkStart w:id="5504" w:name="_QWord_Source_Comparison_4387"/>
      <w:r>
        <w:t> </w:t>
      </w:r>
      <w:bookmarkEnd w:id="5504"/>
      <w:bookmarkStart w:id="5505" w:name="_QWord_Source_Comparison_4388"/>
      <w:r>
        <w:t>the</w:t>
      </w:r>
      <w:bookmarkEnd w:id="5505"/>
      <w:bookmarkStart w:id="5506" w:name="_QWord_Source_Comparison_4389"/>
      <w:r>
        <w:t> </w:t>
      </w:r>
      <w:bookmarkEnd w:id="5506"/>
      <w:bookmarkStart w:id="5507" w:name="_QWord_Source_Comparison_4390"/>
      <w:r>
        <w:t>RI</w:t>
      </w:r>
      <w:bookmarkEnd w:id="5507"/>
      <w:bookmarkStart w:id="5508" w:name="_QWord_Source_Comparison_4391"/>
      <w:r>
        <w:t> </w:t>
      </w:r>
      <w:bookmarkEnd w:id="5508"/>
      <w:bookmarkStart w:id="5509" w:name="_QWord_Source_Comparison_4392"/>
      <w:r>
        <w:t>flag</w:t>
      </w:r>
      <w:bookmarkEnd w:id="5509"/>
      <w:bookmarkStart w:id="5510" w:name="_QWord_Source_Comparison_4393"/>
      <w:r>
        <w:t> </w:t>
      </w:r>
      <w:bookmarkEnd w:id="5510"/>
      <w:bookmarkStart w:id="5511" w:name="_QWord_Source_Comparison_4394"/>
      <w:r>
        <w:t>for</w:t>
      </w:r>
      <w:bookmarkEnd w:id="5511"/>
      <w:bookmarkStart w:id="5512" w:name="_QWord_Source_Comparison_4395"/>
      <w:r>
        <w:t> </w:t>
      </w:r>
      <w:bookmarkEnd w:id="5512"/>
      <w:bookmarkStart w:id="5513" w:name="_QWord_Source_Comparison_4396"/>
      <w:r>
        <w:t>next</w:t>
      </w:r>
      <w:bookmarkEnd w:id="5513"/>
      <w:bookmarkStart w:id="5514" w:name="_QWord_Source_Comparison_4397"/>
      <w:r>
        <w:t> </w:t>
      </w:r>
      <w:bookmarkEnd w:id="5514"/>
      <w:bookmarkStart w:id="5515" w:name="_QWord_Source_Comparison_4398"/>
      <w:r>
        <w:t>receiving</w:t>
      </w:r>
      <w:bookmarkEnd w:id="5496"/>
      <w:bookmarkEnd w:id="5497"/>
      <w:bookmarkEnd w:id="5515"/>
    </w:p>
    <w:p w14:paraId="6FD180EA">
      <w:pPr>
        <w:pStyle w:val="63"/>
        <w:numPr>
          <w:ilvl w:val="2"/>
          <w:numId w:val="6"/>
        </w:numPr>
        <w:spacing w:before="352" w:after="352"/>
      </w:pPr>
      <w:bookmarkStart w:id="5516" w:name="_QWord_Source_Comparison_Para_587"/>
      <w:bookmarkStart w:id="5517" w:name="_QWord_Paragraph__587"/>
      <w:bookmarkStart w:id="5518" w:name="_Toc29629"/>
      <w:bookmarkStart w:id="5519" w:name="_QWord_Source_Comparison_4399"/>
      <w:r>
        <w:rPr>
          <w:rFonts w:hint="eastAsia"/>
        </w:rPr>
        <w:t>小结</w:t>
      </w:r>
      <w:bookmarkEnd w:id="5516"/>
      <w:bookmarkEnd w:id="5517"/>
      <w:bookmarkEnd w:id="5518"/>
      <w:bookmarkEnd w:id="5519"/>
    </w:p>
    <w:p w14:paraId="534B92D2">
      <w:pPr>
        <w:pStyle w:val="4"/>
        <w:ind w:firstLine="420"/>
      </w:pPr>
      <w:bookmarkStart w:id="5520" w:name="_QWord_Source_Comparison_4400"/>
      <w:bookmarkStart w:id="5521" w:name="_QWord_Source_Comparison_Para_588"/>
      <w:bookmarkStart w:id="5522" w:name="_QWord_Paragraph__588"/>
      <w:r>
        <w:rPr>
          <w:rFonts w:hint="eastAsia"/>
        </w:rPr>
        <w:t>本节主要介绍了</w:t>
      </w:r>
      <w:bookmarkEnd w:id="5520"/>
      <w:bookmarkStart w:id="5523" w:name="_QWord_Source_Comparison_4401"/>
      <w:r>
        <w:rPr>
          <w:rFonts w:hint="eastAsia"/>
        </w:rPr>
        <w:t>UART</w:t>
      </w:r>
      <w:bookmarkEnd w:id="5523"/>
      <w:bookmarkStart w:id="5524" w:name="_QWord_Source_Comparison_4402"/>
      <w:r>
        <w:rPr>
          <w:rFonts w:hint="eastAsia"/>
        </w:rPr>
        <w:t>接口用于将并行字节转换为串行格式。简单地选择串行端口模式和波特率，然后读取</w:t>
      </w:r>
      <w:bookmarkEnd w:id="5524"/>
      <w:bookmarkStart w:id="5525" w:name="_QWord_Source_Comparison_4403"/>
      <w:r>
        <w:t>/</w:t>
      </w:r>
      <w:bookmarkEnd w:id="5525"/>
      <w:bookmarkStart w:id="5526" w:name="_QWord_Source_Comparison_4404"/>
      <w:r>
        <w:rPr>
          <w:rFonts w:hint="eastAsia"/>
        </w:rPr>
        <w:t>写入</w:t>
      </w:r>
      <w:bookmarkEnd w:id="5526"/>
      <w:bookmarkStart w:id="5527" w:name="_QWord_Source_Comparison_4405"/>
      <w:r>
        <w:rPr>
          <w:rFonts w:hint="eastAsia"/>
        </w:rPr>
        <w:t>SBUF</w:t>
      </w:r>
      <w:bookmarkEnd w:id="5527"/>
      <w:bookmarkStart w:id="5528" w:name="_QWord_Source_Comparison_4406"/>
      <w:r>
        <w:rPr>
          <w:rFonts w:hint="eastAsia"/>
        </w:rPr>
        <w:t>寄存器。</w:t>
      </w:r>
      <w:bookmarkEnd w:id="5521"/>
      <w:bookmarkEnd w:id="5522"/>
      <w:bookmarkEnd w:id="5528"/>
    </w:p>
    <w:p w14:paraId="154C63A0">
      <w:pPr>
        <w:pStyle w:val="5"/>
        <w:numPr>
          <w:ilvl w:val="1"/>
          <w:numId w:val="6"/>
        </w:numPr>
        <w:spacing w:before="705" w:after="352"/>
      </w:pPr>
      <w:bookmarkStart w:id="5529" w:name="_QWord_Source_Comparison_4407"/>
      <w:bookmarkStart w:id="5530" w:name="_Toc7347"/>
      <w:bookmarkStart w:id="5531" w:name="_QWord_Paragraph__589"/>
      <w:bookmarkStart w:id="5532" w:name="_QWord_Source_Comparison_Para_589"/>
      <w:r>
        <w:rPr>
          <w:rFonts w:hint="eastAsia"/>
        </w:rPr>
        <w:t>8051</w:t>
      </w:r>
      <w:bookmarkEnd w:id="5529"/>
      <w:bookmarkStart w:id="5533" w:name="_QWord_Source_Comparison_4408"/>
      <w:r>
        <w:rPr>
          <w:rFonts w:hint="eastAsia"/>
        </w:rPr>
        <w:t>单片机的中断系统</w:t>
      </w:r>
      <w:bookmarkEnd w:id="5530"/>
      <w:bookmarkEnd w:id="5531"/>
      <w:bookmarkEnd w:id="5532"/>
      <w:bookmarkEnd w:id="5533"/>
    </w:p>
    <w:p w14:paraId="2E96A2BB">
      <w:pPr>
        <w:pStyle w:val="4"/>
        <w:ind w:firstLine="420"/>
      </w:pPr>
      <w:bookmarkStart w:id="5534" w:name="_QWord_Paragraph__590"/>
      <w:bookmarkStart w:id="5535" w:name="_QWord_Source_Comparison_Para_590"/>
      <w:bookmarkStart w:id="5536" w:name="_QWord_Source_Comparison_4409"/>
      <w:r>
        <w:rPr>
          <w:rFonts w:hint="eastAsia"/>
        </w:rPr>
        <w:t>本节学习单片机的中断系统。首先学习中断系统的结构，以及它的工作原理，然后结合课程设计，将中断系统应用于实际。</w:t>
      </w:r>
      <w:bookmarkEnd w:id="5534"/>
      <w:bookmarkEnd w:id="5535"/>
      <w:bookmarkEnd w:id="5536"/>
    </w:p>
    <w:p w14:paraId="4A790D07">
      <w:pPr>
        <w:pStyle w:val="109"/>
        <w:ind w:firstLine="360"/>
        <w:rPr>
          <w:rStyle w:val="174"/>
          <w:rFonts w:hint="eastAsia" w:eastAsia="宋体"/>
          <w:lang w:eastAsia="zh-CN"/>
        </w:rPr>
      </w:pPr>
      <w:bookmarkStart w:id="5537" w:name="_QWord_Source_Comparison_4410"/>
      <w:bookmarkStart w:id="5538" w:name="_QWord_Source_Comparison_Para_591"/>
      <w:bookmarkStart w:id="5539" w:name="_QWord_Paragraph__591"/>
      <w:r>
        <w:rPr>
          <w:rStyle w:val="174"/>
          <w:rFonts w:hint="eastAsia" w:eastAsia="宋体"/>
          <w:lang w:eastAsia="zh-CN"/>
        </w:rPr>
        <w:drawing>
          <wp:inline distT="0" distB="0" distL="114300" distR="114300">
            <wp:extent cx="2286000" cy="2286000"/>
            <wp:effectExtent l="0" t="0" r="0" b="0"/>
            <wp:docPr id="56" name="图片 56" descr="2-8 8051单片机的中断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2-8 8051单片机的中断系统"/>
                    <pic:cNvPicPr>
                      <a:picLocks noChangeAspect="1"/>
                    </pic:cNvPicPr>
                  </pic:nvPicPr>
                  <pic:blipFill>
                    <a:blip r:embed="rId145"/>
                    <a:stretch>
                      <a:fillRect/>
                    </a:stretch>
                  </pic:blipFill>
                  <pic:spPr>
                    <a:xfrm>
                      <a:off x="0" y="0"/>
                      <a:ext cx="2286000" cy="2286000"/>
                    </a:xfrm>
                    <a:prstGeom prst="rect">
                      <a:avLst/>
                    </a:prstGeom>
                  </pic:spPr>
                </pic:pic>
              </a:graphicData>
            </a:graphic>
          </wp:inline>
        </w:drawing>
      </w:r>
    </w:p>
    <w:p w14:paraId="63ED9CD9">
      <w:pPr>
        <w:pStyle w:val="109"/>
        <w:ind w:firstLine="360"/>
      </w:pPr>
      <w:r>
        <w:rPr>
          <w:rStyle w:val="174"/>
          <w:rFonts w:hint="eastAsia"/>
        </w:rPr>
        <w:t>2</w:t>
      </w:r>
      <w:bookmarkEnd w:id="5537"/>
      <w:bookmarkStart w:id="5540" w:name="_QWord_Source_Comparison_4411"/>
      <w:r>
        <w:rPr>
          <w:rStyle w:val="174"/>
        </w:rPr>
        <w:noBreakHyphen/>
      </w:r>
      <w:bookmarkEnd w:id="5540"/>
      <w:bookmarkStart w:id="5541" w:name="_QWord_Source_Comparison_4412"/>
      <w:r>
        <w:rPr>
          <w:rStyle w:val="174"/>
          <w:rFonts w:hint="eastAsia"/>
          <w:lang w:val="en-US" w:eastAsia="zh-CN"/>
        </w:rPr>
        <w:t>8</w:t>
      </w:r>
      <w:r>
        <w:rPr>
          <w:rStyle w:val="174"/>
          <w:rFonts w:hint="eastAsia"/>
        </w:rPr>
        <w:t xml:space="preserve"> 8051</w:t>
      </w:r>
      <w:bookmarkEnd w:id="5541"/>
      <w:bookmarkStart w:id="5542" w:name="_QWord_Source_Comparison_4413"/>
      <w:r>
        <w:rPr>
          <w:rStyle w:val="174"/>
          <w:rFonts w:hint="eastAsia"/>
        </w:rPr>
        <w:t>单片机的中断系统</w:t>
      </w:r>
      <w:bookmarkEnd w:id="5538"/>
      <w:bookmarkEnd w:id="5539"/>
      <w:bookmarkEnd w:id="5542"/>
    </w:p>
    <w:p w14:paraId="2DA72486">
      <w:pPr>
        <w:pStyle w:val="63"/>
        <w:numPr>
          <w:ilvl w:val="2"/>
          <w:numId w:val="6"/>
        </w:numPr>
        <w:spacing w:before="352" w:after="352"/>
      </w:pPr>
      <w:bookmarkStart w:id="5543" w:name="_QWord_Source_Comparison_4414"/>
      <w:bookmarkStart w:id="5544" w:name="_Toc9603"/>
      <w:bookmarkStart w:id="5545" w:name="_QWord_Paragraph__592"/>
      <w:bookmarkStart w:id="5546" w:name="_QWord_Source_Comparison_Para_592"/>
      <w:r>
        <w:rPr>
          <w:rFonts w:hint="eastAsia"/>
        </w:rPr>
        <w:t>8051</w:t>
      </w:r>
      <w:bookmarkEnd w:id="5543"/>
      <w:bookmarkStart w:id="5547" w:name="_QWord_Source_Comparison_4415"/>
      <w:r>
        <w:rPr>
          <w:rFonts w:hint="eastAsia"/>
        </w:rPr>
        <w:t>单片机的中断系统简介</w:t>
      </w:r>
      <w:bookmarkEnd w:id="5544"/>
      <w:bookmarkEnd w:id="5545"/>
      <w:bookmarkEnd w:id="5546"/>
      <w:bookmarkEnd w:id="5547"/>
    </w:p>
    <w:p w14:paraId="695CDB1E">
      <w:pPr>
        <w:pStyle w:val="109"/>
        <w:ind w:firstLine="360"/>
        <w:rPr>
          <w:rStyle w:val="174"/>
          <w:rFonts w:hint="eastAsia" w:eastAsia="宋体"/>
          <w:lang w:eastAsia="zh-CN"/>
        </w:rPr>
      </w:pPr>
      <w:bookmarkStart w:id="5548" w:name="_QWord_Source_Comparison_4416"/>
      <w:bookmarkStart w:id="5549" w:name="_QWord_Source_Comparison_Para_593"/>
      <w:bookmarkStart w:id="5550" w:name="_QWord_Paragraph__593"/>
      <w:r>
        <w:rPr>
          <w:rStyle w:val="174"/>
          <w:rFonts w:hint="eastAsia" w:eastAsia="宋体"/>
          <w:lang w:eastAsia="zh-CN"/>
        </w:rPr>
        <w:drawing>
          <wp:inline distT="0" distB="0" distL="114300" distR="114300">
            <wp:extent cx="2286000" cy="2286000"/>
            <wp:effectExtent l="0" t="0" r="0" b="0"/>
            <wp:docPr id="57" name="图片 57" descr="2-8-1 8051单片机的中断系统简介.pp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2-8-1 8051单片机的中断系统简介.pptx"/>
                    <pic:cNvPicPr>
                      <a:picLocks noChangeAspect="1"/>
                    </pic:cNvPicPr>
                  </pic:nvPicPr>
                  <pic:blipFill>
                    <a:blip r:embed="rId146"/>
                    <a:stretch>
                      <a:fillRect/>
                    </a:stretch>
                  </pic:blipFill>
                  <pic:spPr>
                    <a:xfrm>
                      <a:off x="0" y="0"/>
                      <a:ext cx="2286000" cy="2286000"/>
                    </a:xfrm>
                    <a:prstGeom prst="rect">
                      <a:avLst/>
                    </a:prstGeom>
                  </pic:spPr>
                </pic:pic>
              </a:graphicData>
            </a:graphic>
          </wp:inline>
        </w:drawing>
      </w:r>
    </w:p>
    <w:p w14:paraId="0030ED8B">
      <w:pPr>
        <w:pStyle w:val="109"/>
        <w:ind w:firstLine="360"/>
      </w:pPr>
      <w:r>
        <w:rPr>
          <w:rStyle w:val="174"/>
          <w:rFonts w:hint="eastAsia"/>
        </w:rPr>
        <w:t>2</w:t>
      </w:r>
      <w:bookmarkEnd w:id="5548"/>
      <w:bookmarkStart w:id="5551" w:name="_QWord_Source_Comparison_4417"/>
      <w:r>
        <w:rPr>
          <w:rStyle w:val="174"/>
        </w:rPr>
        <w:noBreakHyphen/>
      </w:r>
      <w:bookmarkEnd w:id="5551"/>
      <w:bookmarkStart w:id="5552" w:name="_QWord_Source_Comparison_4420"/>
      <w:r>
        <w:rPr>
          <w:rStyle w:val="174"/>
          <w:rFonts w:hint="eastAsia"/>
          <w:lang w:val="en-US" w:eastAsia="zh-CN"/>
        </w:rPr>
        <w:t>8-</w:t>
      </w:r>
      <w:r>
        <w:rPr>
          <w:rStyle w:val="174"/>
          <w:rFonts w:hint="eastAsia"/>
        </w:rPr>
        <w:t>1 8051</w:t>
      </w:r>
      <w:bookmarkEnd w:id="5552"/>
      <w:bookmarkStart w:id="5553" w:name="_QWord_Source_Comparison_4421"/>
      <w:r>
        <w:rPr>
          <w:rStyle w:val="174"/>
          <w:rFonts w:hint="eastAsia"/>
        </w:rPr>
        <w:t>单片机的中断系统简介</w:t>
      </w:r>
      <w:bookmarkEnd w:id="5549"/>
      <w:bookmarkEnd w:id="5550"/>
      <w:bookmarkEnd w:id="5553"/>
    </w:p>
    <w:p w14:paraId="70159E32">
      <w:pPr>
        <w:pStyle w:val="4"/>
        <w:ind w:firstLine="420"/>
      </w:pPr>
      <w:bookmarkStart w:id="5554" w:name="_QWord_Source_Comparison_4422"/>
      <w:bookmarkStart w:id="5555" w:name="_QWord_Paragraph__594"/>
      <w:bookmarkStart w:id="5556" w:name="_QWord_Source_Comparison_Para_594"/>
      <w:r>
        <w:rPr>
          <w:rFonts w:hint="eastAsia"/>
        </w:rPr>
        <w:t>中断源是引起中断的原因，或者指能够发出中断请求信号的来源</w:t>
      </w:r>
      <w:r>
        <w:rPr>
          <w:rFonts w:hint="eastAsia"/>
          <w:lang w:eastAsia="zh-CN"/>
        </w:rPr>
        <w:t>。</w:t>
      </w:r>
      <w:r>
        <w:rPr>
          <w:rFonts w:hint="eastAsia"/>
          <w:lang w:val="en-US" w:eastAsia="zh-CN"/>
        </w:rPr>
        <w:t>它</w:t>
      </w:r>
      <w:r>
        <w:rPr>
          <w:rFonts w:hint="eastAsia"/>
        </w:rPr>
        <w:t>能够</w:t>
      </w:r>
      <w:r>
        <w:rPr>
          <w:rFonts w:hint="eastAsia"/>
          <w:lang w:eastAsia="zh-CN"/>
        </w:rPr>
        <w:t>处理</w:t>
      </w:r>
      <w:r>
        <w:rPr>
          <w:rFonts w:hint="eastAsia"/>
        </w:rPr>
        <w:t>突发事件。</w:t>
      </w:r>
      <w:bookmarkEnd w:id="5554"/>
      <w:bookmarkStart w:id="5557" w:name="_QWord_Source_Comparison_4423"/>
      <w:r>
        <w:rPr>
          <w:rFonts w:hint="eastAsia"/>
        </w:rPr>
        <w:t>8051</w:t>
      </w:r>
      <w:bookmarkEnd w:id="5557"/>
      <w:bookmarkStart w:id="5558" w:name="_QWord_Source_Comparison_4424"/>
      <w:r>
        <w:rPr>
          <w:rFonts w:hint="eastAsia"/>
        </w:rPr>
        <w:t>单片机拥有</w:t>
      </w:r>
      <w:bookmarkEnd w:id="5558"/>
      <w:bookmarkStart w:id="5559" w:name="_QWord_Source_Comparison_4425"/>
      <w:r>
        <w:rPr>
          <w:rFonts w:hint="eastAsia"/>
        </w:rPr>
        <w:t>5</w:t>
      </w:r>
      <w:bookmarkEnd w:id="5559"/>
      <w:bookmarkStart w:id="5560" w:name="_QWord_Source_Comparison_4426"/>
      <w:r>
        <w:rPr>
          <w:rFonts w:hint="eastAsia"/>
        </w:rPr>
        <w:t>个中断源，如</w:t>
      </w:r>
      <w:bookmarkEnd w:id="5560"/>
      <w:bookmarkStart w:id="5561" w:name="_QWord_Source_Comparison_4427"/>
      <w:r>
        <w:fldChar w:fldCharType="begin"/>
      </w:r>
      <w:bookmarkEnd w:id="5561"/>
      <w:bookmarkStart w:id="5562" w:name="_QWord_Source_Comparison_4428"/>
      <w:r>
        <w:instrText xml:space="preserve"> </w:instrText>
      </w:r>
      <w:bookmarkEnd w:id="5562"/>
      <w:bookmarkStart w:id="5563" w:name="_QWord_Source_Comparison_4429"/>
      <w:r>
        <w:rPr>
          <w:rFonts w:hint="eastAsia"/>
        </w:rPr>
        <w:instrText xml:space="preserve">REF QWord_XRef_Figure__Tj9vF8 \h \* CHARFORMAT</w:instrText>
      </w:r>
      <w:bookmarkEnd w:id="5563"/>
      <w:bookmarkStart w:id="5564" w:name="_QWord_Source_Comparison_4430"/>
      <w:r>
        <w:instrText xml:space="preserve"> </w:instrText>
      </w:r>
      <w:bookmarkStart w:id="5565" w:name="_QWord_Source_Comparison_4431"/>
      <w:r>
        <w:fldChar w:fldCharType="separate"/>
      </w:r>
      <w:bookmarkEnd w:id="5564"/>
      <w:bookmarkEnd w:id="5565"/>
      <w:bookmarkStart w:id="5566" w:name="_QWord_Source_Comparison_4432"/>
      <w:r>
        <w:rPr>
          <w:rFonts w:hint="eastAsia"/>
        </w:rPr>
        <w:t>图</w:t>
      </w:r>
      <w:bookmarkEnd w:id="5566"/>
      <w:bookmarkStart w:id="5567" w:name="_QWord_Source_Comparison_4433"/>
      <w:r>
        <w:rPr>
          <w:rFonts w:hint="eastAsia"/>
        </w:rPr>
        <w:t> </w:t>
      </w:r>
      <w:bookmarkEnd w:id="5567"/>
      <w:bookmarkStart w:id="5568" w:name="_QWord_Source_Comparison_4434"/>
      <w:r>
        <w:t>2</w:t>
      </w:r>
      <w:bookmarkEnd w:id="5568"/>
      <w:bookmarkStart w:id="5569" w:name="_QWord_Source_Comparison_4435"/>
      <w:r>
        <w:noBreakHyphen/>
      </w:r>
      <w:r>
        <w:t>39</w:t>
      </w:r>
      <w:bookmarkEnd w:id="5569"/>
      <w:bookmarkStart w:id="5570" w:name="_QWord_Source_Comparison_4436"/>
      <w:r>
        <w:fldChar w:fldCharType="end"/>
      </w:r>
      <w:bookmarkEnd w:id="5570"/>
      <w:bookmarkStart w:id="5571" w:name="_QWord_Source_Comparison_4437"/>
      <w:r>
        <w:rPr>
          <w:rFonts w:hint="eastAsia"/>
        </w:rPr>
        <w:t>所示。它们分别为</w:t>
      </w:r>
      <w:bookmarkEnd w:id="5571"/>
      <w:bookmarkStart w:id="5572" w:name="_QWord_Source_Comparison_4438"/>
      <w:r>
        <w:rPr>
          <w:rFonts w:hint="eastAsia"/>
        </w:rPr>
        <w:t>INT0</w:t>
      </w:r>
      <w:bookmarkEnd w:id="5572"/>
      <w:bookmarkStart w:id="5573" w:name="_QWord_Source_Comparison_4439"/>
      <w:r>
        <w:rPr>
          <w:rFonts w:hint="eastAsia"/>
        </w:rPr>
        <w:t>，</w:t>
      </w:r>
      <w:bookmarkEnd w:id="5573"/>
      <w:bookmarkStart w:id="5574" w:name="_QWord_Source_Comparison_4440"/>
      <w:r>
        <w:rPr>
          <w:rFonts w:hint="eastAsia"/>
        </w:rPr>
        <w:t>INT1</w:t>
      </w:r>
      <w:bookmarkEnd w:id="5574"/>
      <w:bookmarkStart w:id="5575" w:name="_QWord_Source_Comparison_4441"/>
      <w:r>
        <w:rPr>
          <w:rFonts w:hint="eastAsia"/>
        </w:rPr>
        <w:t>，</w:t>
      </w:r>
      <w:bookmarkEnd w:id="5575"/>
      <w:bookmarkStart w:id="5576" w:name="_QWord_Source_Comparison_4442"/>
      <w:r>
        <w:rPr>
          <w:rFonts w:hint="eastAsia"/>
        </w:rPr>
        <w:t>TIMER0</w:t>
      </w:r>
      <w:bookmarkEnd w:id="5576"/>
      <w:bookmarkStart w:id="5577" w:name="_QWord_Source_Comparison_4443"/>
      <w:r>
        <w:rPr>
          <w:rFonts w:hint="eastAsia"/>
        </w:rPr>
        <w:t>，</w:t>
      </w:r>
      <w:bookmarkEnd w:id="5577"/>
      <w:bookmarkStart w:id="5578" w:name="_QWord_Source_Comparison_4444"/>
      <w:r>
        <w:rPr>
          <w:rFonts w:hint="eastAsia"/>
        </w:rPr>
        <w:t>TIMER1</w:t>
      </w:r>
      <w:bookmarkEnd w:id="5578"/>
      <w:bookmarkStart w:id="5579" w:name="_QWord_Source_Comparison_4445"/>
      <w:r>
        <w:rPr>
          <w:rFonts w:hint="eastAsia"/>
        </w:rPr>
        <w:t>以及</w:t>
      </w:r>
      <w:bookmarkEnd w:id="5579"/>
      <w:bookmarkStart w:id="5580" w:name="_QWord_Source_Comparison_4446"/>
      <w:r>
        <w:rPr>
          <w:rFonts w:hint="eastAsia"/>
        </w:rPr>
        <w:t>UART</w:t>
      </w:r>
      <w:bookmarkEnd w:id="5580"/>
      <w:bookmarkStart w:id="5581" w:name="_QWord_Source_Comparison_4447"/>
      <w:r>
        <w:rPr>
          <w:rFonts w:hint="eastAsia"/>
        </w:rPr>
        <w:t>串行通信接口，这些引脚都可以产生中断。还有五个开关</w:t>
      </w:r>
      <w:bookmarkEnd w:id="5581"/>
      <w:bookmarkStart w:id="5582" w:name="_QWord_Source_Comparison_4448"/>
      <w:r>
        <w:rPr>
          <w:rFonts w:hint="eastAsia"/>
        </w:rPr>
        <w:t>EX0</w:t>
      </w:r>
      <w:bookmarkEnd w:id="5582"/>
      <w:bookmarkStart w:id="5583" w:name="_QWord_Source_Comparison_4449"/>
      <w:r>
        <w:rPr>
          <w:rFonts w:hint="eastAsia"/>
        </w:rPr>
        <w:t>，</w:t>
      </w:r>
      <w:bookmarkEnd w:id="5583"/>
      <w:bookmarkStart w:id="5584" w:name="_QWord_Source_Comparison_4450"/>
      <w:r>
        <w:rPr>
          <w:rFonts w:hint="eastAsia"/>
        </w:rPr>
        <w:t>EX1</w:t>
      </w:r>
      <w:bookmarkEnd w:id="5584"/>
      <w:bookmarkStart w:id="5585" w:name="_QWord_Source_Comparison_4451"/>
      <w:r>
        <w:rPr>
          <w:rFonts w:hint="eastAsia"/>
        </w:rPr>
        <w:t>，</w:t>
      </w:r>
      <w:bookmarkEnd w:id="5585"/>
      <w:bookmarkStart w:id="5586" w:name="_QWord_Source_Comparison_4452"/>
      <w:r>
        <w:rPr>
          <w:rFonts w:hint="eastAsia"/>
        </w:rPr>
        <w:t>ET0</w:t>
      </w:r>
      <w:bookmarkEnd w:id="5586"/>
      <w:bookmarkStart w:id="5587" w:name="_QWord_Source_Comparison_4453"/>
      <w:r>
        <w:rPr>
          <w:rFonts w:hint="eastAsia"/>
        </w:rPr>
        <w:t>，</w:t>
      </w:r>
      <w:bookmarkEnd w:id="5587"/>
      <w:bookmarkStart w:id="5588" w:name="_QWord_Source_Comparison_4454"/>
      <w:r>
        <w:rPr>
          <w:rFonts w:hint="eastAsia"/>
        </w:rPr>
        <w:t>ET1</w:t>
      </w:r>
      <w:bookmarkEnd w:id="5588"/>
      <w:bookmarkStart w:id="5589" w:name="_QWord_Source_Comparison_4455"/>
      <w:r>
        <w:rPr>
          <w:rFonts w:hint="eastAsia"/>
        </w:rPr>
        <w:t>及</w:t>
      </w:r>
      <w:bookmarkEnd w:id="5589"/>
      <w:bookmarkStart w:id="5590" w:name="_QWord_Source_Comparison_4456"/>
      <w:r>
        <w:rPr>
          <w:rFonts w:hint="eastAsia"/>
        </w:rPr>
        <w:t>ES</w:t>
      </w:r>
      <w:bookmarkEnd w:id="5590"/>
      <w:bookmarkStart w:id="5591" w:name="_QWord_Source_Comparison_4457"/>
      <w:r>
        <w:rPr>
          <w:rFonts w:hint="eastAsia"/>
        </w:rPr>
        <w:t>，可以决定哪一个中断源产生中断，将中断传给</w:t>
      </w:r>
      <w:bookmarkEnd w:id="5591"/>
      <w:bookmarkStart w:id="5592" w:name="_QWord_Source_Comparison_4458"/>
      <w:r>
        <w:rPr>
          <w:rFonts w:hint="eastAsia"/>
        </w:rPr>
        <w:t>CPU</w:t>
      </w:r>
      <w:bookmarkEnd w:id="5592"/>
      <w:bookmarkStart w:id="5593" w:name="_QWord_Source_Comparison_4459"/>
      <w:r>
        <w:rPr>
          <w:rFonts w:hint="eastAsia"/>
        </w:rPr>
        <w:t>。还有一个总开关</w:t>
      </w:r>
      <w:bookmarkEnd w:id="5593"/>
      <w:bookmarkStart w:id="5594" w:name="_QWord_Source_Comparison_4460"/>
      <w:r>
        <w:rPr>
          <w:rFonts w:hint="eastAsia"/>
        </w:rPr>
        <w:t>EA</w:t>
      </w:r>
      <w:bookmarkEnd w:id="5594"/>
      <w:bookmarkStart w:id="5595" w:name="_QWord_Source_Comparison_4461"/>
      <w:r>
        <w:rPr>
          <w:rFonts w:hint="eastAsia"/>
        </w:rPr>
        <w:t>，如果处于关闭状态，那么所有中断信号都不能传给</w:t>
      </w:r>
      <w:bookmarkEnd w:id="5595"/>
      <w:bookmarkStart w:id="5596" w:name="_QWord_Source_Comparison_4462"/>
      <w:r>
        <w:rPr>
          <w:rFonts w:hint="eastAsia"/>
        </w:rPr>
        <w:t>CPU</w:t>
      </w:r>
      <w:bookmarkEnd w:id="5596"/>
      <w:bookmarkStart w:id="5597" w:name="_QWord_Source_Comparison_4463"/>
      <w:r>
        <w:rPr>
          <w:rFonts w:hint="eastAsia"/>
        </w:rPr>
        <w:t>。当中断产生以后，</w:t>
      </w:r>
      <w:bookmarkEnd w:id="5597"/>
      <w:bookmarkStart w:id="5598" w:name="_QWord_Source_Comparison_4464"/>
      <w:r>
        <w:rPr>
          <w:rFonts w:hint="eastAsia"/>
        </w:rPr>
        <w:t>CPU</w:t>
      </w:r>
      <w:bookmarkEnd w:id="5598"/>
      <w:bookmarkStart w:id="5599" w:name="_QWord_Source_Comparison_4465"/>
      <w:r>
        <w:rPr>
          <w:rFonts w:hint="eastAsia"/>
        </w:rPr>
        <w:t>便会停止当前工作来响应中断信号。</w:t>
      </w:r>
      <w:bookmarkEnd w:id="5555"/>
      <w:bookmarkEnd w:id="5556"/>
      <w:bookmarkEnd w:id="5599"/>
    </w:p>
    <w:p w14:paraId="0862E6EB">
      <w:pPr>
        <w:pStyle w:val="105"/>
      </w:pPr>
      <w:bookmarkStart w:id="5600" w:name="_QWord_Source_Comparison_Para_595"/>
      <w:r>
        <w:t>‌</w:t>
      </w:r>
      <w:bookmarkStart w:id="5601" w:name="_QWord_Source_Comparison_4466"/>
      <w:bookmarkEnd w:id="5601"/>
      <w:bookmarkStart w:id="5602" w:name="_QWord_ImageIndex_53"/>
      <w:bookmarkStart w:id="5603" w:name="_QWord_Source_Comparison_4467"/>
      <w:bookmarkStart w:id="5604" w:name="_QWord_Paragraph__595"/>
      <w:r>
        <w:drawing>
          <wp:inline distT="0" distB="0" distL="0" distR="0">
            <wp:extent cx="4167505" cy="2343150"/>
            <wp:effectExtent l="0" t="0" r="4445" b="0"/>
            <wp:docPr id="1313595276" name="图片 2" title="QWord_ImageMark_53">
              <a:hlinkClick xmlns:a="http://schemas.openxmlformats.org/drawingml/2006/main" r:id="rId147" tooltip="QWord 图片目录：resource/images/illustration/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95276" name="图片 2" title="QWord_ImageMark_53"/>
                    <pic:cNvPicPr>
                      <a:picLocks noChangeAspect="1"/>
                    </pic:cNvPicPr>
                  </pic:nvPicPr>
                  <pic:blipFill>
                    <a:blip r:embed="rId148"/>
                    <a:stretch>
                      <a:fillRect/>
                    </a:stretch>
                  </pic:blipFill>
                  <pic:spPr>
                    <a:xfrm>
                      <a:off x="0" y="0"/>
                      <a:ext cx="4167505" cy="2343442"/>
                    </a:xfrm>
                    <a:prstGeom prst="rect">
                      <a:avLst/>
                    </a:prstGeom>
                  </pic:spPr>
                </pic:pic>
              </a:graphicData>
            </a:graphic>
          </wp:inline>
        </w:drawing>
      </w:r>
      <w:bookmarkEnd w:id="5600"/>
      <w:bookmarkEnd w:id="5602"/>
      <w:bookmarkEnd w:id="5603"/>
      <w:bookmarkEnd w:id="5604"/>
    </w:p>
    <w:p w14:paraId="554185E2">
      <w:pPr>
        <w:pStyle w:val="68"/>
      </w:pPr>
      <w:bookmarkStart w:id="5605" w:name="_QWord_Source_Comparison_4468"/>
      <w:bookmarkStart w:id="5606" w:name="QWord_XRef_Figure__Tj9vF8"/>
      <w:bookmarkStart w:id="5607" w:name="_QWord_Source_Comparison_Para_596"/>
      <w:bookmarkStart w:id="5608" w:name="_QWord_Paragraph__596"/>
      <w:r>
        <w:rPr>
          <w:rFonts w:hint="eastAsia"/>
        </w:rPr>
        <w:t>图</w:t>
      </w:r>
      <w:bookmarkEnd w:id="5605"/>
      <w:bookmarkStart w:id="5609" w:name="_QWord_Source_Comparison_4469"/>
      <w:r>
        <w:rPr>
          <w:rFonts w:hint="eastAsia"/>
        </w:rPr>
        <w:t> </w:t>
      </w:r>
      <w:bookmarkEnd w:id="5609"/>
      <w:bookmarkStart w:id="5610" w:name="_QWord_Source_Comparison_4470"/>
      <w:r>
        <w:fldChar w:fldCharType="begin"/>
      </w:r>
      <w:bookmarkEnd w:id="5610"/>
      <w:bookmarkStart w:id="5611" w:name="_QWord_Source_Comparison_4471"/>
      <w:r>
        <w:instrText xml:space="preserve"> SEQ QWord_Heading1_Sequence \c </w:instrText>
      </w:r>
      <w:bookmarkEnd w:id="5611"/>
      <w:bookmarkStart w:id="5612" w:name="_QWord_Source_Comparison_4472"/>
      <w:r>
        <w:fldChar w:fldCharType="separate"/>
      </w:r>
      <w:bookmarkEnd w:id="5612"/>
      <w:bookmarkStart w:id="5613" w:name="_QWord_Source_Comparison_4473"/>
      <w:r>
        <w:t>2</w:t>
      </w:r>
      <w:bookmarkEnd w:id="5613"/>
      <w:bookmarkStart w:id="5614" w:name="_QWord_Source_Comparison_4474"/>
      <w:r>
        <w:fldChar w:fldCharType="end"/>
      </w:r>
      <w:bookmarkEnd w:id="5614"/>
      <w:bookmarkStart w:id="5615" w:name="_QWord_Source_Comparison_4475"/>
      <w:r>
        <w:noBreakHyphen/>
      </w:r>
      <w:bookmarkEnd w:id="5615"/>
      <w:bookmarkStart w:id="5616" w:name="_QWord_Source_Comparison_4476"/>
      <w:r>
        <w:fldChar w:fldCharType="begin"/>
      </w:r>
      <w:bookmarkEnd w:id="5616"/>
      <w:bookmarkStart w:id="5617" w:name="_QWord_Source_Comparison_4477"/>
      <w:r>
        <w:instrText xml:space="preserve"> </w:instrText>
      </w:r>
      <w:bookmarkEnd w:id="5617"/>
      <w:bookmarkStart w:id="5618" w:name="_QWord_Source_Comparison_4478"/>
      <w:r>
        <w:rPr>
          <w:rFonts w:hint="eastAsia"/>
        </w:rPr>
        <w:instrText xml:space="preserve">SEQ </w:instrText>
      </w:r>
      <w:bookmarkEnd w:id="5618"/>
      <w:bookmarkStart w:id="5619" w:name="_QWord_Source_Comparison_4479"/>
      <w:r>
        <w:rPr>
          <w:rFonts w:hint="eastAsia"/>
        </w:rPr>
        <w:instrText xml:space="preserve">图</w:instrText>
      </w:r>
      <w:bookmarkEnd w:id="5619"/>
      <w:bookmarkStart w:id="5620" w:name="_QWord_Source_Comparison_4480"/>
      <w:r>
        <w:rPr>
          <w:rFonts w:hint="eastAsia"/>
        </w:rPr>
        <w:instrText xml:space="preserve"> \* ARABIC \s 1</w:instrText>
      </w:r>
      <w:bookmarkEnd w:id="5620"/>
      <w:bookmarkStart w:id="5621" w:name="_QWord_Source_Comparison_4481"/>
      <w:r>
        <w:instrText xml:space="preserve"> </w:instrText>
      </w:r>
      <w:bookmarkStart w:id="5622" w:name="_QWord_Source_Comparison_4482"/>
      <w:r>
        <w:fldChar w:fldCharType="separate"/>
      </w:r>
      <w:bookmarkEnd w:id="5621"/>
      <w:bookmarkEnd w:id="5622"/>
      <w:bookmarkStart w:id="5623" w:name="_QWord_Source_Comparison_4483"/>
      <w:r>
        <w:t>39</w:t>
      </w:r>
      <w:bookmarkEnd w:id="5623"/>
      <w:bookmarkStart w:id="5624" w:name="_QWord_Source_Comparison_4484"/>
      <w:r>
        <w:fldChar w:fldCharType="end"/>
      </w:r>
      <w:bookmarkEnd w:id="5606"/>
      <w:bookmarkEnd w:id="5624"/>
      <w:bookmarkStart w:id="5625" w:name="_QWord_Source_Comparison_4485"/>
      <w:r>
        <w:rPr>
          <w:rFonts w:hint="eastAsia"/>
        </w:rPr>
        <w:t xml:space="preserve">  </w:t>
      </w:r>
      <w:bookmarkEnd w:id="5625"/>
      <w:bookmarkStart w:id="5626" w:name="_QWord_Source_Comparison_4486"/>
      <w:r>
        <w:rPr>
          <w:rFonts w:hint="eastAsia"/>
        </w:rPr>
        <w:t>8051</w:t>
      </w:r>
      <w:bookmarkEnd w:id="5626"/>
      <w:bookmarkStart w:id="5627" w:name="_QWord_Source_Comparison_4487"/>
      <w:r>
        <w:rPr>
          <w:rFonts w:hint="eastAsia"/>
        </w:rPr>
        <w:t>单片机的</w:t>
      </w:r>
      <w:bookmarkEnd w:id="5627"/>
      <w:bookmarkStart w:id="5628" w:name="_QWord_Source_Comparison_4488"/>
      <w:r>
        <w:rPr>
          <w:rFonts w:hint="eastAsia"/>
        </w:rPr>
        <w:t>5</w:t>
      </w:r>
      <w:bookmarkEnd w:id="5628"/>
      <w:bookmarkStart w:id="5629" w:name="_QWord_Source_Comparison_4489"/>
      <w:r>
        <w:rPr>
          <w:rFonts w:hint="eastAsia"/>
        </w:rPr>
        <w:t>个中断源</w:t>
      </w:r>
      <w:bookmarkEnd w:id="5607"/>
      <w:bookmarkEnd w:id="5608"/>
      <w:bookmarkEnd w:id="5629"/>
    </w:p>
    <w:p w14:paraId="4DBA1800">
      <w:pPr>
        <w:pStyle w:val="65"/>
        <w:numPr>
          <w:ilvl w:val="3"/>
          <w:numId w:val="6"/>
        </w:numPr>
      </w:pPr>
      <w:bookmarkStart w:id="5630" w:name="_QWord_Paragraph__597"/>
      <w:bookmarkStart w:id="5631" w:name="_QWord_Source_Comparison_4490"/>
      <w:bookmarkStart w:id="5632" w:name="_QWord_Source_Comparison_Para_597"/>
      <w:r>
        <w:rPr>
          <w:rFonts w:hint="eastAsia"/>
        </w:rPr>
        <w:t>中断系统的五个中断源</w:t>
      </w:r>
      <w:bookmarkEnd w:id="5630"/>
      <w:bookmarkEnd w:id="5631"/>
      <w:bookmarkEnd w:id="5632"/>
    </w:p>
    <w:p w14:paraId="77379D3A">
      <w:pPr>
        <w:pStyle w:val="66"/>
        <w:numPr>
          <w:ilvl w:val="4"/>
          <w:numId w:val="6"/>
        </w:numPr>
      </w:pPr>
      <w:bookmarkStart w:id="5633" w:name="_QWord_Source_Comparison_4492"/>
      <w:bookmarkStart w:id="5634" w:name="_QWord_Paragraph__598"/>
      <w:bookmarkStart w:id="5635" w:name="_QWord_Source_Comparison_Para_598"/>
      <w:r>
        <w:rPr>
          <w:rFonts w:hint="eastAsia"/>
        </w:rPr>
        <w:t>INT0</w:t>
      </w:r>
      <w:bookmarkEnd w:id="5633"/>
      <w:bookmarkStart w:id="5636" w:name="_QWord_Source_Comparison_4493"/>
      <w:r>
        <w:rPr>
          <w:rFonts w:hint="eastAsia"/>
        </w:rPr>
        <w:t>：外部中断，使用</w:t>
      </w:r>
      <w:bookmarkEnd w:id="5636"/>
      <w:bookmarkStart w:id="5637" w:name="_QWord_Source_Comparison_4494"/>
      <w:r>
        <w:rPr>
          <w:rFonts w:hint="eastAsia"/>
        </w:rPr>
        <w:t>P3.2</w:t>
      </w:r>
      <w:bookmarkEnd w:id="5637"/>
      <w:bookmarkStart w:id="5638" w:name="_QWord_Source_Comparison_4495"/>
      <w:r>
        <w:rPr>
          <w:rFonts w:hint="eastAsia"/>
        </w:rPr>
        <w:t>引脚控制。</w:t>
      </w:r>
      <w:bookmarkEnd w:id="5634"/>
      <w:bookmarkEnd w:id="5635"/>
      <w:bookmarkEnd w:id="5638"/>
    </w:p>
    <w:p w14:paraId="2B97A31F">
      <w:pPr>
        <w:pStyle w:val="66"/>
        <w:numPr>
          <w:ilvl w:val="4"/>
          <w:numId w:val="6"/>
        </w:numPr>
      </w:pPr>
      <w:bookmarkStart w:id="5639" w:name="_QWord_Source_Comparison_4496"/>
      <w:bookmarkStart w:id="5640" w:name="_QWord_Paragraph__599"/>
      <w:bookmarkStart w:id="5641" w:name="_QWord_Source_Comparison_Para_599"/>
      <w:r>
        <w:rPr>
          <w:rFonts w:hint="eastAsia"/>
        </w:rPr>
        <w:t>INT1</w:t>
      </w:r>
      <w:bookmarkEnd w:id="5639"/>
      <w:bookmarkStart w:id="5642" w:name="_QWord_Source_Comparison_4497"/>
      <w:r>
        <w:rPr>
          <w:rFonts w:hint="eastAsia"/>
        </w:rPr>
        <w:t>：外部中断，使用</w:t>
      </w:r>
      <w:bookmarkEnd w:id="5642"/>
      <w:bookmarkStart w:id="5643" w:name="_QWord_Source_Comparison_4498"/>
      <w:r>
        <w:rPr>
          <w:rFonts w:hint="eastAsia"/>
        </w:rPr>
        <w:t>P3.3</w:t>
      </w:r>
      <w:bookmarkEnd w:id="5643"/>
      <w:bookmarkStart w:id="5644" w:name="_QWord_Source_Comparison_4499"/>
      <w:r>
        <w:rPr>
          <w:rFonts w:hint="eastAsia"/>
        </w:rPr>
        <w:t>引脚控制。</w:t>
      </w:r>
      <w:bookmarkEnd w:id="5640"/>
      <w:bookmarkEnd w:id="5641"/>
      <w:bookmarkEnd w:id="5644"/>
    </w:p>
    <w:p w14:paraId="7359A936">
      <w:pPr>
        <w:pStyle w:val="66"/>
        <w:numPr>
          <w:ilvl w:val="4"/>
          <w:numId w:val="6"/>
        </w:numPr>
      </w:pPr>
      <w:bookmarkStart w:id="5645" w:name="_QWord_Source_Comparison_4500"/>
      <w:bookmarkStart w:id="5646" w:name="_QWord_Source_Comparison_Para_600"/>
      <w:bookmarkStart w:id="5647" w:name="_QWord_Paragraph__600"/>
      <w:r>
        <w:rPr>
          <w:rFonts w:hint="eastAsia"/>
        </w:rPr>
        <w:t>定时器</w:t>
      </w:r>
      <w:bookmarkEnd w:id="5645"/>
      <w:bookmarkStart w:id="5648" w:name="_QWord_Source_Comparison_4501"/>
      <w:r>
        <w:t>/</w:t>
      </w:r>
      <w:bookmarkEnd w:id="5648"/>
      <w:bookmarkStart w:id="5649" w:name="_QWord_Source_Comparison_4502"/>
      <w:r>
        <w:rPr>
          <w:rFonts w:hint="eastAsia"/>
        </w:rPr>
        <w:t>计数器</w:t>
      </w:r>
      <w:bookmarkEnd w:id="5649"/>
      <w:bookmarkStart w:id="5650" w:name="_QWord_Source_Comparison_4503"/>
      <w:r>
        <w:rPr>
          <w:rFonts w:hint="eastAsia"/>
        </w:rPr>
        <w:t>0</w:t>
      </w:r>
      <w:bookmarkEnd w:id="5650"/>
      <w:bookmarkStart w:id="5651" w:name="_QWord_Source_Comparison_4504"/>
      <w:r>
        <w:rPr>
          <w:rFonts w:hint="eastAsia"/>
        </w:rPr>
        <w:t>：用作计数器时，使用</w:t>
      </w:r>
      <w:bookmarkEnd w:id="5651"/>
      <w:bookmarkStart w:id="5652" w:name="_QWord_Source_Comparison_4505"/>
      <w:r>
        <w:rPr>
          <w:rFonts w:hint="eastAsia"/>
        </w:rPr>
        <w:t>P3.4</w:t>
      </w:r>
      <w:bookmarkEnd w:id="5652"/>
      <w:bookmarkStart w:id="5653" w:name="_QWord_Source_Comparison_4506"/>
      <w:r>
        <w:rPr>
          <w:rFonts w:hint="eastAsia"/>
        </w:rPr>
        <w:t>引脚；用作定时器时，使用内部的</w:t>
      </w:r>
      <w:bookmarkEnd w:id="5653"/>
      <w:bookmarkStart w:id="5654" w:name="_QWord_Source_Comparison_4507"/>
      <w:r>
        <w:rPr>
          <w:rFonts w:hint="eastAsia"/>
        </w:rPr>
        <w:t>CLK</w:t>
      </w:r>
      <w:bookmarkEnd w:id="5654"/>
      <w:bookmarkStart w:id="5655" w:name="_QWord_Source_Comparison_4508"/>
      <w:r>
        <w:rPr>
          <w:rFonts w:hint="eastAsia"/>
        </w:rPr>
        <w:t>的信号来进行计时。</w:t>
      </w:r>
      <w:bookmarkEnd w:id="5646"/>
      <w:bookmarkEnd w:id="5647"/>
      <w:bookmarkEnd w:id="5655"/>
    </w:p>
    <w:p w14:paraId="51BD6B5C">
      <w:pPr>
        <w:pStyle w:val="66"/>
        <w:numPr>
          <w:ilvl w:val="4"/>
          <w:numId w:val="6"/>
        </w:numPr>
      </w:pPr>
      <w:bookmarkStart w:id="5656" w:name="_QWord_Source_Comparison_4509"/>
      <w:bookmarkStart w:id="5657" w:name="_QWord_Source_Comparison_Para_601"/>
      <w:bookmarkStart w:id="5658" w:name="_QWord_Paragraph__601"/>
      <w:r>
        <w:rPr>
          <w:rFonts w:hint="eastAsia"/>
        </w:rPr>
        <w:t>定时器</w:t>
      </w:r>
      <w:bookmarkEnd w:id="5656"/>
      <w:bookmarkStart w:id="5659" w:name="_QWord_Source_Comparison_4510"/>
      <w:r>
        <w:t>/</w:t>
      </w:r>
      <w:bookmarkEnd w:id="5659"/>
      <w:bookmarkStart w:id="5660" w:name="_QWord_Source_Comparison_4511"/>
      <w:r>
        <w:rPr>
          <w:rFonts w:hint="eastAsia"/>
        </w:rPr>
        <w:t>计数器</w:t>
      </w:r>
      <w:bookmarkEnd w:id="5660"/>
      <w:bookmarkStart w:id="5661" w:name="_QWord_Source_Comparison_4512"/>
      <w:r>
        <w:rPr>
          <w:rFonts w:hint="eastAsia"/>
        </w:rPr>
        <w:t>1</w:t>
      </w:r>
      <w:bookmarkEnd w:id="5661"/>
      <w:bookmarkStart w:id="5662" w:name="_QWord_Source_Comparison_4513"/>
      <w:r>
        <w:rPr>
          <w:rFonts w:hint="eastAsia"/>
        </w:rPr>
        <w:t>：用作计数器时，使用</w:t>
      </w:r>
      <w:bookmarkEnd w:id="5662"/>
      <w:bookmarkStart w:id="5663" w:name="_QWord_Source_Comparison_4514"/>
      <w:r>
        <w:rPr>
          <w:rFonts w:hint="eastAsia"/>
        </w:rPr>
        <w:t>P3.5</w:t>
      </w:r>
      <w:bookmarkEnd w:id="5663"/>
      <w:bookmarkStart w:id="5664" w:name="_QWord_Source_Comparison_4515"/>
      <w:r>
        <w:rPr>
          <w:rFonts w:hint="eastAsia"/>
        </w:rPr>
        <w:t>引脚；用作定时器时，使用内部的</w:t>
      </w:r>
      <w:bookmarkEnd w:id="5664"/>
      <w:bookmarkStart w:id="5665" w:name="_QWord_Source_Comparison_4516"/>
      <w:r>
        <w:rPr>
          <w:rFonts w:hint="eastAsia"/>
        </w:rPr>
        <w:t>CLK</w:t>
      </w:r>
      <w:bookmarkEnd w:id="5665"/>
      <w:bookmarkStart w:id="5666" w:name="_QWord_Source_Comparison_4517"/>
      <w:r>
        <w:rPr>
          <w:rFonts w:hint="eastAsia"/>
        </w:rPr>
        <w:t>的信号来进行计时。</w:t>
      </w:r>
      <w:bookmarkEnd w:id="5657"/>
      <w:bookmarkEnd w:id="5658"/>
      <w:bookmarkEnd w:id="5666"/>
    </w:p>
    <w:p w14:paraId="6ACC943E">
      <w:pPr>
        <w:pStyle w:val="66"/>
        <w:numPr>
          <w:ilvl w:val="4"/>
          <w:numId w:val="6"/>
        </w:numPr>
      </w:pPr>
      <w:bookmarkStart w:id="5667" w:name="_QWord_Source_Comparison_4518"/>
      <w:bookmarkStart w:id="5668" w:name="_QWord_Source_Comparison_Para_602"/>
      <w:bookmarkStart w:id="5669" w:name="_QWord_Paragraph__602"/>
      <w:r>
        <w:rPr>
          <w:rFonts w:hint="eastAsia"/>
        </w:rPr>
        <w:t>UART</w:t>
      </w:r>
      <w:bookmarkEnd w:id="5667"/>
      <w:bookmarkStart w:id="5670" w:name="_QWord_Source_Comparison_4519"/>
      <w:r>
        <w:rPr>
          <w:rFonts w:hint="eastAsia"/>
        </w:rPr>
        <w:t>：当它发送或接收数据时，产生的</w:t>
      </w:r>
      <w:bookmarkEnd w:id="5670"/>
      <w:bookmarkStart w:id="5671" w:name="_QWord_Source_Comparison_4520"/>
      <w:r>
        <w:rPr>
          <w:rFonts w:hint="eastAsia"/>
        </w:rPr>
        <w:t>RI</w:t>
      </w:r>
      <w:bookmarkEnd w:id="5671"/>
      <w:bookmarkStart w:id="5672" w:name="_QWord_Source_Comparison_4521"/>
      <w:r>
        <w:rPr>
          <w:rFonts w:hint="eastAsia"/>
        </w:rPr>
        <w:t>或</w:t>
      </w:r>
      <w:bookmarkEnd w:id="5672"/>
      <w:bookmarkStart w:id="5673" w:name="_QWord_Source_Comparison_4522"/>
      <w:r>
        <w:rPr>
          <w:rFonts w:hint="eastAsia"/>
        </w:rPr>
        <w:t>TI</w:t>
      </w:r>
      <w:bookmarkEnd w:id="5673"/>
      <w:bookmarkStart w:id="5674" w:name="_QWord_Source_Comparison_4523"/>
      <w:r>
        <w:rPr>
          <w:rFonts w:hint="eastAsia"/>
        </w:rPr>
        <w:t>标志位可以作为中断信号使用。</w:t>
      </w:r>
      <w:bookmarkEnd w:id="5668"/>
      <w:bookmarkEnd w:id="5669"/>
      <w:bookmarkEnd w:id="5674"/>
    </w:p>
    <w:p w14:paraId="455FF6F9">
      <w:pPr>
        <w:pStyle w:val="65"/>
        <w:numPr>
          <w:ilvl w:val="3"/>
          <w:numId w:val="6"/>
        </w:numPr>
      </w:pPr>
      <w:bookmarkStart w:id="5675" w:name="_QWord_Source_Comparison_Para_603"/>
      <w:bookmarkStart w:id="5676" w:name="_QWord_Paragraph__603"/>
      <w:bookmarkStart w:id="5677" w:name="_QWord_Source_Comparison_4524"/>
      <w:r>
        <w:rPr>
          <w:rFonts w:hint="eastAsia"/>
        </w:rPr>
        <w:t>中断系统的开关</w:t>
      </w:r>
      <w:bookmarkEnd w:id="5675"/>
      <w:bookmarkEnd w:id="5676"/>
      <w:bookmarkEnd w:id="5677"/>
    </w:p>
    <w:p w14:paraId="0D929064">
      <w:pPr>
        <w:pStyle w:val="4"/>
        <w:ind w:firstLine="420"/>
      </w:pPr>
      <w:bookmarkStart w:id="5678" w:name="_QWord_Source_Comparison_4526"/>
      <w:bookmarkStart w:id="5679" w:name="_QWord_Source_Comparison_Para_604"/>
      <w:bookmarkStart w:id="5680" w:name="_QWord_Paragraph__604"/>
      <w:r>
        <w:rPr>
          <w:rFonts w:hint="eastAsia"/>
        </w:rPr>
        <w:t>中断系统的开关如</w:t>
      </w:r>
      <w:bookmarkEnd w:id="5678"/>
      <w:bookmarkStart w:id="5681" w:name="_QWord_Source_Comparison_4527"/>
      <w:r>
        <w:fldChar w:fldCharType="begin"/>
      </w:r>
      <w:bookmarkEnd w:id="5681"/>
      <w:bookmarkStart w:id="5682" w:name="_QWord_Source_Comparison_4528"/>
      <w:r>
        <w:instrText xml:space="preserve"> </w:instrText>
      </w:r>
      <w:bookmarkEnd w:id="5682"/>
      <w:bookmarkStart w:id="5683" w:name="_QWord_Source_Comparison_4529"/>
      <w:r>
        <w:rPr>
          <w:rFonts w:hint="eastAsia"/>
        </w:rPr>
        <w:instrText xml:space="preserve">REF QWord_XRef_Figure__3FPRTB \h \* CHARFORMAT</w:instrText>
      </w:r>
      <w:bookmarkEnd w:id="5683"/>
      <w:bookmarkStart w:id="5684" w:name="_QWord_Source_Comparison_4530"/>
      <w:r>
        <w:instrText xml:space="preserve"> </w:instrText>
      </w:r>
      <w:bookmarkStart w:id="5685" w:name="_QWord_Source_Comparison_4531"/>
      <w:r>
        <w:fldChar w:fldCharType="separate"/>
      </w:r>
      <w:bookmarkEnd w:id="5684"/>
      <w:bookmarkEnd w:id="5685"/>
      <w:bookmarkStart w:id="5686" w:name="_QWord_Source_Comparison_4532"/>
      <w:r>
        <w:rPr>
          <w:rFonts w:hint="eastAsia"/>
        </w:rPr>
        <w:t>图</w:t>
      </w:r>
      <w:bookmarkEnd w:id="5686"/>
      <w:bookmarkStart w:id="5687" w:name="_QWord_Source_Comparison_4533"/>
      <w:r>
        <w:rPr>
          <w:rFonts w:hint="eastAsia"/>
        </w:rPr>
        <w:t> </w:t>
      </w:r>
      <w:bookmarkEnd w:id="5687"/>
      <w:bookmarkStart w:id="5688" w:name="_QWord_Source_Comparison_4534"/>
      <w:r>
        <w:t>2</w:t>
      </w:r>
      <w:bookmarkEnd w:id="5688"/>
      <w:bookmarkStart w:id="5689" w:name="_QWord_Source_Comparison_4535"/>
      <w:r>
        <w:noBreakHyphen/>
      </w:r>
      <w:r>
        <w:t>40</w:t>
      </w:r>
      <w:bookmarkEnd w:id="5689"/>
      <w:bookmarkStart w:id="5690" w:name="_QWord_Source_Comparison_4536"/>
      <w:r>
        <w:fldChar w:fldCharType="end"/>
      </w:r>
      <w:bookmarkEnd w:id="5690"/>
      <w:bookmarkStart w:id="5691" w:name="_QWord_Source_Comparison_4537"/>
      <w:r>
        <w:rPr>
          <w:rFonts w:hint="eastAsia"/>
        </w:rPr>
        <w:t>所示：</w:t>
      </w:r>
      <w:bookmarkEnd w:id="5679"/>
      <w:bookmarkEnd w:id="5680"/>
      <w:bookmarkEnd w:id="5691"/>
    </w:p>
    <w:p w14:paraId="4ABA0F50">
      <w:pPr>
        <w:pStyle w:val="105"/>
      </w:pPr>
      <w:bookmarkStart w:id="5692" w:name="_QWord_Source_Comparison_Para_605"/>
      <w:r>
        <w:t>‌</w:t>
      </w:r>
      <w:bookmarkStart w:id="5693" w:name="_QWord_Source_Comparison_4538"/>
      <w:bookmarkEnd w:id="5693"/>
      <w:bookmarkStart w:id="5694" w:name="_QWord_ImageIndex_54"/>
      <w:bookmarkStart w:id="5695" w:name="_QWord_Source_Comparison_4539"/>
      <w:bookmarkStart w:id="5696" w:name="_QWord_Paragraph__605"/>
      <w:r>
        <w:drawing>
          <wp:inline distT="0" distB="0" distL="0" distR="0">
            <wp:extent cx="5205730" cy="660400"/>
            <wp:effectExtent l="0" t="0" r="0" b="6350"/>
            <wp:docPr id="1833182351" name="图片 32" descr="日程表&#10;&#10;描述已自动生成" title="QWord_ImageMark_54">
              <a:hlinkClick xmlns:a="http://schemas.openxmlformats.org/drawingml/2006/main" r:id="rId149" tooltip="QWord 图片目录：resource/images/illustration/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82351" name="图片 32" descr="日程表&#10;&#10;描述已自动生成" title="QWord_ImageMark_54"/>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a:xfrm>
                      <a:off x="0" y="0"/>
                      <a:ext cx="5205730" cy="660587"/>
                    </a:xfrm>
                    <a:prstGeom prst="rect">
                      <a:avLst/>
                    </a:prstGeom>
                    <a:noFill/>
                    <a:ln>
                      <a:noFill/>
                    </a:ln>
                  </pic:spPr>
                </pic:pic>
              </a:graphicData>
            </a:graphic>
          </wp:inline>
        </w:drawing>
      </w:r>
      <w:bookmarkEnd w:id="5692"/>
      <w:bookmarkEnd w:id="5694"/>
      <w:bookmarkEnd w:id="5695"/>
      <w:bookmarkEnd w:id="5696"/>
    </w:p>
    <w:p w14:paraId="5EEA58BC">
      <w:pPr>
        <w:pStyle w:val="68"/>
      </w:pPr>
      <w:bookmarkStart w:id="5697" w:name="_QWord_Source_Comparison_4540"/>
      <w:bookmarkStart w:id="5698" w:name="QWord_XRef_Figure__3FPRTB"/>
      <w:bookmarkStart w:id="5699" w:name="_QWord_Source_Comparison_Para_606"/>
      <w:bookmarkStart w:id="5700" w:name="_QWord_Paragraph__606"/>
      <w:r>
        <w:rPr>
          <w:rFonts w:hint="eastAsia"/>
        </w:rPr>
        <w:t>图</w:t>
      </w:r>
      <w:bookmarkEnd w:id="5697"/>
      <w:bookmarkStart w:id="5701" w:name="_QWord_Source_Comparison_4541"/>
      <w:r>
        <w:rPr>
          <w:rFonts w:hint="eastAsia"/>
        </w:rPr>
        <w:t> </w:t>
      </w:r>
      <w:bookmarkEnd w:id="5701"/>
      <w:bookmarkStart w:id="5702" w:name="_QWord_Source_Comparison_4542"/>
      <w:r>
        <w:fldChar w:fldCharType="begin"/>
      </w:r>
      <w:bookmarkEnd w:id="5702"/>
      <w:bookmarkStart w:id="5703" w:name="_QWord_Source_Comparison_4543"/>
      <w:r>
        <w:instrText xml:space="preserve"> SEQ QWord_Heading1_Sequence \c </w:instrText>
      </w:r>
      <w:bookmarkEnd w:id="5703"/>
      <w:bookmarkStart w:id="5704" w:name="_QWord_Source_Comparison_4544"/>
      <w:r>
        <w:fldChar w:fldCharType="separate"/>
      </w:r>
      <w:bookmarkEnd w:id="5704"/>
      <w:bookmarkStart w:id="5705" w:name="_QWord_Source_Comparison_4545"/>
      <w:r>
        <w:t>2</w:t>
      </w:r>
      <w:bookmarkEnd w:id="5705"/>
      <w:bookmarkStart w:id="5706" w:name="_QWord_Source_Comparison_4546"/>
      <w:r>
        <w:fldChar w:fldCharType="end"/>
      </w:r>
      <w:bookmarkEnd w:id="5706"/>
      <w:bookmarkStart w:id="5707" w:name="_QWord_Source_Comparison_4547"/>
      <w:r>
        <w:noBreakHyphen/>
      </w:r>
      <w:bookmarkEnd w:id="5707"/>
      <w:bookmarkStart w:id="5708" w:name="_QWord_Source_Comparison_4548"/>
      <w:r>
        <w:fldChar w:fldCharType="begin"/>
      </w:r>
      <w:bookmarkEnd w:id="5708"/>
      <w:bookmarkStart w:id="5709" w:name="_QWord_Source_Comparison_4549"/>
      <w:r>
        <w:instrText xml:space="preserve"> </w:instrText>
      </w:r>
      <w:bookmarkEnd w:id="5709"/>
      <w:bookmarkStart w:id="5710" w:name="_QWord_Source_Comparison_4550"/>
      <w:r>
        <w:rPr>
          <w:rFonts w:hint="eastAsia"/>
        </w:rPr>
        <w:instrText xml:space="preserve">SEQ </w:instrText>
      </w:r>
      <w:bookmarkEnd w:id="5710"/>
      <w:bookmarkStart w:id="5711" w:name="_QWord_Source_Comparison_4551"/>
      <w:r>
        <w:rPr>
          <w:rFonts w:hint="eastAsia"/>
        </w:rPr>
        <w:instrText xml:space="preserve">图</w:instrText>
      </w:r>
      <w:bookmarkEnd w:id="5711"/>
      <w:bookmarkStart w:id="5712" w:name="_QWord_Source_Comparison_4552"/>
      <w:r>
        <w:rPr>
          <w:rFonts w:hint="eastAsia"/>
        </w:rPr>
        <w:instrText xml:space="preserve"> \* ARABIC \s 1</w:instrText>
      </w:r>
      <w:bookmarkEnd w:id="5712"/>
      <w:bookmarkStart w:id="5713" w:name="_QWord_Source_Comparison_4553"/>
      <w:r>
        <w:instrText xml:space="preserve"> </w:instrText>
      </w:r>
      <w:bookmarkStart w:id="5714" w:name="_QWord_Source_Comparison_4554"/>
      <w:r>
        <w:fldChar w:fldCharType="separate"/>
      </w:r>
      <w:bookmarkEnd w:id="5713"/>
      <w:bookmarkEnd w:id="5714"/>
      <w:bookmarkStart w:id="5715" w:name="_QWord_Source_Comparison_4555"/>
      <w:r>
        <w:t>40</w:t>
      </w:r>
      <w:bookmarkEnd w:id="5715"/>
      <w:bookmarkStart w:id="5716" w:name="_QWord_Source_Comparison_4556"/>
      <w:r>
        <w:fldChar w:fldCharType="end"/>
      </w:r>
      <w:bookmarkEnd w:id="5698"/>
      <w:bookmarkEnd w:id="5716"/>
      <w:bookmarkStart w:id="5717" w:name="_QWord_Source_Comparison_4557"/>
      <w:r>
        <w:rPr>
          <w:rFonts w:hint="eastAsia"/>
        </w:rPr>
        <w:t xml:space="preserve">  </w:t>
      </w:r>
      <w:bookmarkEnd w:id="5717"/>
      <w:bookmarkStart w:id="5718" w:name="_QWord_Source_Comparison_4558"/>
      <w:r>
        <w:rPr>
          <w:rFonts w:hint="eastAsia"/>
        </w:rPr>
        <w:t>8051</w:t>
      </w:r>
      <w:bookmarkEnd w:id="5718"/>
      <w:bookmarkStart w:id="5719" w:name="_QWord_Source_Comparison_4559"/>
      <w:r>
        <w:rPr>
          <w:rFonts w:hint="eastAsia"/>
        </w:rPr>
        <w:t>单片机的中断开关</w:t>
      </w:r>
      <w:bookmarkEnd w:id="5699"/>
      <w:bookmarkEnd w:id="5700"/>
      <w:bookmarkEnd w:id="5719"/>
    </w:p>
    <w:p w14:paraId="5F5B1AFB">
      <w:pPr>
        <w:pStyle w:val="4"/>
        <w:ind w:firstLine="420"/>
      </w:pPr>
      <w:bookmarkStart w:id="5720" w:name="_QWord_Source_Comparison_4560"/>
      <w:bookmarkStart w:id="5721" w:name="_QWord_Paragraph__607"/>
      <w:bookmarkStart w:id="5722" w:name="_QWord_Source_Comparison_Para_607"/>
      <w:r>
        <w:rPr>
          <w:rFonts w:hint="eastAsia"/>
        </w:rPr>
        <w:t>EA</w:t>
      </w:r>
      <w:bookmarkEnd w:id="5720"/>
      <w:bookmarkStart w:id="5723" w:name="_QWord_Source_Comparison_4561"/>
      <w:r>
        <w:rPr>
          <w:rFonts w:hint="eastAsia"/>
        </w:rPr>
        <w:t>：作为总开关，置低电平时不允许中断产生；置高电平时才有可能产生中断。</w:t>
      </w:r>
      <w:bookmarkEnd w:id="5721"/>
      <w:bookmarkEnd w:id="5722"/>
      <w:bookmarkEnd w:id="5723"/>
    </w:p>
    <w:p w14:paraId="45270499">
      <w:pPr>
        <w:pStyle w:val="4"/>
        <w:ind w:firstLine="420"/>
      </w:pPr>
      <w:bookmarkStart w:id="5724" w:name="_QWord_Source_Comparison_4562"/>
      <w:bookmarkStart w:id="5725" w:name="_QWord_Paragraph__608"/>
      <w:bookmarkStart w:id="5726" w:name="_QWord_Source_Comparison_Para_608"/>
      <w:r>
        <w:rPr>
          <w:rFonts w:hint="eastAsia"/>
        </w:rPr>
        <w:t>EX0</w:t>
      </w:r>
      <w:bookmarkEnd w:id="5724"/>
      <w:bookmarkStart w:id="5727" w:name="_QWord_Source_Comparison_4563"/>
      <w:r>
        <w:rPr>
          <w:rFonts w:hint="eastAsia"/>
        </w:rPr>
        <w:t>：对应中断源</w:t>
      </w:r>
      <w:bookmarkEnd w:id="5727"/>
      <w:bookmarkStart w:id="5728" w:name="_QWord_Source_Comparison_4564"/>
      <w:r>
        <w:rPr>
          <w:rFonts w:hint="eastAsia"/>
        </w:rPr>
        <w:t>INT0</w:t>
      </w:r>
      <w:bookmarkEnd w:id="5728"/>
      <w:bookmarkStart w:id="5729" w:name="_QWord_Source_Comparison_4565"/>
      <w:r>
        <w:rPr>
          <w:rFonts w:hint="eastAsia"/>
        </w:rPr>
        <w:t>，控制它的中断开关。</w:t>
      </w:r>
      <w:bookmarkEnd w:id="5725"/>
      <w:bookmarkEnd w:id="5726"/>
      <w:bookmarkEnd w:id="5729"/>
    </w:p>
    <w:p w14:paraId="04E82D43">
      <w:pPr>
        <w:pStyle w:val="4"/>
        <w:ind w:firstLine="420"/>
      </w:pPr>
      <w:bookmarkStart w:id="5730" w:name="_QWord_Source_Comparison_4566"/>
      <w:bookmarkStart w:id="5731" w:name="_QWord_Source_Comparison_Para_609"/>
      <w:bookmarkStart w:id="5732" w:name="_QWord_Paragraph__609"/>
      <w:r>
        <w:rPr>
          <w:rFonts w:hint="eastAsia"/>
        </w:rPr>
        <w:t>EX1</w:t>
      </w:r>
      <w:bookmarkEnd w:id="5730"/>
      <w:bookmarkStart w:id="5733" w:name="_QWord_Source_Comparison_4567"/>
      <w:r>
        <w:rPr>
          <w:rFonts w:hint="eastAsia"/>
        </w:rPr>
        <w:t>：对应中断源</w:t>
      </w:r>
      <w:bookmarkEnd w:id="5733"/>
      <w:bookmarkStart w:id="5734" w:name="_QWord_Source_Comparison_4568"/>
      <w:r>
        <w:rPr>
          <w:rFonts w:hint="eastAsia"/>
        </w:rPr>
        <w:t>INT1</w:t>
      </w:r>
      <w:bookmarkEnd w:id="5734"/>
      <w:bookmarkStart w:id="5735" w:name="_QWord_Source_Comparison_4569"/>
      <w:r>
        <w:rPr>
          <w:rFonts w:hint="eastAsia"/>
        </w:rPr>
        <w:t>，控制它的中断开关。</w:t>
      </w:r>
      <w:bookmarkEnd w:id="5731"/>
      <w:bookmarkEnd w:id="5732"/>
      <w:bookmarkEnd w:id="5735"/>
    </w:p>
    <w:p w14:paraId="5A1D2859">
      <w:pPr>
        <w:pStyle w:val="4"/>
        <w:ind w:firstLine="420"/>
      </w:pPr>
      <w:bookmarkStart w:id="5736" w:name="_QWord_Source_Comparison_4570"/>
      <w:bookmarkStart w:id="5737" w:name="_QWord_Paragraph__610"/>
      <w:bookmarkStart w:id="5738" w:name="_QWord_Source_Comparison_Para_610"/>
      <w:r>
        <w:rPr>
          <w:rFonts w:hint="eastAsia"/>
        </w:rPr>
        <w:t>ET0</w:t>
      </w:r>
      <w:bookmarkEnd w:id="5736"/>
      <w:bookmarkStart w:id="5739" w:name="_QWord_Source_Comparison_4571"/>
      <w:r>
        <w:rPr>
          <w:rFonts w:hint="eastAsia"/>
        </w:rPr>
        <w:t>：对应中断源</w:t>
      </w:r>
      <w:bookmarkEnd w:id="5739"/>
      <w:bookmarkStart w:id="5740" w:name="_QWord_Source_Comparison_4572"/>
      <w:r>
        <w:rPr>
          <w:rFonts w:hint="eastAsia"/>
        </w:rPr>
        <w:t>TIMER0</w:t>
      </w:r>
      <w:bookmarkEnd w:id="5740"/>
      <w:bookmarkStart w:id="5741" w:name="_QWord_Source_Comparison_4573"/>
      <w:r>
        <w:rPr>
          <w:rFonts w:hint="eastAsia"/>
        </w:rPr>
        <w:t>，控制它的中断开关。</w:t>
      </w:r>
      <w:bookmarkEnd w:id="5737"/>
      <w:bookmarkEnd w:id="5738"/>
      <w:bookmarkEnd w:id="5741"/>
    </w:p>
    <w:p w14:paraId="2BA1C356">
      <w:pPr>
        <w:pStyle w:val="4"/>
        <w:ind w:firstLine="420"/>
      </w:pPr>
      <w:bookmarkStart w:id="5742" w:name="_QWord_Source_Comparison_4574"/>
      <w:bookmarkStart w:id="5743" w:name="_QWord_Source_Comparison_Para_611"/>
      <w:bookmarkStart w:id="5744" w:name="_QWord_Paragraph__611"/>
      <w:r>
        <w:rPr>
          <w:rFonts w:hint="eastAsia"/>
        </w:rPr>
        <w:t>ET1</w:t>
      </w:r>
      <w:bookmarkEnd w:id="5742"/>
      <w:bookmarkStart w:id="5745" w:name="_QWord_Source_Comparison_4575"/>
      <w:r>
        <w:rPr>
          <w:rFonts w:hint="eastAsia"/>
        </w:rPr>
        <w:t>：对应中断源</w:t>
      </w:r>
      <w:bookmarkEnd w:id="5745"/>
      <w:bookmarkStart w:id="5746" w:name="_QWord_Source_Comparison_4576"/>
      <w:r>
        <w:rPr>
          <w:rFonts w:hint="eastAsia"/>
        </w:rPr>
        <w:t>TIMER1</w:t>
      </w:r>
      <w:bookmarkEnd w:id="5746"/>
      <w:bookmarkStart w:id="5747" w:name="_QWord_Source_Comparison_4577"/>
      <w:r>
        <w:rPr>
          <w:rFonts w:hint="eastAsia"/>
        </w:rPr>
        <w:t>，控制它的中断开关。</w:t>
      </w:r>
      <w:bookmarkEnd w:id="5743"/>
      <w:bookmarkEnd w:id="5744"/>
      <w:bookmarkEnd w:id="5747"/>
    </w:p>
    <w:p w14:paraId="77CF8E62">
      <w:pPr>
        <w:pStyle w:val="4"/>
        <w:ind w:firstLine="420"/>
      </w:pPr>
      <w:bookmarkStart w:id="5748" w:name="_QWord_Source_Comparison_4578"/>
      <w:bookmarkStart w:id="5749" w:name="_QWord_Paragraph__612"/>
      <w:bookmarkStart w:id="5750" w:name="_QWord_Source_Comparison_Para_612"/>
      <w:r>
        <w:rPr>
          <w:rFonts w:hint="eastAsia"/>
        </w:rPr>
        <w:t>ES</w:t>
      </w:r>
      <w:bookmarkEnd w:id="5748"/>
      <w:bookmarkStart w:id="5751" w:name="_QWord_Source_Comparison_4579"/>
      <w:r>
        <w:rPr>
          <w:rFonts w:hint="eastAsia"/>
        </w:rPr>
        <w:t>：对应中断源</w:t>
      </w:r>
      <w:bookmarkEnd w:id="5751"/>
      <w:bookmarkStart w:id="5752" w:name="_QWord_Source_Comparison_4580"/>
      <w:r>
        <w:rPr>
          <w:rFonts w:hint="eastAsia"/>
        </w:rPr>
        <w:t>UART</w:t>
      </w:r>
      <w:bookmarkEnd w:id="5752"/>
      <w:bookmarkStart w:id="5753" w:name="_QWord_Source_Comparison_4581"/>
      <w:r>
        <w:rPr>
          <w:rFonts w:hint="eastAsia"/>
        </w:rPr>
        <w:t>，控制它的中断开关。</w:t>
      </w:r>
      <w:bookmarkEnd w:id="5749"/>
      <w:bookmarkEnd w:id="5750"/>
      <w:bookmarkEnd w:id="5753"/>
    </w:p>
    <w:p w14:paraId="70964520">
      <w:pPr>
        <w:pStyle w:val="65"/>
        <w:numPr>
          <w:ilvl w:val="3"/>
          <w:numId w:val="6"/>
        </w:numPr>
      </w:pPr>
      <w:bookmarkStart w:id="5754" w:name="_QWord_Paragraph__613"/>
      <w:bookmarkStart w:id="5755" w:name="_QWord_Source_Comparison_Para_613"/>
      <w:bookmarkStart w:id="5756" w:name="_QWord_Source_Comparison_4582"/>
      <w:r>
        <w:rPr>
          <w:rFonts w:hint="eastAsia"/>
        </w:rPr>
        <w:t>中断优先级</w:t>
      </w:r>
      <w:bookmarkEnd w:id="5754"/>
      <w:bookmarkEnd w:id="5755"/>
      <w:bookmarkEnd w:id="5756"/>
    </w:p>
    <w:p w14:paraId="4FE6E2D2">
      <w:pPr>
        <w:pStyle w:val="4"/>
        <w:ind w:firstLine="420"/>
      </w:pPr>
      <w:bookmarkStart w:id="5757" w:name="_QWord_Source_Comparison_4584"/>
      <w:bookmarkStart w:id="5758" w:name="_QWord_Paragraph__614"/>
      <w:bookmarkStart w:id="5759" w:name="_QWord_Source_Comparison_Para_614"/>
      <w:r>
        <w:rPr>
          <w:rFonts w:hint="eastAsia"/>
        </w:rPr>
        <w:t>在</w:t>
      </w:r>
      <w:bookmarkEnd w:id="5757"/>
      <w:bookmarkStart w:id="5760" w:name="_QWord_Source_Comparison_4585"/>
      <w:r>
        <w:rPr>
          <w:rFonts w:hint="eastAsia"/>
        </w:rPr>
        <w:t>8051</w:t>
      </w:r>
      <w:bookmarkEnd w:id="5760"/>
      <w:bookmarkStart w:id="5761" w:name="_QWord_Source_Comparison_4586"/>
      <w:r>
        <w:rPr>
          <w:rFonts w:hint="eastAsia"/>
        </w:rPr>
        <w:t>单片机中，中断优先级有三个级别，分别是</w:t>
      </w:r>
      <w:bookmarkEnd w:id="5761"/>
      <w:bookmarkStart w:id="5762" w:name="_QWord_Source_Comparison_4587"/>
      <w:r>
        <w:rPr>
          <w:rFonts w:hint="eastAsia"/>
        </w:rPr>
        <w:t>RESET</w:t>
      </w:r>
      <w:bookmarkEnd w:id="5762"/>
      <w:bookmarkStart w:id="5763" w:name="_QWord_Source_Comparison_4588"/>
      <w:r>
        <w:rPr>
          <w:rFonts w:hint="eastAsia"/>
        </w:rPr>
        <w:t>、中断优先级</w:t>
      </w:r>
      <w:bookmarkEnd w:id="5763"/>
      <w:bookmarkStart w:id="5764" w:name="_QWord_Source_Comparison_4589"/>
      <w:r>
        <w:rPr>
          <w:rFonts w:hint="eastAsia"/>
        </w:rPr>
        <w:t>1</w:t>
      </w:r>
      <w:bookmarkEnd w:id="5764"/>
      <w:bookmarkStart w:id="5765" w:name="_QWord_Source_Comparison_4590"/>
      <w:r>
        <w:rPr>
          <w:rFonts w:hint="eastAsia"/>
        </w:rPr>
        <w:t>和中断优先级</w:t>
      </w:r>
      <w:bookmarkEnd w:id="5765"/>
      <w:bookmarkStart w:id="5766" w:name="_QWord_Source_Comparison_4591"/>
      <w:r>
        <w:rPr>
          <w:rFonts w:hint="eastAsia"/>
        </w:rPr>
        <w:t>0</w:t>
      </w:r>
      <w:bookmarkEnd w:id="5766"/>
      <w:bookmarkStart w:id="5767" w:name="_QWord_Source_Comparison_4592"/>
      <w:r>
        <w:rPr>
          <w:rFonts w:hint="eastAsia"/>
        </w:rPr>
        <w:t>。最高级别为</w:t>
      </w:r>
      <w:bookmarkEnd w:id="5767"/>
      <w:bookmarkStart w:id="5768" w:name="_QWord_Source_Comparison_4593"/>
      <w:r>
        <w:t>RESET</w:t>
      </w:r>
      <w:bookmarkEnd w:id="5768"/>
      <w:bookmarkStart w:id="5769" w:name="_QWord_Source_Comparison_4594"/>
      <w:r>
        <w:rPr>
          <w:rFonts w:hint="eastAsia"/>
        </w:rPr>
        <w:t>，当</w:t>
      </w:r>
      <w:bookmarkEnd w:id="5769"/>
      <w:bookmarkStart w:id="5770" w:name="_QWord_Source_Comparison_4595"/>
      <w:r>
        <w:rPr>
          <w:rFonts w:hint="eastAsia"/>
        </w:rPr>
        <w:t>RESET</w:t>
      </w:r>
      <w:bookmarkEnd w:id="5770"/>
      <w:bookmarkStart w:id="5771" w:name="_QWord_Source_Comparison_4596"/>
      <w:r>
        <w:rPr>
          <w:rFonts w:hint="eastAsia"/>
        </w:rPr>
        <w:t>信号产生，</w:t>
      </w:r>
      <w:bookmarkEnd w:id="5771"/>
      <w:bookmarkStart w:id="5772" w:name="_QWord_Source_Comparison_4597"/>
      <w:r>
        <w:rPr>
          <w:rFonts w:hint="eastAsia"/>
        </w:rPr>
        <w:t>CPU</w:t>
      </w:r>
      <w:bookmarkEnd w:id="5772"/>
      <w:bookmarkStart w:id="5773" w:name="_QWord_Source_Comparison_4598"/>
      <w:r>
        <w:rPr>
          <w:rFonts w:hint="eastAsia"/>
        </w:rPr>
        <w:t>停止工作进入复位状态。中断优先级</w:t>
      </w:r>
      <w:bookmarkEnd w:id="5773"/>
      <w:bookmarkStart w:id="5774" w:name="_QWord_Source_Comparison_4599"/>
      <w:r>
        <w:rPr>
          <w:rFonts w:hint="eastAsia"/>
        </w:rPr>
        <w:t>1</w:t>
      </w:r>
      <w:bookmarkEnd w:id="5774"/>
      <w:bookmarkStart w:id="5775" w:name="_QWord_Source_Comparison_4600"/>
      <w:r>
        <w:rPr>
          <w:rFonts w:hint="eastAsia"/>
        </w:rPr>
        <w:t>为高优先级，只能被</w:t>
      </w:r>
      <w:bookmarkEnd w:id="5775"/>
      <w:bookmarkStart w:id="5776" w:name="_QWord_Source_Comparison_4601"/>
      <w:r>
        <w:rPr>
          <w:rFonts w:hint="eastAsia"/>
        </w:rPr>
        <w:t>RESET</w:t>
      </w:r>
      <w:bookmarkEnd w:id="5776"/>
      <w:bookmarkStart w:id="5777" w:name="_QWord_Source_Comparison_4602"/>
      <w:r>
        <w:rPr>
          <w:rFonts w:hint="eastAsia"/>
        </w:rPr>
        <w:t>打断。普通中断一般都为中断优先级</w:t>
      </w:r>
      <w:bookmarkEnd w:id="5777"/>
      <w:bookmarkStart w:id="5778" w:name="_QWord_Source_Comparison_4603"/>
      <w:r>
        <w:rPr>
          <w:rFonts w:hint="eastAsia"/>
        </w:rPr>
        <w:t>0</w:t>
      </w:r>
      <w:bookmarkEnd w:id="5778"/>
      <w:bookmarkStart w:id="5779" w:name="_QWord_Source_Comparison_4604"/>
      <w:r>
        <w:rPr>
          <w:rFonts w:hint="eastAsia"/>
        </w:rPr>
        <w:t>，它是最低的优先级，这一级别的中断可以被另外两种级别的中断打断。</w:t>
      </w:r>
      <w:bookmarkEnd w:id="5758"/>
      <w:bookmarkEnd w:id="5759"/>
      <w:bookmarkEnd w:id="5779"/>
    </w:p>
    <w:p w14:paraId="6798786A">
      <w:pPr>
        <w:pStyle w:val="4"/>
        <w:ind w:firstLine="420"/>
      </w:pPr>
      <w:bookmarkStart w:id="5780" w:name="_QWord_Source_Comparison_4605"/>
      <w:bookmarkStart w:id="5781" w:name="_QWord_Source_Comparison_Para_615"/>
      <w:bookmarkStart w:id="5782" w:name="_QWord_Paragraph__615"/>
      <w:r>
        <w:rPr>
          <w:rFonts w:hint="eastAsia"/>
        </w:rPr>
        <w:t>在开机初始化后，各个中断源都处在中断级别</w:t>
      </w:r>
      <w:bookmarkEnd w:id="5780"/>
      <w:bookmarkStart w:id="5783" w:name="_QWord_Source_Comparison_4606"/>
      <w:r>
        <w:rPr>
          <w:rFonts w:hint="eastAsia"/>
        </w:rPr>
        <w:t>0</w:t>
      </w:r>
      <w:bookmarkEnd w:id="5783"/>
      <w:bookmarkStart w:id="5784" w:name="_QWord_Source_Comparison_4607"/>
      <w:r>
        <w:rPr>
          <w:rFonts w:hint="eastAsia"/>
        </w:rPr>
        <w:t>上，它们的优先级如</w:t>
      </w:r>
      <w:bookmarkEnd w:id="5784"/>
      <w:bookmarkStart w:id="5785" w:name="_QWord_Source_Comparison_4608"/>
      <w:r>
        <w:fldChar w:fldCharType="begin"/>
      </w:r>
      <w:bookmarkEnd w:id="5785"/>
      <w:bookmarkStart w:id="5786" w:name="_QWord_Source_Comparison_4609"/>
      <w:r>
        <w:instrText xml:space="preserve"> </w:instrText>
      </w:r>
      <w:bookmarkEnd w:id="5786"/>
      <w:bookmarkStart w:id="5787" w:name="_QWord_Source_Comparison_4610"/>
      <w:r>
        <w:rPr>
          <w:rFonts w:hint="eastAsia"/>
        </w:rPr>
        <w:instrText xml:space="preserve">REF QWord_XRef_Figure__MGMkqb \h \* CHARFORMAT</w:instrText>
      </w:r>
      <w:bookmarkEnd w:id="5787"/>
      <w:bookmarkStart w:id="5788" w:name="_QWord_Source_Comparison_4611"/>
      <w:r>
        <w:instrText xml:space="preserve"> </w:instrText>
      </w:r>
      <w:bookmarkStart w:id="5789" w:name="_QWord_Source_Comparison_4612"/>
      <w:r>
        <w:fldChar w:fldCharType="separate"/>
      </w:r>
      <w:bookmarkEnd w:id="5788"/>
      <w:bookmarkEnd w:id="5789"/>
      <w:bookmarkStart w:id="5790" w:name="_QWord_Source_Comparison_4613"/>
      <w:r>
        <w:rPr>
          <w:rFonts w:hint="eastAsia"/>
        </w:rPr>
        <w:t>图</w:t>
      </w:r>
      <w:bookmarkEnd w:id="5790"/>
      <w:bookmarkStart w:id="5791" w:name="_QWord_Source_Comparison_4614"/>
      <w:r>
        <w:rPr>
          <w:rFonts w:hint="eastAsia"/>
        </w:rPr>
        <w:t> </w:t>
      </w:r>
      <w:bookmarkEnd w:id="5791"/>
      <w:bookmarkStart w:id="5792" w:name="_QWord_Source_Comparison_4615"/>
      <w:r>
        <w:t>2</w:t>
      </w:r>
      <w:bookmarkEnd w:id="5792"/>
      <w:bookmarkStart w:id="5793" w:name="_QWord_Source_Comparison_4616"/>
      <w:r>
        <w:noBreakHyphen/>
      </w:r>
      <w:r>
        <w:t>41</w:t>
      </w:r>
      <w:bookmarkEnd w:id="5793"/>
      <w:bookmarkStart w:id="5794" w:name="_QWord_Source_Comparison_4617"/>
      <w:r>
        <w:fldChar w:fldCharType="end"/>
      </w:r>
      <w:bookmarkEnd w:id="5794"/>
      <w:bookmarkStart w:id="5795" w:name="_QWord_Source_Comparison_4618"/>
      <w:r>
        <w:rPr>
          <w:rFonts w:hint="eastAsia"/>
        </w:rPr>
        <w:t>所示。</w:t>
      </w:r>
      <w:bookmarkEnd w:id="5781"/>
      <w:bookmarkEnd w:id="5782"/>
      <w:bookmarkEnd w:id="5795"/>
    </w:p>
    <w:p w14:paraId="5F506A73">
      <w:pPr>
        <w:pStyle w:val="4"/>
        <w:ind w:firstLine="420"/>
      </w:pPr>
      <w:bookmarkStart w:id="5796" w:name="_QWord_Source_Comparison_4619"/>
      <w:bookmarkStart w:id="5797" w:name="_QWord_Paragraph__616"/>
      <w:bookmarkStart w:id="5798" w:name="_QWord_Source_Comparison_Para_616"/>
      <w:r>
        <w:rPr>
          <w:rFonts w:hint="eastAsia"/>
        </w:rPr>
        <w:t>PS</w:t>
      </w:r>
      <w:bookmarkEnd w:id="5796"/>
      <w:bookmarkStart w:id="5799" w:name="_QWord_Source_Comparison_4620"/>
      <w:r>
        <w:rPr>
          <w:rFonts w:hint="eastAsia"/>
        </w:rPr>
        <w:t>：串行通信中断</w:t>
      </w:r>
      <w:bookmarkEnd w:id="5797"/>
      <w:bookmarkEnd w:id="5798"/>
      <w:bookmarkEnd w:id="5799"/>
    </w:p>
    <w:p w14:paraId="2B10A5DB">
      <w:pPr>
        <w:pStyle w:val="4"/>
        <w:ind w:firstLine="420"/>
      </w:pPr>
      <w:bookmarkStart w:id="5800" w:name="_QWord_Source_Comparison_4621"/>
      <w:bookmarkStart w:id="5801" w:name="_QWord_Source_Comparison_Para_617"/>
      <w:bookmarkStart w:id="5802" w:name="_QWord_Paragraph__617"/>
      <w:r>
        <w:rPr>
          <w:rFonts w:hint="eastAsia"/>
        </w:rPr>
        <w:t>PT1</w:t>
      </w:r>
      <w:bookmarkEnd w:id="5800"/>
      <w:bookmarkStart w:id="5803" w:name="_QWord_Source_Comparison_4622"/>
      <w:r>
        <w:rPr>
          <w:rFonts w:hint="eastAsia"/>
        </w:rPr>
        <w:t>：</w:t>
      </w:r>
      <w:bookmarkEnd w:id="5803"/>
      <w:bookmarkStart w:id="5804" w:name="_QWord_Source_Comparison_4623"/>
      <w:r>
        <w:rPr>
          <w:rFonts w:hint="eastAsia"/>
        </w:rPr>
        <w:t>TIMER1</w:t>
      </w:r>
      <w:bookmarkEnd w:id="5804"/>
      <w:bookmarkStart w:id="5805" w:name="_QWord_Source_Comparison_4624"/>
      <w:r>
        <w:rPr>
          <w:rFonts w:hint="eastAsia"/>
        </w:rPr>
        <w:t>中断</w:t>
      </w:r>
      <w:bookmarkEnd w:id="5801"/>
      <w:bookmarkEnd w:id="5802"/>
      <w:bookmarkEnd w:id="5805"/>
    </w:p>
    <w:p w14:paraId="38B78180">
      <w:pPr>
        <w:pStyle w:val="4"/>
        <w:ind w:firstLine="420"/>
      </w:pPr>
      <w:bookmarkStart w:id="5806" w:name="_QWord_Source_Comparison_4625"/>
      <w:bookmarkStart w:id="5807" w:name="_QWord_Source_Comparison_Para_618"/>
      <w:bookmarkStart w:id="5808" w:name="_QWord_Paragraph__618"/>
      <w:r>
        <w:rPr>
          <w:rFonts w:hint="eastAsia"/>
        </w:rPr>
        <w:t>PX1</w:t>
      </w:r>
      <w:bookmarkEnd w:id="5806"/>
      <w:bookmarkStart w:id="5809" w:name="_QWord_Source_Comparison_4626"/>
      <w:r>
        <w:rPr>
          <w:rFonts w:hint="eastAsia"/>
        </w:rPr>
        <w:t>：外部中断</w:t>
      </w:r>
      <w:bookmarkEnd w:id="5809"/>
      <w:bookmarkStart w:id="5810" w:name="_QWord_Source_Comparison_4627"/>
      <w:r>
        <w:rPr>
          <w:rFonts w:hint="eastAsia"/>
        </w:rPr>
        <w:t>INT1</w:t>
      </w:r>
      <w:bookmarkEnd w:id="5807"/>
      <w:bookmarkEnd w:id="5808"/>
      <w:bookmarkEnd w:id="5810"/>
    </w:p>
    <w:p w14:paraId="72EFD527">
      <w:pPr>
        <w:pStyle w:val="4"/>
        <w:ind w:firstLine="420"/>
      </w:pPr>
      <w:bookmarkStart w:id="5811" w:name="_QWord_Source_Comparison_4628"/>
      <w:bookmarkStart w:id="5812" w:name="_QWord_Paragraph__619"/>
      <w:bookmarkStart w:id="5813" w:name="_QWord_Source_Comparison_Para_619"/>
      <w:r>
        <w:rPr>
          <w:rFonts w:hint="eastAsia"/>
        </w:rPr>
        <w:t>PT0</w:t>
      </w:r>
      <w:bookmarkEnd w:id="5811"/>
      <w:bookmarkStart w:id="5814" w:name="_QWord_Source_Comparison_4629"/>
      <w:r>
        <w:rPr>
          <w:rFonts w:hint="eastAsia"/>
        </w:rPr>
        <w:t>：</w:t>
      </w:r>
      <w:bookmarkEnd w:id="5814"/>
      <w:bookmarkStart w:id="5815" w:name="_QWord_Source_Comparison_4630"/>
      <w:r>
        <w:rPr>
          <w:rFonts w:hint="eastAsia"/>
        </w:rPr>
        <w:t>TIMER0</w:t>
      </w:r>
      <w:bookmarkEnd w:id="5815"/>
      <w:bookmarkStart w:id="5816" w:name="_QWord_Source_Comparison_4631"/>
      <w:r>
        <w:rPr>
          <w:rFonts w:hint="eastAsia"/>
        </w:rPr>
        <w:t>中断</w:t>
      </w:r>
      <w:bookmarkEnd w:id="5812"/>
      <w:bookmarkEnd w:id="5813"/>
      <w:bookmarkEnd w:id="5816"/>
    </w:p>
    <w:p w14:paraId="75D12835">
      <w:pPr>
        <w:pStyle w:val="4"/>
        <w:ind w:firstLine="420"/>
      </w:pPr>
      <w:bookmarkStart w:id="5817" w:name="_QWord_Source_Comparison_4632"/>
      <w:bookmarkStart w:id="5818" w:name="_QWord_Source_Comparison_Para_620"/>
      <w:bookmarkStart w:id="5819" w:name="_QWord_Paragraph__620"/>
      <w:r>
        <w:rPr>
          <w:rFonts w:hint="eastAsia"/>
        </w:rPr>
        <w:t>PX0</w:t>
      </w:r>
      <w:bookmarkEnd w:id="5817"/>
      <w:bookmarkStart w:id="5820" w:name="_QWord_Source_Comparison_4633"/>
      <w:r>
        <w:rPr>
          <w:rFonts w:hint="eastAsia"/>
        </w:rPr>
        <w:t>：外部中断</w:t>
      </w:r>
      <w:bookmarkEnd w:id="5820"/>
      <w:bookmarkStart w:id="5821" w:name="_QWord_Source_Comparison_4634"/>
      <w:r>
        <w:rPr>
          <w:rFonts w:hint="eastAsia"/>
        </w:rPr>
        <w:t>INT0</w:t>
      </w:r>
      <w:bookmarkEnd w:id="5818"/>
      <w:bookmarkEnd w:id="5819"/>
      <w:bookmarkEnd w:id="5821"/>
    </w:p>
    <w:p w14:paraId="740080F2">
      <w:pPr>
        <w:pStyle w:val="4"/>
        <w:ind w:firstLine="420"/>
      </w:pPr>
      <w:bookmarkStart w:id="5822" w:name="_QWord_Source_Comparison_4635"/>
      <w:bookmarkStart w:id="5823" w:name="_QWord_Source_Comparison_Para_621"/>
      <w:bookmarkStart w:id="5824" w:name="_QWord_Paragraph__621"/>
      <w:r>
        <w:rPr>
          <w:rFonts w:hint="eastAsia"/>
        </w:rPr>
        <w:t>如果想让某个中断优先级变高，只需要将那一位置</w:t>
      </w:r>
      <w:bookmarkEnd w:id="5822"/>
      <w:bookmarkStart w:id="5825" w:name="_QWord_Source_Comparison_4636"/>
      <w:r>
        <w:rPr>
          <w:rFonts w:hint="eastAsia"/>
        </w:rPr>
        <w:t>1</w:t>
      </w:r>
      <w:bookmarkEnd w:id="5825"/>
      <w:bookmarkStart w:id="5826" w:name="_QWord_Source_Comparison_4637"/>
      <w:r>
        <w:rPr>
          <w:rFonts w:hint="eastAsia"/>
        </w:rPr>
        <w:t>即可。</w:t>
      </w:r>
      <w:bookmarkEnd w:id="5823"/>
      <w:bookmarkEnd w:id="5824"/>
      <w:bookmarkEnd w:id="5826"/>
    </w:p>
    <w:p w14:paraId="525FC251">
      <w:pPr>
        <w:pStyle w:val="105"/>
      </w:pPr>
      <w:bookmarkStart w:id="5827" w:name="_QWord_Source_Comparison_Para_622"/>
      <w:r>
        <w:t>‌</w:t>
      </w:r>
      <w:bookmarkStart w:id="5828" w:name="_QWord_Source_Comparison_4638"/>
      <w:bookmarkEnd w:id="5828"/>
      <w:bookmarkStart w:id="5829" w:name="_QWord_Paragraph__622"/>
      <w:bookmarkStart w:id="5830" w:name="_QWord_ImageIndex_55"/>
      <w:bookmarkStart w:id="5831" w:name="_QWord_Source_Comparison_4639"/>
      <w:r>
        <w:drawing>
          <wp:inline distT="0" distB="0" distL="0" distR="0">
            <wp:extent cx="5205730" cy="1088390"/>
            <wp:effectExtent l="0" t="0" r="0" b="0"/>
            <wp:docPr id="284697527" name="图片 31" descr="应用程序, 表格&#10;&#10;中度可信度描述已自动生成" title="QWord_ImageMark_55">
              <a:hlinkClick xmlns:a="http://schemas.openxmlformats.org/drawingml/2006/main" r:id="rId151" tooltip="QWord 图片目录：resource/images/illustration/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97527" name="图片 31" descr="应用程序, 表格&#10;&#10;中度可信度描述已自动生成" title="QWord_ImageMark_55"/>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a:xfrm>
                      <a:off x="0" y="0"/>
                      <a:ext cx="5205730" cy="1088653"/>
                    </a:xfrm>
                    <a:prstGeom prst="rect">
                      <a:avLst/>
                    </a:prstGeom>
                    <a:noFill/>
                    <a:ln>
                      <a:noFill/>
                    </a:ln>
                  </pic:spPr>
                </pic:pic>
              </a:graphicData>
            </a:graphic>
          </wp:inline>
        </w:drawing>
      </w:r>
      <w:bookmarkEnd w:id="5827"/>
      <w:bookmarkEnd w:id="5829"/>
      <w:bookmarkEnd w:id="5830"/>
      <w:bookmarkEnd w:id="5831"/>
    </w:p>
    <w:p w14:paraId="3EAE87C0">
      <w:pPr>
        <w:pStyle w:val="68"/>
      </w:pPr>
      <w:bookmarkStart w:id="5832" w:name="_QWord_Source_Comparison_4640"/>
      <w:bookmarkStart w:id="5833" w:name="QWord_XRef_Figure__MGMkqb"/>
      <w:bookmarkStart w:id="5834" w:name="_QWord_Paragraph__623"/>
      <w:bookmarkStart w:id="5835" w:name="_QWord_Source_Comparison_Para_623"/>
      <w:r>
        <w:rPr>
          <w:rFonts w:hint="eastAsia"/>
        </w:rPr>
        <w:t>图</w:t>
      </w:r>
      <w:bookmarkEnd w:id="5832"/>
      <w:bookmarkStart w:id="5836" w:name="_QWord_Source_Comparison_4641"/>
      <w:r>
        <w:rPr>
          <w:rFonts w:hint="eastAsia"/>
        </w:rPr>
        <w:t> </w:t>
      </w:r>
      <w:bookmarkEnd w:id="5836"/>
      <w:bookmarkStart w:id="5837" w:name="_QWord_Source_Comparison_4642"/>
      <w:r>
        <w:fldChar w:fldCharType="begin"/>
      </w:r>
      <w:bookmarkEnd w:id="5837"/>
      <w:bookmarkStart w:id="5838" w:name="_QWord_Source_Comparison_4643"/>
      <w:r>
        <w:instrText xml:space="preserve"> SEQ QWord_Heading1_Sequence \c </w:instrText>
      </w:r>
      <w:bookmarkEnd w:id="5838"/>
      <w:bookmarkStart w:id="5839" w:name="_QWord_Source_Comparison_4644"/>
      <w:r>
        <w:fldChar w:fldCharType="separate"/>
      </w:r>
      <w:bookmarkEnd w:id="5839"/>
      <w:bookmarkStart w:id="5840" w:name="_QWord_Source_Comparison_4645"/>
      <w:r>
        <w:t>2</w:t>
      </w:r>
      <w:bookmarkEnd w:id="5840"/>
      <w:bookmarkStart w:id="5841" w:name="_QWord_Source_Comparison_4646"/>
      <w:r>
        <w:fldChar w:fldCharType="end"/>
      </w:r>
      <w:bookmarkEnd w:id="5841"/>
      <w:bookmarkStart w:id="5842" w:name="_QWord_Source_Comparison_4647"/>
      <w:r>
        <w:noBreakHyphen/>
      </w:r>
      <w:bookmarkEnd w:id="5842"/>
      <w:bookmarkStart w:id="5843" w:name="_QWord_Source_Comparison_4648"/>
      <w:r>
        <w:fldChar w:fldCharType="begin"/>
      </w:r>
      <w:bookmarkEnd w:id="5843"/>
      <w:bookmarkStart w:id="5844" w:name="_QWord_Source_Comparison_4649"/>
      <w:r>
        <w:instrText xml:space="preserve"> </w:instrText>
      </w:r>
      <w:bookmarkEnd w:id="5844"/>
      <w:bookmarkStart w:id="5845" w:name="_QWord_Source_Comparison_4650"/>
      <w:r>
        <w:rPr>
          <w:rFonts w:hint="eastAsia"/>
        </w:rPr>
        <w:instrText xml:space="preserve">SEQ </w:instrText>
      </w:r>
      <w:bookmarkEnd w:id="5845"/>
      <w:bookmarkStart w:id="5846" w:name="_QWord_Source_Comparison_4651"/>
      <w:r>
        <w:rPr>
          <w:rFonts w:hint="eastAsia"/>
        </w:rPr>
        <w:instrText xml:space="preserve">图</w:instrText>
      </w:r>
      <w:bookmarkEnd w:id="5846"/>
      <w:bookmarkStart w:id="5847" w:name="_QWord_Source_Comparison_4652"/>
      <w:r>
        <w:rPr>
          <w:rFonts w:hint="eastAsia"/>
        </w:rPr>
        <w:instrText xml:space="preserve"> \* ARABIC \s 1</w:instrText>
      </w:r>
      <w:bookmarkEnd w:id="5847"/>
      <w:bookmarkStart w:id="5848" w:name="_QWord_Source_Comparison_4653"/>
      <w:r>
        <w:instrText xml:space="preserve"> </w:instrText>
      </w:r>
      <w:bookmarkStart w:id="5849" w:name="_QWord_Source_Comparison_4654"/>
      <w:r>
        <w:fldChar w:fldCharType="separate"/>
      </w:r>
      <w:bookmarkEnd w:id="5848"/>
      <w:bookmarkEnd w:id="5849"/>
      <w:bookmarkStart w:id="5850" w:name="_QWord_Source_Comparison_4655"/>
      <w:r>
        <w:t>41</w:t>
      </w:r>
      <w:bookmarkEnd w:id="5850"/>
      <w:bookmarkStart w:id="5851" w:name="_QWord_Source_Comparison_4656"/>
      <w:r>
        <w:fldChar w:fldCharType="end"/>
      </w:r>
      <w:bookmarkEnd w:id="5833"/>
      <w:bookmarkEnd w:id="5851"/>
      <w:bookmarkStart w:id="5852" w:name="_QWord_Source_Comparison_4657"/>
      <w:r>
        <w:rPr>
          <w:rFonts w:hint="eastAsia"/>
        </w:rPr>
        <w:t xml:space="preserve">  </w:t>
      </w:r>
      <w:bookmarkEnd w:id="5852"/>
      <w:bookmarkStart w:id="5853" w:name="_QWord_Source_Comparison_4658"/>
      <w:r>
        <w:rPr>
          <w:rFonts w:hint="eastAsia"/>
        </w:rPr>
        <w:t>8051</w:t>
      </w:r>
      <w:bookmarkEnd w:id="5853"/>
      <w:bookmarkStart w:id="5854" w:name="_QWord_Source_Comparison_4659"/>
      <w:r>
        <w:rPr>
          <w:rFonts w:hint="eastAsia"/>
        </w:rPr>
        <w:t>单片机的中断优先级</w:t>
      </w:r>
      <w:bookmarkEnd w:id="5834"/>
      <w:bookmarkEnd w:id="5835"/>
      <w:bookmarkEnd w:id="5854"/>
    </w:p>
    <w:p w14:paraId="489AA0EC">
      <w:pPr>
        <w:pStyle w:val="63"/>
        <w:numPr>
          <w:ilvl w:val="2"/>
          <w:numId w:val="6"/>
        </w:numPr>
        <w:spacing w:before="352" w:after="352"/>
      </w:pPr>
      <w:bookmarkStart w:id="5855" w:name="_QWord_Source_Comparison_4660"/>
      <w:bookmarkStart w:id="5856" w:name="_QWord_Source_Comparison_Para_624"/>
      <w:bookmarkStart w:id="5857" w:name="_QWord_Paragraph__624"/>
      <w:bookmarkStart w:id="5858" w:name="_Toc6383"/>
      <w:r>
        <w:rPr>
          <w:rFonts w:hint="eastAsia"/>
        </w:rPr>
        <w:t>8051</w:t>
      </w:r>
      <w:bookmarkEnd w:id="5855"/>
      <w:bookmarkStart w:id="5859" w:name="_QWord_Source_Comparison_4661"/>
      <w:r>
        <w:rPr>
          <w:rFonts w:hint="eastAsia"/>
        </w:rPr>
        <w:t>单片机的中断处理</w:t>
      </w:r>
      <w:bookmarkEnd w:id="5856"/>
      <w:bookmarkEnd w:id="5857"/>
      <w:bookmarkEnd w:id="5858"/>
      <w:bookmarkEnd w:id="5859"/>
    </w:p>
    <w:p w14:paraId="2EFA2F0C">
      <w:pPr>
        <w:pStyle w:val="109"/>
        <w:ind w:firstLine="360"/>
        <w:rPr>
          <w:rStyle w:val="174"/>
          <w:rFonts w:hint="eastAsia" w:eastAsia="宋体"/>
          <w:lang w:eastAsia="zh-CN"/>
        </w:rPr>
      </w:pPr>
      <w:bookmarkStart w:id="5860" w:name="_QWord_Source_Comparison_4662"/>
      <w:bookmarkStart w:id="5861" w:name="_QWord_Source_Comparison_Para_625"/>
      <w:bookmarkStart w:id="5862" w:name="_QWord_Paragraph__625"/>
      <w:r>
        <w:rPr>
          <w:rStyle w:val="174"/>
          <w:rFonts w:hint="eastAsia" w:eastAsia="宋体"/>
          <w:lang w:eastAsia="zh-CN"/>
        </w:rPr>
        <w:drawing>
          <wp:inline distT="0" distB="0" distL="114300" distR="114300">
            <wp:extent cx="2286000" cy="2286000"/>
            <wp:effectExtent l="0" t="0" r="0" b="0"/>
            <wp:docPr id="58" name="图片 58" descr="2-8-2 8051单片机的中断处理.pp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2-8-2 8051单片机的中断处理.pptx"/>
                    <pic:cNvPicPr>
                      <a:picLocks noChangeAspect="1"/>
                    </pic:cNvPicPr>
                  </pic:nvPicPr>
                  <pic:blipFill>
                    <a:blip r:embed="rId153"/>
                    <a:stretch>
                      <a:fillRect/>
                    </a:stretch>
                  </pic:blipFill>
                  <pic:spPr>
                    <a:xfrm>
                      <a:off x="0" y="0"/>
                      <a:ext cx="2286000" cy="2286000"/>
                    </a:xfrm>
                    <a:prstGeom prst="rect">
                      <a:avLst/>
                    </a:prstGeom>
                  </pic:spPr>
                </pic:pic>
              </a:graphicData>
            </a:graphic>
          </wp:inline>
        </w:drawing>
      </w:r>
    </w:p>
    <w:p w14:paraId="6F1C6535">
      <w:pPr>
        <w:pStyle w:val="109"/>
        <w:ind w:firstLine="360"/>
      </w:pPr>
      <w:r>
        <w:rPr>
          <w:rStyle w:val="174"/>
          <w:rFonts w:hint="eastAsia"/>
        </w:rPr>
        <w:t>2</w:t>
      </w:r>
      <w:bookmarkEnd w:id="5860"/>
      <w:bookmarkStart w:id="5863" w:name="_QWord_Source_Comparison_4663"/>
      <w:r>
        <w:rPr>
          <w:rStyle w:val="174"/>
        </w:rPr>
        <w:noBreakHyphen/>
      </w:r>
      <w:bookmarkEnd w:id="5863"/>
      <w:bookmarkStart w:id="5864" w:name="_QWord_Source_Comparison_4665"/>
      <w:r>
        <w:rPr>
          <w:rStyle w:val="174"/>
          <w:rFonts w:hint="eastAsia"/>
          <w:lang w:val="en-US" w:eastAsia="zh-CN"/>
        </w:rPr>
        <w:t>8</w:t>
      </w:r>
      <w:r>
        <w:rPr>
          <w:rStyle w:val="174"/>
        </w:rPr>
        <w:noBreakHyphen/>
      </w:r>
      <w:bookmarkEnd w:id="5864"/>
      <w:bookmarkStart w:id="5865" w:name="_QWord_Source_Comparison_4666"/>
      <w:r>
        <w:rPr>
          <w:rStyle w:val="174"/>
          <w:rFonts w:hint="eastAsia"/>
        </w:rPr>
        <w:t>2 8051</w:t>
      </w:r>
      <w:bookmarkEnd w:id="5865"/>
      <w:bookmarkStart w:id="5866" w:name="_QWord_Source_Comparison_4667"/>
      <w:r>
        <w:rPr>
          <w:rStyle w:val="174"/>
          <w:rFonts w:hint="eastAsia"/>
        </w:rPr>
        <w:t>单片机的中断处理</w:t>
      </w:r>
      <w:bookmarkEnd w:id="5861"/>
      <w:bookmarkEnd w:id="5862"/>
      <w:bookmarkEnd w:id="5866"/>
    </w:p>
    <w:p w14:paraId="2F639C8A">
      <w:pPr>
        <w:pStyle w:val="65"/>
        <w:numPr>
          <w:ilvl w:val="3"/>
          <w:numId w:val="6"/>
        </w:numPr>
      </w:pPr>
      <w:bookmarkStart w:id="5867" w:name="_QWord_Source_Comparison_Para_626"/>
      <w:bookmarkStart w:id="5868" w:name="_QWord_Source_Comparison_4668"/>
      <w:bookmarkStart w:id="5869" w:name="_QWord_Paragraph__626"/>
      <w:r>
        <w:rPr>
          <w:rFonts w:hint="eastAsia"/>
        </w:rPr>
        <w:t>响应中断的过程</w:t>
      </w:r>
      <w:bookmarkEnd w:id="5867"/>
      <w:bookmarkEnd w:id="5868"/>
      <w:bookmarkEnd w:id="5869"/>
    </w:p>
    <w:p w14:paraId="1B791E65">
      <w:pPr>
        <w:pStyle w:val="66"/>
        <w:numPr>
          <w:ilvl w:val="4"/>
          <w:numId w:val="6"/>
        </w:numPr>
      </w:pPr>
      <w:bookmarkStart w:id="5870" w:name="_QWord_Source_Comparison_4670"/>
      <w:bookmarkStart w:id="5871" w:name="_QWord_Source_Comparison_Para_627"/>
      <w:bookmarkStart w:id="5872" w:name="_QWord_Paragraph__627"/>
      <w:r>
        <w:rPr>
          <w:rFonts w:hint="eastAsia"/>
        </w:rPr>
        <w:t>首先将中断信号传给</w:t>
      </w:r>
      <w:bookmarkEnd w:id="5870"/>
      <w:bookmarkStart w:id="5873" w:name="_QWord_Source_Comparison_4671"/>
      <w:r>
        <w:rPr>
          <w:rFonts w:hint="eastAsia"/>
        </w:rPr>
        <w:t>CPU</w:t>
      </w:r>
      <w:bookmarkEnd w:id="5873"/>
      <w:bookmarkStart w:id="5874" w:name="_QWord_Source_Comparison_4672"/>
      <w:r>
        <w:rPr>
          <w:rFonts w:hint="eastAsia"/>
        </w:rPr>
        <w:t>，</w:t>
      </w:r>
      <w:bookmarkEnd w:id="5874"/>
      <w:bookmarkStart w:id="5875" w:name="_QWord_Source_Comparison_4673"/>
      <w:r>
        <w:rPr>
          <w:rFonts w:hint="eastAsia"/>
        </w:rPr>
        <w:t>CPU</w:t>
      </w:r>
      <w:bookmarkEnd w:id="5875"/>
      <w:bookmarkStart w:id="5876" w:name="_QWord_Source_Comparison_4674"/>
      <w:r>
        <w:rPr>
          <w:rFonts w:hint="eastAsia"/>
        </w:rPr>
        <w:t>先结束当前的指令，需要把当前指令运行完。</w:t>
      </w:r>
      <w:bookmarkEnd w:id="5871"/>
      <w:bookmarkEnd w:id="5872"/>
      <w:bookmarkEnd w:id="5876"/>
    </w:p>
    <w:p w14:paraId="108FCE61">
      <w:pPr>
        <w:pStyle w:val="66"/>
        <w:numPr>
          <w:ilvl w:val="4"/>
          <w:numId w:val="6"/>
        </w:numPr>
      </w:pPr>
      <w:bookmarkStart w:id="5877" w:name="_QWord_Source_Comparison_Para_628"/>
      <w:bookmarkStart w:id="5878" w:name="_QWord_Source_Comparison_4675"/>
      <w:bookmarkStart w:id="5879" w:name="_QWord_Paragraph__628"/>
      <w:r>
        <w:rPr>
          <w:rFonts w:hint="eastAsia"/>
        </w:rPr>
        <w:t>把下一条指令的地址压到堆栈进行保存，为返回做准备。</w:t>
      </w:r>
      <w:bookmarkEnd w:id="5877"/>
      <w:bookmarkEnd w:id="5878"/>
      <w:bookmarkEnd w:id="5879"/>
    </w:p>
    <w:p w14:paraId="77ED0FDD">
      <w:pPr>
        <w:pStyle w:val="66"/>
        <w:numPr>
          <w:ilvl w:val="4"/>
          <w:numId w:val="6"/>
        </w:numPr>
      </w:pPr>
      <w:bookmarkStart w:id="5880" w:name="_QWord_Source_Comparison_4676"/>
      <w:bookmarkStart w:id="5881" w:name="_QWord_Source_Comparison_Para_629"/>
      <w:bookmarkStart w:id="5882" w:name="_QWord_Paragraph__629"/>
      <w:r>
        <w:rPr>
          <w:rFonts w:hint="eastAsia"/>
        </w:rPr>
        <w:t>根据需要，找到产生中断的地址，具体地址如</w:t>
      </w:r>
      <w:bookmarkEnd w:id="5880"/>
      <w:bookmarkStart w:id="5883" w:name="_QWord_Source_Comparison_4677"/>
      <w:r>
        <w:fldChar w:fldCharType="begin"/>
      </w:r>
      <w:bookmarkEnd w:id="5883"/>
      <w:bookmarkStart w:id="5884" w:name="_QWord_Source_Comparison_4678"/>
      <w:r>
        <w:instrText xml:space="preserve"> </w:instrText>
      </w:r>
      <w:bookmarkEnd w:id="5884"/>
      <w:bookmarkStart w:id="5885" w:name="_QWord_Source_Comparison_4679"/>
      <w:r>
        <w:rPr>
          <w:rFonts w:hint="eastAsia"/>
        </w:rPr>
        <w:instrText xml:space="preserve">REF QWord_XRef_Figure__GpxU9O \h \* CHARFORMAT</w:instrText>
      </w:r>
      <w:bookmarkEnd w:id="5885"/>
      <w:bookmarkStart w:id="5886" w:name="_QWord_Source_Comparison_4680"/>
      <w:r>
        <w:instrText xml:space="preserve"> </w:instrText>
      </w:r>
      <w:bookmarkStart w:id="5887" w:name="_QWord_Source_Comparison_4681"/>
      <w:r>
        <w:fldChar w:fldCharType="separate"/>
      </w:r>
      <w:bookmarkEnd w:id="5886"/>
      <w:bookmarkEnd w:id="5887"/>
      <w:bookmarkStart w:id="5888" w:name="_QWord_Source_Comparison_4682"/>
      <w:r>
        <w:rPr>
          <w:rFonts w:hint="eastAsia"/>
        </w:rPr>
        <w:t>图</w:t>
      </w:r>
      <w:bookmarkEnd w:id="5888"/>
      <w:bookmarkStart w:id="5889" w:name="_QWord_Source_Comparison_4683"/>
      <w:r>
        <w:rPr>
          <w:rFonts w:hint="eastAsia"/>
        </w:rPr>
        <w:t> </w:t>
      </w:r>
      <w:bookmarkEnd w:id="5889"/>
      <w:bookmarkStart w:id="5890" w:name="_QWord_Source_Comparison_4684"/>
      <w:r>
        <w:t>2</w:t>
      </w:r>
      <w:bookmarkEnd w:id="5890"/>
      <w:bookmarkStart w:id="5891" w:name="_QWord_Source_Comparison_4685"/>
      <w:r>
        <w:noBreakHyphen/>
      </w:r>
      <w:r>
        <w:t>42</w:t>
      </w:r>
      <w:bookmarkEnd w:id="5891"/>
      <w:bookmarkStart w:id="5892" w:name="_QWord_Source_Comparison_4686"/>
      <w:r>
        <w:fldChar w:fldCharType="end"/>
      </w:r>
      <w:bookmarkEnd w:id="5892"/>
      <w:bookmarkStart w:id="5893" w:name="_QWord_Source_Comparison_4687"/>
      <w:r>
        <w:rPr>
          <w:rFonts w:hint="eastAsia"/>
        </w:rPr>
        <w:t>所示。每个中断都有一个对应的入口地址。不同中断产生后，根据中断向量表，可以找到对应的入口地址，通过入口地址找中断的处理程序。在入口地址处会有一个中断跳转指令，以此来进入中断处理程序。例如外部中断</w:t>
      </w:r>
      <w:bookmarkEnd w:id="5893"/>
      <w:bookmarkStart w:id="5894" w:name="_QWord_Source_Comparison_4688"/>
      <w:r>
        <w:rPr>
          <w:rFonts w:hint="eastAsia"/>
        </w:rPr>
        <w:t>0</w:t>
      </w:r>
      <w:bookmarkEnd w:id="5894"/>
      <w:bookmarkStart w:id="5895" w:name="_QWord_Source_Comparison_4689"/>
      <w:r>
        <w:rPr>
          <w:rFonts w:hint="eastAsia"/>
        </w:rPr>
        <w:t>产生之后，</w:t>
      </w:r>
      <w:bookmarkEnd w:id="5895"/>
      <w:bookmarkStart w:id="5896" w:name="_QWord_Source_Comparison_4690"/>
      <w:r>
        <w:rPr>
          <w:rFonts w:hint="eastAsia"/>
        </w:rPr>
        <w:t>8051</w:t>
      </w:r>
      <w:bookmarkEnd w:id="5896"/>
      <w:bookmarkStart w:id="5897" w:name="_QWord_Source_Comparison_4691"/>
      <w:r>
        <w:rPr>
          <w:rFonts w:hint="eastAsia"/>
        </w:rPr>
        <w:t>的</w:t>
      </w:r>
      <w:bookmarkEnd w:id="5897"/>
      <w:bookmarkStart w:id="5898" w:name="_QWord_Source_Comparison_4692"/>
      <w:r>
        <w:rPr>
          <w:rFonts w:hint="eastAsia"/>
        </w:rPr>
        <w:t>CPU</w:t>
      </w:r>
      <w:bookmarkEnd w:id="5898"/>
      <w:bookmarkStart w:id="5899" w:name="_QWord_Source_Comparison_4693"/>
      <w:r>
        <w:rPr>
          <w:rFonts w:hint="eastAsia"/>
        </w:rPr>
        <w:t>自动到</w:t>
      </w:r>
      <w:bookmarkEnd w:id="5899"/>
      <w:bookmarkStart w:id="5900" w:name="_QWord_Source_Comparison_4694"/>
      <w:r>
        <w:rPr>
          <w:rFonts w:hint="eastAsia"/>
        </w:rPr>
        <w:t>3</w:t>
      </w:r>
      <w:bookmarkEnd w:id="5900"/>
      <w:bookmarkStart w:id="5901" w:name="_QWord_Source_Comparison_4695"/>
      <w:r>
        <w:rPr>
          <w:rFonts w:hint="eastAsia"/>
        </w:rPr>
        <w:t>号地址来去执行</w:t>
      </w:r>
      <w:bookmarkEnd w:id="5901"/>
      <w:bookmarkStart w:id="5902" w:name="_QWord_Source_Comparison_4696"/>
      <w:r>
        <w:rPr>
          <w:rFonts w:hint="eastAsia"/>
        </w:rPr>
        <w:t>AJMP 200</w:t>
      </w:r>
      <w:r>
        <w:rPr>
          <w:rFonts w:hint="eastAsia"/>
          <w:lang w:val="en-US" w:eastAsia="zh-CN"/>
        </w:rPr>
        <w:t>0</w:t>
      </w:r>
      <w:r>
        <w:rPr>
          <w:rFonts w:hint="eastAsia"/>
        </w:rPr>
        <w:t>H</w:t>
      </w:r>
      <w:bookmarkEnd w:id="5902"/>
      <w:bookmarkStart w:id="5903" w:name="_QWord_Source_Comparison_4697"/>
      <w:r>
        <w:rPr>
          <w:rFonts w:hint="eastAsia"/>
        </w:rPr>
        <w:t>这条指令，通过这条指令跳转到在</w:t>
      </w:r>
      <w:bookmarkEnd w:id="5903"/>
      <w:bookmarkStart w:id="5904" w:name="_QWord_Source_Comparison_4698"/>
      <w:r>
        <w:rPr>
          <w:rFonts w:hint="eastAsia"/>
        </w:rPr>
        <w:t>2000H</w:t>
      </w:r>
      <w:bookmarkEnd w:id="5904"/>
      <w:bookmarkStart w:id="5905" w:name="_QWord_Source_Comparison_4699"/>
      <w:r>
        <w:rPr>
          <w:rFonts w:hint="eastAsia"/>
        </w:rPr>
        <w:t>的中断处理程序。</w:t>
      </w:r>
      <w:bookmarkEnd w:id="5881"/>
      <w:bookmarkEnd w:id="5882"/>
      <w:bookmarkEnd w:id="5905"/>
    </w:p>
    <w:p w14:paraId="5C868D11">
      <w:pPr>
        <w:pStyle w:val="66"/>
        <w:numPr>
          <w:ilvl w:val="4"/>
          <w:numId w:val="6"/>
        </w:numPr>
      </w:pPr>
      <w:bookmarkStart w:id="5906" w:name="_QWord_Source_Comparison_4700"/>
      <w:bookmarkStart w:id="5907" w:name="_QWord_Paragraph__630"/>
      <w:bookmarkStart w:id="5908" w:name="_QWord_Source_Comparison_Para_630"/>
      <w:r>
        <w:rPr>
          <w:rFonts w:hint="eastAsia"/>
        </w:rPr>
        <w:t>当中断处理程序执行完之后，</w:t>
      </w:r>
      <w:bookmarkEnd w:id="5906"/>
      <w:bookmarkStart w:id="5909" w:name="_QWord_Source_Comparison_4701"/>
      <w:r>
        <w:rPr>
          <w:rFonts w:hint="eastAsia"/>
        </w:rPr>
        <w:t>CPU</w:t>
      </w:r>
      <w:bookmarkEnd w:id="5909"/>
      <w:bookmarkStart w:id="5910" w:name="_QWord_Source_Comparison_4702"/>
      <w:r>
        <w:rPr>
          <w:rFonts w:hint="eastAsia"/>
        </w:rPr>
        <w:t>会从堆栈把原来保存的指令地址取出来，接着该条指令的位置继续执行。</w:t>
      </w:r>
      <w:bookmarkEnd w:id="5907"/>
      <w:bookmarkEnd w:id="5908"/>
      <w:bookmarkEnd w:id="5910"/>
    </w:p>
    <w:p w14:paraId="30DEA1B7">
      <w:pPr>
        <w:pStyle w:val="105"/>
      </w:pPr>
      <w:bookmarkStart w:id="5911" w:name="_QWord_Source_Comparison_Para_631"/>
      <w:r>
        <w:t>‌</w:t>
      </w:r>
      <w:bookmarkStart w:id="5912" w:name="_QWord_Source_Comparison_4703"/>
      <w:bookmarkEnd w:id="5912"/>
      <w:bookmarkStart w:id="5913" w:name="_QWord_ImageIndex_56"/>
      <w:bookmarkStart w:id="5914" w:name="_QWord_Paragraph__631"/>
      <w:bookmarkStart w:id="5915" w:name="_QWord_Source_Comparison_4704"/>
      <w:r>
        <w:drawing>
          <wp:inline distT="0" distB="0" distL="0" distR="0">
            <wp:extent cx="3264535" cy="2028825"/>
            <wp:effectExtent l="0" t="0" r="0" b="9525"/>
            <wp:docPr id="1346566704" name="图片 2" descr="表格&#10;&#10;描述已自动生成" title="QWord_ImageMark_56">
              <a:hlinkClick xmlns:a="http://schemas.openxmlformats.org/drawingml/2006/main" r:id="rId154" tooltip="QWord 图片目录：resource/images/illustration/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66704" name="图片 2" descr="表格&#10;&#10;描述已自动生成" title="QWord_ImageMark_56"/>
                    <pic:cNvPicPr>
                      <a:picLocks noChangeAspect="1"/>
                    </pic:cNvPicPr>
                  </pic:nvPicPr>
                  <pic:blipFill>
                    <a:blip r:embed="rId155"/>
                    <a:stretch>
                      <a:fillRect/>
                    </a:stretch>
                  </pic:blipFill>
                  <pic:spPr>
                    <a:xfrm>
                      <a:off x="0" y="0"/>
                      <a:ext cx="3264535" cy="2029306"/>
                    </a:xfrm>
                    <a:prstGeom prst="rect">
                      <a:avLst/>
                    </a:prstGeom>
                  </pic:spPr>
                </pic:pic>
              </a:graphicData>
            </a:graphic>
          </wp:inline>
        </w:drawing>
      </w:r>
      <w:bookmarkEnd w:id="5911"/>
      <w:bookmarkEnd w:id="5913"/>
      <w:bookmarkEnd w:id="5914"/>
      <w:bookmarkEnd w:id="5915"/>
    </w:p>
    <w:p w14:paraId="67EEA978">
      <w:pPr>
        <w:pStyle w:val="68"/>
      </w:pPr>
      <w:bookmarkStart w:id="5916" w:name="_QWord_Source_Comparison_4705"/>
      <w:bookmarkStart w:id="5917" w:name="QWord_XRef_Figure__GpxU9O"/>
      <w:bookmarkStart w:id="5918" w:name="_QWord_Paragraph__632"/>
      <w:bookmarkStart w:id="5919" w:name="_QWord_Source_Comparison_Para_632"/>
      <w:r>
        <w:rPr>
          <w:rFonts w:hint="eastAsia"/>
        </w:rPr>
        <w:t>图</w:t>
      </w:r>
      <w:bookmarkEnd w:id="5916"/>
      <w:bookmarkStart w:id="5920" w:name="_QWord_Source_Comparison_4706"/>
      <w:r>
        <w:rPr>
          <w:rFonts w:hint="eastAsia"/>
        </w:rPr>
        <w:t> </w:t>
      </w:r>
      <w:bookmarkEnd w:id="5920"/>
      <w:bookmarkStart w:id="5921" w:name="_QWord_Source_Comparison_4707"/>
      <w:r>
        <w:fldChar w:fldCharType="begin"/>
      </w:r>
      <w:bookmarkEnd w:id="5921"/>
      <w:bookmarkStart w:id="5922" w:name="_QWord_Source_Comparison_4708"/>
      <w:r>
        <w:instrText xml:space="preserve"> SEQ QWord_Heading1_Sequence \c </w:instrText>
      </w:r>
      <w:bookmarkEnd w:id="5922"/>
      <w:bookmarkStart w:id="5923" w:name="_QWord_Source_Comparison_4709"/>
      <w:r>
        <w:fldChar w:fldCharType="separate"/>
      </w:r>
      <w:bookmarkEnd w:id="5923"/>
      <w:bookmarkStart w:id="5924" w:name="_QWord_Source_Comparison_4710"/>
      <w:r>
        <w:t>2</w:t>
      </w:r>
      <w:bookmarkEnd w:id="5924"/>
      <w:bookmarkStart w:id="5925" w:name="_QWord_Source_Comparison_4711"/>
      <w:r>
        <w:fldChar w:fldCharType="end"/>
      </w:r>
      <w:bookmarkEnd w:id="5925"/>
      <w:bookmarkStart w:id="5926" w:name="_QWord_Source_Comparison_4712"/>
      <w:r>
        <w:noBreakHyphen/>
      </w:r>
      <w:bookmarkEnd w:id="5926"/>
      <w:bookmarkStart w:id="5927" w:name="_QWord_Source_Comparison_4713"/>
      <w:r>
        <w:fldChar w:fldCharType="begin"/>
      </w:r>
      <w:bookmarkEnd w:id="5927"/>
      <w:bookmarkStart w:id="5928" w:name="_QWord_Source_Comparison_4714"/>
      <w:r>
        <w:instrText xml:space="preserve"> </w:instrText>
      </w:r>
      <w:bookmarkEnd w:id="5928"/>
      <w:bookmarkStart w:id="5929" w:name="_QWord_Source_Comparison_4715"/>
      <w:r>
        <w:rPr>
          <w:rFonts w:hint="eastAsia"/>
        </w:rPr>
        <w:instrText xml:space="preserve">SEQ </w:instrText>
      </w:r>
      <w:bookmarkEnd w:id="5929"/>
      <w:bookmarkStart w:id="5930" w:name="_QWord_Source_Comparison_4716"/>
      <w:r>
        <w:rPr>
          <w:rFonts w:hint="eastAsia"/>
        </w:rPr>
        <w:instrText xml:space="preserve">图</w:instrText>
      </w:r>
      <w:bookmarkEnd w:id="5930"/>
      <w:bookmarkStart w:id="5931" w:name="_QWord_Source_Comparison_4717"/>
      <w:r>
        <w:rPr>
          <w:rFonts w:hint="eastAsia"/>
        </w:rPr>
        <w:instrText xml:space="preserve"> \* ARABIC \s 1</w:instrText>
      </w:r>
      <w:bookmarkEnd w:id="5931"/>
      <w:bookmarkStart w:id="5932" w:name="_QWord_Source_Comparison_4718"/>
      <w:r>
        <w:instrText xml:space="preserve"> </w:instrText>
      </w:r>
      <w:bookmarkStart w:id="5933" w:name="_QWord_Source_Comparison_4719"/>
      <w:r>
        <w:fldChar w:fldCharType="separate"/>
      </w:r>
      <w:bookmarkEnd w:id="5932"/>
      <w:bookmarkEnd w:id="5933"/>
      <w:bookmarkStart w:id="5934" w:name="_QWord_Source_Comparison_4720"/>
      <w:r>
        <w:t>42</w:t>
      </w:r>
      <w:bookmarkEnd w:id="5934"/>
      <w:bookmarkStart w:id="5935" w:name="_QWord_Source_Comparison_4721"/>
      <w:r>
        <w:fldChar w:fldCharType="end"/>
      </w:r>
      <w:bookmarkEnd w:id="5917"/>
      <w:bookmarkEnd w:id="5935"/>
      <w:bookmarkStart w:id="5936" w:name="_QWord_Source_Comparison_4722"/>
      <w:r>
        <w:rPr>
          <w:rFonts w:hint="eastAsia"/>
        </w:rPr>
        <w:t xml:space="preserve">  </w:t>
      </w:r>
      <w:bookmarkEnd w:id="5936"/>
      <w:bookmarkStart w:id="5937" w:name="_QWord_Source_Comparison_4723"/>
      <w:r>
        <w:rPr>
          <w:rFonts w:hint="eastAsia"/>
        </w:rPr>
        <w:t>中断向量表示例</w:t>
      </w:r>
      <w:bookmarkEnd w:id="5918"/>
      <w:bookmarkEnd w:id="5919"/>
      <w:bookmarkEnd w:id="5937"/>
    </w:p>
    <w:p w14:paraId="49E83F14">
      <w:pPr>
        <w:pStyle w:val="65"/>
        <w:numPr>
          <w:ilvl w:val="3"/>
          <w:numId w:val="6"/>
        </w:numPr>
      </w:pPr>
      <w:bookmarkStart w:id="5938" w:name="_QWord_Source_Comparison_Para_633"/>
      <w:bookmarkStart w:id="5939" w:name="_QWord_Source_Comparison_4724"/>
      <w:bookmarkStart w:id="5940" w:name="_QWord_Paragraph__633"/>
      <w:r>
        <w:rPr>
          <w:rFonts w:hint="eastAsia"/>
        </w:rPr>
        <w:t>中断程序实例</w:t>
      </w:r>
      <w:bookmarkEnd w:id="5938"/>
      <w:bookmarkEnd w:id="5939"/>
      <w:bookmarkEnd w:id="5940"/>
    </w:p>
    <w:p w14:paraId="6DC8BDFA">
      <w:pPr>
        <w:pStyle w:val="4"/>
        <w:ind w:firstLine="420"/>
      </w:pPr>
      <w:bookmarkStart w:id="5941" w:name="_QWord_Source_Comparison_4726"/>
      <w:bookmarkStart w:id="5942" w:name="_QWord_Paragraph__634"/>
      <w:bookmarkStart w:id="5943" w:name="_QWord_Source_Comparison_Para_634"/>
      <w:r>
        <w:rPr>
          <w:rFonts w:hint="eastAsia"/>
        </w:rPr>
        <w:t>接下来编程实现一个实例，电路图如</w:t>
      </w:r>
      <w:bookmarkEnd w:id="5941"/>
      <w:bookmarkStart w:id="5944" w:name="_QWord_Source_Comparison_4727"/>
      <w:r>
        <w:fldChar w:fldCharType="begin"/>
      </w:r>
      <w:bookmarkEnd w:id="5944"/>
      <w:bookmarkStart w:id="5945" w:name="_QWord_Source_Comparison_4728"/>
      <w:r>
        <w:instrText xml:space="preserve"> </w:instrText>
      </w:r>
      <w:bookmarkEnd w:id="5945"/>
      <w:bookmarkStart w:id="5946" w:name="_QWord_Source_Comparison_4729"/>
      <w:r>
        <w:rPr>
          <w:rFonts w:hint="eastAsia"/>
        </w:rPr>
        <w:instrText xml:space="preserve">REF QWord_XRef_Figure__bH8hcF \h \* CHARFORMAT</w:instrText>
      </w:r>
      <w:bookmarkEnd w:id="5946"/>
      <w:bookmarkStart w:id="5947" w:name="_QWord_Source_Comparison_4730"/>
      <w:r>
        <w:instrText xml:space="preserve"> </w:instrText>
      </w:r>
      <w:bookmarkStart w:id="5948" w:name="_QWord_Source_Comparison_4731"/>
      <w:r>
        <w:fldChar w:fldCharType="separate"/>
      </w:r>
      <w:bookmarkEnd w:id="5947"/>
      <w:bookmarkEnd w:id="5948"/>
      <w:bookmarkStart w:id="5949" w:name="_QWord_Source_Comparison_4732"/>
      <w:r>
        <w:rPr>
          <w:rFonts w:hint="eastAsia"/>
        </w:rPr>
        <w:t>图</w:t>
      </w:r>
      <w:bookmarkEnd w:id="5949"/>
      <w:bookmarkStart w:id="5950" w:name="_QWord_Source_Comparison_4733"/>
      <w:r>
        <w:rPr>
          <w:rFonts w:hint="eastAsia"/>
        </w:rPr>
        <w:t> </w:t>
      </w:r>
      <w:bookmarkEnd w:id="5950"/>
      <w:bookmarkStart w:id="5951" w:name="_QWord_Source_Comparison_4734"/>
      <w:r>
        <w:t>2</w:t>
      </w:r>
      <w:bookmarkEnd w:id="5951"/>
      <w:bookmarkStart w:id="5952" w:name="_QWord_Source_Comparison_4735"/>
      <w:r>
        <w:noBreakHyphen/>
      </w:r>
      <w:r>
        <w:t>43</w:t>
      </w:r>
      <w:bookmarkEnd w:id="5952"/>
      <w:bookmarkStart w:id="5953" w:name="_QWord_Source_Comparison_4736"/>
      <w:r>
        <w:fldChar w:fldCharType="end"/>
      </w:r>
      <w:bookmarkEnd w:id="5953"/>
      <w:bookmarkStart w:id="5954" w:name="_QWord_Source_Comparison_4737"/>
      <w:r>
        <w:rPr>
          <w:rFonts w:hint="eastAsia"/>
        </w:rPr>
        <w:t>所示。</w:t>
      </w:r>
      <w:bookmarkEnd w:id="5954"/>
      <w:bookmarkStart w:id="5955" w:name="_QWord_Source_Comparison_4738"/>
      <w:r>
        <w:rPr>
          <w:rFonts w:hint="eastAsia"/>
        </w:rPr>
        <w:t>P0</w:t>
      </w:r>
      <w:bookmarkEnd w:id="5955"/>
      <w:bookmarkStart w:id="5956" w:name="_QWord_Source_Comparison_4739"/>
      <w:r>
        <w:rPr>
          <w:rFonts w:hint="eastAsia"/>
        </w:rPr>
        <w:t>口连接</w:t>
      </w:r>
      <w:bookmarkEnd w:id="5956"/>
      <w:bookmarkStart w:id="5957" w:name="_QWord_Source_Comparison_4740"/>
      <w:r>
        <w:rPr>
          <w:rFonts w:hint="eastAsia"/>
        </w:rPr>
        <w:t>8</w:t>
      </w:r>
      <w:bookmarkEnd w:id="5957"/>
      <w:bookmarkStart w:id="5958" w:name="_QWord_Source_Comparison_4741"/>
      <w:r>
        <w:rPr>
          <w:rFonts w:hint="eastAsia"/>
        </w:rPr>
        <w:t>个发光二极管，</w:t>
      </w:r>
      <w:bookmarkEnd w:id="5958"/>
      <w:bookmarkStart w:id="5959" w:name="_QWord_Source_Comparison_4742"/>
      <w:r>
        <w:rPr>
          <w:rFonts w:hint="eastAsia"/>
        </w:rPr>
        <w:t>P3</w:t>
      </w:r>
      <w:bookmarkEnd w:id="5959"/>
      <w:bookmarkStart w:id="5960" w:name="_QWord_Source_Comparison_4743"/>
      <w:r>
        <w:rPr>
          <w:rFonts w:hint="eastAsia"/>
        </w:rPr>
        <w:t>口连接一个开关，需要进行编程，来使二极管实现流水灯效果，并通过开关来控制流水灯。</w:t>
      </w:r>
      <w:bookmarkEnd w:id="5942"/>
      <w:bookmarkEnd w:id="5943"/>
      <w:bookmarkEnd w:id="5960"/>
    </w:p>
    <w:p w14:paraId="492D063F">
      <w:pPr>
        <w:pStyle w:val="105"/>
      </w:pPr>
      <w:bookmarkStart w:id="5961" w:name="_QWord_Source_Comparison_Para_635"/>
      <w:r>
        <w:t>‌</w:t>
      </w:r>
      <w:bookmarkStart w:id="5962" w:name="_QWord_Source_Comparison_4744"/>
      <w:bookmarkEnd w:id="5962"/>
      <w:bookmarkStart w:id="5963" w:name="_QWord_ImageIndex_57"/>
      <w:bookmarkStart w:id="5964" w:name="_QWord_Paragraph__635"/>
      <w:bookmarkStart w:id="5965" w:name="_QWord_Source_Comparison_4745"/>
      <w:r>
        <w:drawing>
          <wp:inline distT="0" distB="0" distL="0" distR="0">
            <wp:extent cx="5205730" cy="3695065"/>
            <wp:effectExtent l="0" t="0" r="0" b="635"/>
            <wp:docPr id="1275567506" name="图片 28" title="QWord_ImageMark_57">
              <a:hlinkClick xmlns:a="http://schemas.openxmlformats.org/drawingml/2006/main" r:id="rId156" tooltip="QWord 图片目录：resource/images/illustration/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67506" name="图片 28" title="QWord_ImageMark_57"/>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a:xfrm>
                      <a:off x="0" y="0"/>
                      <a:ext cx="5205730" cy="3695279"/>
                    </a:xfrm>
                    <a:prstGeom prst="rect">
                      <a:avLst/>
                    </a:prstGeom>
                    <a:noFill/>
                    <a:ln>
                      <a:noFill/>
                    </a:ln>
                  </pic:spPr>
                </pic:pic>
              </a:graphicData>
            </a:graphic>
          </wp:inline>
        </w:drawing>
      </w:r>
      <w:bookmarkEnd w:id="5961"/>
      <w:bookmarkEnd w:id="5963"/>
      <w:bookmarkEnd w:id="5964"/>
      <w:bookmarkEnd w:id="5965"/>
    </w:p>
    <w:p w14:paraId="5F55846A">
      <w:pPr>
        <w:pStyle w:val="68"/>
      </w:pPr>
      <w:bookmarkStart w:id="5966" w:name="_QWord_Source_Comparison_4746"/>
      <w:bookmarkStart w:id="5967" w:name="QWord_XRef_Figure__bH8hcF"/>
      <w:bookmarkStart w:id="5968" w:name="_QWord_Source_Comparison_Para_636"/>
      <w:bookmarkStart w:id="5969" w:name="_QWord_Paragraph__636"/>
      <w:r>
        <w:rPr>
          <w:rFonts w:hint="eastAsia"/>
        </w:rPr>
        <w:t>图</w:t>
      </w:r>
      <w:bookmarkEnd w:id="5966"/>
      <w:bookmarkStart w:id="5970" w:name="_QWord_Source_Comparison_4747"/>
      <w:r>
        <w:rPr>
          <w:rFonts w:hint="eastAsia"/>
        </w:rPr>
        <w:t> </w:t>
      </w:r>
      <w:bookmarkEnd w:id="5970"/>
      <w:bookmarkStart w:id="5971" w:name="_QWord_Source_Comparison_4748"/>
      <w:r>
        <w:fldChar w:fldCharType="begin"/>
      </w:r>
      <w:bookmarkEnd w:id="5971"/>
      <w:bookmarkStart w:id="5972" w:name="_QWord_Source_Comparison_4749"/>
      <w:r>
        <w:instrText xml:space="preserve"> SEQ QWord_Heading1_Sequence \c </w:instrText>
      </w:r>
      <w:bookmarkEnd w:id="5972"/>
      <w:bookmarkStart w:id="5973" w:name="_QWord_Source_Comparison_4750"/>
      <w:r>
        <w:fldChar w:fldCharType="separate"/>
      </w:r>
      <w:bookmarkEnd w:id="5973"/>
      <w:bookmarkStart w:id="5974" w:name="_QWord_Source_Comparison_4751"/>
      <w:r>
        <w:t>2</w:t>
      </w:r>
      <w:bookmarkEnd w:id="5974"/>
      <w:bookmarkStart w:id="5975" w:name="_QWord_Source_Comparison_4752"/>
      <w:r>
        <w:fldChar w:fldCharType="end"/>
      </w:r>
      <w:bookmarkEnd w:id="5975"/>
      <w:bookmarkStart w:id="5976" w:name="_QWord_Source_Comparison_4753"/>
      <w:r>
        <w:noBreakHyphen/>
      </w:r>
      <w:bookmarkEnd w:id="5976"/>
      <w:bookmarkStart w:id="5977" w:name="_QWord_Source_Comparison_4754"/>
      <w:r>
        <w:fldChar w:fldCharType="begin"/>
      </w:r>
      <w:bookmarkEnd w:id="5977"/>
      <w:bookmarkStart w:id="5978" w:name="_QWord_Source_Comparison_4755"/>
      <w:r>
        <w:instrText xml:space="preserve"> </w:instrText>
      </w:r>
      <w:bookmarkEnd w:id="5978"/>
      <w:bookmarkStart w:id="5979" w:name="_QWord_Source_Comparison_4756"/>
      <w:r>
        <w:rPr>
          <w:rFonts w:hint="eastAsia"/>
        </w:rPr>
        <w:instrText xml:space="preserve">SEQ </w:instrText>
      </w:r>
      <w:bookmarkEnd w:id="5979"/>
      <w:bookmarkStart w:id="5980" w:name="_QWord_Source_Comparison_4757"/>
      <w:r>
        <w:rPr>
          <w:rFonts w:hint="eastAsia"/>
        </w:rPr>
        <w:instrText xml:space="preserve">图</w:instrText>
      </w:r>
      <w:bookmarkEnd w:id="5980"/>
      <w:bookmarkStart w:id="5981" w:name="_QWord_Source_Comparison_4758"/>
      <w:r>
        <w:rPr>
          <w:rFonts w:hint="eastAsia"/>
        </w:rPr>
        <w:instrText xml:space="preserve"> \* ARABIC \s 1</w:instrText>
      </w:r>
      <w:bookmarkEnd w:id="5981"/>
      <w:bookmarkStart w:id="5982" w:name="_QWord_Source_Comparison_4759"/>
      <w:r>
        <w:instrText xml:space="preserve"> </w:instrText>
      </w:r>
      <w:bookmarkStart w:id="5983" w:name="_QWord_Source_Comparison_4760"/>
      <w:r>
        <w:fldChar w:fldCharType="separate"/>
      </w:r>
      <w:bookmarkEnd w:id="5982"/>
      <w:bookmarkEnd w:id="5983"/>
      <w:bookmarkStart w:id="5984" w:name="_QWord_Source_Comparison_4761"/>
      <w:r>
        <w:t>43</w:t>
      </w:r>
      <w:bookmarkEnd w:id="5984"/>
      <w:bookmarkStart w:id="5985" w:name="_QWord_Source_Comparison_4762"/>
      <w:r>
        <w:fldChar w:fldCharType="end"/>
      </w:r>
      <w:bookmarkEnd w:id="5967"/>
      <w:bookmarkEnd w:id="5985"/>
      <w:bookmarkStart w:id="5986" w:name="_QWord_Source_Comparison_4763"/>
      <w:r>
        <w:rPr>
          <w:rFonts w:hint="eastAsia"/>
        </w:rPr>
        <w:t xml:space="preserve">  </w:t>
      </w:r>
      <w:bookmarkEnd w:id="5986"/>
      <w:bookmarkStart w:id="5987" w:name="_QWord_Source_Comparison_4764"/>
      <w:r>
        <w:rPr>
          <w:rFonts w:hint="eastAsia"/>
        </w:rPr>
        <w:t>中断向量表</w:t>
      </w:r>
      <w:bookmarkEnd w:id="5968"/>
      <w:bookmarkEnd w:id="5969"/>
      <w:bookmarkEnd w:id="5987"/>
    </w:p>
    <w:p w14:paraId="6EC5B511">
      <w:pPr>
        <w:pStyle w:val="4"/>
        <w:ind w:firstLine="420"/>
      </w:pPr>
      <w:bookmarkStart w:id="5988" w:name="_QWord_Source_Comparison_4765"/>
      <w:bookmarkStart w:id="5989" w:name="_QWord_Source_Comparison_Para_637"/>
      <w:bookmarkStart w:id="5990" w:name="_QWord_Paragraph__637"/>
      <w:r>
        <w:t>该程序首先设置了中断允许寄存器</w:t>
      </w:r>
      <w:bookmarkEnd w:id="5988"/>
      <w:bookmarkStart w:id="5991" w:name="_QWord_Source_Comparison_4766"/>
      <w:r>
        <w:t>IE</w:t>
      </w:r>
      <w:bookmarkEnd w:id="5991"/>
      <w:bookmarkStart w:id="5992" w:name="_QWord_Source_Comparison_4767"/>
      <w:r>
        <w:t>和特殊功能寄存器</w:t>
      </w:r>
      <w:bookmarkEnd w:id="5992"/>
      <w:bookmarkStart w:id="5993" w:name="_QWord_Source_Comparison_4768"/>
      <w:r>
        <w:t>TCON</w:t>
      </w:r>
      <w:bookmarkEnd w:id="5993"/>
      <w:bookmarkStart w:id="5994" w:name="_QWord_Source_Comparison_4769"/>
      <w:r>
        <w:t>以启用外部中断</w:t>
      </w:r>
      <w:bookmarkEnd w:id="5994"/>
      <w:bookmarkStart w:id="5995" w:name="_QWord_Source_Comparison_4770"/>
      <w:r>
        <w:t>0</w:t>
      </w:r>
      <w:bookmarkEnd w:id="5995"/>
      <w:bookmarkStart w:id="5996" w:name="_QWord_Source_Comparison_4771"/>
      <w:r>
        <w:t>，并采用电平触发方式。然后在主函数</w:t>
      </w:r>
      <w:bookmarkEnd w:id="5996"/>
      <w:bookmarkStart w:id="5997" w:name="_QWord_Source_Comparison_4772"/>
      <w:r>
        <w:t>main()</w:t>
      </w:r>
      <w:bookmarkEnd w:id="5997"/>
      <w:bookmarkStart w:id="5998" w:name="_QWord_Source_Comparison_4773"/>
      <w:r>
        <w:t>中，通过一个无限循环判断</w:t>
      </w:r>
      <w:bookmarkEnd w:id="5998"/>
      <w:bookmarkStart w:id="5999" w:name="_QWord_Source_Comparison_4774"/>
      <w:r>
        <w:t>flag</w:t>
      </w:r>
      <w:bookmarkEnd w:id="5999"/>
      <w:bookmarkStart w:id="6000" w:name="_QWord_Source_Comparison_4775"/>
      <w:r>
        <w:t>变量的状态</w:t>
      </w:r>
      <w:bookmarkEnd w:id="6000"/>
      <w:bookmarkStart w:id="6001" w:name="_QWord_Source_Comparison_4776"/>
      <w:r>
        <w:rPr>
          <w:rFonts w:hint="eastAsia"/>
        </w:rPr>
        <w:t>。</w:t>
      </w:r>
      <w:bookmarkEnd w:id="6001"/>
      <w:bookmarkStart w:id="6002" w:name="_QWord_Source_Comparison_4777"/>
      <w:r>
        <w:t>若</w:t>
      </w:r>
      <w:bookmarkEnd w:id="6002"/>
      <w:bookmarkStart w:id="6003" w:name="_QWord_Source_Comparison_4778"/>
      <w:r>
        <w:t>flag</w:t>
      </w:r>
      <w:bookmarkEnd w:id="6003"/>
      <w:bookmarkStart w:id="6004" w:name="_QWord_Source_Comparison_4779"/>
      <w:r>
        <w:t>为</w:t>
      </w:r>
      <w:bookmarkEnd w:id="6004"/>
      <w:bookmarkStart w:id="6005" w:name="_QWord_Source_Comparison_4780"/>
      <w:r>
        <w:t>1</w:t>
      </w:r>
      <w:bookmarkEnd w:id="6005"/>
      <w:bookmarkStart w:id="6006" w:name="_QWord_Source_Comparison_4781"/>
      <w:r>
        <w:t>，则进行</w:t>
      </w:r>
      <w:bookmarkEnd w:id="6006"/>
      <w:bookmarkStart w:id="6007" w:name="_QWord_Source_Comparison_4782"/>
      <w:r>
        <w:t>LED</w:t>
      </w:r>
      <w:bookmarkEnd w:id="6007"/>
      <w:bookmarkStart w:id="6008" w:name="_QWord_Source_Comparison_4783"/>
      <w:r>
        <w:t>状态更新；否则跳过更新过程。当外部中断</w:t>
      </w:r>
      <w:bookmarkEnd w:id="6008"/>
      <w:bookmarkStart w:id="6009" w:name="_QWord_Source_Comparison_4784"/>
      <w:r>
        <w:t>0</w:t>
      </w:r>
      <w:bookmarkEnd w:id="6009"/>
      <w:bookmarkStart w:id="6010" w:name="_QWord_Source_Comparison_4785"/>
      <w:r>
        <w:t>发生时，会调用</w:t>
      </w:r>
      <w:bookmarkEnd w:id="6010"/>
      <w:bookmarkStart w:id="6011" w:name="_QWord_Source_Comparison_4786"/>
      <w:r>
        <w:rPr>
          <w:rFonts w:hint="eastAsia"/>
        </w:rPr>
        <w:t>ext0()</w:t>
      </w:r>
      <w:bookmarkEnd w:id="6011"/>
      <w:bookmarkStart w:id="6012" w:name="_QWord_Source_Comparison_4787"/>
      <w:r>
        <w:t>子程序，将</w:t>
      </w:r>
      <w:bookmarkEnd w:id="6012"/>
      <w:bookmarkStart w:id="6013" w:name="_QWord_Source_Comparison_4788"/>
      <w:r>
        <w:t>flag</w:t>
      </w:r>
      <w:bookmarkEnd w:id="6013"/>
      <w:bookmarkStart w:id="6014" w:name="_QWord_Source_Comparison_4789"/>
      <w:r>
        <w:t>翻转，从而触发</w:t>
      </w:r>
      <w:bookmarkEnd w:id="6014"/>
      <w:bookmarkStart w:id="6015" w:name="_QWord_Source_Comparison_4790"/>
      <w:r>
        <w:t>LED</w:t>
      </w:r>
      <w:bookmarkEnd w:id="6015"/>
      <w:bookmarkStart w:id="6016" w:name="_QWord_Source_Comparison_4791"/>
      <w:r>
        <w:t>状态变化。通过这种方式，实现了</w:t>
      </w:r>
      <w:bookmarkEnd w:id="6016"/>
      <w:bookmarkStart w:id="6017" w:name="_QWord_Source_Comparison_4792"/>
      <w:r>
        <w:t>LED</w:t>
      </w:r>
      <w:bookmarkEnd w:id="6017"/>
      <w:bookmarkStart w:id="6018" w:name="_QWord_Source_Comparison_4793"/>
      <w:r>
        <w:t>灯的闪烁效果。</w:t>
      </w:r>
      <w:bookmarkEnd w:id="6018"/>
      <w:bookmarkStart w:id="6019" w:name="_QWord_Source_Comparison_4794"/>
      <w:r>
        <w:rPr>
          <w:rFonts w:hint="eastAsia"/>
        </w:rPr>
        <w:t>下面是具体代码：</w:t>
      </w:r>
      <w:bookmarkEnd w:id="5989"/>
      <w:bookmarkEnd w:id="5990"/>
      <w:bookmarkEnd w:id="6019"/>
    </w:p>
    <w:p w14:paraId="31C02FDC">
      <w:pPr>
        <w:pStyle w:val="145"/>
      </w:pPr>
      <w:bookmarkStart w:id="6020" w:name="_QWord_Source_Comparison_4795"/>
      <w:bookmarkStart w:id="6021" w:name="_QWord_Source_Comparison_Para_638"/>
      <w:bookmarkStart w:id="6022" w:name="_QWord_Paragraph__638"/>
      <w:r>
        <w:t>#include</w:t>
      </w:r>
      <w:bookmarkEnd w:id="6020"/>
      <w:bookmarkStart w:id="6023" w:name="_QWord_Source_Comparison_4796"/>
      <w:r>
        <w:t>&lt;</w:t>
      </w:r>
      <w:bookmarkEnd w:id="6023"/>
      <w:bookmarkStart w:id="6024" w:name="_QWord_Source_Comparison_4797"/>
      <w:r>
        <w:t>reg51.h</w:t>
      </w:r>
      <w:bookmarkEnd w:id="6024"/>
      <w:bookmarkStart w:id="6025" w:name="_QWord_Source_Comparison_4798"/>
      <w:r>
        <w:t>&gt;</w:t>
      </w:r>
      <w:bookmarkEnd w:id="6021"/>
      <w:bookmarkEnd w:id="6022"/>
      <w:bookmarkEnd w:id="6025"/>
    </w:p>
    <w:p w14:paraId="34F8C6F1">
      <w:pPr>
        <w:pStyle w:val="145"/>
      </w:pPr>
      <w:bookmarkStart w:id="6026" w:name="_QWord_Source_Comparison_4799"/>
      <w:bookmarkStart w:id="6027" w:name="_QWord_Source_Comparison_Para_639"/>
      <w:bookmarkStart w:id="6028" w:name="_QWord_Paragraph__639"/>
      <w:r>
        <w:t>unsigned</w:t>
      </w:r>
      <w:bookmarkEnd w:id="6026"/>
      <w:bookmarkStart w:id="6029" w:name="_QWord_Source_Comparison_4800"/>
      <w:r>
        <w:t> </w:t>
      </w:r>
      <w:bookmarkEnd w:id="6029"/>
      <w:bookmarkStart w:id="6030" w:name="_QWord_Source_Comparison_4801"/>
      <w:r>
        <w:t>char</w:t>
      </w:r>
      <w:bookmarkEnd w:id="6030"/>
      <w:bookmarkStart w:id="6031" w:name="_QWord_Source_Comparison_4802"/>
      <w:r>
        <w:t> </w:t>
      </w:r>
      <w:bookmarkEnd w:id="6031"/>
      <w:bookmarkStart w:id="6032" w:name="_QWord_Source_Comparison_4803"/>
      <w:r>
        <w:t>LED;</w:t>
      </w:r>
      <w:bookmarkEnd w:id="6027"/>
      <w:bookmarkEnd w:id="6028"/>
      <w:bookmarkEnd w:id="6032"/>
    </w:p>
    <w:p w14:paraId="46F4D1FC">
      <w:pPr>
        <w:pStyle w:val="145"/>
      </w:pPr>
      <w:bookmarkStart w:id="6033" w:name="_QWord_Source_Comparison_4804"/>
      <w:bookmarkStart w:id="6034" w:name="_QWord_Source_Comparison_Para_640"/>
      <w:bookmarkStart w:id="6035" w:name="_QWord_Paragraph__640"/>
      <w:r>
        <w:t>bit</w:t>
      </w:r>
      <w:bookmarkEnd w:id="6033"/>
      <w:bookmarkStart w:id="6036" w:name="_QWord_Source_Comparison_4805"/>
      <w:r>
        <w:t> </w:t>
      </w:r>
      <w:bookmarkEnd w:id="6036"/>
      <w:bookmarkStart w:id="6037" w:name="_QWord_Source_Comparison_4806"/>
      <w:r>
        <w:t>flag</w:t>
      </w:r>
      <w:bookmarkEnd w:id="6037"/>
      <w:bookmarkStart w:id="6038" w:name="_QWord_Source_Comparison_4807"/>
      <w:r>
        <w:t>=</w:t>
      </w:r>
      <w:bookmarkEnd w:id="6038"/>
      <w:bookmarkStart w:id="6039" w:name="_QWord_Source_Comparison_4808"/>
      <w:r>
        <w:t>0;</w:t>
      </w:r>
      <w:bookmarkEnd w:id="6034"/>
      <w:bookmarkEnd w:id="6035"/>
      <w:bookmarkEnd w:id="6039"/>
    </w:p>
    <w:p w14:paraId="3928807F">
      <w:pPr>
        <w:pStyle w:val="145"/>
      </w:pPr>
      <w:bookmarkStart w:id="6040" w:name="_QWord_Source_Comparison_4809"/>
      <w:bookmarkStart w:id="6041" w:name="_QWord_Paragraph__641"/>
      <w:bookmarkStart w:id="6042" w:name="_QWord_Source_Comparison_Para_641"/>
      <w:r>
        <w:t>void</w:t>
      </w:r>
      <w:bookmarkEnd w:id="6040"/>
      <w:bookmarkStart w:id="6043" w:name="_QWord_Source_Comparison_4810"/>
      <w:r>
        <w:t> </w:t>
      </w:r>
      <w:bookmarkEnd w:id="6043"/>
      <w:bookmarkStart w:id="6044" w:name="_QWord_Source_Comparison_4811"/>
      <w:r>
        <w:t>delay(int</w:t>
      </w:r>
      <w:bookmarkEnd w:id="6044"/>
      <w:bookmarkStart w:id="6045" w:name="_QWord_Source_Comparison_4812"/>
      <w:r>
        <w:t> </w:t>
      </w:r>
      <w:bookmarkEnd w:id="6045"/>
      <w:bookmarkStart w:id="6046" w:name="_QWord_Source_Comparison_4813"/>
      <w:r>
        <w:t>t)</w:t>
      </w:r>
      <w:bookmarkEnd w:id="6041"/>
      <w:bookmarkEnd w:id="6042"/>
      <w:bookmarkEnd w:id="6046"/>
    </w:p>
    <w:p w14:paraId="61D65AB5">
      <w:pPr>
        <w:pStyle w:val="145"/>
      </w:pPr>
      <w:bookmarkStart w:id="6047" w:name="_QWord_Source_Comparison_4814"/>
      <w:bookmarkStart w:id="6048" w:name="_QWord_Paragraph__642"/>
      <w:bookmarkStart w:id="6049" w:name="_QWord_Source_Comparison_Para_642"/>
      <w:r>
        <w:t>{int</w:t>
      </w:r>
      <w:bookmarkEnd w:id="6047"/>
      <w:bookmarkStart w:id="6050" w:name="_QWord_Source_Comparison_4815"/>
      <w:r>
        <w:t> </w:t>
      </w:r>
      <w:bookmarkEnd w:id="6050"/>
      <w:bookmarkStart w:id="6051" w:name="_QWord_Source_Comparison_4816"/>
      <w:r>
        <w:t>i,j;</w:t>
      </w:r>
      <w:bookmarkEnd w:id="6048"/>
      <w:bookmarkEnd w:id="6049"/>
      <w:bookmarkEnd w:id="6051"/>
    </w:p>
    <w:p w14:paraId="7762B209">
      <w:pPr>
        <w:pStyle w:val="145"/>
      </w:pPr>
      <w:bookmarkStart w:id="6052" w:name="_QWord_Source_Comparison_4817"/>
      <w:bookmarkStart w:id="6053" w:name="_QWord_Source_Comparison_Para_643"/>
      <w:bookmarkStart w:id="6054" w:name="_QWord_Paragraph__643"/>
      <w:r>
        <w:t xml:space="preserve">   </w:t>
      </w:r>
      <w:bookmarkEnd w:id="6052"/>
      <w:bookmarkStart w:id="6055" w:name="_QWord_Source_Comparison_4818"/>
      <w:r>
        <w:t>for(i</w:t>
      </w:r>
      <w:bookmarkEnd w:id="6055"/>
      <w:bookmarkStart w:id="6056" w:name="_QWord_Source_Comparison_4819"/>
      <w:r>
        <w:t>=</w:t>
      </w:r>
      <w:bookmarkEnd w:id="6056"/>
      <w:bookmarkStart w:id="6057" w:name="_QWord_Source_Comparison_4820"/>
      <w:r>
        <w:t>0;i</w:t>
      </w:r>
      <w:bookmarkEnd w:id="6057"/>
      <w:bookmarkStart w:id="6058" w:name="_QWord_Source_Comparison_4821"/>
      <w:r>
        <w:t>&lt;</w:t>
      </w:r>
      <w:bookmarkEnd w:id="6058"/>
      <w:bookmarkStart w:id="6059" w:name="_QWord_Source_Comparison_4822"/>
      <w:r>
        <w:t>t;i</w:t>
      </w:r>
      <w:bookmarkEnd w:id="6059"/>
      <w:bookmarkStart w:id="6060" w:name="_QWord_Source_Comparison_4823"/>
      <w:r>
        <w:t>++</w:t>
      </w:r>
      <w:bookmarkEnd w:id="6060"/>
      <w:bookmarkStart w:id="6061" w:name="_QWord_Source_Comparison_4824"/>
      <w:r>
        <w:t>)</w:t>
      </w:r>
      <w:bookmarkEnd w:id="6053"/>
      <w:bookmarkEnd w:id="6054"/>
      <w:bookmarkEnd w:id="6061"/>
    </w:p>
    <w:p w14:paraId="2054ECC5">
      <w:pPr>
        <w:pStyle w:val="145"/>
      </w:pPr>
      <w:bookmarkStart w:id="6062" w:name="_QWord_Source_Comparison_4825"/>
      <w:bookmarkStart w:id="6063" w:name="_QWord_Source_Comparison_Para_644"/>
      <w:bookmarkStart w:id="6064" w:name="_QWord_Paragraph__644"/>
      <w:r>
        <w:t xml:space="preserve">     </w:t>
      </w:r>
      <w:bookmarkEnd w:id="6062"/>
      <w:bookmarkStart w:id="6065" w:name="_QWord_Source_Comparison_4826"/>
      <w:r>
        <w:t>for(j</w:t>
      </w:r>
      <w:bookmarkEnd w:id="6065"/>
      <w:bookmarkStart w:id="6066" w:name="_QWord_Source_Comparison_4827"/>
      <w:r>
        <w:t>=</w:t>
      </w:r>
      <w:bookmarkEnd w:id="6066"/>
      <w:bookmarkStart w:id="6067" w:name="_QWord_Source_Comparison_4828"/>
      <w:r>
        <w:t>0;j</w:t>
      </w:r>
      <w:bookmarkEnd w:id="6067"/>
      <w:bookmarkStart w:id="6068" w:name="_QWord_Source_Comparison_4829"/>
      <w:r>
        <w:t>&lt;</w:t>
      </w:r>
      <w:bookmarkEnd w:id="6068"/>
      <w:bookmarkStart w:id="6069" w:name="_QWord_Source_Comparison_4830"/>
      <w:r>
        <w:t>1000;j</w:t>
      </w:r>
      <w:bookmarkEnd w:id="6069"/>
      <w:bookmarkStart w:id="6070" w:name="_QWord_Source_Comparison_4831"/>
      <w:r>
        <w:t>++</w:t>
      </w:r>
      <w:bookmarkEnd w:id="6070"/>
      <w:bookmarkStart w:id="6071" w:name="_QWord_Source_Comparison_4832"/>
      <w:r>
        <w:t>);</w:t>
      </w:r>
      <w:bookmarkEnd w:id="6063"/>
      <w:bookmarkEnd w:id="6064"/>
      <w:bookmarkEnd w:id="6071"/>
    </w:p>
    <w:p w14:paraId="750C11D0">
      <w:pPr>
        <w:pStyle w:val="145"/>
      </w:pPr>
      <w:bookmarkStart w:id="6072" w:name="_QWord_Source_Comparison_Para_645"/>
      <w:bookmarkStart w:id="6073" w:name="_QWord_Source_Comparison_4833"/>
      <w:bookmarkStart w:id="6074" w:name="_QWord_Paragraph__645"/>
      <w:r>
        <w:t>}</w:t>
      </w:r>
      <w:bookmarkEnd w:id="6072"/>
      <w:bookmarkEnd w:id="6073"/>
      <w:bookmarkEnd w:id="6074"/>
    </w:p>
    <w:p w14:paraId="6B144701">
      <w:pPr>
        <w:pStyle w:val="145"/>
      </w:pPr>
      <w:bookmarkStart w:id="6075" w:name="_QWord_Source_Comparison_4834"/>
      <w:bookmarkStart w:id="6076" w:name="_QWord_Paragraph__646"/>
      <w:bookmarkStart w:id="6077" w:name="_QWord_Source_Comparison_Para_646"/>
      <w:r>
        <w:t>void</w:t>
      </w:r>
      <w:bookmarkEnd w:id="6075"/>
      <w:bookmarkStart w:id="6078" w:name="_QWord_Source_Comparison_4835"/>
      <w:r>
        <w:t> </w:t>
      </w:r>
      <w:bookmarkEnd w:id="6078"/>
      <w:bookmarkStart w:id="6079" w:name="_QWord_Source_Comparison_4836"/>
      <w:r>
        <w:t>ext0()</w:t>
      </w:r>
      <w:bookmarkEnd w:id="6079"/>
      <w:bookmarkStart w:id="6080" w:name="_QWord_Source_Comparison_4837"/>
      <w:r>
        <w:t> </w:t>
      </w:r>
      <w:bookmarkEnd w:id="6080"/>
      <w:bookmarkStart w:id="6081" w:name="_QWord_Source_Comparison_4838"/>
      <w:r>
        <w:t>interrupt</w:t>
      </w:r>
      <w:bookmarkEnd w:id="6081"/>
      <w:bookmarkStart w:id="6082" w:name="_QWord_Source_Comparison_4839"/>
      <w:r>
        <w:t> </w:t>
      </w:r>
      <w:bookmarkEnd w:id="6082"/>
      <w:bookmarkStart w:id="6083" w:name="_QWord_Source_Comparison_4840"/>
      <w:r>
        <w:t>0</w:t>
      </w:r>
      <w:bookmarkEnd w:id="6076"/>
      <w:bookmarkEnd w:id="6077"/>
      <w:bookmarkEnd w:id="6083"/>
    </w:p>
    <w:p w14:paraId="03F4E7AE">
      <w:pPr>
        <w:pStyle w:val="145"/>
      </w:pPr>
      <w:bookmarkStart w:id="6084" w:name="_QWord_Source_Comparison_4841"/>
      <w:bookmarkStart w:id="6085" w:name="_QWord_Paragraph__647"/>
      <w:bookmarkStart w:id="6086" w:name="_QWord_Source_Comparison_Para_647"/>
      <w:r>
        <w:t>{</w:t>
      </w:r>
      <w:bookmarkEnd w:id="6084"/>
      <w:bookmarkStart w:id="6087" w:name="_QWord_Source_Comparison_4842"/>
      <w:r>
        <w:tab/>
      </w:r>
      <w:r>
        <w:rPr>
          <w:rFonts w:hint="eastAsia"/>
          <w:lang w:eastAsia="zh-CN"/>
        </w:rPr>
        <w:t>~</w:t>
      </w:r>
      <w:r>
        <w:t>lag</w:t>
      </w:r>
      <w:bookmarkEnd w:id="6087"/>
      <w:bookmarkStart w:id="6088" w:name="_QWord_Source_Comparison_4843"/>
      <w:r>
        <w:t>=</w:t>
      </w:r>
      <w:bookmarkEnd w:id="6088"/>
      <w:bookmarkStart w:id="6089" w:name="_QWord_Source_Comparison_4844"/>
      <w:r>
        <w:rPr>
          <w:rFonts w:hint="eastAsia"/>
        </w:rPr>
        <w:t>～</w:t>
      </w:r>
      <w:bookmarkEnd w:id="6089"/>
      <w:bookmarkStart w:id="6090" w:name="_QWord_Source_Comparison_4845"/>
      <w:r>
        <w:t>flag;</w:t>
      </w:r>
      <w:bookmarkEnd w:id="6085"/>
      <w:bookmarkEnd w:id="6086"/>
      <w:bookmarkEnd w:id="6090"/>
    </w:p>
    <w:p w14:paraId="6568AA7E">
      <w:pPr>
        <w:pStyle w:val="145"/>
      </w:pPr>
      <w:bookmarkStart w:id="6091" w:name="_QWord_Paragraph__648"/>
      <w:bookmarkStart w:id="6092" w:name="_QWord_Source_Comparison_Para_648"/>
      <w:bookmarkStart w:id="6093" w:name="_QWord_Source_Comparison_4846"/>
      <w:r>
        <w:t>}</w:t>
      </w:r>
      <w:bookmarkEnd w:id="6091"/>
      <w:bookmarkEnd w:id="6092"/>
      <w:bookmarkEnd w:id="6093"/>
    </w:p>
    <w:p w14:paraId="7B618B05">
      <w:pPr>
        <w:pStyle w:val="145"/>
      </w:pPr>
      <w:bookmarkStart w:id="6094" w:name="_QWord_Source_Comparison_4847"/>
      <w:bookmarkStart w:id="6095" w:name="_QWord_Paragraph__649"/>
      <w:bookmarkStart w:id="6096" w:name="_QWord_Source_Comparison_Para_649"/>
      <w:r>
        <w:t>main()</w:t>
      </w:r>
      <w:bookmarkEnd w:id="6094"/>
      <w:bookmarkEnd w:id="6095"/>
      <w:bookmarkEnd w:id="6096"/>
    </w:p>
    <w:p w14:paraId="681F4A8E">
      <w:pPr>
        <w:pStyle w:val="145"/>
      </w:pPr>
      <w:bookmarkStart w:id="6097" w:name="_QWord_Source_Comparison_4848"/>
      <w:bookmarkStart w:id="6098" w:name="_QWord_Source_Comparison_Para_650"/>
      <w:bookmarkStart w:id="6099" w:name="_QWord_Paragraph__650"/>
      <w:r>
        <w:t>{</w:t>
      </w:r>
      <w:bookmarkEnd w:id="6097"/>
      <w:bookmarkStart w:id="6100" w:name="_QWord_Source_Comparison_4849"/>
      <w:r>
        <w:t>  </w:t>
      </w:r>
      <w:bookmarkEnd w:id="6100"/>
      <w:bookmarkStart w:id="6101" w:name="_QWord_Source_Comparison_4850"/>
      <w:r>
        <w:t>IE</w:t>
      </w:r>
      <w:bookmarkEnd w:id="6101"/>
      <w:bookmarkStart w:id="6102" w:name="_QWord_Source_Comparison_4851"/>
      <w:r>
        <w:t> </w:t>
      </w:r>
      <w:bookmarkEnd w:id="6102"/>
      <w:bookmarkStart w:id="6103" w:name="_QWord_Source_Comparison_4852"/>
      <w:r>
        <w:t>=</w:t>
      </w:r>
      <w:bookmarkEnd w:id="6103"/>
      <w:bookmarkStart w:id="6104" w:name="_QWord_Source_Comparison_4853"/>
      <w:r>
        <w:t> </w:t>
      </w:r>
      <w:bookmarkEnd w:id="6104"/>
      <w:bookmarkStart w:id="6105" w:name="_QWord_Source_Comparison_4854"/>
      <w:r>
        <w:t>0x81;</w:t>
      </w:r>
      <w:bookmarkEnd w:id="6098"/>
      <w:bookmarkEnd w:id="6099"/>
      <w:bookmarkEnd w:id="6105"/>
    </w:p>
    <w:p w14:paraId="137C20A6">
      <w:pPr>
        <w:pStyle w:val="145"/>
      </w:pPr>
      <w:bookmarkStart w:id="6106" w:name="_QWord_Source_Comparison_4855"/>
      <w:bookmarkStart w:id="6107" w:name="_QWord_Source_Comparison_Para_651"/>
      <w:bookmarkStart w:id="6108" w:name="_QWord_Paragraph__651"/>
      <w:r>
        <w:t xml:space="preserve">   </w:t>
      </w:r>
      <w:bookmarkEnd w:id="6106"/>
      <w:bookmarkStart w:id="6109" w:name="_QWord_Source_Comparison_4856"/>
      <w:r>
        <w:t>IT0</w:t>
      </w:r>
      <w:bookmarkEnd w:id="6109"/>
      <w:bookmarkStart w:id="6110" w:name="_QWord_Source_Comparison_4857"/>
      <w:r>
        <w:t>=</w:t>
      </w:r>
      <w:bookmarkEnd w:id="6110"/>
      <w:bookmarkStart w:id="6111" w:name="_QWord_Source_Comparison_4858"/>
      <w:r>
        <w:t>1;</w:t>
      </w:r>
      <w:bookmarkEnd w:id="6107"/>
      <w:bookmarkEnd w:id="6108"/>
      <w:bookmarkEnd w:id="6111"/>
    </w:p>
    <w:p w14:paraId="1BFD4BD6">
      <w:pPr>
        <w:pStyle w:val="145"/>
      </w:pPr>
      <w:bookmarkStart w:id="6112" w:name="_QWord_Source_Comparison_4859"/>
      <w:bookmarkStart w:id="6113" w:name="_QWord_Source_Comparison_Para_652"/>
      <w:bookmarkStart w:id="6114" w:name="_QWord_Paragraph__652"/>
      <w:r>
        <w:t xml:space="preserve">   </w:t>
      </w:r>
      <w:bookmarkEnd w:id="6112"/>
      <w:bookmarkStart w:id="6115" w:name="_QWord_Source_Comparison_4860"/>
      <w:r>
        <w:t>LED</w:t>
      </w:r>
      <w:bookmarkEnd w:id="6115"/>
      <w:bookmarkStart w:id="6116" w:name="_QWord_Source_Comparison_4861"/>
      <w:r>
        <w:t> </w:t>
      </w:r>
      <w:bookmarkEnd w:id="6116"/>
      <w:bookmarkStart w:id="6117" w:name="_QWord_Source_Comparison_4862"/>
      <w:r>
        <w:t>=</w:t>
      </w:r>
      <w:bookmarkEnd w:id="6117"/>
      <w:bookmarkStart w:id="6118" w:name="_QWord_Source_Comparison_4863"/>
      <w:r>
        <w:t> </w:t>
      </w:r>
      <w:bookmarkEnd w:id="6118"/>
      <w:bookmarkStart w:id="6119" w:name="_QWord_Source_Comparison_4864"/>
      <w:r>
        <w:t>0xfe;</w:t>
      </w:r>
      <w:bookmarkEnd w:id="6113"/>
      <w:bookmarkEnd w:id="6114"/>
      <w:bookmarkEnd w:id="6119"/>
    </w:p>
    <w:p w14:paraId="5F5307D0">
      <w:pPr>
        <w:pStyle w:val="145"/>
      </w:pPr>
      <w:bookmarkStart w:id="6120" w:name="_QWord_Source_Comparison_4865"/>
      <w:bookmarkStart w:id="6121" w:name="_QWord_Paragraph__653"/>
      <w:bookmarkStart w:id="6122" w:name="_QWord_Source_Comparison_Para_653"/>
      <w:r>
        <w:t xml:space="preserve">   </w:t>
      </w:r>
      <w:bookmarkEnd w:id="6120"/>
      <w:bookmarkStart w:id="6123" w:name="_QWord_Source_Comparison_4866"/>
      <w:r>
        <w:t>P0</w:t>
      </w:r>
      <w:bookmarkEnd w:id="6123"/>
      <w:bookmarkStart w:id="6124" w:name="_QWord_Source_Comparison_4867"/>
      <w:r>
        <w:t> </w:t>
      </w:r>
      <w:bookmarkEnd w:id="6124"/>
      <w:bookmarkStart w:id="6125" w:name="_QWord_Source_Comparison_4868"/>
      <w:r>
        <w:t>=</w:t>
      </w:r>
      <w:bookmarkEnd w:id="6125"/>
      <w:bookmarkStart w:id="6126" w:name="_QWord_Source_Comparison_4869"/>
      <w:r>
        <w:t> </w:t>
      </w:r>
      <w:bookmarkEnd w:id="6126"/>
      <w:bookmarkStart w:id="6127" w:name="_QWord_Source_Comparison_4870"/>
      <w:r>
        <w:t>LED;</w:t>
      </w:r>
      <w:bookmarkEnd w:id="6121"/>
      <w:bookmarkEnd w:id="6122"/>
      <w:bookmarkEnd w:id="6127"/>
    </w:p>
    <w:p w14:paraId="0F5FA3D0">
      <w:pPr>
        <w:pStyle w:val="145"/>
      </w:pPr>
      <w:bookmarkStart w:id="6128" w:name="_QWord_Source_Comparison_4871"/>
      <w:bookmarkStart w:id="6129" w:name="_QWord_Paragraph__654"/>
      <w:bookmarkStart w:id="6130" w:name="_QWord_Source_Comparison_Para_654"/>
      <w:r>
        <w:t xml:space="preserve">   </w:t>
      </w:r>
      <w:bookmarkEnd w:id="6128"/>
      <w:bookmarkStart w:id="6131" w:name="_QWord_Source_Comparison_4872"/>
      <w:r>
        <w:t>while(1)</w:t>
      </w:r>
      <w:bookmarkEnd w:id="6129"/>
      <w:bookmarkEnd w:id="6130"/>
      <w:bookmarkEnd w:id="6131"/>
    </w:p>
    <w:p w14:paraId="631C0F98">
      <w:pPr>
        <w:pStyle w:val="145"/>
      </w:pPr>
      <w:bookmarkStart w:id="6132" w:name="_QWord_Source_Comparison_4873"/>
      <w:bookmarkStart w:id="6133" w:name="_QWord_Source_Comparison_Para_655"/>
      <w:bookmarkStart w:id="6134" w:name="_QWord_Paragraph__655"/>
      <w:r>
        <w:t xml:space="preserve">  </w:t>
      </w:r>
      <w:bookmarkEnd w:id="6132"/>
      <w:bookmarkStart w:id="6135" w:name="_QWord_Source_Comparison_4874"/>
      <w:r>
        <w:t>{</w:t>
      </w:r>
      <w:bookmarkEnd w:id="6135"/>
      <w:bookmarkStart w:id="6136" w:name="_QWord_Source_Comparison_4875"/>
      <w:r>
        <w:tab/>
      </w:r>
      <w:r>
        <w:t>if(flag)</w:t>
      </w:r>
      <w:bookmarkEnd w:id="6133"/>
      <w:bookmarkEnd w:id="6134"/>
      <w:bookmarkEnd w:id="6136"/>
    </w:p>
    <w:p w14:paraId="468F1A6D">
      <w:pPr>
        <w:pStyle w:val="145"/>
      </w:pPr>
      <w:bookmarkStart w:id="6137" w:name="_QWord_Source_Comparison_4876"/>
      <w:bookmarkStart w:id="6138" w:name="_QWord_Paragraph__656"/>
      <w:bookmarkStart w:id="6139" w:name="_QWord_Source_Comparison_Para_656"/>
      <w:r>
        <w:tab/>
      </w:r>
      <w:r>
        <w:t>{</w:t>
      </w:r>
      <w:bookmarkEnd w:id="6137"/>
      <w:bookmarkStart w:id="6140" w:name="_QWord_Source_Comparison_4877"/>
      <w:r>
        <w:tab/>
      </w:r>
      <w:r>
        <w:t>LED</w:t>
      </w:r>
      <w:bookmarkEnd w:id="6140"/>
      <w:bookmarkStart w:id="6141" w:name="_QWord_Source_Comparison_4878"/>
      <w:r>
        <w:t> </w:t>
      </w:r>
      <w:bookmarkEnd w:id="6141"/>
      <w:bookmarkStart w:id="6142" w:name="_QWord_Source_Comparison_4879"/>
      <w:r>
        <w:t>=</w:t>
      </w:r>
      <w:bookmarkEnd w:id="6142"/>
      <w:bookmarkStart w:id="6143" w:name="_QWord_Source_Comparison_4880"/>
      <w:r>
        <w:t> </w:t>
      </w:r>
      <w:bookmarkEnd w:id="6143"/>
      <w:bookmarkStart w:id="6144" w:name="_QWord_Source_Comparison_4881"/>
      <w:r>
        <w:t>(LED&lt;&lt;1)</w:t>
      </w:r>
      <w:bookmarkEnd w:id="6144"/>
      <w:bookmarkStart w:id="6145" w:name="_QWord_Source_Comparison_4882"/>
      <w:r>
        <w:t> </w:t>
      </w:r>
      <w:bookmarkEnd w:id="6145"/>
      <w:bookmarkStart w:id="6146" w:name="_QWord_Source_Comparison_4883"/>
      <w:r>
        <w:t>|</w:t>
      </w:r>
      <w:bookmarkEnd w:id="6146"/>
      <w:bookmarkStart w:id="6147" w:name="_QWord_Source_Comparison_4884"/>
      <w:r>
        <w:t> </w:t>
      </w:r>
      <w:bookmarkEnd w:id="6147"/>
      <w:bookmarkStart w:id="6148" w:name="_QWord_Source_Comparison_4885"/>
      <w:r>
        <w:t>1;</w:t>
      </w:r>
      <w:bookmarkEnd w:id="6138"/>
      <w:bookmarkEnd w:id="6139"/>
      <w:bookmarkEnd w:id="6148"/>
    </w:p>
    <w:p w14:paraId="7AF5AA20">
      <w:pPr>
        <w:pStyle w:val="145"/>
      </w:pPr>
      <w:bookmarkStart w:id="6149" w:name="_QWord_Source_Comparison_4886"/>
      <w:bookmarkStart w:id="6150" w:name="_QWord_Paragraph__657"/>
      <w:r>
        <w:tab/>
      </w:r>
      <w:bookmarkEnd w:id="6149"/>
      <w:bookmarkStart w:id="6151" w:name="_QWord_Source_Comparison_4887"/>
      <w:bookmarkStart w:id="6152" w:name="_QWord_Source_Comparison_Para_657"/>
      <w:r>
        <w:t xml:space="preserve">      </w:t>
      </w:r>
      <w:bookmarkEnd w:id="6151"/>
      <w:bookmarkStart w:id="6153" w:name="_QWord_Source_Comparison_4888"/>
      <w:r>
        <w:t>if(LED==0xff)LED=0xfe;</w:t>
      </w:r>
      <w:bookmarkEnd w:id="6150"/>
      <w:bookmarkEnd w:id="6152"/>
      <w:bookmarkEnd w:id="6153"/>
    </w:p>
    <w:p w14:paraId="3D8C885C">
      <w:pPr>
        <w:pStyle w:val="145"/>
      </w:pPr>
      <w:bookmarkStart w:id="6154" w:name="_QWord_Source_Comparison_4889"/>
      <w:bookmarkStart w:id="6155" w:name="_QWord_Paragraph__658"/>
      <w:bookmarkStart w:id="6156" w:name="_QWord_Source_Comparison_Para_658"/>
      <w:r>
        <w:t xml:space="preserve">    </w:t>
      </w:r>
      <w:bookmarkEnd w:id="6154"/>
      <w:bookmarkStart w:id="6157" w:name="_QWord_Source_Comparison_4890"/>
      <w:r>
        <w:tab/>
      </w:r>
      <w:bookmarkEnd w:id="6157"/>
      <w:bookmarkStart w:id="6158" w:name="_QWord_Source_Comparison_4891"/>
      <w:r>
        <w:t> </w:t>
      </w:r>
      <w:bookmarkEnd w:id="6158"/>
      <w:bookmarkStart w:id="6159" w:name="_QWord_Source_Comparison_4892"/>
      <w:r>
        <w:tab/>
      </w:r>
      <w:r>
        <w:t>P0</w:t>
      </w:r>
      <w:bookmarkEnd w:id="6159"/>
      <w:bookmarkStart w:id="6160" w:name="_QWord_Source_Comparison_4893"/>
      <w:r>
        <w:t> </w:t>
      </w:r>
      <w:bookmarkEnd w:id="6160"/>
      <w:bookmarkStart w:id="6161" w:name="_QWord_Source_Comparison_4894"/>
      <w:r>
        <w:t>=</w:t>
      </w:r>
      <w:bookmarkEnd w:id="6161"/>
      <w:bookmarkStart w:id="6162" w:name="_QWord_Source_Comparison_4895"/>
      <w:r>
        <w:t> </w:t>
      </w:r>
      <w:bookmarkEnd w:id="6162"/>
      <w:bookmarkStart w:id="6163" w:name="_QWord_Source_Comparison_4896"/>
      <w:r>
        <w:t>LED;</w:t>
      </w:r>
      <w:bookmarkEnd w:id="6155"/>
      <w:bookmarkEnd w:id="6156"/>
      <w:bookmarkEnd w:id="6163"/>
    </w:p>
    <w:p w14:paraId="5357F947">
      <w:pPr>
        <w:pStyle w:val="145"/>
      </w:pPr>
      <w:bookmarkStart w:id="6164" w:name="_QWord_Source_Comparison_4897"/>
      <w:r>
        <w:tab/>
      </w:r>
      <w:bookmarkEnd w:id="6164"/>
      <w:bookmarkStart w:id="6165" w:name="_QWord_Source_Comparison_4898"/>
      <w:bookmarkStart w:id="6166" w:name="_QWord_Paragraph__659"/>
      <w:bookmarkStart w:id="6167" w:name="_QWord_Source_Comparison_Para_659"/>
      <w:r>
        <w:tab/>
      </w:r>
      <w:r>
        <w:t>delay(100);</w:t>
      </w:r>
      <w:bookmarkEnd w:id="6165"/>
      <w:bookmarkEnd w:id="6166"/>
      <w:bookmarkEnd w:id="6167"/>
    </w:p>
    <w:p w14:paraId="7102FA0C">
      <w:pPr>
        <w:pStyle w:val="145"/>
      </w:pPr>
      <w:bookmarkStart w:id="6168" w:name="_QWord_Source_Comparison_4899"/>
      <w:bookmarkStart w:id="6169" w:name="_QWord_Source_Comparison_Para_660"/>
      <w:bookmarkStart w:id="6170" w:name="_QWord_Paragraph__660"/>
      <w:r>
        <w:tab/>
      </w:r>
      <w:r>
        <w:t>}</w:t>
      </w:r>
      <w:bookmarkEnd w:id="6168"/>
      <w:bookmarkEnd w:id="6169"/>
      <w:bookmarkEnd w:id="6170"/>
    </w:p>
    <w:p w14:paraId="1A3F95B9">
      <w:pPr>
        <w:pStyle w:val="145"/>
      </w:pPr>
      <w:bookmarkStart w:id="6171" w:name="_QWord_Source_Comparison_4900"/>
      <w:bookmarkStart w:id="6172" w:name="_QWord_Paragraph__661"/>
      <w:bookmarkStart w:id="6173" w:name="_QWord_Source_Comparison_Para_661"/>
      <w:r>
        <w:t xml:space="preserve">   </w:t>
      </w:r>
      <w:bookmarkEnd w:id="6171"/>
      <w:bookmarkStart w:id="6174" w:name="_QWord_Source_Comparison_4901"/>
      <w:r>
        <w:t>}</w:t>
      </w:r>
      <w:bookmarkEnd w:id="6172"/>
      <w:bookmarkEnd w:id="6173"/>
      <w:bookmarkEnd w:id="6174"/>
    </w:p>
    <w:p w14:paraId="145F9B53">
      <w:pPr>
        <w:pStyle w:val="145"/>
      </w:pPr>
      <w:bookmarkStart w:id="6175" w:name="_QWord_Source_Comparison_4902"/>
      <w:bookmarkStart w:id="6176" w:name="_QWord_Paragraph__662"/>
      <w:bookmarkStart w:id="6177" w:name="_QWord_Source_Comparison_Para_662"/>
      <w:r>
        <w:t>}</w:t>
      </w:r>
      <w:bookmarkEnd w:id="6175"/>
      <w:bookmarkEnd w:id="6176"/>
      <w:bookmarkEnd w:id="6177"/>
    </w:p>
    <w:p w14:paraId="32D66CB6">
      <w:pPr>
        <w:pStyle w:val="5"/>
        <w:numPr>
          <w:ilvl w:val="1"/>
          <w:numId w:val="6"/>
        </w:numPr>
        <w:spacing w:before="705" w:after="352"/>
      </w:pPr>
      <w:bookmarkStart w:id="6178" w:name="_QWord_Source_Comparison_4903"/>
      <w:bookmarkStart w:id="6179" w:name="_Toc2632"/>
      <w:bookmarkStart w:id="6180" w:name="_QWord_Source_Comparison_Para_663"/>
      <w:bookmarkStart w:id="6181" w:name="_QWord_Paragraph__663"/>
      <w:r>
        <w:rPr>
          <w:rFonts w:hint="eastAsia"/>
        </w:rPr>
        <w:t>8051</w:t>
      </w:r>
      <w:bookmarkEnd w:id="6178"/>
      <w:bookmarkStart w:id="6182" w:name="_QWord_Source_Comparison_4904"/>
      <w:r>
        <w:rPr>
          <w:rFonts w:hint="eastAsia"/>
        </w:rPr>
        <w:t>单片机的功耗管理</w:t>
      </w:r>
      <w:bookmarkEnd w:id="6179"/>
      <w:bookmarkEnd w:id="6180"/>
      <w:bookmarkEnd w:id="6181"/>
      <w:bookmarkEnd w:id="6182"/>
    </w:p>
    <w:p w14:paraId="67154660">
      <w:pPr>
        <w:pStyle w:val="4"/>
        <w:ind w:firstLine="420"/>
      </w:pPr>
      <w:bookmarkStart w:id="6183" w:name="_QWord_Paragraph__664"/>
      <w:bookmarkStart w:id="6184" w:name="_QWord_Source_Comparison_4905"/>
      <w:bookmarkStart w:id="6185" w:name="_QWord_Source_Comparison_Para_664"/>
      <w:r>
        <w:rPr>
          <w:rFonts w:hint="eastAsia"/>
        </w:rPr>
        <w:t>本节了解嵌入式系统的低功耗的工作模式，对于模式控制，了解它们的控制方法。</w:t>
      </w:r>
      <w:bookmarkEnd w:id="6183"/>
      <w:bookmarkEnd w:id="6184"/>
      <w:bookmarkEnd w:id="6185"/>
    </w:p>
    <w:p w14:paraId="2268C185">
      <w:pPr>
        <w:pStyle w:val="109"/>
        <w:ind w:firstLine="360"/>
        <w:rPr>
          <w:rStyle w:val="174"/>
          <w:rFonts w:hint="eastAsia" w:eastAsia="宋体"/>
          <w:lang w:eastAsia="zh-CN"/>
        </w:rPr>
      </w:pPr>
      <w:bookmarkStart w:id="6186" w:name="_QWord_Source_Comparison_4906"/>
      <w:bookmarkStart w:id="6187" w:name="_QWord_Source_Comparison_Para_665"/>
      <w:bookmarkStart w:id="6188" w:name="_QWord_Paragraph__665"/>
      <w:r>
        <w:rPr>
          <w:rStyle w:val="174"/>
          <w:rFonts w:hint="eastAsia" w:eastAsia="宋体"/>
          <w:lang w:eastAsia="zh-CN"/>
        </w:rPr>
        <w:drawing>
          <wp:inline distT="0" distB="0" distL="114300" distR="114300">
            <wp:extent cx="2286000" cy="2286000"/>
            <wp:effectExtent l="0" t="0" r="0" b="0"/>
            <wp:docPr id="59" name="图片 59" descr="2-9 8051单片机的功耗管理.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2-9 8051单片机的功耗管理.mp4"/>
                    <pic:cNvPicPr>
                      <a:picLocks noChangeAspect="1"/>
                    </pic:cNvPicPr>
                  </pic:nvPicPr>
                  <pic:blipFill>
                    <a:blip r:embed="rId158"/>
                    <a:stretch>
                      <a:fillRect/>
                    </a:stretch>
                  </pic:blipFill>
                  <pic:spPr>
                    <a:xfrm>
                      <a:off x="0" y="0"/>
                      <a:ext cx="2286000" cy="2286000"/>
                    </a:xfrm>
                    <a:prstGeom prst="rect">
                      <a:avLst/>
                    </a:prstGeom>
                  </pic:spPr>
                </pic:pic>
              </a:graphicData>
            </a:graphic>
          </wp:inline>
        </w:drawing>
      </w:r>
    </w:p>
    <w:p w14:paraId="3639BCEC">
      <w:pPr>
        <w:pStyle w:val="109"/>
        <w:ind w:firstLine="360"/>
      </w:pPr>
      <w:r>
        <w:rPr>
          <w:rStyle w:val="174"/>
          <w:rFonts w:hint="eastAsia"/>
        </w:rPr>
        <w:t>2</w:t>
      </w:r>
      <w:bookmarkEnd w:id="6186"/>
      <w:bookmarkStart w:id="6189" w:name="_QWord_Source_Comparison_4907"/>
      <w:r>
        <w:rPr>
          <w:rStyle w:val="174"/>
        </w:rPr>
        <w:noBreakHyphen/>
      </w:r>
      <w:bookmarkEnd w:id="6189"/>
      <w:bookmarkStart w:id="6190" w:name="_QWord_Source_Comparison_4908"/>
      <w:r>
        <w:rPr>
          <w:rStyle w:val="174"/>
          <w:rFonts w:hint="eastAsia"/>
          <w:lang w:val="en-US" w:eastAsia="zh-CN"/>
        </w:rPr>
        <w:t>9</w:t>
      </w:r>
      <w:r>
        <w:rPr>
          <w:rStyle w:val="174"/>
          <w:rFonts w:hint="eastAsia"/>
        </w:rPr>
        <w:t xml:space="preserve"> 8051</w:t>
      </w:r>
      <w:bookmarkEnd w:id="6190"/>
      <w:bookmarkStart w:id="6191" w:name="_QWord_Source_Comparison_4909"/>
      <w:r>
        <w:rPr>
          <w:rStyle w:val="174"/>
          <w:rFonts w:hint="eastAsia"/>
        </w:rPr>
        <w:t>单片机的功耗管理</w:t>
      </w:r>
      <w:bookmarkEnd w:id="6187"/>
      <w:bookmarkEnd w:id="6188"/>
      <w:bookmarkEnd w:id="6191"/>
    </w:p>
    <w:p w14:paraId="601180B9">
      <w:pPr>
        <w:pStyle w:val="63"/>
        <w:numPr>
          <w:ilvl w:val="2"/>
          <w:numId w:val="6"/>
        </w:numPr>
        <w:spacing w:before="352" w:after="352"/>
      </w:pPr>
      <w:bookmarkStart w:id="6192" w:name="_QWord_Source_Comparison_4910"/>
      <w:bookmarkStart w:id="6193" w:name="_Toc13269"/>
      <w:bookmarkStart w:id="6194" w:name="_QWord_Source_Comparison_Para_666"/>
      <w:bookmarkStart w:id="6195" w:name="_QWord_Paragraph__666"/>
      <w:r>
        <w:rPr>
          <w:rFonts w:hint="eastAsia"/>
        </w:rPr>
        <w:t>8051</w:t>
      </w:r>
      <w:bookmarkEnd w:id="6192"/>
      <w:bookmarkStart w:id="6196" w:name="_QWord_Source_Comparison_4911"/>
      <w:r>
        <w:rPr>
          <w:rFonts w:hint="eastAsia"/>
        </w:rPr>
        <w:t>单片机的三种工作模式</w:t>
      </w:r>
      <w:bookmarkEnd w:id="6193"/>
      <w:bookmarkEnd w:id="6194"/>
      <w:bookmarkEnd w:id="6195"/>
      <w:bookmarkEnd w:id="6196"/>
    </w:p>
    <w:p w14:paraId="1A8434FE">
      <w:pPr>
        <w:pStyle w:val="4"/>
        <w:ind w:firstLine="420"/>
      </w:pPr>
      <w:bookmarkStart w:id="6197" w:name="_QWord_Paragraph__667"/>
      <w:bookmarkStart w:id="6198" w:name="_QWord_Source_Comparison_4912"/>
      <w:bookmarkStart w:id="6199" w:name="_QWord_Source_Comparison_Para_667"/>
      <w:r>
        <w:rPr>
          <w:rFonts w:hint="eastAsia"/>
        </w:rPr>
        <w:t>单片机有三种工作模式，功耗不同。</w:t>
      </w:r>
      <w:bookmarkEnd w:id="6197"/>
      <w:bookmarkEnd w:id="6198"/>
      <w:bookmarkEnd w:id="6199"/>
    </w:p>
    <w:p w14:paraId="5CF1AA72">
      <w:pPr>
        <w:pStyle w:val="4"/>
        <w:ind w:firstLine="420"/>
      </w:pPr>
      <w:bookmarkStart w:id="6200" w:name="_QWord_Source_Comparison_4914"/>
      <w:bookmarkStart w:id="6201" w:name="_QWord_Paragraph__668"/>
      <w:bookmarkStart w:id="6202" w:name="_QWord_Source_Comparison_Para_668"/>
      <w:r>
        <w:rPr>
          <w:rFonts w:hint="eastAsia"/>
          <w:position w:val="2"/>
          <w:lang w:eastAsia="zh-CN"/>
        </w:rPr>
        <w:t>——</w:t>
      </w:r>
      <w:r>
        <w:rPr>
          <w:rFonts w:hint="eastAsia"/>
        </w:rPr>
        <w:t>普通的工作模式，一般功耗在</w:t>
      </w:r>
      <w:bookmarkEnd w:id="6200"/>
      <w:bookmarkStart w:id="6203" w:name="_QWord_Source_Comparison_4915"/>
      <w:r>
        <w:rPr>
          <w:rFonts w:hint="eastAsia"/>
        </w:rPr>
        <w:t>25</w:t>
      </w:r>
      <w:bookmarkEnd w:id="6203"/>
      <w:bookmarkStart w:id="6204" w:name="_QWord_Source_Comparison_4916"/>
      <w:r>
        <w:rPr>
          <w:rFonts w:hint="eastAsia"/>
        </w:rPr>
        <w:t>毫安左右。但不同的单片机型号，功耗也不同。</w:t>
      </w:r>
      <w:bookmarkEnd w:id="6201"/>
      <w:bookmarkEnd w:id="6202"/>
      <w:bookmarkEnd w:id="6204"/>
    </w:p>
    <w:p w14:paraId="3E24BDC4">
      <w:pPr>
        <w:pStyle w:val="4"/>
        <w:ind w:firstLine="420"/>
      </w:pPr>
      <w:bookmarkStart w:id="6205" w:name="_QWord_Source_Comparison_4918"/>
      <w:bookmarkStart w:id="6206" w:name="_QWord_Source_Comparison_Para_669"/>
      <w:bookmarkStart w:id="6207" w:name="_QWord_Paragraph__669"/>
      <w:r>
        <w:rPr>
          <w:rFonts w:hint="eastAsia"/>
          <w:position w:val="2"/>
          <w:lang w:eastAsia="zh-CN"/>
        </w:rPr>
        <w:t>——</w:t>
      </w:r>
      <w:r>
        <w:rPr>
          <w:rFonts w:hint="eastAsia"/>
        </w:rPr>
        <w:t>空闲的工作模式，在空闲模式下它的功耗明显降低，能降到</w:t>
      </w:r>
      <w:bookmarkEnd w:id="6205"/>
      <w:bookmarkStart w:id="6208" w:name="_QWord_Source_Comparison_4919"/>
      <w:r>
        <w:rPr>
          <w:rFonts w:hint="eastAsia"/>
        </w:rPr>
        <w:t>6.5</w:t>
      </w:r>
      <w:bookmarkEnd w:id="6208"/>
      <w:bookmarkStart w:id="6209" w:name="_QWord_Source_Comparison_4920"/>
      <w:r>
        <w:rPr>
          <w:rFonts w:hint="eastAsia"/>
        </w:rPr>
        <w:t>毫安左右。</w:t>
      </w:r>
      <w:bookmarkEnd w:id="6206"/>
      <w:bookmarkEnd w:id="6207"/>
      <w:bookmarkEnd w:id="6209"/>
    </w:p>
    <w:p w14:paraId="2290E6B1">
      <w:pPr>
        <w:pStyle w:val="4"/>
        <w:ind w:firstLine="420"/>
      </w:pPr>
      <w:bookmarkStart w:id="6210" w:name="_QWord_Source_Comparison_4922"/>
      <w:bookmarkStart w:id="6211" w:name="_QWord_Source_Comparison_Para_670"/>
      <w:bookmarkStart w:id="6212" w:name="_QWord_Paragraph__670"/>
      <w:r>
        <w:rPr>
          <w:rFonts w:hint="eastAsia"/>
          <w:position w:val="2"/>
          <w:lang w:eastAsia="zh-CN"/>
        </w:rPr>
        <w:t>——</w:t>
      </w:r>
      <w:r>
        <w:rPr>
          <w:rFonts w:hint="eastAsia"/>
        </w:rPr>
        <w:t>掉电模式，在掉电模式下，它具有</w:t>
      </w:r>
      <w:bookmarkEnd w:id="6210"/>
      <w:bookmarkStart w:id="6213" w:name="_QWord_Source_Comparison_4923"/>
      <w:r>
        <w:rPr>
          <w:rFonts w:hint="eastAsia"/>
        </w:rPr>
        <w:t>40</w:t>
      </w:r>
      <w:bookmarkEnd w:id="6213"/>
      <w:bookmarkStart w:id="6214" w:name="_QWord_Source_Comparison_4924"/>
      <w:r>
        <w:rPr>
          <w:rFonts w:hint="eastAsia"/>
        </w:rPr>
        <w:t>微安的工作的电流，用电池维持供电的话可以维持很长的时间。</w:t>
      </w:r>
      <w:bookmarkEnd w:id="6211"/>
      <w:bookmarkEnd w:id="6212"/>
      <w:bookmarkEnd w:id="6214"/>
    </w:p>
    <w:p w14:paraId="2BEEC9A7">
      <w:pPr>
        <w:pStyle w:val="4"/>
        <w:ind w:firstLine="420"/>
      </w:pPr>
      <w:bookmarkStart w:id="6215" w:name="_QWord_Source_Comparison_4925"/>
      <w:bookmarkStart w:id="6216" w:name="_QWord_Source_Comparison_Para_671"/>
      <w:bookmarkStart w:id="6217" w:name="_QWord_Paragraph__671"/>
      <w:r>
        <w:rPr>
          <w:rFonts w:hint="eastAsia"/>
        </w:rPr>
        <w:t>工作原理如</w:t>
      </w:r>
      <w:bookmarkEnd w:id="6215"/>
      <w:bookmarkStart w:id="6218" w:name="_QWord_Source_Comparison_4926"/>
      <w:r>
        <w:fldChar w:fldCharType="begin"/>
      </w:r>
      <w:bookmarkEnd w:id="6218"/>
      <w:bookmarkStart w:id="6219" w:name="_QWord_Source_Comparison_4927"/>
      <w:r>
        <w:instrText xml:space="preserve"> </w:instrText>
      </w:r>
      <w:bookmarkEnd w:id="6219"/>
      <w:bookmarkStart w:id="6220" w:name="_QWord_Source_Comparison_4928"/>
      <w:r>
        <w:rPr>
          <w:rFonts w:hint="eastAsia"/>
        </w:rPr>
        <w:instrText xml:space="preserve">REF QWord_XRef_Figure__XV6ROh \h \* CHARFORMAT</w:instrText>
      </w:r>
      <w:bookmarkEnd w:id="6220"/>
      <w:bookmarkStart w:id="6221" w:name="_QWord_Source_Comparison_4929"/>
      <w:r>
        <w:instrText xml:space="preserve"> </w:instrText>
      </w:r>
      <w:bookmarkStart w:id="6222" w:name="_QWord_Source_Comparison_4930"/>
      <w:r>
        <w:fldChar w:fldCharType="separate"/>
      </w:r>
      <w:bookmarkEnd w:id="6221"/>
      <w:bookmarkEnd w:id="6222"/>
      <w:bookmarkStart w:id="6223" w:name="_QWord_Source_Comparison_4931"/>
      <w:r>
        <w:rPr>
          <w:rFonts w:hint="eastAsia"/>
        </w:rPr>
        <w:t>图</w:t>
      </w:r>
      <w:bookmarkEnd w:id="6223"/>
      <w:bookmarkStart w:id="6224" w:name="_QWord_Source_Comparison_4932"/>
      <w:r>
        <w:rPr>
          <w:rFonts w:hint="eastAsia"/>
        </w:rPr>
        <w:t> </w:t>
      </w:r>
      <w:bookmarkEnd w:id="6224"/>
      <w:bookmarkStart w:id="6225" w:name="_QWord_Source_Comparison_4933"/>
      <w:r>
        <w:t>2</w:t>
      </w:r>
      <w:bookmarkEnd w:id="6225"/>
      <w:bookmarkStart w:id="6226" w:name="_QWord_Source_Comparison_4934"/>
      <w:r>
        <w:noBreakHyphen/>
      </w:r>
      <w:r>
        <w:t>44</w:t>
      </w:r>
      <w:bookmarkEnd w:id="6226"/>
      <w:bookmarkStart w:id="6227" w:name="_QWord_Source_Comparison_4935"/>
      <w:r>
        <w:fldChar w:fldCharType="end"/>
      </w:r>
      <w:bookmarkEnd w:id="6227"/>
      <w:bookmarkStart w:id="6228" w:name="_QWord_Source_Comparison_4936"/>
      <w:r>
        <w:rPr>
          <w:rFonts w:hint="eastAsia"/>
        </w:rPr>
        <w:t>所示。整个</w:t>
      </w:r>
      <w:bookmarkEnd w:id="6228"/>
      <w:bookmarkStart w:id="6229" w:name="_QWord_Source_Comparison_4937"/>
      <w:r>
        <w:rPr>
          <w:rFonts w:hint="eastAsia"/>
        </w:rPr>
        <w:t>CPU</w:t>
      </w:r>
      <w:bookmarkEnd w:id="6229"/>
      <w:bookmarkStart w:id="6230" w:name="_QWord_Source_Comparison_4938"/>
      <w:r>
        <w:rPr>
          <w:rFonts w:hint="eastAsia"/>
        </w:rPr>
        <w:t>的工作都是由</w:t>
      </w:r>
      <w:bookmarkEnd w:id="6230"/>
      <w:bookmarkStart w:id="6231" w:name="_QWord_Source_Comparison_4939"/>
      <w:r>
        <w:rPr>
          <w:rFonts w:hint="eastAsia"/>
        </w:rPr>
        <w:t>CLK</w:t>
      </w:r>
      <w:bookmarkEnd w:id="6231"/>
      <w:bookmarkStart w:id="6232" w:name="_QWord_Source_Comparison_4940"/>
      <w:r>
        <w:rPr>
          <w:rFonts w:hint="eastAsia"/>
        </w:rPr>
        <w:t>驱动的。如果</w:t>
      </w:r>
      <w:bookmarkEnd w:id="6232"/>
      <w:bookmarkStart w:id="6233" w:name="_QWord_Source_Comparison_4941"/>
      <w:r>
        <w:rPr>
          <w:rFonts w:hint="eastAsia"/>
        </w:rPr>
        <w:t>CLK</w:t>
      </w:r>
      <w:bookmarkEnd w:id="6233"/>
      <w:bookmarkStart w:id="6234" w:name="_QWord_Source_Comparison_4942"/>
      <w:r>
        <w:rPr>
          <w:rFonts w:hint="eastAsia"/>
        </w:rPr>
        <w:t>的信号</w:t>
      </w:r>
      <w:r>
        <w:rPr>
          <w:rFonts w:hint="eastAsia"/>
          <w:lang w:eastAsia="zh-CN"/>
        </w:rPr>
        <w:t>完整地</w:t>
      </w:r>
      <w:r>
        <w:rPr>
          <w:rFonts w:hint="eastAsia"/>
        </w:rPr>
        <w:t>送给</w:t>
      </w:r>
      <w:bookmarkEnd w:id="6234"/>
      <w:bookmarkStart w:id="6235" w:name="_QWord_Source_Comparison_4943"/>
      <w:r>
        <w:rPr>
          <w:rFonts w:hint="eastAsia"/>
        </w:rPr>
        <w:t>CPU</w:t>
      </w:r>
      <w:bookmarkEnd w:id="6235"/>
      <w:bookmarkStart w:id="6236" w:name="_QWord_Source_Comparison_4944"/>
      <w:r>
        <w:rPr>
          <w:rFonts w:hint="eastAsia"/>
        </w:rPr>
        <w:t>，</w:t>
      </w:r>
      <w:bookmarkEnd w:id="6236"/>
      <w:bookmarkStart w:id="6237" w:name="_QWord_Source_Comparison_4945"/>
      <w:r>
        <w:rPr>
          <w:rFonts w:hint="eastAsia"/>
        </w:rPr>
        <w:t>CPU</w:t>
      </w:r>
      <w:bookmarkEnd w:id="6237"/>
      <w:bookmarkStart w:id="6238" w:name="_QWord_Source_Comparison_4946"/>
      <w:r>
        <w:rPr>
          <w:rFonts w:hint="eastAsia"/>
        </w:rPr>
        <w:t>会处于普通的工作模式即全速运行的工作状态。如果通过</w:t>
      </w:r>
      <w:bookmarkEnd w:id="6238"/>
      <w:bookmarkStart w:id="6239" w:name="_QWord_Source_Comparison_4947"/>
      <w:r>
        <w:rPr>
          <w:rFonts w:hint="eastAsia"/>
        </w:rPr>
        <w:t>IDL</w:t>
      </w:r>
      <w:bookmarkEnd w:id="6239"/>
      <w:bookmarkStart w:id="6240" w:name="_QWord_Source_Comparison_4948"/>
      <w:r>
        <w:rPr>
          <w:rFonts w:hint="eastAsia"/>
        </w:rPr>
        <w:t>控制</w:t>
      </w:r>
      <w:bookmarkEnd w:id="6240"/>
      <w:bookmarkStart w:id="6241" w:name="_QWord_Source_Comparison_4949"/>
      <w:r>
        <w:rPr>
          <w:rFonts w:hint="eastAsia"/>
        </w:rPr>
        <w:t>的与非门切断了</w:t>
      </w:r>
      <w:bookmarkEnd w:id="6241"/>
      <w:bookmarkStart w:id="6242" w:name="_QWord_Source_Comparison_4950"/>
      <w:r>
        <w:rPr>
          <w:rFonts w:hint="eastAsia"/>
        </w:rPr>
        <w:t>CLK</w:t>
      </w:r>
      <w:bookmarkEnd w:id="6242"/>
      <w:bookmarkStart w:id="6243" w:name="_QWord_Source_Comparison_4951"/>
      <w:r>
        <w:rPr>
          <w:rFonts w:hint="eastAsia"/>
        </w:rPr>
        <w:t>信号，</w:t>
      </w:r>
      <w:bookmarkEnd w:id="6243"/>
      <w:bookmarkStart w:id="6244" w:name="_QWord_Source_Comparison_4952"/>
      <w:r>
        <w:rPr>
          <w:rFonts w:hint="eastAsia"/>
        </w:rPr>
        <w:t>CPU</w:t>
      </w:r>
      <w:bookmarkEnd w:id="6244"/>
      <w:bookmarkStart w:id="6245" w:name="_QWord_Source_Comparison_4953"/>
      <w:r>
        <w:rPr>
          <w:rFonts w:hint="eastAsia"/>
        </w:rPr>
        <w:t>不再执行程序，进入空闲模式，功耗降低，这时只有中断程序才接收到</w:t>
      </w:r>
      <w:bookmarkEnd w:id="6245"/>
      <w:bookmarkStart w:id="6246" w:name="_QWord_Source_Comparison_4954"/>
      <w:r>
        <w:rPr>
          <w:rFonts w:hint="eastAsia"/>
        </w:rPr>
        <w:t>CLK</w:t>
      </w:r>
      <w:bookmarkEnd w:id="6246"/>
      <w:bookmarkStart w:id="6247" w:name="_QWord_Source_Comparison_4955"/>
      <w:r>
        <w:rPr>
          <w:rFonts w:hint="eastAsia"/>
        </w:rPr>
        <w:t>信号。通过</w:t>
      </w:r>
      <w:bookmarkEnd w:id="6247"/>
      <w:bookmarkStart w:id="6248" w:name="_QWord_Source_Comparison_4956"/>
      <w:r>
        <w:rPr>
          <w:rFonts w:hint="eastAsia"/>
        </w:rPr>
        <w:t>PD</w:t>
      </w:r>
      <w:bookmarkEnd w:id="6248"/>
      <w:bookmarkStart w:id="6249" w:name="_QWord_Source_Comparison_4957"/>
      <w:r>
        <w:rPr>
          <w:rFonts w:hint="eastAsia"/>
        </w:rPr>
        <w:t>可以控制单片机进入掉电模式，会把中断系统和</w:t>
      </w:r>
      <w:bookmarkEnd w:id="6249"/>
      <w:bookmarkStart w:id="6250" w:name="_QWord_Source_Comparison_4958"/>
      <w:r>
        <w:rPr>
          <w:rFonts w:hint="eastAsia"/>
        </w:rPr>
        <w:t>CPU</w:t>
      </w:r>
      <w:bookmarkEnd w:id="6250"/>
      <w:bookmarkStart w:id="6251" w:name="_QWord_Source_Comparison_4959"/>
      <w:r>
        <w:rPr>
          <w:rFonts w:hint="eastAsia"/>
        </w:rPr>
        <w:t>都切断，它们都不会运行。这时只有存储器可以运行，掉电状态下，仍可以保持</w:t>
      </w:r>
      <w:bookmarkEnd w:id="6251"/>
      <w:bookmarkStart w:id="6252" w:name="_QWord_Source_Comparison_4960"/>
      <w:r>
        <w:rPr>
          <w:rFonts w:hint="eastAsia"/>
        </w:rPr>
        <w:t>RAM</w:t>
      </w:r>
      <w:bookmarkEnd w:id="6252"/>
      <w:bookmarkStart w:id="6253" w:name="_QWord_Source_Comparison_4961"/>
      <w:r>
        <w:rPr>
          <w:rFonts w:hint="eastAsia"/>
        </w:rPr>
        <w:t>中的数据。</w:t>
      </w:r>
      <w:bookmarkEnd w:id="6216"/>
      <w:bookmarkEnd w:id="6217"/>
      <w:bookmarkEnd w:id="6253"/>
    </w:p>
    <w:p w14:paraId="02BACBBC">
      <w:pPr>
        <w:pStyle w:val="105"/>
      </w:pPr>
      <w:bookmarkStart w:id="6254" w:name="_QWord_Source_Comparison_Para_672"/>
      <w:r>
        <w:t>‌</w:t>
      </w:r>
      <w:bookmarkStart w:id="6255" w:name="_QWord_Source_Comparison_4962"/>
      <w:bookmarkEnd w:id="6255"/>
      <w:bookmarkStart w:id="6256" w:name="_QWord_ImageIndex_58"/>
      <w:bookmarkStart w:id="6257" w:name="_QWord_Paragraph__672"/>
      <w:bookmarkStart w:id="6258" w:name="_QWord_Source_Comparison_4963"/>
      <w:r>
        <w:drawing>
          <wp:inline distT="0" distB="0" distL="0" distR="0">
            <wp:extent cx="3429000" cy="2712720"/>
            <wp:effectExtent l="0" t="0" r="0" b="0"/>
            <wp:docPr id="87" name="图片 2" descr="图示&#10;&#10;描述已自动生成" title="QWord_ImageMark_58">
              <a:hlinkClick xmlns:a="http://schemas.openxmlformats.org/drawingml/2006/main" r:id="rId159" tooltip="QWord 图片目录：resource/images/illustration/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2" descr="图示&#10;&#10;描述已自动生成" title="QWord_ImageMark_58"/>
                    <pic:cNvPicPr>
                      <a:picLocks noChangeAspect="1"/>
                    </pic:cNvPicPr>
                  </pic:nvPicPr>
                  <pic:blipFill>
                    <a:blip r:embed="rId160"/>
                    <a:stretch>
                      <a:fillRect/>
                    </a:stretch>
                  </pic:blipFill>
                  <pic:spPr>
                    <a:xfrm>
                      <a:off x="0" y="0"/>
                      <a:ext cx="3429000" cy="2713344"/>
                    </a:xfrm>
                    <a:prstGeom prst="rect">
                      <a:avLst/>
                    </a:prstGeom>
                  </pic:spPr>
                </pic:pic>
              </a:graphicData>
            </a:graphic>
          </wp:inline>
        </w:drawing>
      </w:r>
      <w:bookmarkEnd w:id="6254"/>
      <w:bookmarkEnd w:id="6256"/>
      <w:bookmarkEnd w:id="6257"/>
      <w:bookmarkEnd w:id="6258"/>
    </w:p>
    <w:p w14:paraId="5326AA63">
      <w:pPr>
        <w:pStyle w:val="68"/>
      </w:pPr>
      <w:bookmarkStart w:id="6259" w:name="_QWord_Source_Comparison_4964"/>
      <w:bookmarkStart w:id="6260" w:name="QWord_XRef_Figure__XV6ROh"/>
      <w:bookmarkStart w:id="6261" w:name="_QWord_Source_Comparison_Para_673"/>
      <w:bookmarkStart w:id="6262" w:name="_QWord_Paragraph__673"/>
      <w:r>
        <w:rPr>
          <w:rFonts w:hint="eastAsia"/>
        </w:rPr>
        <w:t>图</w:t>
      </w:r>
      <w:bookmarkEnd w:id="6259"/>
      <w:bookmarkStart w:id="6263" w:name="_QWord_Source_Comparison_4965"/>
      <w:r>
        <w:rPr>
          <w:rFonts w:hint="eastAsia"/>
        </w:rPr>
        <w:t> </w:t>
      </w:r>
      <w:bookmarkEnd w:id="6263"/>
      <w:bookmarkStart w:id="6264" w:name="_QWord_Source_Comparison_4966"/>
      <w:r>
        <w:fldChar w:fldCharType="begin"/>
      </w:r>
      <w:bookmarkEnd w:id="6264"/>
      <w:bookmarkStart w:id="6265" w:name="_QWord_Source_Comparison_4967"/>
      <w:r>
        <w:instrText xml:space="preserve"> SEQ QWord_Heading1_Sequence \c </w:instrText>
      </w:r>
      <w:bookmarkEnd w:id="6265"/>
      <w:bookmarkStart w:id="6266" w:name="_QWord_Source_Comparison_4968"/>
      <w:r>
        <w:fldChar w:fldCharType="separate"/>
      </w:r>
      <w:bookmarkEnd w:id="6266"/>
      <w:bookmarkStart w:id="6267" w:name="_QWord_Source_Comparison_4969"/>
      <w:r>
        <w:t>2</w:t>
      </w:r>
      <w:bookmarkEnd w:id="6267"/>
      <w:bookmarkStart w:id="6268" w:name="_QWord_Source_Comparison_4970"/>
      <w:r>
        <w:fldChar w:fldCharType="end"/>
      </w:r>
      <w:bookmarkEnd w:id="6268"/>
      <w:bookmarkStart w:id="6269" w:name="_QWord_Source_Comparison_4971"/>
      <w:r>
        <w:noBreakHyphen/>
      </w:r>
      <w:bookmarkEnd w:id="6269"/>
      <w:bookmarkStart w:id="6270" w:name="_QWord_Source_Comparison_4972"/>
      <w:r>
        <w:fldChar w:fldCharType="begin"/>
      </w:r>
      <w:bookmarkEnd w:id="6270"/>
      <w:bookmarkStart w:id="6271" w:name="_QWord_Source_Comparison_4973"/>
      <w:r>
        <w:instrText xml:space="preserve"> </w:instrText>
      </w:r>
      <w:bookmarkEnd w:id="6271"/>
      <w:bookmarkStart w:id="6272" w:name="_QWord_Source_Comparison_4974"/>
      <w:r>
        <w:rPr>
          <w:rFonts w:hint="eastAsia"/>
        </w:rPr>
        <w:instrText xml:space="preserve">SEQ </w:instrText>
      </w:r>
      <w:bookmarkEnd w:id="6272"/>
      <w:bookmarkStart w:id="6273" w:name="_QWord_Source_Comparison_4975"/>
      <w:r>
        <w:rPr>
          <w:rFonts w:hint="eastAsia"/>
        </w:rPr>
        <w:instrText xml:space="preserve">图</w:instrText>
      </w:r>
      <w:bookmarkEnd w:id="6273"/>
      <w:bookmarkStart w:id="6274" w:name="_QWord_Source_Comparison_4976"/>
      <w:r>
        <w:rPr>
          <w:rFonts w:hint="eastAsia"/>
        </w:rPr>
        <w:instrText xml:space="preserve"> \* ARABIC \s 1</w:instrText>
      </w:r>
      <w:bookmarkEnd w:id="6274"/>
      <w:bookmarkStart w:id="6275" w:name="_QWord_Source_Comparison_4977"/>
      <w:r>
        <w:instrText xml:space="preserve"> </w:instrText>
      </w:r>
      <w:bookmarkStart w:id="6276" w:name="_QWord_Source_Comparison_4978"/>
      <w:r>
        <w:fldChar w:fldCharType="separate"/>
      </w:r>
      <w:bookmarkEnd w:id="6275"/>
      <w:bookmarkEnd w:id="6276"/>
      <w:bookmarkStart w:id="6277" w:name="_QWord_Source_Comparison_4979"/>
      <w:r>
        <w:t>44</w:t>
      </w:r>
      <w:bookmarkEnd w:id="6277"/>
      <w:bookmarkStart w:id="6278" w:name="_QWord_Source_Comparison_4980"/>
      <w:r>
        <w:fldChar w:fldCharType="end"/>
      </w:r>
      <w:bookmarkEnd w:id="6260"/>
      <w:bookmarkEnd w:id="6278"/>
      <w:bookmarkStart w:id="6279" w:name="_QWord_Source_Comparison_4981"/>
      <w:r>
        <w:rPr>
          <w:rFonts w:hint="eastAsia"/>
        </w:rPr>
        <w:t xml:space="preserve">  </w:t>
      </w:r>
      <w:bookmarkEnd w:id="6279"/>
      <w:bookmarkStart w:id="6280" w:name="_QWord_Source_Comparison_4982"/>
      <w:r>
        <w:rPr>
          <w:rFonts w:hint="eastAsia"/>
        </w:rPr>
        <w:t>单片机的工作模式</w:t>
      </w:r>
      <w:bookmarkEnd w:id="6261"/>
      <w:bookmarkEnd w:id="6262"/>
      <w:bookmarkEnd w:id="6280"/>
    </w:p>
    <w:p w14:paraId="0D636F90">
      <w:pPr>
        <w:pStyle w:val="63"/>
        <w:numPr>
          <w:ilvl w:val="2"/>
          <w:numId w:val="6"/>
        </w:numPr>
        <w:spacing w:before="352" w:after="352"/>
      </w:pPr>
      <w:bookmarkStart w:id="6281" w:name="_QWord_Source_Comparison_4983"/>
      <w:bookmarkStart w:id="6282" w:name="_QWord_Source_Comparison_Para_674"/>
      <w:bookmarkStart w:id="6283" w:name="_Toc23829"/>
      <w:bookmarkStart w:id="6284" w:name="_QWord_Paragraph__674"/>
      <w:r>
        <w:rPr>
          <w:rFonts w:hint="eastAsia"/>
        </w:rPr>
        <w:t>8051</w:t>
      </w:r>
      <w:bookmarkEnd w:id="6281"/>
      <w:bookmarkStart w:id="6285" w:name="_QWord_Source_Comparison_4984"/>
      <w:r>
        <w:rPr>
          <w:rFonts w:hint="eastAsia"/>
        </w:rPr>
        <w:t>单片机的三种工作模式的设定</w:t>
      </w:r>
      <w:bookmarkEnd w:id="6282"/>
      <w:bookmarkEnd w:id="6283"/>
      <w:bookmarkEnd w:id="6284"/>
      <w:bookmarkEnd w:id="6285"/>
    </w:p>
    <w:p w14:paraId="3ABB9864">
      <w:pPr>
        <w:pStyle w:val="66"/>
        <w:numPr>
          <w:ilvl w:val="4"/>
          <w:numId w:val="6"/>
        </w:numPr>
      </w:pPr>
      <w:bookmarkStart w:id="6286" w:name="_QWord_Source_Comparison_Para_675"/>
      <w:bookmarkStart w:id="6287" w:name="_QWord_Source_Comparison_4985"/>
      <w:bookmarkStart w:id="6288" w:name="_QWord_Paragraph__675"/>
      <w:r>
        <w:rPr>
          <w:rFonts w:hint="eastAsia"/>
        </w:rPr>
        <w:t>空闲模式</w:t>
      </w:r>
      <w:bookmarkEnd w:id="6286"/>
      <w:bookmarkEnd w:id="6287"/>
      <w:bookmarkEnd w:id="6288"/>
    </w:p>
    <w:p w14:paraId="49D20D31">
      <w:pPr>
        <w:pStyle w:val="4"/>
        <w:ind w:firstLine="420"/>
      </w:pPr>
      <w:bookmarkStart w:id="6289" w:name="_QWord_Source_Comparison_4987"/>
      <w:bookmarkStart w:id="6290" w:name="_QWord_Paragraph__676"/>
      <w:bookmarkStart w:id="6291" w:name="_QWord_Source_Comparison_Para_676"/>
      <w:r>
        <w:rPr>
          <w:rFonts w:hint="eastAsia"/>
        </w:rPr>
        <w:t>在空闲模式下，</w:t>
      </w:r>
      <w:bookmarkEnd w:id="6289"/>
      <w:bookmarkStart w:id="6292" w:name="_QWord_Source_Comparison_4988"/>
      <w:r>
        <w:rPr>
          <w:rFonts w:hint="eastAsia"/>
        </w:rPr>
        <w:t>CPU</w:t>
      </w:r>
      <w:bookmarkEnd w:id="6292"/>
      <w:bookmarkStart w:id="6293" w:name="_QWord_Source_Comparison_4989"/>
      <w:r>
        <w:rPr>
          <w:rFonts w:hint="eastAsia"/>
        </w:rPr>
        <w:t>停止运行，中断系统正常活动。当中断产生，</w:t>
      </w:r>
      <w:bookmarkEnd w:id="6293"/>
      <w:bookmarkStart w:id="6294" w:name="_QWord_Source_Comparison_4990"/>
      <w:r>
        <w:rPr>
          <w:rFonts w:hint="eastAsia"/>
        </w:rPr>
        <w:t>CPU</w:t>
      </w:r>
      <w:bookmarkEnd w:id="6294"/>
      <w:bookmarkStart w:id="6295" w:name="_QWord_Source_Comparison_4991"/>
      <w:r>
        <w:rPr>
          <w:rFonts w:hint="eastAsia"/>
        </w:rPr>
        <w:t>被重新唤醒时，可以沿着上一次的断点继续运行。只需要设定</w:t>
      </w:r>
      <w:bookmarkEnd w:id="6295"/>
      <w:bookmarkStart w:id="6296" w:name="_QWord_Source_Comparison_4992"/>
      <w:r>
        <w:rPr>
          <w:rFonts w:hint="eastAsia"/>
        </w:rPr>
        <w:t>PCON</w:t>
      </w:r>
      <w:bookmarkEnd w:id="6296"/>
      <w:bookmarkStart w:id="6297" w:name="_QWord_Source_Comparison_4993"/>
      <w:r>
        <w:rPr>
          <w:rFonts w:hint="eastAsia"/>
        </w:rPr>
        <w:t>寄存器的最低位</w:t>
      </w:r>
      <w:bookmarkEnd w:id="6297"/>
      <w:bookmarkStart w:id="6298" w:name="_QWord_Source_Comparison_4994"/>
      <w:r>
        <w:rPr>
          <w:rFonts w:hint="eastAsia"/>
        </w:rPr>
        <w:t>IDL</w:t>
      </w:r>
      <w:bookmarkEnd w:id="6298"/>
      <w:bookmarkStart w:id="6299" w:name="_QWord_Source_Comparison_4995"/>
      <w:r>
        <w:rPr>
          <w:rFonts w:hint="eastAsia"/>
        </w:rPr>
        <w:t>，将它置</w:t>
      </w:r>
      <w:bookmarkEnd w:id="6299"/>
      <w:bookmarkStart w:id="6300" w:name="_QWord_Source_Comparison_4996"/>
      <w:r>
        <w:rPr>
          <w:rFonts w:hint="eastAsia"/>
        </w:rPr>
        <w:t>1</w:t>
      </w:r>
      <w:bookmarkEnd w:id="6300"/>
      <w:bookmarkStart w:id="6301" w:name="_QWord_Source_Comparison_4997"/>
      <w:r>
        <w:rPr>
          <w:rFonts w:hint="eastAsia"/>
        </w:rPr>
        <w:t>就能使</w:t>
      </w:r>
      <w:bookmarkEnd w:id="6301"/>
      <w:bookmarkStart w:id="6302" w:name="_QWord_Source_Comparison_4998"/>
      <w:r>
        <w:rPr>
          <w:rFonts w:hint="eastAsia"/>
        </w:rPr>
        <w:t>CPU</w:t>
      </w:r>
      <w:bookmarkEnd w:id="6302"/>
      <w:bookmarkStart w:id="6303" w:name="_QWord_Source_Comparison_4999"/>
      <w:r>
        <w:rPr>
          <w:rFonts w:hint="eastAsia"/>
        </w:rPr>
        <w:t>进行空闲模式，如</w:t>
      </w:r>
      <w:bookmarkEnd w:id="6303"/>
      <w:bookmarkStart w:id="6304" w:name="_QWord_Source_Comparison_5000"/>
      <w:r>
        <w:fldChar w:fldCharType="begin"/>
      </w:r>
      <w:bookmarkEnd w:id="6304"/>
      <w:bookmarkStart w:id="6305" w:name="_QWord_Source_Comparison_5001"/>
      <w:r>
        <w:instrText xml:space="preserve"> </w:instrText>
      </w:r>
      <w:bookmarkEnd w:id="6305"/>
      <w:bookmarkStart w:id="6306" w:name="_QWord_Source_Comparison_5002"/>
      <w:r>
        <w:rPr>
          <w:rFonts w:hint="eastAsia"/>
        </w:rPr>
        <w:instrText xml:space="preserve">REF QWord_XRef_Figure__IO6hoX \h \* CHARFORMAT</w:instrText>
      </w:r>
      <w:bookmarkEnd w:id="6306"/>
      <w:bookmarkStart w:id="6307" w:name="_QWord_Source_Comparison_5003"/>
      <w:r>
        <w:instrText xml:space="preserve"> </w:instrText>
      </w:r>
      <w:bookmarkStart w:id="6308" w:name="_QWord_Source_Comparison_5004"/>
      <w:r>
        <w:fldChar w:fldCharType="separate"/>
      </w:r>
      <w:bookmarkEnd w:id="6307"/>
      <w:bookmarkEnd w:id="6308"/>
      <w:bookmarkStart w:id="6309" w:name="_QWord_Source_Comparison_5005"/>
      <w:r>
        <w:rPr>
          <w:rFonts w:hint="eastAsia"/>
        </w:rPr>
        <w:t>图</w:t>
      </w:r>
      <w:bookmarkEnd w:id="6309"/>
      <w:bookmarkStart w:id="6310" w:name="_QWord_Source_Comparison_5006"/>
      <w:r>
        <w:rPr>
          <w:rFonts w:hint="eastAsia"/>
        </w:rPr>
        <w:t> </w:t>
      </w:r>
      <w:bookmarkEnd w:id="6310"/>
      <w:bookmarkStart w:id="6311" w:name="_QWord_Source_Comparison_5007"/>
      <w:r>
        <w:t>2</w:t>
      </w:r>
      <w:bookmarkEnd w:id="6311"/>
      <w:bookmarkStart w:id="6312" w:name="_QWord_Source_Comparison_5008"/>
      <w:r>
        <w:noBreakHyphen/>
      </w:r>
      <w:r>
        <w:t>45</w:t>
      </w:r>
      <w:bookmarkEnd w:id="6312"/>
      <w:bookmarkStart w:id="6313" w:name="_QWord_Source_Comparison_5009"/>
      <w:r>
        <w:fldChar w:fldCharType="end"/>
      </w:r>
      <w:bookmarkEnd w:id="6313"/>
      <w:bookmarkStart w:id="6314" w:name="_QWord_Source_Comparison_5010"/>
      <w:r>
        <w:rPr>
          <w:rFonts w:hint="eastAsia"/>
        </w:rPr>
        <w:t>所示。</w:t>
      </w:r>
      <w:bookmarkEnd w:id="6290"/>
      <w:bookmarkEnd w:id="6291"/>
      <w:bookmarkEnd w:id="6314"/>
    </w:p>
    <w:p w14:paraId="1A50FAFA">
      <w:pPr>
        <w:pStyle w:val="105"/>
      </w:pPr>
      <w:bookmarkStart w:id="6315" w:name="_QWord_Source_Comparison_Para_677"/>
      <w:r>
        <w:t>‌</w:t>
      </w:r>
      <w:bookmarkStart w:id="6316" w:name="_QWord_Source_Comparison_5011"/>
      <w:bookmarkEnd w:id="6316"/>
      <w:bookmarkStart w:id="6317" w:name="_QWord_ImageIndex_59"/>
      <w:bookmarkStart w:id="6318" w:name="_QWord_Source_Comparison_5012"/>
      <w:bookmarkStart w:id="6319" w:name="_QWord_Paragraph__677"/>
      <w:r>
        <w:drawing>
          <wp:inline distT="0" distB="0" distL="0" distR="0">
            <wp:extent cx="5205730" cy="617855"/>
            <wp:effectExtent l="0" t="0" r="0" b="0"/>
            <wp:docPr id="20" name="Picture 7" descr="PCON register" title="QWord_ImageMark_59">
              <a:hlinkClick xmlns:a="http://schemas.openxmlformats.org/drawingml/2006/main" r:id="rId161" tooltip="QWord 图片目录：resource/images/illustration/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descr="PCON register" title="QWord_ImageMark_59"/>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a:xfrm>
                      <a:off x="0" y="0"/>
                      <a:ext cx="5205730" cy="617969"/>
                    </a:xfrm>
                    <a:prstGeom prst="rect">
                      <a:avLst/>
                    </a:prstGeom>
                    <a:noFill/>
                    <a:ln>
                      <a:noFill/>
                    </a:ln>
                  </pic:spPr>
                </pic:pic>
              </a:graphicData>
            </a:graphic>
          </wp:inline>
        </w:drawing>
      </w:r>
      <w:bookmarkEnd w:id="6315"/>
      <w:bookmarkEnd w:id="6317"/>
      <w:bookmarkEnd w:id="6318"/>
      <w:bookmarkEnd w:id="6319"/>
    </w:p>
    <w:p w14:paraId="2FB90B0F">
      <w:pPr>
        <w:pStyle w:val="68"/>
      </w:pPr>
      <w:bookmarkStart w:id="6320" w:name="_QWord_Source_Comparison_5013"/>
      <w:bookmarkStart w:id="6321" w:name="QWord_XRef_Figure__IO6hoX"/>
      <w:bookmarkStart w:id="6322" w:name="_QWord_Source_Comparison_Para_678"/>
      <w:bookmarkStart w:id="6323" w:name="_QWord_Paragraph__678"/>
      <w:r>
        <w:rPr>
          <w:rFonts w:hint="eastAsia"/>
        </w:rPr>
        <w:t>图</w:t>
      </w:r>
      <w:bookmarkEnd w:id="6320"/>
      <w:bookmarkStart w:id="6324" w:name="_QWord_Source_Comparison_5014"/>
      <w:r>
        <w:rPr>
          <w:rFonts w:hint="eastAsia"/>
        </w:rPr>
        <w:t> </w:t>
      </w:r>
      <w:bookmarkEnd w:id="6324"/>
      <w:bookmarkStart w:id="6325" w:name="_QWord_Source_Comparison_5015"/>
      <w:r>
        <w:fldChar w:fldCharType="begin"/>
      </w:r>
      <w:bookmarkEnd w:id="6325"/>
      <w:bookmarkStart w:id="6326" w:name="_QWord_Source_Comparison_5016"/>
      <w:r>
        <w:instrText xml:space="preserve"> SEQ QWord_Heading1_Sequence \c </w:instrText>
      </w:r>
      <w:bookmarkEnd w:id="6326"/>
      <w:bookmarkStart w:id="6327" w:name="_QWord_Source_Comparison_5017"/>
      <w:r>
        <w:fldChar w:fldCharType="separate"/>
      </w:r>
      <w:bookmarkEnd w:id="6327"/>
      <w:bookmarkStart w:id="6328" w:name="_QWord_Source_Comparison_5018"/>
      <w:r>
        <w:t>2</w:t>
      </w:r>
      <w:bookmarkEnd w:id="6328"/>
      <w:bookmarkStart w:id="6329" w:name="_QWord_Source_Comparison_5019"/>
      <w:r>
        <w:fldChar w:fldCharType="end"/>
      </w:r>
      <w:bookmarkEnd w:id="6329"/>
      <w:bookmarkStart w:id="6330" w:name="_QWord_Source_Comparison_5020"/>
      <w:r>
        <w:noBreakHyphen/>
      </w:r>
      <w:bookmarkEnd w:id="6330"/>
      <w:bookmarkStart w:id="6331" w:name="_QWord_Source_Comparison_5021"/>
      <w:r>
        <w:fldChar w:fldCharType="begin"/>
      </w:r>
      <w:bookmarkEnd w:id="6331"/>
      <w:bookmarkStart w:id="6332" w:name="_QWord_Source_Comparison_5022"/>
      <w:r>
        <w:instrText xml:space="preserve"> </w:instrText>
      </w:r>
      <w:bookmarkEnd w:id="6332"/>
      <w:bookmarkStart w:id="6333" w:name="_QWord_Source_Comparison_5023"/>
      <w:r>
        <w:rPr>
          <w:rFonts w:hint="eastAsia"/>
        </w:rPr>
        <w:instrText xml:space="preserve">SEQ </w:instrText>
      </w:r>
      <w:bookmarkEnd w:id="6333"/>
      <w:bookmarkStart w:id="6334" w:name="_QWord_Source_Comparison_5024"/>
      <w:r>
        <w:rPr>
          <w:rFonts w:hint="eastAsia"/>
        </w:rPr>
        <w:instrText xml:space="preserve">图</w:instrText>
      </w:r>
      <w:bookmarkEnd w:id="6334"/>
      <w:bookmarkStart w:id="6335" w:name="_QWord_Source_Comparison_5025"/>
      <w:r>
        <w:rPr>
          <w:rFonts w:hint="eastAsia"/>
        </w:rPr>
        <w:instrText xml:space="preserve"> \* ARABIC \s 1</w:instrText>
      </w:r>
      <w:bookmarkEnd w:id="6335"/>
      <w:bookmarkStart w:id="6336" w:name="_QWord_Source_Comparison_5026"/>
      <w:r>
        <w:instrText xml:space="preserve"> </w:instrText>
      </w:r>
      <w:bookmarkStart w:id="6337" w:name="_QWord_Source_Comparison_5027"/>
      <w:r>
        <w:fldChar w:fldCharType="separate"/>
      </w:r>
      <w:bookmarkEnd w:id="6336"/>
      <w:bookmarkEnd w:id="6337"/>
      <w:bookmarkStart w:id="6338" w:name="_QWord_Source_Comparison_5028"/>
      <w:r>
        <w:t>45</w:t>
      </w:r>
      <w:bookmarkEnd w:id="6338"/>
      <w:bookmarkStart w:id="6339" w:name="_QWord_Source_Comparison_5029"/>
      <w:r>
        <w:fldChar w:fldCharType="end"/>
      </w:r>
      <w:bookmarkEnd w:id="6321"/>
      <w:bookmarkEnd w:id="6339"/>
      <w:bookmarkStart w:id="6340" w:name="_QWord_Source_Comparison_5030"/>
      <w:r>
        <w:rPr>
          <w:rFonts w:hint="eastAsia"/>
        </w:rPr>
        <w:t xml:space="preserve">  </w:t>
      </w:r>
      <w:bookmarkEnd w:id="6340"/>
      <w:bookmarkStart w:id="6341" w:name="_QWord_Source_Comparison_5031"/>
      <w:r>
        <w:rPr>
          <w:rFonts w:hint="eastAsia"/>
        </w:rPr>
        <w:t>设置空闲模式</w:t>
      </w:r>
      <w:bookmarkEnd w:id="6322"/>
      <w:bookmarkEnd w:id="6323"/>
      <w:bookmarkEnd w:id="6341"/>
    </w:p>
    <w:p w14:paraId="68EA07CD">
      <w:pPr>
        <w:pStyle w:val="4"/>
        <w:ind w:firstLine="420"/>
      </w:pPr>
      <w:bookmarkStart w:id="6342" w:name="_QWord_Source_Comparison_5032"/>
      <w:bookmarkStart w:id="6343" w:name="_QWord_Source_Comparison_Para_679"/>
      <w:bookmarkStart w:id="6344" w:name="_QWord_Paragraph__679"/>
      <w:r>
        <w:rPr>
          <w:rFonts w:hint="eastAsia"/>
        </w:rPr>
        <w:t>例如，在进行一系列初始化后，配置</w:t>
      </w:r>
      <w:bookmarkEnd w:id="6342"/>
      <w:bookmarkStart w:id="6345" w:name="_QWord_Source_Comparison_5033"/>
      <w:r>
        <w:rPr>
          <w:rFonts w:hint="eastAsia"/>
        </w:rPr>
        <w:t>IDL</w:t>
      </w:r>
      <w:bookmarkEnd w:id="6345"/>
      <w:bookmarkStart w:id="6346" w:name="_QWord_Source_Comparison_5034"/>
      <w:r>
        <w:t>=</w:t>
      </w:r>
      <w:bookmarkEnd w:id="6346"/>
      <w:bookmarkStart w:id="6347" w:name="_QWord_Source_Comparison_5035"/>
      <w:r>
        <w:rPr>
          <w:rFonts w:hint="eastAsia"/>
        </w:rPr>
        <w:t>1</w:t>
      </w:r>
      <w:bookmarkEnd w:id="6347"/>
      <w:bookmarkStart w:id="6348" w:name="_QWord_Source_Comparison_5036"/>
      <w:r>
        <w:rPr>
          <w:rFonts w:hint="eastAsia"/>
        </w:rPr>
        <w:t>，</w:t>
      </w:r>
      <w:bookmarkEnd w:id="6348"/>
      <w:bookmarkStart w:id="6349" w:name="_QWord_Source_Comparison_5037"/>
      <w:r>
        <w:rPr>
          <w:rFonts w:hint="eastAsia"/>
        </w:rPr>
        <w:t>CPU</w:t>
      </w:r>
      <w:bookmarkEnd w:id="6349"/>
      <w:bookmarkStart w:id="6350" w:name="_QWord_Source_Comparison_5038"/>
      <w:r>
        <w:rPr>
          <w:rFonts w:hint="eastAsia"/>
        </w:rPr>
        <w:t>进入空闲模式，等待进入中断程序。中断程序执行完毕后执行下面的程序：</w:t>
      </w:r>
      <w:bookmarkEnd w:id="6343"/>
      <w:bookmarkEnd w:id="6344"/>
      <w:bookmarkEnd w:id="6350"/>
    </w:p>
    <w:p w14:paraId="753A3D01">
      <w:pPr>
        <w:pStyle w:val="145"/>
      </w:pPr>
      <w:bookmarkStart w:id="6351" w:name="_QWord_Source_Comparison_5039"/>
      <w:bookmarkStart w:id="6352" w:name="_QWord_Paragraph__680"/>
      <w:bookmarkStart w:id="6353" w:name="_QWord_Source_Comparison_Para_680"/>
      <w:r>
        <w:t>For</w:t>
      </w:r>
      <w:bookmarkEnd w:id="6351"/>
      <w:bookmarkStart w:id="6354" w:name="_QWord_Source_Comparison_5040"/>
      <w:r>
        <w:t> </w:t>
      </w:r>
      <w:bookmarkEnd w:id="6354"/>
      <w:bookmarkStart w:id="6355" w:name="_QWord_Source_Comparison_5041"/>
      <w:r>
        <w:t>example:</w:t>
      </w:r>
      <w:bookmarkEnd w:id="6355"/>
      <w:bookmarkStart w:id="6356" w:name="_QWord_Source_Comparison_5042"/>
      <w:r>
        <w:t> </w:t>
      </w:r>
      <w:bookmarkEnd w:id="6356"/>
      <w:bookmarkStart w:id="6357" w:name="_QWord_Source_Comparison_5043"/>
      <w:r>
        <w:t>In</w:t>
      </w:r>
      <w:bookmarkEnd w:id="6357"/>
      <w:bookmarkStart w:id="6358" w:name="_QWord_Source_Comparison_5044"/>
      <w:r>
        <w:t> </w:t>
      </w:r>
      <w:bookmarkEnd w:id="6358"/>
      <w:bookmarkStart w:id="6359" w:name="_QWord_Source_Comparison_5045"/>
      <w:r>
        <w:t>the</w:t>
      </w:r>
      <w:bookmarkEnd w:id="6359"/>
      <w:bookmarkStart w:id="6360" w:name="_QWord_Source_Comparison_5046"/>
      <w:r>
        <w:t> </w:t>
      </w:r>
      <w:bookmarkEnd w:id="6360"/>
      <w:bookmarkStart w:id="6361" w:name="_QWord_Source_Comparison_5047"/>
      <w:r>
        <w:t>program</w:t>
      </w:r>
      <w:bookmarkEnd w:id="6361"/>
      <w:bookmarkStart w:id="6362" w:name="_QWord_Source_Comparison_5048"/>
      <w:r>
        <w:t>  </w:t>
      </w:r>
      <w:bookmarkEnd w:id="6362"/>
      <w:bookmarkStart w:id="6363" w:name="_QWord_Source_Comparison_5049"/>
      <w:r>
        <w:t>of</w:t>
      </w:r>
      <w:bookmarkEnd w:id="6363"/>
      <w:bookmarkStart w:id="6364" w:name="_QWord_Source_Comparison_5050"/>
      <w:r>
        <w:t> </w:t>
      </w:r>
      <w:bookmarkEnd w:id="6364"/>
      <w:bookmarkStart w:id="6365" w:name="_QWord_Source_Comparison_5051"/>
      <w:r>
        <w:t>timer</w:t>
      </w:r>
      <w:bookmarkEnd w:id="6365"/>
      <w:bookmarkStart w:id="6366" w:name="_QWord_Source_Comparison_5052"/>
      <w:r>
        <w:t> </w:t>
      </w:r>
      <w:bookmarkEnd w:id="6366"/>
      <w:bookmarkStart w:id="6367" w:name="_QWord_Source_Comparison_5053"/>
      <w:r>
        <w:t>1</w:t>
      </w:r>
      <w:bookmarkEnd w:id="6367"/>
      <w:bookmarkStart w:id="6368" w:name="_QWord_Source_Comparison_5054"/>
      <w:r>
        <w:t> </w:t>
      </w:r>
      <w:bookmarkEnd w:id="6368"/>
      <w:bookmarkStart w:id="6369" w:name="_QWord_Source_Comparison_5055"/>
      <w:r>
        <w:t>interrupt</w:t>
      </w:r>
      <w:bookmarkEnd w:id="6352"/>
      <w:bookmarkEnd w:id="6353"/>
      <w:bookmarkEnd w:id="6369"/>
    </w:p>
    <w:p w14:paraId="56434107">
      <w:pPr>
        <w:pStyle w:val="145"/>
      </w:pPr>
      <w:bookmarkStart w:id="6370" w:name="_QWord_Source_Comparison_5056"/>
      <w:bookmarkStart w:id="6371" w:name="_QWord_Source_Comparison_Para_681"/>
      <w:bookmarkStart w:id="6372" w:name="_QWord_Paragraph__681"/>
      <w:r>
        <w:t>void</w:t>
      </w:r>
      <w:bookmarkEnd w:id="6370"/>
      <w:bookmarkStart w:id="6373" w:name="_QWord_Source_Comparison_5057"/>
      <w:r>
        <w:t> </w:t>
      </w:r>
      <w:bookmarkEnd w:id="6373"/>
      <w:bookmarkStart w:id="6374" w:name="_QWord_Source_Comparison_5058"/>
      <w:r>
        <w:t>main()</w:t>
      </w:r>
      <w:bookmarkEnd w:id="6371"/>
      <w:bookmarkEnd w:id="6372"/>
      <w:bookmarkEnd w:id="6374"/>
    </w:p>
    <w:p w14:paraId="6D229882">
      <w:pPr>
        <w:pStyle w:val="145"/>
      </w:pPr>
      <w:bookmarkStart w:id="6375" w:name="_QWord_Source_Comparison_Para_682"/>
      <w:bookmarkStart w:id="6376" w:name="_QWord_Source_Comparison_5059"/>
      <w:bookmarkStart w:id="6377" w:name="_QWord_Paragraph__682"/>
      <w:r>
        <w:t>{</w:t>
      </w:r>
      <w:bookmarkEnd w:id="6375"/>
      <w:bookmarkEnd w:id="6376"/>
      <w:bookmarkEnd w:id="6377"/>
    </w:p>
    <w:p w14:paraId="6341B3CD">
      <w:pPr>
        <w:pStyle w:val="145"/>
      </w:pPr>
      <w:bookmarkStart w:id="6378" w:name="_QWord_Source_Comparison_5060"/>
      <w:r>
        <w:tab/>
      </w:r>
      <w:bookmarkEnd w:id="6378"/>
      <w:bookmarkStart w:id="6379" w:name="_QWord_Source_Comparison_5061"/>
      <w:bookmarkStart w:id="6380" w:name="_QWord_Source_Comparison_Para_683"/>
      <w:bookmarkStart w:id="6381" w:name="_QWord_Paragraph__683"/>
      <w:r>
        <w:t>TMOD</w:t>
      </w:r>
      <w:bookmarkEnd w:id="6379"/>
      <w:bookmarkStart w:id="6382" w:name="_QWord_Source_Comparison_5062"/>
      <w:r>
        <w:t>=</w:t>
      </w:r>
      <w:bookmarkEnd w:id="6382"/>
      <w:bookmarkStart w:id="6383" w:name="_QWord_Source_Comparison_5063"/>
      <w:r>
        <w:t>0x11;</w:t>
      </w:r>
      <w:bookmarkEnd w:id="6380"/>
      <w:bookmarkEnd w:id="6381"/>
      <w:bookmarkEnd w:id="6383"/>
    </w:p>
    <w:p w14:paraId="6A9BB3FC">
      <w:pPr>
        <w:pStyle w:val="145"/>
      </w:pPr>
      <w:bookmarkStart w:id="6384" w:name="_QWord_Source_Comparison_5064"/>
      <w:r>
        <w:tab/>
      </w:r>
      <w:bookmarkEnd w:id="6384"/>
      <w:bookmarkStart w:id="6385" w:name="_QWord_Source_Comparison_5065"/>
      <w:bookmarkStart w:id="6386" w:name="_QWord_Paragraph__684"/>
      <w:bookmarkStart w:id="6387" w:name="_QWord_Source_Comparison_Para_684"/>
      <w:r>
        <w:t>TH1</w:t>
      </w:r>
      <w:bookmarkEnd w:id="6385"/>
      <w:bookmarkStart w:id="6388" w:name="_QWord_Source_Comparison_5066"/>
      <w:r>
        <w:t>=</w:t>
      </w:r>
      <w:bookmarkEnd w:id="6388"/>
      <w:bookmarkStart w:id="6389" w:name="_QWord_Source_Comparison_5067"/>
      <w:r>
        <w:t>0xdc;</w:t>
      </w:r>
      <w:bookmarkEnd w:id="6386"/>
      <w:bookmarkEnd w:id="6387"/>
      <w:bookmarkEnd w:id="6389"/>
    </w:p>
    <w:p w14:paraId="7254B5B1">
      <w:pPr>
        <w:pStyle w:val="145"/>
      </w:pPr>
      <w:bookmarkStart w:id="6390" w:name="_QWord_Source_Comparison_5068"/>
      <w:r>
        <w:tab/>
      </w:r>
      <w:bookmarkEnd w:id="6390"/>
      <w:bookmarkStart w:id="6391" w:name="_QWord_Source_Comparison_5069"/>
      <w:bookmarkStart w:id="6392" w:name="_QWord_Paragraph__685"/>
      <w:bookmarkStart w:id="6393" w:name="_QWord_Source_Comparison_Para_685"/>
      <w:r>
        <w:t>TL1</w:t>
      </w:r>
      <w:bookmarkEnd w:id="6391"/>
      <w:bookmarkStart w:id="6394" w:name="_QWord_Source_Comparison_5070"/>
      <w:r>
        <w:t>=</w:t>
      </w:r>
      <w:bookmarkEnd w:id="6394"/>
      <w:bookmarkStart w:id="6395" w:name="_QWord_Source_Comparison_5071"/>
      <w:r>
        <w:t>0x00;</w:t>
      </w:r>
      <w:bookmarkEnd w:id="6395"/>
      <w:bookmarkStart w:id="6396" w:name="_QWord_Source_Comparison_5072"/>
      <w:r>
        <w:t>    </w:t>
      </w:r>
      <w:bookmarkEnd w:id="6396"/>
      <w:bookmarkStart w:id="6397" w:name="_QWord_Source_Comparison_5073"/>
      <w:r>
        <w:t>//11.0592MHz/12</w:t>
      </w:r>
      <w:bookmarkEnd w:id="6397"/>
      <w:bookmarkStart w:id="6398" w:name="_QWord_Source_Comparison_5074"/>
      <w:r>
        <w:t>=</w:t>
      </w:r>
      <w:bookmarkEnd w:id="6398"/>
      <w:bookmarkStart w:id="6399" w:name="_QWord_Source_Comparison_5075"/>
      <w:r>
        <w:t>921600,</w:t>
      </w:r>
      <w:bookmarkEnd w:id="6399"/>
      <w:bookmarkStart w:id="6400" w:name="_QWord_Source_Comparison_5076"/>
      <w:r>
        <w:t> </w:t>
      </w:r>
      <w:bookmarkEnd w:id="6400"/>
      <w:bookmarkStart w:id="6401" w:name="_QWord_Source_Comparison_5077"/>
      <w:r>
        <w:t>10ms</w:t>
      </w:r>
      <w:bookmarkEnd w:id="6401"/>
      <w:bookmarkStart w:id="6402" w:name="_QWord_Source_Comparison_5078"/>
      <w:r>
        <w:t> </w:t>
      </w:r>
      <w:bookmarkEnd w:id="6402"/>
      <w:bookmarkStart w:id="6403" w:name="_QWord_Source_Comparison_5079"/>
      <w:r>
        <w:t>needs</w:t>
      </w:r>
      <w:bookmarkEnd w:id="6403"/>
      <w:bookmarkStart w:id="6404" w:name="_QWord_Source_Comparison_5080"/>
      <w:r>
        <w:t> </w:t>
      </w:r>
      <w:bookmarkEnd w:id="6404"/>
      <w:bookmarkStart w:id="6405" w:name="_QWord_Source_Comparison_5081"/>
      <w:r>
        <w:t>9216</w:t>
      </w:r>
      <w:bookmarkEnd w:id="6405"/>
      <w:bookmarkStart w:id="6406" w:name="_QWord_Source_Comparison_5082"/>
      <w:r>
        <w:t> </w:t>
      </w:r>
      <w:bookmarkEnd w:id="6406"/>
      <w:bookmarkStart w:id="6407" w:name="_QWord_Source_Comparison_5083"/>
      <w:r>
        <w:t>pulses,</w:t>
      </w:r>
      <w:bookmarkEnd w:id="6407"/>
      <w:bookmarkStart w:id="6408" w:name="_QWord_Source_Comparison_5084"/>
      <w:r>
        <w:rPr>
          <w:rFonts w:hint="eastAsia" w:ascii="MS Mincho" w:hAnsi="MS Mincho" w:eastAsia="MS Mincho" w:cs="MS Mincho"/>
        </w:rPr>
        <w:t>​</w:t>
      </w:r>
      <w:bookmarkEnd w:id="6408"/>
      <w:bookmarkStart w:id="6409" w:name="_QWord_Source_Comparison_5085"/>
      <w:r>
        <w:t>T</w:t>
      </w:r>
      <w:bookmarkEnd w:id="6409"/>
      <w:bookmarkStart w:id="6410" w:name="_QWord_Source_Comparison_5086"/>
      <w:r>
        <w:t>=</w:t>
      </w:r>
      <w:bookmarkEnd w:id="6410"/>
      <w:bookmarkStart w:id="6411" w:name="_QWord_Source_Comparison_5087"/>
      <w:r>
        <w:t>65536</w:t>
      </w:r>
      <w:bookmarkEnd w:id="6411"/>
      <w:bookmarkStart w:id="6412" w:name="_QWord_Source_Comparison_5088"/>
      <w:r>
        <w:noBreakHyphen/>
      </w:r>
      <w:r>
        <w:t>9216</w:t>
      </w:r>
      <w:bookmarkEnd w:id="6392"/>
      <w:bookmarkEnd w:id="6393"/>
      <w:bookmarkEnd w:id="6412"/>
    </w:p>
    <w:p w14:paraId="36CB3DC3">
      <w:pPr>
        <w:pStyle w:val="145"/>
      </w:pPr>
      <w:bookmarkStart w:id="6413" w:name="_QWord_Source_Comparison_5089"/>
      <w:r>
        <w:tab/>
      </w:r>
      <w:bookmarkEnd w:id="6413"/>
      <w:bookmarkStart w:id="6414" w:name="_QWord_Source_Comparison_5090"/>
      <w:bookmarkStart w:id="6415" w:name="_QWord_Paragraph__686"/>
      <w:bookmarkStart w:id="6416" w:name="_QWord_Source_Comparison_Para_686"/>
      <w:r>
        <w:t>IE</w:t>
      </w:r>
      <w:bookmarkEnd w:id="6414"/>
      <w:bookmarkStart w:id="6417" w:name="_QWord_Source_Comparison_5091"/>
      <w:r>
        <w:t>=</w:t>
      </w:r>
      <w:bookmarkEnd w:id="6417"/>
      <w:bookmarkStart w:id="6418" w:name="_QWord_Source_Comparison_5092"/>
      <w:r>
        <w:t>0x88;</w:t>
      </w:r>
      <w:bookmarkEnd w:id="6418"/>
      <w:bookmarkStart w:id="6419" w:name="_QWord_Source_Comparison_5093"/>
      <w:r>
        <w:tab/>
      </w:r>
      <w:r>
        <w:t>//Enable</w:t>
      </w:r>
      <w:bookmarkEnd w:id="6419"/>
      <w:bookmarkStart w:id="6420" w:name="_QWord_Source_Comparison_5094"/>
      <w:r>
        <w:t> </w:t>
      </w:r>
      <w:bookmarkEnd w:id="6420"/>
      <w:bookmarkStart w:id="6421" w:name="_QWord_Source_Comparison_5095"/>
      <w:r>
        <w:t>Timer1</w:t>
      </w:r>
      <w:bookmarkEnd w:id="6421"/>
      <w:bookmarkStart w:id="6422" w:name="_QWord_Source_Comparison_5096"/>
      <w:r>
        <w:t> </w:t>
      </w:r>
      <w:bookmarkEnd w:id="6422"/>
      <w:bookmarkStart w:id="6423" w:name="_QWord_Source_Comparison_5097"/>
      <w:r>
        <w:t>and</w:t>
      </w:r>
      <w:bookmarkEnd w:id="6423"/>
      <w:bookmarkStart w:id="6424" w:name="_QWord_Source_Comparison_5098"/>
      <w:r>
        <w:t> </w:t>
      </w:r>
      <w:bookmarkEnd w:id="6424"/>
      <w:bookmarkStart w:id="6425" w:name="_QWord_Source_Comparison_5099"/>
      <w:r>
        <w:t>UART</w:t>
      </w:r>
      <w:bookmarkEnd w:id="6425"/>
      <w:bookmarkStart w:id="6426" w:name="_QWord_Source_Comparison_5100"/>
      <w:r>
        <w:t> </w:t>
      </w:r>
      <w:bookmarkEnd w:id="6426"/>
      <w:bookmarkStart w:id="6427" w:name="_QWord_Source_Comparison_5101"/>
      <w:r>
        <w:t>interrupt</w:t>
      </w:r>
      <w:bookmarkEnd w:id="6415"/>
      <w:bookmarkEnd w:id="6416"/>
      <w:bookmarkEnd w:id="6427"/>
    </w:p>
    <w:p w14:paraId="2E0D426D">
      <w:pPr>
        <w:pStyle w:val="145"/>
      </w:pPr>
      <w:bookmarkStart w:id="6428" w:name="_QWord_Source_Comparison_5102"/>
      <w:r>
        <w:tab/>
      </w:r>
      <w:bookmarkEnd w:id="6428"/>
      <w:bookmarkStart w:id="6429" w:name="_QWord_Source_Comparison_5103"/>
      <w:bookmarkStart w:id="6430" w:name="_QWord_Paragraph__687"/>
      <w:bookmarkStart w:id="6431" w:name="_QWord_Source_Comparison_Para_687"/>
      <w:r>
        <w:t>TCON</w:t>
      </w:r>
      <w:bookmarkEnd w:id="6429"/>
      <w:bookmarkStart w:id="6432" w:name="_QWord_Source_Comparison_5104"/>
      <w:r>
        <w:t>=</w:t>
      </w:r>
      <w:bookmarkEnd w:id="6432"/>
      <w:bookmarkStart w:id="6433" w:name="_QWord_Source_Comparison_5105"/>
      <w:r>
        <w:t>0x08;</w:t>
      </w:r>
      <w:bookmarkEnd w:id="6430"/>
      <w:bookmarkEnd w:id="6431"/>
      <w:bookmarkEnd w:id="6433"/>
    </w:p>
    <w:p w14:paraId="4DBA083E">
      <w:pPr>
        <w:pStyle w:val="145"/>
      </w:pPr>
      <w:bookmarkStart w:id="6434" w:name="_QWord_Source_Comparison_5106"/>
      <w:r>
        <w:tab/>
      </w:r>
      <w:bookmarkEnd w:id="6434"/>
      <w:bookmarkStart w:id="6435" w:name="_QWord_Source_Comparison_5107"/>
      <w:bookmarkStart w:id="6436" w:name="_QWord_Paragraph__688"/>
      <w:bookmarkStart w:id="6437" w:name="_QWord_Source_Comparison_Para_688"/>
      <w:r>
        <w:t>ssbuf</w:t>
      </w:r>
      <w:bookmarkEnd w:id="6435"/>
      <w:bookmarkStart w:id="6438" w:name="_QWord_Source_Comparison_5108"/>
      <w:r>
        <w:t>=</w:t>
      </w:r>
      <w:bookmarkEnd w:id="6438"/>
      <w:bookmarkStart w:id="6439" w:name="_QWord_Source_Comparison_5109"/>
      <w:r>
        <w:t>0x00;</w:t>
      </w:r>
      <w:bookmarkEnd w:id="6439"/>
      <w:bookmarkStart w:id="6440" w:name="_QWord_Source_Comparison_5110"/>
      <w:r>
        <w:tab/>
      </w:r>
      <w:r>
        <w:t>//Initial</w:t>
      </w:r>
      <w:bookmarkEnd w:id="6440"/>
      <w:bookmarkStart w:id="6441" w:name="_QWord_Source_Comparison_5111"/>
      <w:r>
        <w:t> </w:t>
      </w:r>
      <w:bookmarkEnd w:id="6441"/>
      <w:bookmarkStart w:id="6442" w:name="_QWord_Source_Comparison_5112"/>
      <w:r>
        <w:t>value</w:t>
      </w:r>
      <w:bookmarkEnd w:id="6436"/>
      <w:bookmarkEnd w:id="6437"/>
      <w:bookmarkEnd w:id="6442"/>
    </w:p>
    <w:p w14:paraId="74DB18A6">
      <w:pPr>
        <w:pStyle w:val="145"/>
      </w:pPr>
      <w:bookmarkStart w:id="6443" w:name="_QWord_Source_Comparison_5113"/>
      <w:r>
        <w:tab/>
      </w:r>
      <w:bookmarkEnd w:id="6443"/>
      <w:bookmarkStart w:id="6444" w:name="_QWord_Source_Comparison_5114"/>
      <w:bookmarkStart w:id="6445" w:name="_QWord_Paragraph__689"/>
      <w:bookmarkStart w:id="6446" w:name="_QWord_Source_Comparison_Para_689"/>
      <w:r>
        <w:t>buff</w:t>
      </w:r>
      <w:bookmarkEnd w:id="6444"/>
      <w:bookmarkStart w:id="6447" w:name="_QWord_Source_Comparison_5115"/>
      <w:r>
        <w:t>=</w:t>
      </w:r>
      <w:bookmarkEnd w:id="6447"/>
      <w:bookmarkStart w:id="6448" w:name="_QWord_Source_Comparison_5116"/>
      <w:r>
        <w:t>100;</w:t>
      </w:r>
      <w:bookmarkEnd w:id="6445"/>
      <w:bookmarkEnd w:id="6446"/>
      <w:bookmarkEnd w:id="6448"/>
    </w:p>
    <w:p w14:paraId="144D8840">
      <w:pPr>
        <w:pStyle w:val="145"/>
      </w:pPr>
      <w:bookmarkStart w:id="6449" w:name="_QWord_Source_Comparison_5117"/>
      <w:r>
        <w:tab/>
      </w:r>
      <w:bookmarkEnd w:id="6449"/>
      <w:bookmarkStart w:id="6450" w:name="_QWord_Source_Comparison_5118"/>
      <w:bookmarkStart w:id="6451" w:name="_QWord_Source_Comparison_Para_690"/>
      <w:bookmarkStart w:id="6452" w:name="_QWord_Paragraph__690"/>
      <w:r>
        <w:t>TR1</w:t>
      </w:r>
      <w:bookmarkEnd w:id="6450"/>
      <w:bookmarkStart w:id="6453" w:name="_QWord_Source_Comparison_5119"/>
      <w:r>
        <w:t>=</w:t>
      </w:r>
      <w:bookmarkEnd w:id="6453"/>
      <w:bookmarkStart w:id="6454" w:name="_QWord_Source_Comparison_5120"/>
      <w:r>
        <w:t>1;</w:t>
      </w:r>
      <w:bookmarkEnd w:id="6454"/>
      <w:bookmarkStart w:id="6455" w:name="_QWord_Source_Comparison_5121"/>
      <w:r>
        <w:tab/>
      </w:r>
      <w:bookmarkEnd w:id="6455"/>
      <w:bookmarkStart w:id="6456" w:name="_QWord_Source_Comparison_5122"/>
      <w:r>
        <w:tab/>
      </w:r>
      <w:bookmarkEnd w:id="6456"/>
      <w:bookmarkStart w:id="6457" w:name="_QWord_Source_Comparison_5123"/>
      <w:r>
        <w:t> </w:t>
      </w:r>
      <w:bookmarkEnd w:id="6457"/>
      <w:bookmarkStart w:id="6458" w:name="_QWord_Source_Comparison_5124"/>
      <w:r>
        <w:t>//Start</w:t>
      </w:r>
      <w:bookmarkEnd w:id="6458"/>
      <w:bookmarkStart w:id="6459" w:name="_QWord_Source_Comparison_5125"/>
      <w:r>
        <w:t> </w:t>
      </w:r>
      <w:bookmarkEnd w:id="6459"/>
      <w:bookmarkStart w:id="6460" w:name="_QWord_Source_Comparison_5126"/>
      <w:r>
        <w:t>timer1</w:t>
      </w:r>
      <w:bookmarkEnd w:id="6451"/>
      <w:bookmarkEnd w:id="6452"/>
      <w:bookmarkEnd w:id="6460"/>
    </w:p>
    <w:p w14:paraId="7D70C11C">
      <w:pPr>
        <w:pStyle w:val="145"/>
      </w:pPr>
      <w:bookmarkStart w:id="6461" w:name="_QWord_Source_Comparison_5127"/>
      <w:bookmarkStart w:id="6462" w:name="_QWord_Paragraph__691"/>
      <w:bookmarkStart w:id="6463" w:name="_QWord_Source_Comparison_Para_691"/>
      <w:r>
        <w:t xml:space="preserve">    </w:t>
      </w:r>
      <w:bookmarkEnd w:id="6461"/>
      <w:bookmarkStart w:id="6464" w:name="_QWord_Source_Comparison_5128"/>
      <w:r>
        <w:t>loop1:</w:t>
      </w:r>
      <w:bookmarkEnd w:id="6464"/>
      <w:bookmarkStart w:id="6465" w:name="_QWord_Source_Comparison_5129"/>
      <w:r>
        <w:t>    </w:t>
      </w:r>
      <w:bookmarkEnd w:id="6465"/>
      <w:bookmarkStart w:id="6466" w:name="_QWord_Source_Comparison_5130"/>
      <w:r>
        <w:t>IDL</w:t>
      </w:r>
      <w:bookmarkEnd w:id="6466"/>
      <w:bookmarkStart w:id="6467" w:name="_QWord_Source_Comparison_5131"/>
      <w:r>
        <w:t>=</w:t>
      </w:r>
      <w:bookmarkEnd w:id="6467"/>
      <w:bookmarkStart w:id="6468" w:name="_QWord_Source_Comparison_5132"/>
      <w:r>
        <w:t>1;</w:t>
      </w:r>
      <w:bookmarkEnd w:id="6462"/>
      <w:bookmarkEnd w:id="6463"/>
      <w:bookmarkEnd w:id="6468"/>
    </w:p>
    <w:p w14:paraId="69AD4269">
      <w:pPr>
        <w:pStyle w:val="145"/>
      </w:pPr>
      <w:bookmarkStart w:id="6469" w:name="_QWord_Source_Comparison_5133"/>
      <w:bookmarkStart w:id="6470" w:name="_QWord_Source_Comparison_Para_692"/>
      <w:bookmarkStart w:id="6471" w:name="_QWord_Paragraph__692"/>
      <w:r>
        <w:t xml:space="preserve">    </w:t>
      </w:r>
      <w:bookmarkEnd w:id="6469"/>
      <w:bookmarkStart w:id="6472" w:name="_QWord_Source_Comparison_5134"/>
      <w:r>
        <w:t>goto</w:t>
      </w:r>
      <w:bookmarkEnd w:id="6472"/>
      <w:bookmarkStart w:id="6473" w:name="_QWord_Source_Comparison_5135"/>
      <w:r>
        <w:t> </w:t>
      </w:r>
      <w:bookmarkEnd w:id="6473"/>
      <w:bookmarkStart w:id="6474" w:name="_QWord_Source_Comparison_5136"/>
      <w:r>
        <w:t>loop1;</w:t>
      </w:r>
      <w:bookmarkEnd w:id="6474"/>
      <w:bookmarkStart w:id="6475" w:name="_QWord_Source_Comparison_5137"/>
      <w:r>
        <w:t>   </w:t>
      </w:r>
      <w:bookmarkEnd w:id="6475"/>
      <w:bookmarkStart w:id="6476" w:name="_QWord_Source_Comparison_5138"/>
      <w:r>
        <w:t>//Nothing</w:t>
      </w:r>
      <w:bookmarkEnd w:id="6476"/>
      <w:bookmarkStart w:id="6477" w:name="_QWord_Source_Comparison_5139"/>
      <w:r>
        <w:t> </w:t>
      </w:r>
      <w:bookmarkEnd w:id="6477"/>
      <w:bookmarkStart w:id="6478" w:name="_QWord_Source_Comparison_5140"/>
      <w:r>
        <w:t>to</w:t>
      </w:r>
      <w:bookmarkEnd w:id="6478"/>
      <w:bookmarkStart w:id="6479" w:name="_QWord_Source_Comparison_5141"/>
      <w:r>
        <w:t> </w:t>
      </w:r>
      <w:bookmarkEnd w:id="6479"/>
      <w:bookmarkStart w:id="6480" w:name="_QWord_Source_Comparison_5142"/>
      <w:r>
        <w:t>do</w:t>
      </w:r>
      <w:bookmarkEnd w:id="6470"/>
      <w:bookmarkEnd w:id="6471"/>
      <w:bookmarkEnd w:id="6480"/>
    </w:p>
    <w:p w14:paraId="36D99E12">
      <w:pPr>
        <w:pStyle w:val="145"/>
      </w:pPr>
      <w:bookmarkStart w:id="6481" w:name="_QWord_Source_Comparison_Para_693"/>
      <w:r>
        <w:t>‌</w:t>
      </w:r>
      <w:bookmarkStart w:id="6482" w:name="_QWord_Paragraph__693"/>
      <w:bookmarkStart w:id="6483" w:name="_QWord_Source_Comparison_5143"/>
      <w:r>
        <w:tab/>
      </w:r>
      <w:bookmarkEnd w:id="6481"/>
      <w:bookmarkEnd w:id="6482"/>
      <w:bookmarkEnd w:id="6483"/>
    </w:p>
    <w:p w14:paraId="5591EFE8">
      <w:pPr>
        <w:pStyle w:val="145"/>
      </w:pPr>
      <w:bookmarkStart w:id="6484" w:name="_QWord_Source_Comparison_Para_694"/>
      <w:bookmarkStart w:id="6485" w:name="_QWord_Paragraph__694"/>
      <w:bookmarkStart w:id="6486" w:name="_QWord_Source_Comparison_5144"/>
      <w:r>
        <w:t>}</w:t>
      </w:r>
      <w:bookmarkEnd w:id="6484"/>
      <w:bookmarkEnd w:id="6485"/>
      <w:bookmarkEnd w:id="6486"/>
    </w:p>
    <w:p w14:paraId="5AAD692D">
      <w:pPr>
        <w:pStyle w:val="66"/>
        <w:numPr>
          <w:ilvl w:val="4"/>
          <w:numId w:val="6"/>
        </w:numPr>
      </w:pPr>
      <w:bookmarkStart w:id="6487" w:name="_QWord_Paragraph__695"/>
      <w:bookmarkStart w:id="6488" w:name="_QWord_Source_Comparison_Para_695"/>
      <w:bookmarkStart w:id="6489" w:name="_QWord_Source_Comparison_5145"/>
      <w:r>
        <w:rPr>
          <w:rFonts w:hint="eastAsia"/>
        </w:rPr>
        <w:t>掉电模式</w:t>
      </w:r>
      <w:bookmarkEnd w:id="6487"/>
      <w:bookmarkEnd w:id="6488"/>
      <w:bookmarkEnd w:id="6489"/>
    </w:p>
    <w:p w14:paraId="49A8D1A4">
      <w:pPr>
        <w:pStyle w:val="4"/>
        <w:ind w:firstLine="420"/>
      </w:pPr>
      <w:bookmarkStart w:id="6490" w:name="_QWord_Source_Comparison_5147"/>
      <w:bookmarkStart w:id="6491" w:name="_QWord_Source_Comparison_Para_696"/>
      <w:bookmarkStart w:id="6492" w:name="_QWord_Paragraph__696"/>
      <w:r>
        <w:rPr>
          <w:rFonts w:hint="eastAsia"/>
        </w:rPr>
        <w:t>在掉电模式下，单片机的所有部分都停止工作，只有</w:t>
      </w:r>
      <w:bookmarkEnd w:id="6490"/>
      <w:bookmarkStart w:id="6493" w:name="_QWord_Source_Comparison_5148"/>
      <w:r>
        <w:rPr>
          <w:rFonts w:hint="eastAsia"/>
        </w:rPr>
        <w:t>RESET</w:t>
      </w:r>
      <w:bookmarkEnd w:id="6493"/>
      <w:bookmarkStart w:id="6494" w:name="_QWord_Source_Comparison_5149"/>
      <w:r>
        <w:rPr>
          <w:rFonts w:hint="eastAsia"/>
        </w:rPr>
        <w:t>能将</w:t>
      </w:r>
      <w:bookmarkEnd w:id="6494"/>
      <w:bookmarkStart w:id="6495" w:name="_QWord_Source_Comparison_5150"/>
      <w:r>
        <w:rPr>
          <w:rFonts w:hint="eastAsia"/>
        </w:rPr>
        <w:t>CPU</w:t>
      </w:r>
      <w:bookmarkEnd w:id="6495"/>
      <w:bookmarkStart w:id="6496" w:name="_QWord_Source_Comparison_5151"/>
      <w:r>
        <w:rPr>
          <w:rFonts w:hint="eastAsia"/>
        </w:rPr>
        <w:t>唤醒进入正常的工作模式，并从</w:t>
      </w:r>
      <w:bookmarkEnd w:id="6496"/>
      <w:bookmarkStart w:id="6497" w:name="_QWord_Source_Comparison_5152"/>
      <w:r>
        <w:rPr>
          <w:rFonts w:hint="eastAsia"/>
        </w:rPr>
        <w:t>0</w:t>
      </w:r>
      <w:bookmarkEnd w:id="6497"/>
      <w:bookmarkStart w:id="6498" w:name="_QWord_Source_Comparison_5153"/>
      <w:r>
        <w:rPr>
          <w:rFonts w:hint="eastAsia"/>
        </w:rPr>
        <w:t>开始执行程序。在此模式下，主要功能是保存内部</w:t>
      </w:r>
      <w:bookmarkEnd w:id="6498"/>
      <w:bookmarkStart w:id="6499" w:name="_QWord_Source_Comparison_5154"/>
      <w:r>
        <w:rPr>
          <w:rFonts w:hint="eastAsia"/>
        </w:rPr>
        <w:t>RAM</w:t>
      </w:r>
      <w:bookmarkEnd w:id="6499"/>
      <w:bookmarkStart w:id="6500" w:name="_QWord_Source_Comparison_5155"/>
      <w:r>
        <w:rPr>
          <w:rFonts w:hint="eastAsia"/>
        </w:rPr>
        <w:t>的内容。要想进入此工作模式也非常简单，只需要将</w:t>
      </w:r>
      <w:bookmarkEnd w:id="6500"/>
      <w:bookmarkStart w:id="6501" w:name="_QWord_Source_Comparison_5156"/>
      <w:r>
        <w:rPr>
          <w:rFonts w:hint="eastAsia"/>
        </w:rPr>
        <w:t>PCON</w:t>
      </w:r>
      <w:bookmarkEnd w:id="6501"/>
      <w:bookmarkStart w:id="6502" w:name="_QWord_Source_Comparison_5157"/>
      <w:r>
        <w:rPr>
          <w:rFonts w:hint="eastAsia"/>
        </w:rPr>
        <w:t>寄存器中的</w:t>
      </w:r>
      <w:bookmarkEnd w:id="6502"/>
      <w:bookmarkStart w:id="6503" w:name="_QWord_Source_Comparison_5158"/>
      <w:r>
        <w:rPr>
          <w:rFonts w:hint="eastAsia"/>
        </w:rPr>
        <w:t>PD</w:t>
      </w:r>
      <w:bookmarkEnd w:id="6503"/>
      <w:bookmarkStart w:id="6504" w:name="_QWord_Source_Comparison_5159"/>
      <w:r>
        <w:rPr>
          <w:rFonts w:hint="eastAsia"/>
        </w:rPr>
        <w:t>位置</w:t>
      </w:r>
      <w:bookmarkEnd w:id="6504"/>
      <w:bookmarkStart w:id="6505" w:name="_QWord_Source_Comparison_5160"/>
      <w:r>
        <w:rPr>
          <w:rFonts w:hint="eastAsia"/>
        </w:rPr>
        <w:t>1</w:t>
      </w:r>
      <w:bookmarkEnd w:id="6505"/>
      <w:bookmarkStart w:id="6506" w:name="_QWord_Source_Comparison_5161"/>
      <w:r>
        <w:rPr>
          <w:rFonts w:hint="eastAsia"/>
        </w:rPr>
        <w:t>，如</w:t>
      </w:r>
      <w:bookmarkEnd w:id="6506"/>
      <w:bookmarkStart w:id="6507" w:name="_QWord_Source_Comparison_5162"/>
      <w:r>
        <w:fldChar w:fldCharType="begin"/>
      </w:r>
      <w:bookmarkEnd w:id="6507"/>
      <w:bookmarkStart w:id="6508" w:name="_QWord_Source_Comparison_5163"/>
      <w:r>
        <w:instrText xml:space="preserve"> </w:instrText>
      </w:r>
      <w:bookmarkEnd w:id="6508"/>
      <w:bookmarkStart w:id="6509" w:name="_QWord_Source_Comparison_5164"/>
      <w:r>
        <w:rPr>
          <w:rFonts w:hint="eastAsia"/>
        </w:rPr>
        <w:instrText xml:space="preserve">REF QWord_XRef_Figure__xN3i4W \h \* CHARFORMAT</w:instrText>
      </w:r>
      <w:bookmarkEnd w:id="6509"/>
      <w:bookmarkStart w:id="6510" w:name="_QWord_Source_Comparison_5165"/>
      <w:r>
        <w:instrText xml:space="preserve"> </w:instrText>
      </w:r>
      <w:bookmarkStart w:id="6511" w:name="_QWord_Source_Comparison_5166"/>
      <w:r>
        <w:fldChar w:fldCharType="separate"/>
      </w:r>
      <w:bookmarkEnd w:id="6510"/>
      <w:bookmarkEnd w:id="6511"/>
      <w:bookmarkStart w:id="6512" w:name="_QWord_Source_Comparison_5167"/>
      <w:r>
        <w:rPr>
          <w:rFonts w:hint="eastAsia"/>
        </w:rPr>
        <w:t>图</w:t>
      </w:r>
      <w:bookmarkEnd w:id="6512"/>
      <w:bookmarkStart w:id="6513" w:name="_QWord_Source_Comparison_5168"/>
      <w:r>
        <w:rPr>
          <w:rFonts w:hint="eastAsia"/>
        </w:rPr>
        <w:t> </w:t>
      </w:r>
      <w:bookmarkEnd w:id="6513"/>
      <w:bookmarkStart w:id="6514" w:name="_QWord_Source_Comparison_5169"/>
      <w:r>
        <w:t>2</w:t>
      </w:r>
      <w:bookmarkEnd w:id="6514"/>
      <w:bookmarkStart w:id="6515" w:name="_QWord_Source_Comparison_5170"/>
      <w:r>
        <w:noBreakHyphen/>
      </w:r>
      <w:r>
        <w:t>46</w:t>
      </w:r>
      <w:bookmarkEnd w:id="6515"/>
      <w:bookmarkStart w:id="6516" w:name="_QWord_Source_Comparison_5171"/>
      <w:r>
        <w:fldChar w:fldCharType="end"/>
      </w:r>
      <w:bookmarkEnd w:id="6516"/>
      <w:bookmarkStart w:id="6517" w:name="_QWord_Source_Comparison_5172"/>
      <w:r>
        <w:rPr>
          <w:rFonts w:hint="eastAsia"/>
        </w:rPr>
        <w:t>所示。在掉电模式下，不可能通过中断信号唤醒。</w:t>
      </w:r>
      <w:bookmarkEnd w:id="6491"/>
      <w:bookmarkEnd w:id="6492"/>
      <w:bookmarkEnd w:id="6517"/>
    </w:p>
    <w:p w14:paraId="6C7F68CD">
      <w:pPr>
        <w:pStyle w:val="105"/>
      </w:pPr>
      <w:bookmarkStart w:id="6518" w:name="_QWord_Source_Comparison_Para_697"/>
      <w:r>
        <w:t>‌</w:t>
      </w:r>
      <w:bookmarkStart w:id="6519" w:name="_QWord_Source_Comparison_5173"/>
      <w:bookmarkEnd w:id="6519"/>
      <w:bookmarkStart w:id="6520" w:name="_QWord_ImageIndex_60"/>
      <w:bookmarkStart w:id="6521" w:name="_QWord_Paragraph__697"/>
      <w:bookmarkStart w:id="6522" w:name="_QWord_Source_Comparison_5174"/>
      <w:r>
        <w:drawing>
          <wp:inline distT="0" distB="0" distL="0" distR="0">
            <wp:extent cx="5205730" cy="554990"/>
            <wp:effectExtent l="0" t="0" r="0" b="0"/>
            <wp:docPr id="1455147713" name="图片 24" title="QWord_ImageMark_60">
              <a:hlinkClick xmlns:a="http://schemas.openxmlformats.org/drawingml/2006/main" r:id="rId163" tooltip="QWord 图片目录：resource/images/illustration/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47713" name="图片 24" title="QWord_ImageMark_60"/>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a:xfrm>
                      <a:off x="0" y="0"/>
                      <a:ext cx="5205730" cy="555295"/>
                    </a:xfrm>
                    <a:prstGeom prst="rect">
                      <a:avLst/>
                    </a:prstGeom>
                    <a:noFill/>
                    <a:ln>
                      <a:noFill/>
                    </a:ln>
                  </pic:spPr>
                </pic:pic>
              </a:graphicData>
            </a:graphic>
          </wp:inline>
        </w:drawing>
      </w:r>
      <w:bookmarkEnd w:id="6518"/>
      <w:bookmarkEnd w:id="6520"/>
      <w:bookmarkEnd w:id="6521"/>
      <w:bookmarkEnd w:id="6522"/>
    </w:p>
    <w:p w14:paraId="6EE473B6">
      <w:pPr>
        <w:pStyle w:val="68"/>
      </w:pPr>
      <w:bookmarkStart w:id="6523" w:name="_QWord_Source_Comparison_5175"/>
      <w:bookmarkStart w:id="6524" w:name="QWord_XRef_Figure__xN3i4W"/>
      <w:bookmarkStart w:id="6525" w:name="_QWord_Paragraph__698"/>
      <w:bookmarkStart w:id="6526" w:name="_QWord_Source_Comparison_Para_698"/>
      <w:r>
        <w:rPr>
          <w:rFonts w:hint="eastAsia"/>
        </w:rPr>
        <w:t>图</w:t>
      </w:r>
      <w:bookmarkEnd w:id="6523"/>
      <w:bookmarkStart w:id="6527" w:name="_QWord_Source_Comparison_5176"/>
      <w:r>
        <w:rPr>
          <w:rFonts w:hint="eastAsia"/>
        </w:rPr>
        <w:t> </w:t>
      </w:r>
      <w:bookmarkEnd w:id="6527"/>
      <w:bookmarkStart w:id="6528" w:name="_QWord_Source_Comparison_5177"/>
      <w:r>
        <w:fldChar w:fldCharType="begin"/>
      </w:r>
      <w:bookmarkEnd w:id="6528"/>
      <w:bookmarkStart w:id="6529" w:name="_QWord_Source_Comparison_5178"/>
      <w:r>
        <w:instrText xml:space="preserve"> SEQ QWord_Heading1_Sequence \c </w:instrText>
      </w:r>
      <w:bookmarkEnd w:id="6529"/>
      <w:bookmarkStart w:id="6530" w:name="_QWord_Source_Comparison_5179"/>
      <w:r>
        <w:fldChar w:fldCharType="separate"/>
      </w:r>
      <w:bookmarkEnd w:id="6530"/>
      <w:bookmarkStart w:id="6531" w:name="_QWord_Source_Comparison_5180"/>
      <w:r>
        <w:t>2</w:t>
      </w:r>
      <w:bookmarkEnd w:id="6531"/>
      <w:bookmarkStart w:id="6532" w:name="_QWord_Source_Comparison_5181"/>
      <w:r>
        <w:fldChar w:fldCharType="end"/>
      </w:r>
      <w:bookmarkEnd w:id="6532"/>
      <w:bookmarkStart w:id="6533" w:name="_QWord_Source_Comparison_5182"/>
      <w:r>
        <w:noBreakHyphen/>
      </w:r>
      <w:bookmarkEnd w:id="6533"/>
      <w:bookmarkStart w:id="6534" w:name="_QWord_Source_Comparison_5183"/>
      <w:r>
        <w:fldChar w:fldCharType="begin"/>
      </w:r>
      <w:bookmarkEnd w:id="6534"/>
      <w:bookmarkStart w:id="6535" w:name="_QWord_Source_Comparison_5184"/>
      <w:r>
        <w:instrText xml:space="preserve"> </w:instrText>
      </w:r>
      <w:bookmarkEnd w:id="6535"/>
      <w:bookmarkStart w:id="6536" w:name="_QWord_Source_Comparison_5185"/>
      <w:r>
        <w:rPr>
          <w:rFonts w:hint="eastAsia"/>
        </w:rPr>
        <w:instrText xml:space="preserve">SEQ </w:instrText>
      </w:r>
      <w:bookmarkEnd w:id="6536"/>
      <w:bookmarkStart w:id="6537" w:name="_QWord_Source_Comparison_5186"/>
      <w:r>
        <w:rPr>
          <w:rFonts w:hint="eastAsia"/>
        </w:rPr>
        <w:instrText xml:space="preserve">图</w:instrText>
      </w:r>
      <w:bookmarkEnd w:id="6537"/>
      <w:bookmarkStart w:id="6538" w:name="_QWord_Source_Comparison_5187"/>
      <w:r>
        <w:rPr>
          <w:rFonts w:hint="eastAsia"/>
        </w:rPr>
        <w:instrText xml:space="preserve"> \* ARABIC \s 1</w:instrText>
      </w:r>
      <w:bookmarkEnd w:id="6538"/>
      <w:bookmarkStart w:id="6539" w:name="_QWord_Source_Comparison_5188"/>
      <w:r>
        <w:instrText xml:space="preserve"> </w:instrText>
      </w:r>
      <w:bookmarkStart w:id="6540" w:name="_QWord_Source_Comparison_5189"/>
      <w:r>
        <w:fldChar w:fldCharType="separate"/>
      </w:r>
      <w:bookmarkEnd w:id="6539"/>
      <w:bookmarkEnd w:id="6540"/>
      <w:bookmarkStart w:id="6541" w:name="_QWord_Source_Comparison_5190"/>
      <w:r>
        <w:t>46</w:t>
      </w:r>
      <w:bookmarkEnd w:id="6541"/>
      <w:bookmarkStart w:id="6542" w:name="_QWord_Source_Comparison_5191"/>
      <w:r>
        <w:fldChar w:fldCharType="end"/>
      </w:r>
      <w:bookmarkEnd w:id="6524"/>
      <w:bookmarkEnd w:id="6542"/>
      <w:bookmarkStart w:id="6543" w:name="_QWord_Source_Comparison_5192"/>
      <w:r>
        <w:rPr>
          <w:rFonts w:hint="eastAsia"/>
        </w:rPr>
        <w:t xml:space="preserve">  </w:t>
      </w:r>
      <w:bookmarkEnd w:id="6543"/>
      <w:bookmarkStart w:id="6544" w:name="_QWord_Source_Comparison_5193"/>
      <w:r>
        <w:rPr>
          <w:rFonts w:hint="eastAsia"/>
        </w:rPr>
        <w:t>掉电空闲模式</w:t>
      </w:r>
      <w:bookmarkEnd w:id="6525"/>
      <w:bookmarkEnd w:id="6526"/>
      <w:bookmarkEnd w:id="6544"/>
    </w:p>
    <w:p w14:paraId="4D37F50B">
      <w:pPr>
        <w:pStyle w:val="63"/>
        <w:numPr>
          <w:ilvl w:val="2"/>
          <w:numId w:val="6"/>
        </w:numPr>
        <w:spacing w:before="352" w:after="352"/>
      </w:pPr>
      <w:bookmarkStart w:id="6545" w:name="_QWord_Paragraph__699"/>
      <w:bookmarkStart w:id="6546" w:name="_Toc21389"/>
      <w:bookmarkStart w:id="6547" w:name="_QWord_Source_Comparison_5194"/>
      <w:bookmarkStart w:id="6548" w:name="_QWord_Source_Comparison_Para_699"/>
      <w:r>
        <w:rPr>
          <w:rFonts w:hint="eastAsia"/>
        </w:rPr>
        <w:t>小结</w:t>
      </w:r>
      <w:bookmarkEnd w:id="6545"/>
      <w:bookmarkEnd w:id="6546"/>
      <w:bookmarkEnd w:id="6547"/>
      <w:bookmarkEnd w:id="6548"/>
    </w:p>
    <w:p w14:paraId="76C07E6F">
      <w:pPr>
        <w:pStyle w:val="4"/>
        <w:ind w:firstLine="420"/>
      </w:pPr>
      <w:bookmarkStart w:id="6549" w:name="_QWord_Source_Comparison_5195"/>
      <w:bookmarkStart w:id="6550" w:name="_QWord_Source_Comparison_Para_700"/>
      <w:bookmarkStart w:id="6551" w:name="_QWord_Paragraph__700"/>
      <w:r>
        <w:rPr>
          <w:rFonts w:hint="eastAsia"/>
        </w:rPr>
        <w:t>本节主要介绍了单片机的三种不同的工作模式，以及它们的功耗差别，要进入哪种模式只需要设置相应的位即可。</w:t>
      </w:r>
      <w:bookmarkEnd w:id="6549"/>
      <w:bookmarkEnd w:id="6550"/>
      <w:bookmarkEnd w:id="6551"/>
    </w:p>
    <w:p w14:paraId="51BF678D">
      <w:pPr>
        <w:pStyle w:val="5"/>
        <w:numPr>
          <w:ilvl w:val="1"/>
          <w:numId w:val="6"/>
        </w:numPr>
        <w:spacing w:before="705" w:after="352"/>
      </w:pPr>
      <w:bookmarkStart w:id="6552" w:name="_QWord_Source_Comparison_5196"/>
      <w:bookmarkStart w:id="6553" w:name="_QWord_Paragraph__701"/>
      <w:bookmarkStart w:id="6554" w:name="_QWord_Source_Comparison_Para_701"/>
      <w:bookmarkStart w:id="6555" w:name="_Toc11694"/>
      <w:r>
        <w:rPr>
          <w:rFonts w:hint="eastAsia"/>
        </w:rPr>
        <w:t>单元测试</w:t>
      </w:r>
      <w:bookmarkEnd w:id="6552"/>
      <w:bookmarkEnd w:id="6553"/>
      <w:bookmarkEnd w:id="6554"/>
      <w:bookmarkEnd w:id="6555"/>
    </w:p>
    <w:p w14:paraId="0696121F">
      <w:pPr>
        <w:pStyle w:val="109"/>
        <w:ind w:firstLine="360"/>
        <w:rPr>
          <w:rStyle w:val="174"/>
          <w:rFonts w:hint="eastAsia" w:eastAsia="宋体"/>
          <w:lang w:eastAsia="zh-CN"/>
        </w:rPr>
      </w:pPr>
      <w:bookmarkStart w:id="6556" w:name="_QWord_Source_Comparison_5197"/>
      <w:bookmarkStart w:id="6557" w:name="_QWord_Source_Comparison_Para_702"/>
      <w:bookmarkStart w:id="6558" w:name="_QWord_Paragraph__702"/>
      <w:r>
        <w:rPr>
          <w:rStyle w:val="174"/>
          <w:rFonts w:hint="eastAsia" w:eastAsia="宋体"/>
          <w:lang w:eastAsia="zh-CN"/>
        </w:rPr>
        <w:drawing>
          <wp:inline distT="0" distB="0" distL="114300" distR="114300">
            <wp:extent cx="2286000" cy="2286000"/>
            <wp:effectExtent l="0" t="0" r="0" b="0"/>
            <wp:docPr id="60" name="图片 60" descr="第二章 单片机原理及应用-自测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第二章 单片机原理及应用-自测题"/>
                    <pic:cNvPicPr>
                      <a:picLocks noChangeAspect="1"/>
                    </pic:cNvPicPr>
                  </pic:nvPicPr>
                  <pic:blipFill>
                    <a:blip r:embed="rId165"/>
                    <a:stretch>
                      <a:fillRect/>
                    </a:stretch>
                  </pic:blipFill>
                  <pic:spPr>
                    <a:xfrm>
                      <a:off x="0" y="0"/>
                      <a:ext cx="2286000" cy="2286000"/>
                    </a:xfrm>
                    <a:prstGeom prst="rect">
                      <a:avLst/>
                    </a:prstGeom>
                  </pic:spPr>
                </pic:pic>
              </a:graphicData>
            </a:graphic>
          </wp:inline>
        </w:drawing>
      </w:r>
    </w:p>
    <w:p w14:paraId="7D2519B5">
      <w:pPr>
        <w:pStyle w:val="109"/>
        <w:ind w:firstLine="360"/>
        <w:rPr>
          <w:rStyle w:val="174"/>
          <w:rFonts w:hint="eastAsia"/>
        </w:rPr>
      </w:pPr>
      <w:r>
        <w:rPr>
          <w:rStyle w:val="174"/>
          <w:rFonts w:hint="eastAsia"/>
        </w:rPr>
        <w:t>第二章</w:t>
      </w:r>
      <w:bookmarkEnd w:id="6556"/>
      <w:bookmarkStart w:id="6559" w:name="_QWord_Source_Comparison_5198"/>
      <w:r>
        <w:rPr>
          <w:rStyle w:val="174"/>
        </w:rPr>
        <w:noBreakHyphen/>
      </w:r>
      <w:bookmarkEnd w:id="6559"/>
      <w:bookmarkStart w:id="6560" w:name="_QWord_Source_Comparison_5199"/>
      <w:r>
        <w:rPr>
          <w:rStyle w:val="174"/>
          <w:rFonts w:hint="eastAsia"/>
        </w:rPr>
        <w:t>单元测试</w:t>
      </w:r>
      <w:bookmarkEnd w:id="6557"/>
      <w:bookmarkEnd w:id="6558"/>
      <w:bookmarkEnd w:id="6560"/>
    </w:p>
    <w:p w14:paraId="36F4768C">
      <w:pPr>
        <w:rPr>
          <w:rStyle w:val="174"/>
          <w:rFonts w:hint="eastAsia"/>
        </w:rPr>
      </w:pPr>
      <w:r>
        <w:rPr>
          <w:rStyle w:val="174"/>
          <w:rFonts w:hint="eastAsia"/>
        </w:rPr>
        <w:br w:type="page"/>
      </w:r>
    </w:p>
    <w:p w14:paraId="75E50503">
      <w:pPr>
        <w:pStyle w:val="109"/>
        <w:ind w:firstLine="360"/>
        <w:rPr>
          <w:rStyle w:val="174"/>
          <w:rFonts w:hint="eastAsia"/>
        </w:rPr>
      </w:pPr>
    </w:p>
    <w:p w14:paraId="5B74A908">
      <w:pPr>
        <w:pStyle w:val="5"/>
        <w:numPr>
          <w:ilvl w:val="-1"/>
          <w:numId w:val="0"/>
        </w:numPr>
        <w:jc w:val="center"/>
      </w:pPr>
      <w:bookmarkStart w:id="6561" w:name="_QWord_Source_Comparison_5200"/>
      <w:bookmarkStart w:id="6562" w:name="_QWord_Source_Comparison_Para_703"/>
      <w:bookmarkStart w:id="6563" w:name="_Toc27164"/>
      <w:bookmarkStart w:id="6564" w:name="_QWord_Paragraph__703"/>
      <w:r>
        <w:rPr>
          <w:rFonts w:hint="eastAsia"/>
        </w:rPr>
        <w:t>实验一</w:t>
      </w:r>
      <w:bookmarkEnd w:id="6561"/>
      <w:bookmarkStart w:id="6565" w:name="_QWord_Source_Comparison_5201"/>
      <w:r>
        <w:rPr>
          <w:rFonts w:hint="eastAsia"/>
        </w:rPr>
        <w:t>　</w:t>
      </w:r>
      <w:bookmarkEnd w:id="6565"/>
      <w:bookmarkStart w:id="6566" w:name="_QWord_Source_Comparison_5202"/>
      <w:r>
        <w:rPr>
          <w:rFonts w:hint="eastAsia"/>
        </w:rPr>
        <w:t>8051</w:t>
      </w:r>
      <w:bookmarkEnd w:id="6566"/>
      <w:bookmarkStart w:id="6567" w:name="_QWord_Source_Comparison_5203"/>
      <w:r>
        <w:rPr>
          <w:rFonts w:hint="eastAsia"/>
        </w:rPr>
        <w:t>单片机的环境搭建</w:t>
      </w:r>
      <w:bookmarkEnd w:id="6562"/>
      <w:bookmarkEnd w:id="6563"/>
      <w:bookmarkEnd w:id="6564"/>
      <w:bookmarkEnd w:id="6567"/>
    </w:p>
    <w:p w14:paraId="25857F62">
      <w:pPr>
        <w:pStyle w:val="4"/>
        <w:ind w:firstLine="420"/>
      </w:pPr>
      <w:bookmarkStart w:id="6568" w:name="_QWord_Source_Comparison_Para_704"/>
      <w:bookmarkStart w:id="6569" w:name="_QWord_Paragraph__704"/>
      <w:bookmarkStart w:id="6570" w:name="_QWord_Source_Comparison_5204"/>
      <w:r>
        <w:rPr>
          <w:rFonts w:hint="eastAsia"/>
        </w:rPr>
        <w:t>本实验的实验目的如下：</w:t>
      </w:r>
      <w:bookmarkEnd w:id="6568"/>
      <w:bookmarkEnd w:id="6569"/>
      <w:bookmarkEnd w:id="6570"/>
    </w:p>
    <w:p w14:paraId="0D74A686">
      <w:pPr>
        <w:pStyle w:val="66"/>
        <w:numPr>
          <w:ilvl w:val="4"/>
          <w:numId w:val="6"/>
        </w:numPr>
      </w:pPr>
      <w:bookmarkStart w:id="6571" w:name="_QWord_Source_Comparison_5205"/>
      <w:bookmarkStart w:id="6572" w:name="_QWord_Paragraph__705"/>
      <w:bookmarkStart w:id="6573" w:name="_QWord_Source_Comparison_Para_705"/>
      <w:r>
        <w:rPr>
          <w:rFonts w:hint="eastAsia"/>
        </w:rPr>
        <w:t>搭建</w:t>
      </w:r>
      <w:bookmarkEnd w:id="6571"/>
      <w:bookmarkStart w:id="6574" w:name="_QWord_Source_Comparison_5206"/>
      <w:r>
        <w:rPr>
          <w:rFonts w:hint="eastAsia"/>
        </w:rPr>
        <w:t>Keil C51</w:t>
      </w:r>
      <w:bookmarkEnd w:id="6574"/>
      <w:bookmarkStart w:id="6575" w:name="_QWord_Source_Comparison_5207"/>
      <w:r>
        <w:rPr>
          <w:rFonts w:hint="eastAsia"/>
        </w:rPr>
        <w:t>单片机软件开发环境</w:t>
      </w:r>
      <w:bookmarkEnd w:id="6572"/>
      <w:bookmarkEnd w:id="6575"/>
      <w:bookmarkStart w:id="6576" w:name="_QWord_Source_Comparison_5208"/>
      <w:r>
        <w:rPr>
          <w:rFonts w:hint="eastAsia"/>
        </w:rPr>
        <w:t>。</w:t>
      </w:r>
      <w:bookmarkEnd w:id="6573"/>
      <w:bookmarkEnd w:id="6576"/>
    </w:p>
    <w:p w14:paraId="4F2526F0">
      <w:pPr>
        <w:pStyle w:val="66"/>
        <w:numPr>
          <w:ilvl w:val="4"/>
          <w:numId w:val="6"/>
        </w:numPr>
      </w:pPr>
      <w:bookmarkStart w:id="6577" w:name="_QWord_Source_Comparison_5209"/>
      <w:bookmarkStart w:id="6578" w:name="_QWord_Paragraph__706"/>
      <w:bookmarkStart w:id="6579" w:name="_QWord_Source_Comparison_Para_706"/>
      <w:r>
        <w:rPr>
          <w:rFonts w:hint="eastAsia"/>
        </w:rPr>
        <w:t>安装</w:t>
      </w:r>
      <w:bookmarkEnd w:id="6577"/>
      <w:bookmarkStart w:id="6580" w:name="_QWord_Source_Comparison_5210"/>
      <w:r>
        <w:rPr>
          <w:rFonts w:hint="eastAsia"/>
        </w:rPr>
        <w:t>STC</w:t>
      </w:r>
      <w:bookmarkEnd w:id="6580"/>
      <w:bookmarkStart w:id="6581" w:name="_QWord_Source_Comparison_5211"/>
      <w:r>
        <w:rPr>
          <w:rFonts w:hint="eastAsia"/>
        </w:rPr>
        <w:t>下载工具及</w:t>
      </w:r>
      <w:bookmarkEnd w:id="6581"/>
      <w:bookmarkStart w:id="6582" w:name="_QWord_Source_Comparison_5212"/>
      <w:r>
        <w:rPr>
          <w:rFonts w:hint="eastAsia"/>
        </w:rPr>
        <w:t>USB</w:t>
      </w:r>
      <w:bookmarkEnd w:id="6582"/>
      <w:bookmarkStart w:id="6583" w:name="_QWord_Source_Comparison_5213"/>
      <w:r>
        <w:rPr>
          <w:rFonts w:hint="eastAsia"/>
        </w:rPr>
        <w:t>串口驱动</w:t>
      </w:r>
      <w:bookmarkEnd w:id="6578"/>
      <w:bookmarkEnd w:id="6583"/>
      <w:bookmarkStart w:id="6584" w:name="_QWord_Source_Comparison_5214"/>
      <w:r>
        <w:rPr>
          <w:rFonts w:hint="eastAsia"/>
        </w:rPr>
        <w:t>。</w:t>
      </w:r>
      <w:bookmarkEnd w:id="6579"/>
      <w:bookmarkEnd w:id="6584"/>
    </w:p>
    <w:p w14:paraId="5F53B13C">
      <w:pPr>
        <w:pStyle w:val="66"/>
        <w:numPr>
          <w:ilvl w:val="4"/>
          <w:numId w:val="6"/>
        </w:numPr>
      </w:pPr>
      <w:bookmarkStart w:id="6585" w:name="_QWord_Source_Comparison_5215"/>
      <w:bookmarkStart w:id="6586" w:name="_QWord_Source_Comparison_Para_707"/>
      <w:bookmarkStart w:id="6587" w:name="_QWord_Paragraph__707"/>
      <w:r>
        <w:rPr>
          <w:rFonts w:hint="eastAsia"/>
        </w:rPr>
        <w:t>学会编写简单的单片机</w:t>
      </w:r>
      <w:bookmarkEnd w:id="6585"/>
      <w:bookmarkStart w:id="6588" w:name="_QWord_Source_Comparison_5216"/>
      <w:r>
        <w:rPr>
          <w:rFonts w:hint="eastAsia"/>
        </w:rPr>
        <w:t>C</w:t>
      </w:r>
      <w:bookmarkEnd w:id="6588"/>
      <w:bookmarkStart w:id="6589" w:name="_QWord_Source_Comparison_5217"/>
      <w:r>
        <w:rPr>
          <w:rFonts w:hint="eastAsia"/>
        </w:rPr>
        <w:t>语言程序，能编译并将该程序下载到单片机中运行。</w:t>
      </w:r>
      <w:bookmarkEnd w:id="6586"/>
      <w:bookmarkEnd w:id="6587"/>
      <w:bookmarkEnd w:id="6589"/>
    </w:p>
    <w:p w14:paraId="3A0A28F2">
      <w:pPr>
        <w:pStyle w:val="109"/>
        <w:ind w:firstLine="360"/>
        <w:rPr>
          <w:rStyle w:val="174"/>
          <w:rFonts w:hint="eastAsia" w:eastAsia="宋体"/>
          <w:lang w:eastAsia="zh-CN"/>
        </w:rPr>
      </w:pPr>
      <w:bookmarkStart w:id="6590" w:name="_QWord_Source_Comparison_5218"/>
      <w:bookmarkStart w:id="6591" w:name="_QWord_Paragraph__708"/>
      <w:bookmarkStart w:id="6592" w:name="_QWord_Source_Comparison_Para_708"/>
      <w:r>
        <w:rPr>
          <w:rStyle w:val="174"/>
          <w:rFonts w:hint="eastAsia" w:eastAsia="宋体"/>
          <w:lang w:eastAsia="zh-CN"/>
        </w:rPr>
        <w:drawing>
          <wp:inline distT="0" distB="0" distL="114300" distR="114300">
            <wp:extent cx="2286000" cy="2286000"/>
            <wp:effectExtent l="0" t="0" r="0" b="0"/>
            <wp:docPr id="61" name="图片 61" descr="实验一 8051单片机的环境搭建.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实验一 8051单片机的环境搭建.mp4"/>
                    <pic:cNvPicPr>
                      <a:picLocks noChangeAspect="1"/>
                    </pic:cNvPicPr>
                  </pic:nvPicPr>
                  <pic:blipFill>
                    <a:blip r:embed="rId166"/>
                    <a:stretch>
                      <a:fillRect/>
                    </a:stretch>
                  </pic:blipFill>
                  <pic:spPr>
                    <a:xfrm>
                      <a:off x="0" y="0"/>
                      <a:ext cx="2286000" cy="2286000"/>
                    </a:xfrm>
                    <a:prstGeom prst="rect">
                      <a:avLst/>
                    </a:prstGeom>
                  </pic:spPr>
                </pic:pic>
              </a:graphicData>
            </a:graphic>
          </wp:inline>
        </w:drawing>
      </w:r>
    </w:p>
    <w:p w14:paraId="28C321CA">
      <w:pPr>
        <w:pStyle w:val="109"/>
        <w:ind w:firstLine="360"/>
      </w:pPr>
      <w:r>
        <w:rPr>
          <w:rStyle w:val="174"/>
          <w:rFonts w:hint="eastAsia"/>
        </w:rPr>
        <w:t>实验一</w:t>
      </w:r>
      <w:bookmarkEnd w:id="6590"/>
      <w:bookmarkStart w:id="6593" w:name="_QWord_Source_Comparison_5219"/>
      <w:r>
        <w:rPr>
          <w:rStyle w:val="174"/>
          <w:rFonts w:hint="eastAsia"/>
        </w:rPr>
        <w:t xml:space="preserve"> 8051</w:t>
      </w:r>
      <w:bookmarkEnd w:id="6593"/>
      <w:bookmarkStart w:id="6594" w:name="_QWord_Source_Comparison_5220"/>
      <w:r>
        <w:rPr>
          <w:rStyle w:val="174"/>
          <w:rFonts w:hint="eastAsia"/>
        </w:rPr>
        <w:t>单片机的环境搭建</w:t>
      </w:r>
      <w:bookmarkEnd w:id="6591"/>
      <w:bookmarkEnd w:id="6592"/>
      <w:bookmarkEnd w:id="6594"/>
    </w:p>
    <w:p w14:paraId="60F417CD">
      <w:pPr>
        <w:pStyle w:val="5"/>
        <w:numPr>
          <w:ilvl w:val="1"/>
          <w:numId w:val="0"/>
        </w:numPr>
      </w:pPr>
      <w:bookmarkStart w:id="6595" w:name="_QWord_Source_Comparison_5221"/>
      <w:bookmarkStart w:id="6596" w:name="_QWord_Source_Comparison_Para_709"/>
      <w:bookmarkStart w:id="6597" w:name="_Toc2574"/>
      <w:bookmarkStart w:id="6598" w:name="_QWord_Paragraph__709"/>
      <w:r>
        <w:rPr>
          <w:rFonts w:hint="eastAsia"/>
        </w:rPr>
        <w:t>实验二</w:t>
      </w:r>
      <w:bookmarkEnd w:id="6595"/>
      <w:bookmarkStart w:id="6599" w:name="_QWord_Source_Comparison_5222"/>
      <w:r>
        <w:rPr>
          <w:rFonts w:hint="eastAsia"/>
        </w:rPr>
        <w:t>　</w:t>
      </w:r>
      <w:bookmarkEnd w:id="6599"/>
      <w:bookmarkStart w:id="6600" w:name="_QWord_Source_Comparison_5223"/>
      <w:r>
        <w:rPr>
          <w:rFonts w:hint="eastAsia"/>
        </w:rPr>
        <w:t>8051</w:t>
      </w:r>
      <w:bookmarkEnd w:id="6600"/>
      <w:bookmarkStart w:id="6601" w:name="_QWord_Source_Comparison_5224"/>
      <w:r>
        <w:rPr>
          <w:rFonts w:hint="eastAsia"/>
        </w:rPr>
        <w:t>单片机的</w:t>
      </w:r>
      <w:bookmarkEnd w:id="6601"/>
      <w:bookmarkStart w:id="6602" w:name="_QWord_Source_Comparison_5225"/>
      <w:r>
        <w:rPr>
          <w:rFonts w:hint="eastAsia"/>
        </w:rPr>
        <w:t>I</w:t>
      </w:r>
      <w:bookmarkEnd w:id="6602"/>
      <w:bookmarkStart w:id="6603" w:name="_QWord_Source_Comparison_5226"/>
      <w:r>
        <w:t>/</w:t>
      </w:r>
      <w:bookmarkEnd w:id="6603"/>
      <w:bookmarkStart w:id="6604" w:name="_QWord_Source_Comparison_5227"/>
      <w:r>
        <w:rPr>
          <w:rFonts w:hint="eastAsia"/>
        </w:rPr>
        <w:t>O</w:t>
      </w:r>
      <w:bookmarkEnd w:id="6604"/>
      <w:bookmarkStart w:id="6605" w:name="_QWord_Source_Comparison_5228"/>
      <w:r>
        <w:rPr>
          <w:rFonts w:hint="eastAsia"/>
        </w:rPr>
        <w:t>口操作</w:t>
      </w:r>
      <w:bookmarkEnd w:id="6596"/>
      <w:bookmarkEnd w:id="6597"/>
      <w:bookmarkEnd w:id="6598"/>
      <w:bookmarkEnd w:id="6605"/>
    </w:p>
    <w:p w14:paraId="0F41F003">
      <w:pPr>
        <w:pStyle w:val="4"/>
        <w:ind w:firstLine="420"/>
      </w:pPr>
      <w:bookmarkStart w:id="6606" w:name="_QWord_Source_Comparison_5229"/>
      <w:bookmarkStart w:id="6607" w:name="_QWord_Paragraph__710"/>
      <w:bookmarkStart w:id="6608" w:name="_QWord_Source_Comparison_Para_710"/>
      <w:r>
        <w:rPr>
          <w:rFonts w:hint="eastAsia"/>
        </w:rPr>
        <w:t>本实验的实验目的如下：</w:t>
      </w:r>
      <w:bookmarkEnd w:id="6606"/>
      <w:bookmarkEnd w:id="6607"/>
      <w:bookmarkEnd w:id="6608"/>
    </w:p>
    <w:p w14:paraId="6FA16313">
      <w:pPr>
        <w:pStyle w:val="66"/>
        <w:numPr>
          <w:ilvl w:val="4"/>
          <w:numId w:val="12"/>
        </w:numPr>
      </w:pPr>
      <w:bookmarkStart w:id="6609" w:name="_QWord_Source_Comparison_5230"/>
      <w:bookmarkStart w:id="6610" w:name="_QWord_Paragraph__711"/>
      <w:bookmarkStart w:id="6611" w:name="_QWord_Source_Comparison_Para_711"/>
      <w:bookmarkStart w:id="6612" w:name="QWSCP_A_005__4zvvoI"/>
      <w:r>
        <w:rPr>
          <w:rFonts w:hint="eastAsia"/>
        </w:rPr>
        <w:t>结合课程设计内容，利用</w:t>
      </w:r>
      <w:bookmarkEnd w:id="6609"/>
      <w:bookmarkStart w:id="6613" w:name="_QWord_Source_Comparison_5231"/>
      <w:r>
        <w:rPr>
          <w:rFonts w:hint="eastAsia"/>
        </w:rPr>
        <w:t>8051</w:t>
      </w:r>
      <w:bookmarkEnd w:id="6613"/>
      <w:bookmarkStart w:id="6614" w:name="_QWord_Source_Comparison_5232"/>
      <w:r>
        <w:rPr>
          <w:rFonts w:hint="eastAsia"/>
        </w:rPr>
        <w:t>单片机的</w:t>
      </w:r>
      <w:bookmarkEnd w:id="6614"/>
      <w:bookmarkStart w:id="6615" w:name="_QWord_Source_Comparison_5233"/>
      <w:r>
        <w:rPr>
          <w:rFonts w:hint="eastAsia"/>
        </w:rPr>
        <w:t>I</w:t>
      </w:r>
      <w:bookmarkEnd w:id="6615"/>
      <w:bookmarkStart w:id="6616" w:name="_QWord_Source_Comparison_5234"/>
      <w:r>
        <w:t>/</w:t>
      </w:r>
      <w:bookmarkEnd w:id="6616"/>
      <w:bookmarkStart w:id="6617" w:name="_QWord_Source_Comparison_5235"/>
      <w:r>
        <w:rPr>
          <w:rFonts w:hint="eastAsia"/>
        </w:rPr>
        <w:t>O</w:t>
      </w:r>
      <w:bookmarkEnd w:id="6617"/>
      <w:bookmarkStart w:id="6618" w:name="_QWord_Source_Comparison_5236"/>
      <w:r>
        <w:rPr>
          <w:rFonts w:hint="eastAsia"/>
        </w:rPr>
        <w:t>口来操作自动进样器。</w:t>
      </w:r>
      <w:bookmarkEnd w:id="6610"/>
      <w:bookmarkEnd w:id="6611"/>
      <w:bookmarkEnd w:id="6618"/>
    </w:p>
    <w:bookmarkEnd w:id="6612"/>
    <w:p w14:paraId="1D62D4C1">
      <w:pPr>
        <w:pStyle w:val="66"/>
        <w:numPr>
          <w:ilvl w:val="4"/>
          <w:numId w:val="6"/>
        </w:numPr>
      </w:pPr>
      <w:bookmarkStart w:id="6619" w:name="_QWord_Source_Comparison_Para_712"/>
      <w:bookmarkStart w:id="6620" w:name="_QWord_Paragraph__712"/>
      <w:bookmarkStart w:id="6621" w:name="_QWord_Source_Comparison_5237"/>
      <w:r>
        <w:rPr>
          <w:rFonts w:hint="eastAsia"/>
        </w:rPr>
        <w:t>控制自动进样器主转盘的转动。</w:t>
      </w:r>
      <w:bookmarkEnd w:id="6619"/>
      <w:bookmarkEnd w:id="6620"/>
      <w:bookmarkEnd w:id="6621"/>
    </w:p>
    <w:p w14:paraId="19E3063A">
      <w:pPr>
        <w:pStyle w:val="109"/>
        <w:ind w:firstLine="360"/>
        <w:rPr>
          <w:rStyle w:val="174"/>
          <w:rFonts w:hint="eastAsia" w:eastAsia="宋体"/>
          <w:lang w:eastAsia="zh-CN"/>
        </w:rPr>
      </w:pPr>
      <w:bookmarkStart w:id="6622" w:name="_QWord_Source_Comparison_5238"/>
      <w:bookmarkStart w:id="6623" w:name="_QWord_Source_Comparison_Para_713"/>
      <w:bookmarkStart w:id="6624" w:name="_QWord_Paragraph__713"/>
      <w:r>
        <w:rPr>
          <w:rStyle w:val="174"/>
          <w:rFonts w:hint="eastAsia" w:eastAsia="宋体"/>
          <w:lang w:eastAsia="zh-CN"/>
        </w:rPr>
        <w:drawing>
          <wp:inline distT="0" distB="0" distL="114300" distR="114300">
            <wp:extent cx="2286000" cy="2286000"/>
            <wp:effectExtent l="0" t="0" r="0" b="0"/>
            <wp:docPr id="62" name="图片 62" descr="实验二 8051单片机的IO口操作.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实验二 8051单片机的IO口操作.mp4"/>
                    <pic:cNvPicPr>
                      <a:picLocks noChangeAspect="1"/>
                    </pic:cNvPicPr>
                  </pic:nvPicPr>
                  <pic:blipFill>
                    <a:blip r:embed="rId167"/>
                    <a:stretch>
                      <a:fillRect/>
                    </a:stretch>
                  </pic:blipFill>
                  <pic:spPr>
                    <a:xfrm>
                      <a:off x="0" y="0"/>
                      <a:ext cx="2286000" cy="2286000"/>
                    </a:xfrm>
                    <a:prstGeom prst="rect">
                      <a:avLst/>
                    </a:prstGeom>
                  </pic:spPr>
                </pic:pic>
              </a:graphicData>
            </a:graphic>
          </wp:inline>
        </w:drawing>
      </w:r>
    </w:p>
    <w:p w14:paraId="7388A589">
      <w:pPr>
        <w:pStyle w:val="109"/>
        <w:ind w:firstLine="360"/>
      </w:pPr>
      <w:r>
        <w:rPr>
          <w:rStyle w:val="174"/>
          <w:rFonts w:hint="eastAsia"/>
        </w:rPr>
        <w:t>实验二</w:t>
      </w:r>
      <w:bookmarkEnd w:id="6622"/>
      <w:bookmarkStart w:id="6625" w:name="_QWord_Source_Comparison_5239"/>
      <w:r>
        <w:rPr>
          <w:rStyle w:val="174"/>
          <w:rFonts w:hint="eastAsia"/>
        </w:rPr>
        <w:t xml:space="preserve"> 8051</w:t>
      </w:r>
      <w:bookmarkEnd w:id="6625"/>
      <w:bookmarkStart w:id="6626" w:name="_QWord_Source_Comparison_5240"/>
      <w:r>
        <w:rPr>
          <w:rStyle w:val="174"/>
          <w:rFonts w:hint="eastAsia"/>
        </w:rPr>
        <w:t>单片机的</w:t>
      </w:r>
      <w:bookmarkEnd w:id="6626"/>
      <w:bookmarkStart w:id="6627" w:name="_QWord_Source_Comparison_5241"/>
      <w:r>
        <w:rPr>
          <w:rStyle w:val="174"/>
          <w:rFonts w:hint="eastAsia"/>
        </w:rPr>
        <w:t>I</w:t>
      </w:r>
      <w:bookmarkEnd w:id="6627"/>
      <w:bookmarkStart w:id="6628" w:name="_QWord_Source_Comparison_5242"/>
      <w:r>
        <w:rPr>
          <w:rStyle w:val="174"/>
        </w:rPr>
        <w:t>/</w:t>
      </w:r>
      <w:bookmarkEnd w:id="6628"/>
      <w:bookmarkStart w:id="6629" w:name="_QWord_Source_Comparison_5243"/>
      <w:r>
        <w:rPr>
          <w:rStyle w:val="174"/>
          <w:rFonts w:hint="eastAsia"/>
        </w:rPr>
        <w:t>O</w:t>
      </w:r>
      <w:bookmarkEnd w:id="6629"/>
      <w:bookmarkStart w:id="6630" w:name="_QWord_Source_Comparison_5244"/>
      <w:r>
        <w:rPr>
          <w:rStyle w:val="174"/>
          <w:rFonts w:hint="eastAsia"/>
        </w:rPr>
        <w:t>口操作</w:t>
      </w:r>
      <w:bookmarkEnd w:id="6623"/>
      <w:bookmarkEnd w:id="6624"/>
      <w:bookmarkEnd w:id="6630"/>
    </w:p>
    <w:p w14:paraId="5C43662A">
      <w:pPr>
        <w:pStyle w:val="5"/>
        <w:numPr>
          <w:ilvl w:val="1"/>
          <w:numId w:val="0"/>
        </w:numPr>
      </w:pPr>
      <w:bookmarkStart w:id="6631" w:name="_QWord_Source_Comparison_5245"/>
      <w:bookmarkStart w:id="6632" w:name="_Toc18808"/>
      <w:bookmarkStart w:id="6633" w:name="_QWord_Paragraph__714"/>
      <w:bookmarkStart w:id="6634" w:name="_QWord_Source_Comparison_Para_714"/>
      <w:r>
        <w:rPr>
          <w:rFonts w:hint="eastAsia"/>
        </w:rPr>
        <w:t>实验三</w:t>
      </w:r>
      <w:bookmarkEnd w:id="6631"/>
      <w:bookmarkStart w:id="6635" w:name="_QWord_Source_Comparison_5246"/>
      <w:r>
        <w:rPr>
          <w:rFonts w:hint="eastAsia"/>
        </w:rPr>
        <w:t>　</w:t>
      </w:r>
      <w:bookmarkEnd w:id="6635"/>
      <w:bookmarkStart w:id="6636" w:name="_QWord_Source_Comparison_5247"/>
      <w:r>
        <w:rPr>
          <w:rFonts w:hint="eastAsia"/>
        </w:rPr>
        <w:t>在自动进样器设计中使用计时器</w:t>
      </w:r>
      <w:bookmarkEnd w:id="6632"/>
      <w:bookmarkEnd w:id="6633"/>
      <w:bookmarkEnd w:id="6634"/>
      <w:bookmarkEnd w:id="6636"/>
    </w:p>
    <w:p w14:paraId="20B33A98">
      <w:pPr>
        <w:pStyle w:val="4"/>
        <w:ind w:firstLine="420"/>
      </w:pPr>
      <w:bookmarkStart w:id="6637" w:name="_QWord_Paragraph__715"/>
      <w:bookmarkStart w:id="6638" w:name="_QWord_Source_Comparison_5248"/>
      <w:bookmarkStart w:id="6639" w:name="_QWord_Source_Comparison_Para_715"/>
      <w:r>
        <w:rPr>
          <w:rFonts w:hint="eastAsia"/>
        </w:rPr>
        <w:t>本实验的实验目的如下：</w:t>
      </w:r>
      <w:bookmarkEnd w:id="6637"/>
      <w:bookmarkEnd w:id="6638"/>
      <w:bookmarkEnd w:id="6639"/>
    </w:p>
    <w:p w14:paraId="16DB8AD3">
      <w:pPr>
        <w:pStyle w:val="66"/>
        <w:numPr>
          <w:ilvl w:val="4"/>
          <w:numId w:val="13"/>
        </w:numPr>
      </w:pPr>
      <w:bookmarkStart w:id="6640" w:name="_QWord_Paragraph__716"/>
      <w:bookmarkStart w:id="6641" w:name="_QWord_Source_Comparison_5249"/>
      <w:bookmarkStart w:id="6642" w:name="_QWord_Source_Comparison_Para_716"/>
      <w:bookmarkStart w:id="6643" w:name="QWSCP_A_005__SUNO7V"/>
      <w:r>
        <w:rPr>
          <w:rFonts w:hint="eastAsia"/>
        </w:rPr>
        <w:t>学会定时器的用法</w:t>
      </w:r>
      <w:bookmarkEnd w:id="6640"/>
      <w:bookmarkEnd w:id="6641"/>
      <w:bookmarkStart w:id="6644" w:name="_QWord_Source_Comparison_5250"/>
      <w:r>
        <w:rPr>
          <w:rFonts w:hint="eastAsia"/>
        </w:rPr>
        <w:t>。</w:t>
      </w:r>
      <w:bookmarkEnd w:id="6642"/>
      <w:bookmarkEnd w:id="6644"/>
    </w:p>
    <w:bookmarkEnd w:id="6643"/>
    <w:p w14:paraId="7F697D91">
      <w:pPr>
        <w:pStyle w:val="66"/>
        <w:numPr>
          <w:ilvl w:val="4"/>
          <w:numId w:val="6"/>
        </w:numPr>
      </w:pPr>
      <w:bookmarkStart w:id="6645" w:name="_QWord_Source_Comparison_5251"/>
      <w:bookmarkStart w:id="6646" w:name="_QWord_Paragraph__717"/>
      <w:bookmarkStart w:id="6647" w:name="_QWord_Source_Comparison_Para_717"/>
      <w:r>
        <w:rPr>
          <w:rFonts w:hint="eastAsia"/>
        </w:rPr>
        <w:t>利用定时器实现准确延时</w:t>
      </w:r>
      <w:bookmarkEnd w:id="6645"/>
      <w:bookmarkEnd w:id="6646"/>
      <w:bookmarkStart w:id="6648" w:name="_QWord_Source_Comparison_5252"/>
      <w:r>
        <w:rPr>
          <w:rFonts w:hint="eastAsia"/>
        </w:rPr>
        <w:t>。</w:t>
      </w:r>
      <w:bookmarkEnd w:id="6647"/>
      <w:bookmarkEnd w:id="6648"/>
    </w:p>
    <w:p w14:paraId="0D03175E">
      <w:pPr>
        <w:pStyle w:val="66"/>
        <w:numPr>
          <w:ilvl w:val="4"/>
          <w:numId w:val="6"/>
        </w:numPr>
      </w:pPr>
      <w:bookmarkStart w:id="6649" w:name="_QWord_Source_Comparison_5253"/>
      <w:bookmarkStart w:id="6650" w:name="_QWord_Paragraph__718"/>
      <w:bookmarkStart w:id="6651" w:name="_QWord_Source_Comparison_Para_718"/>
      <w:r>
        <w:rPr>
          <w:rFonts w:hint="eastAsia"/>
        </w:rPr>
        <w:t>完成课程设计中两个电机的控制，调整至合适的运动速度</w:t>
      </w:r>
      <w:bookmarkEnd w:id="6649"/>
      <w:bookmarkEnd w:id="6650"/>
      <w:bookmarkStart w:id="6652" w:name="_QWord_Source_Comparison_5254"/>
      <w:r>
        <w:rPr>
          <w:rFonts w:hint="eastAsia"/>
        </w:rPr>
        <w:t>。</w:t>
      </w:r>
      <w:bookmarkEnd w:id="6651"/>
      <w:bookmarkEnd w:id="6652"/>
    </w:p>
    <w:p w14:paraId="4AA43602">
      <w:pPr>
        <w:pStyle w:val="66"/>
        <w:numPr>
          <w:ilvl w:val="4"/>
          <w:numId w:val="6"/>
        </w:numPr>
      </w:pPr>
      <w:bookmarkStart w:id="6653" w:name="_QWord_Source_Comparison_Para_719"/>
      <w:bookmarkStart w:id="6654" w:name="_QWord_Paragraph__719"/>
      <w:bookmarkStart w:id="6655" w:name="_QWord_Source_Comparison_5255"/>
      <w:r>
        <w:rPr>
          <w:rFonts w:hint="eastAsia"/>
        </w:rPr>
        <w:t>实现进样器运动位置的检测。</w:t>
      </w:r>
      <w:bookmarkEnd w:id="6653"/>
      <w:bookmarkEnd w:id="6654"/>
      <w:bookmarkEnd w:id="6655"/>
    </w:p>
    <w:p w14:paraId="3C0E606B">
      <w:pPr>
        <w:pStyle w:val="109"/>
        <w:ind w:firstLine="360"/>
        <w:rPr>
          <w:rStyle w:val="174"/>
          <w:rFonts w:hint="eastAsia" w:eastAsia="宋体"/>
          <w:lang w:eastAsia="zh-CN"/>
        </w:rPr>
      </w:pPr>
      <w:bookmarkStart w:id="6656" w:name="_QWord_Source_Comparison_5256"/>
      <w:bookmarkStart w:id="6657" w:name="_QWord_Source_Comparison_Para_720"/>
      <w:bookmarkStart w:id="6658" w:name="_QWord_Paragraph__720"/>
      <w:r>
        <w:rPr>
          <w:rStyle w:val="174"/>
          <w:rFonts w:hint="eastAsia" w:eastAsia="宋体"/>
          <w:lang w:eastAsia="zh-CN"/>
        </w:rPr>
        <w:drawing>
          <wp:inline distT="0" distB="0" distL="114300" distR="114300">
            <wp:extent cx="2286000" cy="2286000"/>
            <wp:effectExtent l="0" t="0" r="0" b="0"/>
            <wp:docPr id="70" name="图片 70" descr="实验三 在自动进样器设计中使用计时器.pp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实验三 在自动进样器设计中使用计时器.pptx"/>
                    <pic:cNvPicPr>
                      <a:picLocks noChangeAspect="1"/>
                    </pic:cNvPicPr>
                  </pic:nvPicPr>
                  <pic:blipFill>
                    <a:blip r:embed="rId168"/>
                    <a:stretch>
                      <a:fillRect/>
                    </a:stretch>
                  </pic:blipFill>
                  <pic:spPr>
                    <a:xfrm>
                      <a:off x="0" y="0"/>
                      <a:ext cx="2286000" cy="2286000"/>
                    </a:xfrm>
                    <a:prstGeom prst="rect">
                      <a:avLst/>
                    </a:prstGeom>
                  </pic:spPr>
                </pic:pic>
              </a:graphicData>
            </a:graphic>
          </wp:inline>
        </w:drawing>
      </w:r>
    </w:p>
    <w:p w14:paraId="18B8C1CC">
      <w:pPr>
        <w:pStyle w:val="109"/>
        <w:ind w:firstLine="360"/>
      </w:pPr>
      <w:r>
        <w:rPr>
          <w:rStyle w:val="174"/>
          <w:rFonts w:hint="eastAsia"/>
        </w:rPr>
        <w:t>实验三</w:t>
      </w:r>
      <w:bookmarkEnd w:id="6656"/>
      <w:bookmarkStart w:id="6659" w:name="_QWord_Source_Comparison_5257"/>
      <w:r>
        <w:rPr>
          <w:rStyle w:val="174"/>
          <w:rFonts w:hint="eastAsia"/>
        </w:rPr>
        <w:t xml:space="preserve"> </w:t>
      </w:r>
      <w:bookmarkEnd w:id="6659"/>
      <w:bookmarkStart w:id="6660" w:name="_QWord_Source_Comparison_5258"/>
      <w:r>
        <w:rPr>
          <w:rStyle w:val="174"/>
          <w:rFonts w:hint="eastAsia"/>
        </w:rPr>
        <w:t>在自动进样器设计中使用计时器</w:t>
      </w:r>
      <w:bookmarkEnd w:id="6657"/>
      <w:bookmarkEnd w:id="6658"/>
      <w:bookmarkEnd w:id="6660"/>
    </w:p>
    <w:p w14:paraId="02EF6523">
      <w:pPr>
        <w:pStyle w:val="5"/>
        <w:numPr>
          <w:ilvl w:val="1"/>
          <w:numId w:val="0"/>
        </w:numPr>
      </w:pPr>
      <w:bookmarkStart w:id="6661" w:name="_QWord_Source_Comparison_5259"/>
      <w:bookmarkStart w:id="6662" w:name="_QWord_Source_Comparison_Para_721"/>
      <w:bookmarkStart w:id="6663" w:name="_QWord_Paragraph__721"/>
      <w:bookmarkStart w:id="6664" w:name="_Toc4269"/>
      <w:r>
        <w:rPr>
          <w:rFonts w:hint="eastAsia"/>
        </w:rPr>
        <w:t>实验四</w:t>
      </w:r>
      <w:bookmarkEnd w:id="6661"/>
      <w:bookmarkStart w:id="6665" w:name="_QWord_Source_Comparison_5260"/>
      <w:r>
        <w:rPr>
          <w:rFonts w:hint="eastAsia"/>
        </w:rPr>
        <w:t>　</w:t>
      </w:r>
      <w:bookmarkEnd w:id="6665"/>
      <w:bookmarkStart w:id="6666" w:name="_QWord_Source_Comparison_5261"/>
      <w:r>
        <w:rPr>
          <w:rFonts w:hint="eastAsia"/>
        </w:rPr>
        <w:t>自动进样器设计中的串行通信编程</w:t>
      </w:r>
      <w:bookmarkEnd w:id="6662"/>
      <w:bookmarkEnd w:id="6663"/>
      <w:bookmarkEnd w:id="6664"/>
      <w:bookmarkEnd w:id="6666"/>
    </w:p>
    <w:p w14:paraId="3507A1C5">
      <w:pPr>
        <w:pStyle w:val="4"/>
        <w:ind w:firstLine="420"/>
      </w:pPr>
      <w:bookmarkStart w:id="6667" w:name="_QWord_Source_Comparison_Para_722"/>
      <w:bookmarkStart w:id="6668" w:name="_QWord_Source_Comparison_5262"/>
      <w:bookmarkStart w:id="6669" w:name="_QWord_Paragraph__722"/>
      <w:r>
        <w:rPr>
          <w:rFonts w:hint="eastAsia"/>
        </w:rPr>
        <w:t>本实验的实验目的如下：</w:t>
      </w:r>
      <w:bookmarkEnd w:id="6667"/>
      <w:bookmarkEnd w:id="6668"/>
      <w:bookmarkEnd w:id="6669"/>
    </w:p>
    <w:p w14:paraId="00D5C2F0">
      <w:pPr>
        <w:pStyle w:val="66"/>
        <w:numPr>
          <w:ilvl w:val="4"/>
          <w:numId w:val="14"/>
        </w:numPr>
      </w:pPr>
      <w:bookmarkStart w:id="6670" w:name="_QWord_Source_Comparison_5263"/>
      <w:bookmarkStart w:id="6671" w:name="_QWord_Paragraph__723"/>
      <w:bookmarkStart w:id="6672" w:name="_QWord_Source_Comparison_Para_723"/>
      <w:bookmarkStart w:id="6673" w:name="QWSCP_A_005__BQchcM"/>
      <w:r>
        <w:rPr>
          <w:rFonts w:hint="eastAsia"/>
        </w:rPr>
        <w:t>学会</w:t>
      </w:r>
      <w:bookmarkEnd w:id="6670"/>
      <w:bookmarkStart w:id="6674" w:name="_QWord_Source_Comparison_5264"/>
      <w:r>
        <w:rPr>
          <w:rFonts w:hint="eastAsia"/>
        </w:rPr>
        <w:t>UART</w:t>
      </w:r>
      <w:bookmarkEnd w:id="6674"/>
      <w:bookmarkStart w:id="6675" w:name="_QWord_Source_Comparison_5265"/>
      <w:r>
        <w:rPr>
          <w:rFonts w:hint="eastAsia"/>
        </w:rPr>
        <w:t>接口的用法</w:t>
      </w:r>
      <w:bookmarkEnd w:id="6671"/>
      <w:bookmarkEnd w:id="6675"/>
      <w:bookmarkStart w:id="6676" w:name="_QWord_Source_Comparison_5266"/>
      <w:r>
        <w:rPr>
          <w:rFonts w:hint="eastAsia"/>
        </w:rPr>
        <w:t>。</w:t>
      </w:r>
      <w:bookmarkEnd w:id="6672"/>
      <w:bookmarkEnd w:id="6676"/>
    </w:p>
    <w:bookmarkEnd w:id="6673"/>
    <w:p w14:paraId="23A4166E">
      <w:pPr>
        <w:pStyle w:val="66"/>
        <w:numPr>
          <w:ilvl w:val="4"/>
          <w:numId w:val="6"/>
        </w:numPr>
      </w:pPr>
      <w:bookmarkStart w:id="6677" w:name="_QWord_Source_Comparison_5267"/>
      <w:bookmarkStart w:id="6678" w:name="_QWord_Paragraph__724"/>
      <w:bookmarkStart w:id="6679" w:name="_QWord_Source_Comparison_Para_724"/>
      <w:r>
        <w:rPr>
          <w:rFonts w:hint="eastAsia"/>
        </w:rPr>
        <w:t>利用</w:t>
      </w:r>
      <w:bookmarkEnd w:id="6677"/>
      <w:bookmarkStart w:id="6680" w:name="_QWord_Source_Comparison_5268"/>
      <w:r>
        <w:rPr>
          <w:rFonts w:hint="eastAsia"/>
        </w:rPr>
        <w:t>UART</w:t>
      </w:r>
      <w:bookmarkEnd w:id="6680"/>
      <w:bookmarkStart w:id="6681" w:name="_QWord_Source_Comparison_5269"/>
      <w:r>
        <w:rPr>
          <w:rFonts w:hint="eastAsia"/>
        </w:rPr>
        <w:t>接口实现串行通信</w:t>
      </w:r>
      <w:bookmarkEnd w:id="6678"/>
      <w:bookmarkEnd w:id="6681"/>
      <w:bookmarkStart w:id="6682" w:name="_QWord_Source_Comparison_5270"/>
      <w:r>
        <w:rPr>
          <w:rFonts w:hint="eastAsia"/>
        </w:rPr>
        <w:t>。</w:t>
      </w:r>
      <w:bookmarkEnd w:id="6679"/>
      <w:bookmarkEnd w:id="6682"/>
    </w:p>
    <w:p w14:paraId="68FD3800">
      <w:pPr>
        <w:pStyle w:val="66"/>
        <w:numPr>
          <w:ilvl w:val="4"/>
          <w:numId w:val="6"/>
        </w:numPr>
      </w:pPr>
      <w:bookmarkStart w:id="6683" w:name="_QWord_Paragraph__725"/>
      <w:bookmarkStart w:id="6684" w:name="_QWord_Source_Comparison_5271"/>
      <w:bookmarkStart w:id="6685" w:name="_QWord_Source_Comparison_Para_725"/>
      <w:r>
        <w:rPr>
          <w:rFonts w:hint="eastAsia"/>
        </w:rPr>
        <w:t>完成课程设计中串行通信的功能，利用串行通信命令控制两个电机的运动</w:t>
      </w:r>
      <w:bookmarkEnd w:id="6683"/>
      <w:bookmarkEnd w:id="6684"/>
      <w:bookmarkStart w:id="6686" w:name="_QWord_Source_Comparison_5272"/>
      <w:r>
        <w:rPr>
          <w:rFonts w:hint="eastAsia"/>
        </w:rPr>
        <w:t>。</w:t>
      </w:r>
      <w:bookmarkEnd w:id="6685"/>
      <w:bookmarkEnd w:id="6686"/>
    </w:p>
    <w:p w14:paraId="555A4CA0">
      <w:pPr>
        <w:pStyle w:val="66"/>
        <w:numPr>
          <w:ilvl w:val="4"/>
          <w:numId w:val="6"/>
        </w:numPr>
      </w:pPr>
      <w:bookmarkStart w:id="6687" w:name="_QWord_Source_Comparison_5273"/>
      <w:bookmarkStart w:id="6688" w:name="_QWord_Source_Comparison_Para_726"/>
      <w:bookmarkStart w:id="6689" w:name="_QWord_Paragraph__726"/>
      <w:r>
        <w:rPr>
          <w:rFonts w:hint="eastAsia"/>
        </w:rPr>
        <w:t>通过串行通信获取进样器的状态数据</w:t>
      </w:r>
      <w:bookmarkEnd w:id="6687"/>
      <w:bookmarkStart w:id="6690" w:name="_QWord_Source_Comparison_5274"/>
      <w:r>
        <w:rPr>
          <w:rFonts w:hint="eastAsia"/>
        </w:rPr>
        <w:t>。</w:t>
      </w:r>
      <w:bookmarkEnd w:id="6688"/>
      <w:bookmarkEnd w:id="6689"/>
      <w:bookmarkEnd w:id="6690"/>
    </w:p>
    <w:p w14:paraId="3906CD9C">
      <w:pPr>
        <w:pStyle w:val="109"/>
        <w:ind w:firstLine="360"/>
        <w:rPr>
          <w:rStyle w:val="174"/>
          <w:rFonts w:hint="eastAsia" w:eastAsia="宋体"/>
          <w:lang w:eastAsia="zh-CN"/>
        </w:rPr>
      </w:pPr>
      <w:bookmarkStart w:id="6691" w:name="_QWord_Source_Comparison_5275"/>
      <w:bookmarkStart w:id="6692" w:name="_QWord_Source_Comparison_Para_727"/>
      <w:bookmarkStart w:id="6693" w:name="_QWord_Paragraph__727"/>
      <w:r>
        <w:rPr>
          <w:rStyle w:val="174"/>
          <w:rFonts w:hint="eastAsia" w:eastAsia="宋体"/>
          <w:lang w:eastAsia="zh-CN"/>
        </w:rPr>
        <w:drawing>
          <wp:inline distT="0" distB="0" distL="114300" distR="114300">
            <wp:extent cx="2286000" cy="2286000"/>
            <wp:effectExtent l="0" t="0" r="0" b="0"/>
            <wp:docPr id="80" name="图片 80" descr="实验四 自动进样器设计中的串行通信编程.pp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实验四 自动进样器设计中的串行通信编程.pptx"/>
                    <pic:cNvPicPr>
                      <a:picLocks noChangeAspect="1"/>
                    </pic:cNvPicPr>
                  </pic:nvPicPr>
                  <pic:blipFill>
                    <a:blip r:embed="rId169"/>
                    <a:stretch>
                      <a:fillRect/>
                    </a:stretch>
                  </pic:blipFill>
                  <pic:spPr>
                    <a:xfrm>
                      <a:off x="0" y="0"/>
                      <a:ext cx="2286000" cy="2286000"/>
                    </a:xfrm>
                    <a:prstGeom prst="rect">
                      <a:avLst/>
                    </a:prstGeom>
                  </pic:spPr>
                </pic:pic>
              </a:graphicData>
            </a:graphic>
          </wp:inline>
        </w:drawing>
      </w:r>
    </w:p>
    <w:p w14:paraId="043A7896">
      <w:pPr>
        <w:pStyle w:val="109"/>
        <w:ind w:firstLine="360"/>
      </w:pPr>
      <w:r>
        <w:rPr>
          <w:rStyle w:val="174"/>
          <w:rFonts w:hint="eastAsia"/>
        </w:rPr>
        <w:t>实验四</w:t>
      </w:r>
      <w:bookmarkEnd w:id="6691"/>
      <w:bookmarkStart w:id="6694" w:name="_QWord_Source_Comparison_5276"/>
      <w:r>
        <w:rPr>
          <w:rStyle w:val="174"/>
        </w:rPr>
        <w:t xml:space="preserve"> </w:t>
      </w:r>
      <w:bookmarkEnd w:id="6694"/>
      <w:bookmarkStart w:id="6695" w:name="_QWord_Source_Comparison_5277"/>
      <w:r>
        <w:rPr>
          <w:rStyle w:val="174"/>
          <w:rFonts w:hint="eastAsia"/>
        </w:rPr>
        <w:t>自动进样器设计中的串行通信编程</w:t>
      </w:r>
      <w:bookmarkEnd w:id="6692"/>
      <w:bookmarkEnd w:id="6693"/>
      <w:bookmarkEnd w:id="6695"/>
    </w:p>
    <w:p w14:paraId="5230B987">
      <w:pPr>
        <w:pStyle w:val="392"/>
        <w:ind w:firstLine="420"/>
      </w:pPr>
      <w:r>
        <w:br w:type="page"/>
      </w:r>
    </w:p>
    <w:p w14:paraId="324A623C">
      <w:pPr>
        <w:pStyle w:val="3"/>
        <w:numPr>
          <w:ilvl w:val="0"/>
          <w:numId w:val="6"/>
        </w:numPr>
        <w:spacing w:before="1058" w:after="352"/>
      </w:pPr>
      <w:bookmarkStart w:id="6696" w:name="_Toc16675"/>
      <w:bookmarkStart w:id="6697" w:name="_Hlk177627498"/>
      <w:r>
        <w:rPr>
          <w:rFonts w:hint="eastAsia"/>
        </w:rPr>
        <w:t>嵌入式微处理器</w:t>
      </w:r>
      <w:r>
        <w:fldChar w:fldCharType="begin"/>
      </w:r>
      <w:r>
        <w:instrText xml:space="preserve"> </w:instrText>
      </w:r>
      <w:r>
        <w:rPr>
          <w:rFonts w:hint="eastAsia"/>
        </w:rPr>
        <w:instrText xml:space="preserve">SEQ QWord_Heading1_Sequence \h \r 3</w:instrText>
      </w:r>
      <w:r>
        <w:instrText xml:space="preserve"> </w:instrText>
      </w:r>
      <w:r>
        <w:fldChar w:fldCharType="end"/>
      </w:r>
      <w:bookmarkEnd w:id="6696"/>
    </w:p>
    <w:p w14:paraId="6AA76ABD">
      <w:pPr>
        <w:pStyle w:val="4"/>
        <w:ind w:firstLine="420"/>
      </w:pPr>
      <w:r>
        <w:rPr>
          <w:rFonts w:hint="eastAsia"/>
        </w:rPr>
        <w:t>本章将讨论基于ARM的处理器体系结构，重点介绍ARM体系结构的设计思想、工作状态、存储格式、寄存器组织和处理模式等，旨在帮助读者全面理解和掌握ARM处理器的基本原理、结构以及其在嵌入式系统中的应用技术。</w:t>
      </w:r>
    </w:p>
    <w:p w14:paraId="33B6D7C9">
      <w:pPr>
        <w:pStyle w:val="5"/>
        <w:numPr>
          <w:ilvl w:val="1"/>
          <w:numId w:val="6"/>
        </w:numPr>
        <w:spacing w:before="705" w:after="352"/>
      </w:pPr>
      <w:bookmarkStart w:id="6698" w:name="_Toc6700"/>
      <w:r>
        <w:rPr>
          <w:rFonts w:hint="eastAsia"/>
        </w:rPr>
        <w:t>ARM处理器简介</w:t>
      </w:r>
      <w:bookmarkEnd w:id="6698"/>
    </w:p>
    <w:p w14:paraId="08810EEB">
      <w:pPr>
        <w:pStyle w:val="4"/>
        <w:ind w:firstLine="420"/>
      </w:pPr>
      <w:r>
        <w:rPr>
          <w:rFonts w:hint="eastAsia"/>
        </w:rPr>
        <w:t>ARM9是ARM（Advanced RISC Machines）架构中的一个处理器系列，主要用于嵌入式系统和移动设备中。ARM9处理器以低功耗、高性能和灵活性而闻名，适用于需要较高处理能力和较低功耗的应用场景，支持多种外设接口和操作系统，如Linux、Windows CE等，因此在无线通信、嵌入式控制、消费类电子产品等领域有广泛应用。ARM9处理器的设计考虑了嵌入式系统对低功耗和小型化的要求，同时提供了足够的性能和灵活性，使其成为许多嵌入式开发者和设备制造商的首选之一。</w:t>
      </w:r>
    </w:p>
    <w:p w14:paraId="5A25F921">
      <w:pPr>
        <w:pStyle w:val="4"/>
        <w:ind w:firstLine="420"/>
      </w:pPr>
      <w:r>
        <w:rPr>
          <w:rFonts w:hint="eastAsia"/>
        </w:rPr>
        <w:t>ARM芯片是由ARM公司设计及授权生产的处理芯片。ARM公司并不直接生产芯片，而是设计ARM架构并授权给其他公司，这些公司可以根据ARM的设计制造出适用于各种设备的处理器芯片。</w:t>
      </w:r>
    </w:p>
    <w:p w14:paraId="7DD343D2">
      <w:pPr>
        <w:pStyle w:val="4"/>
        <w:ind w:firstLine="420"/>
      </w:pPr>
      <w:r>
        <w:rPr>
          <w:rFonts w:hint="eastAsia"/>
        </w:rPr>
        <w:t>截至2024年6月，ARM公司已经开发了多个系列的处理器，包括ARM7、ARM9、ARM11、Cortex</w:t>
      </w:r>
      <w:r>
        <w:noBreakHyphen/>
      </w:r>
      <w:r>
        <w:rPr>
          <w:rFonts w:hint="eastAsia"/>
        </w:rPr>
        <w:t>A、Cortex</w:t>
      </w:r>
      <w:r>
        <w:noBreakHyphen/>
      </w:r>
      <w:r>
        <w:rPr>
          <w:rFonts w:hint="eastAsia"/>
        </w:rPr>
        <w:t>R、Cortex</w:t>
      </w:r>
      <w:r>
        <w:noBreakHyphen/>
      </w:r>
      <w:r>
        <w:rPr>
          <w:rFonts w:hint="eastAsia"/>
        </w:rPr>
        <w:t>M等。其中，Cortex系列是ARM最新的处理器系列，包括Cortex</w:t>
      </w:r>
      <w:r>
        <w:noBreakHyphen/>
      </w:r>
      <w:r>
        <w:rPr>
          <w:rFonts w:hint="eastAsia"/>
        </w:rPr>
        <w:t>A、Cortex</w:t>
      </w:r>
      <w:r>
        <w:noBreakHyphen/>
      </w:r>
      <w:r>
        <w:rPr>
          <w:rFonts w:hint="eastAsia"/>
        </w:rPr>
        <w:t>R和Cortex</w:t>
      </w:r>
      <w:r>
        <w:noBreakHyphen/>
      </w:r>
      <w:r>
        <w:rPr>
          <w:rFonts w:hint="eastAsia"/>
        </w:rPr>
        <w:t>M三个分支，分别面向不同的应用领域。</w:t>
      </w:r>
    </w:p>
    <w:p w14:paraId="54BB831A">
      <w:pPr>
        <w:pStyle w:val="63"/>
        <w:numPr>
          <w:ilvl w:val="2"/>
          <w:numId w:val="6"/>
        </w:numPr>
        <w:spacing w:before="352" w:after="352"/>
      </w:pPr>
      <w:bookmarkStart w:id="6699" w:name="_Toc6597"/>
      <w:r>
        <w:rPr>
          <w:rFonts w:hint="eastAsia"/>
        </w:rPr>
        <w:t>ARM处理器简介</w:t>
      </w:r>
      <w:bookmarkEnd w:id="6699"/>
    </w:p>
    <w:p w14:paraId="26806E38">
      <w:pPr>
        <w:pStyle w:val="109"/>
        <w:ind w:firstLine="360"/>
        <w:rPr>
          <w:rStyle w:val="174"/>
          <w:rFonts w:hint="eastAsia" w:eastAsia="宋体"/>
          <w:lang w:eastAsia="zh-CN"/>
        </w:rPr>
      </w:pPr>
      <w:r>
        <w:rPr>
          <w:rStyle w:val="174"/>
          <w:rFonts w:hint="eastAsia" w:eastAsia="宋体"/>
          <w:lang w:eastAsia="zh-CN"/>
        </w:rPr>
        <w:drawing>
          <wp:inline distT="0" distB="0" distL="114300" distR="114300">
            <wp:extent cx="2286000" cy="2286000"/>
            <wp:effectExtent l="0" t="0" r="0" b="0"/>
            <wp:docPr id="85" name="图片 85" descr="3-1-1 ARM处理器简介.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3-1-1 ARM处理器简介.mp4"/>
                    <pic:cNvPicPr>
                      <a:picLocks noChangeAspect="1"/>
                    </pic:cNvPicPr>
                  </pic:nvPicPr>
                  <pic:blipFill>
                    <a:blip r:embed="rId170"/>
                    <a:stretch>
                      <a:fillRect/>
                    </a:stretch>
                  </pic:blipFill>
                  <pic:spPr>
                    <a:xfrm>
                      <a:off x="0" y="0"/>
                      <a:ext cx="2286000" cy="2286000"/>
                    </a:xfrm>
                    <a:prstGeom prst="rect">
                      <a:avLst/>
                    </a:prstGeom>
                  </pic:spPr>
                </pic:pic>
              </a:graphicData>
            </a:graphic>
          </wp:inline>
        </w:drawing>
      </w:r>
    </w:p>
    <w:p w14:paraId="706F0081">
      <w:pPr>
        <w:pStyle w:val="109"/>
        <w:ind w:firstLine="360"/>
      </w:pPr>
      <w:r>
        <w:rPr>
          <w:rStyle w:val="174"/>
          <w:rFonts w:hint="eastAsia"/>
        </w:rPr>
        <w:t>3</w:t>
      </w:r>
      <w:r>
        <w:rPr>
          <w:rStyle w:val="174"/>
        </w:rPr>
        <w:noBreakHyphen/>
      </w:r>
      <w:r>
        <w:rPr>
          <w:rStyle w:val="174"/>
          <w:rFonts w:hint="eastAsia"/>
        </w:rPr>
        <w:t>1</w:t>
      </w:r>
      <w:r>
        <w:rPr>
          <w:rStyle w:val="174"/>
        </w:rPr>
        <w:noBreakHyphen/>
      </w:r>
      <w:r>
        <w:rPr>
          <w:rStyle w:val="174"/>
          <w:rFonts w:hint="eastAsia"/>
        </w:rPr>
        <w:t>1 ARM处理器简介</w:t>
      </w:r>
    </w:p>
    <w:p w14:paraId="38A16798">
      <w:pPr>
        <w:pStyle w:val="65"/>
        <w:numPr>
          <w:ilvl w:val="3"/>
          <w:numId w:val="6"/>
        </w:numPr>
      </w:pPr>
      <w:r>
        <w:rPr>
          <w:rFonts w:hint="eastAsia"/>
        </w:rPr>
        <w:t>ARM处理器结构</w:t>
      </w:r>
    </w:p>
    <w:p w14:paraId="23100252">
      <w:pPr>
        <w:pStyle w:val="4"/>
        <w:ind w:firstLine="420"/>
      </w:pPr>
      <w:r>
        <w:rPr>
          <w:rFonts w:hint="eastAsia"/>
        </w:rPr>
        <w:t>ARM处理器为精简指令集计算机（Reduced Instruction Set Computer，简称RISC）芯片，其简单的结构使ARM内核非常小，这使得器件的功耗也非常低。它具有经典RISC的特点：</w:t>
      </w:r>
    </w:p>
    <w:p w14:paraId="3835BDEF">
      <w:pPr>
        <w:pStyle w:val="66"/>
        <w:numPr>
          <w:ilvl w:val="4"/>
          <w:numId w:val="6"/>
        </w:numPr>
      </w:pPr>
      <w:r>
        <w:rPr>
          <w:rFonts w:hint="eastAsia"/>
        </w:rPr>
        <w:t>大的、统一的寄存器文件；</w:t>
      </w:r>
    </w:p>
    <w:p w14:paraId="00C451DF">
      <w:pPr>
        <w:pStyle w:val="66"/>
        <w:numPr>
          <w:ilvl w:val="4"/>
          <w:numId w:val="6"/>
        </w:numPr>
      </w:pPr>
      <w:r>
        <w:rPr>
          <w:rFonts w:hint="eastAsia"/>
        </w:rPr>
        <w:t>装载</w:t>
      </w:r>
      <w:r>
        <w:t>/</w:t>
      </w:r>
      <w:r>
        <w:rPr>
          <w:rFonts w:hint="eastAsia"/>
        </w:rPr>
        <w:t>保存结构，数据处理操作只针对寄存器的内容，而不直接对存储器进行操作；</w:t>
      </w:r>
    </w:p>
    <w:p w14:paraId="0685758A">
      <w:pPr>
        <w:pStyle w:val="66"/>
        <w:numPr>
          <w:ilvl w:val="4"/>
          <w:numId w:val="6"/>
        </w:numPr>
      </w:pPr>
      <w:r>
        <w:rPr>
          <w:rFonts w:hint="eastAsia"/>
        </w:rPr>
        <w:t>简单的寻址模式；</w:t>
      </w:r>
    </w:p>
    <w:p w14:paraId="48FAD1FA">
      <w:pPr>
        <w:pStyle w:val="66"/>
        <w:numPr>
          <w:ilvl w:val="4"/>
          <w:numId w:val="6"/>
        </w:numPr>
      </w:pPr>
      <w:r>
        <w:rPr>
          <w:rFonts w:hint="eastAsia"/>
        </w:rPr>
        <w:t>统一和固定长度的指令域，简化了指令的译码，便于指令流水线设计。</w:t>
      </w:r>
    </w:p>
    <w:p w14:paraId="5956348D">
      <w:pPr>
        <w:widowControl/>
        <w:jc w:val="left"/>
        <w:rPr>
          <w:rFonts w:ascii="Times New Roman" w:hAnsi="Times New Roman" w:eastAsia="宋体" w:cs="TimesNewRomanBold (v1)"/>
          <w:bCs/>
          <w:color w:val="000000"/>
          <w:szCs w:val="28"/>
        </w:rPr>
      </w:pPr>
      <w:r>
        <w:br w:type="page"/>
      </w:r>
    </w:p>
    <w:p w14:paraId="5B2ADFCF">
      <w:pPr>
        <w:pStyle w:val="65"/>
        <w:numPr>
          <w:ilvl w:val="3"/>
          <w:numId w:val="6"/>
        </w:numPr>
      </w:pPr>
      <w:r>
        <w:rPr>
          <w:rFonts w:hint="eastAsia"/>
        </w:rPr>
        <w:t>ARM体系结构</w:t>
      </w:r>
    </w:p>
    <w:p w14:paraId="16D8F932">
      <w:pPr>
        <w:pStyle w:val="4"/>
        <w:ind w:firstLine="420"/>
      </w:pPr>
      <w:r>
        <w:rPr>
          <w:rFonts w:hint="eastAsia"/>
        </w:rPr>
        <w:t>为了满足新兴的个人电脑市场的需求，Acorn Computers公司的工程师设计了一种基于RISC原则的，低成本、低功耗但性能良好的处理器设计结构，这便是ARM体系结构。以下是其特点：</w:t>
      </w:r>
    </w:p>
    <w:p w14:paraId="1CDCA358">
      <w:pPr>
        <w:pStyle w:val="66"/>
        <w:numPr>
          <w:ilvl w:val="4"/>
          <w:numId w:val="6"/>
        </w:numPr>
      </w:pPr>
      <w:r>
        <w:rPr>
          <w:rFonts w:hint="eastAsia"/>
        </w:rPr>
        <w:t>每条数据处理指令都对算术逻辑单元和移位器控制，实现了ALU和移位器的最大利用。</w:t>
      </w:r>
    </w:p>
    <w:p w14:paraId="577338F0">
      <w:pPr>
        <w:pStyle w:val="66"/>
        <w:numPr>
          <w:ilvl w:val="4"/>
          <w:numId w:val="6"/>
        </w:numPr>
      </w:pPr>
      <w:r>
        <w:rPr>
          <w:rFonts w:hint="eastAsia"/>
        </w:rPr>
        <w:t>地址自动增加和减少寻址模式，优化程序循环。</w:t>
      </w:r>
    </w:p>
    <w:p w14:paraId="7A5C4472">
      <w:pPr>
        <w:pStyle w:val="66"/>
        <w:numPr>
          <w:ilvl w:val="4"/>
          <w:numId w:val="6"/>
        </w:numPr>
      </w:pPr>
      <w:r>
        <w:rPr>
          <w:rFonts w:hint="eastAsia"/>
        </w:rPr>
        <w:t>多寄存器装载和存储指令实现最大数据吞吐量。</w:t>
      </w:r>
    </w:p>
    <w:p w14:paraId="40BAD3E2">
      <w:pPr>
        <w:pStyle w:val="66"/>
        <w:numPr>
          <w:ilvl w:val="4"/>
          <w:numId w:val="6"/>
        </w:numPr>
      </w:pPr>
      <w:r>
        <w:rPr>
          <w:rFonts w:hint="eastAsia"/>
        </w:rPr>
        <w:t>所有指令的条件执行实现最快速的代码执行。</w:t>
      </w:r>
    </w:p>
    <w:p w14:paraId="5A5F525A">
      <w:pPr>
        <w:pStyle w:val="65"/>
        <w:numPr>
          <w:ilvl w:val="3"/>
          <w:numId w:val="6"/>
        </w:numPr>
      </w:pPr>
      <w:r>
        <w:rPr>
          <w:rFonts w:hint="eastAsia"/>
        </w:rPr>
        <w:t>ARM系列处理器</w:t>
      </w:r>
    </w:p>
    <w:p w14:paraId="15E72AF4">
      <w:pPr>
        <w:pStyle w:val="4"/>
        <w:ind w:firstLine="420"/>
      </w:pPr>
      <w:r>
        <w:rPr>
          <w:rFonts w:hint="eastAsia"/>
        </w:rPr>
        <w:t>ARM系列处理器包括ARM7、ARM9，ARM10，ARM11系列，如</w:t>
      </w:r>
      <w:r>
        <w:fldChar w:fldCharType="begin"/>
      </w:r>
      <w:r>
        <w:instrText xml:space="preserve"> </w:instrText>
      </w:r>
      <w:r>
        <w:rPr>
          <w:rFonts w:hint="eastAsia"/>
        </w:rPr>
        <w:instrText xml:space="preserve">REF QWord_XRef_Figure__JRk5iI \h \* CHARFORMAT</w:instrText>
      </w:r>
      <w:r>
        <w:instrText xml:space="preserve"> </w:instrText>
      </w:r>
      <w:r>
        <w:fldChar w:fldCharType="separate"/>
      </w:r>
      <w:r>
        <w:rPr>
          <w:rFonts w:hint="eastAsia"/>
        </w:rPr>
        <w:t>图 </w:t>
      </w:r>
      <w:r>
        <w:t>3</w:t>
      </w:r>
      <w:r>
        <w:noBreakHyphen/>
      </w:r>
      <w:r>
        <w:t>1</w:t>
      </w:r>
      <w:r>
        <w:fldChar w:fldCharType="end"/>
      </w:r>
      <w:r>
        <w:rPr>
          <w:rFonts w:hint="eastAsia"/>
        </w:rPr>
        <w:t>所示。虽然在市场上的应用逐渐减少，但在对成本和功耗要求较低的特定应用中仍有存在感。各个</w:t>
      </w:r>
      <w:r>
        <w:rPr>
          <w:rFonts w:hint="eastAsia"/>
          <w:lang w:eastAsia="zh-CN"/>
        </w:rPr>
        <w:t>型号对</w:t>
      </w:r>
      <w:r>
        <w:rPr>
          <w:rFonts w:hint="eastAsia"/>
        </w:rPr>
        <w:t>比如</w:t>
      </w:r>
      <w:r>
        <w:fldChar w:fldCharType="begin"/>
      </w:r>
      <w:r>
        <w:instrText xml:space="preserve"> </w:instrText>
      </w:r>
      <w:r>
        <w:rPr>
          <w:rFonts w:hint="eastAsia"/>
        </w:rPr>
        <w:instrText xml:space="preserve">REF QWord_XRef_Table__x6Y8Dv \h \* CHARFORMAT</w:instrText>
      </w:r>
      <w:r>
        <w:instrText xml:space="preserve"> </w:instrText>
      </w:r>
      <w:r>
        <w:fldChar w:fldCharType="separate"/>
      </w:r>
      <w:r>
        <w:t>表 3</w:t>
      </w:r>
      <w:r>
        <w:noBreakHyphen/>
      </w:r>
      <w:r>
        <w:t>1</w:t>
      </w:r>
      <w:r>
        <w:fldChar w:fldCharType="end"/>
      </w:r>
      <w:r>
        <w:rPr>
          <w:rFonts w:hint="eastAsia"/>
        </w:rPr>
        <w:t>所示。</w:t>
      </w:r>
    </w:p>
    <w:p w14:paraId="60678777">
      <w:pPr>
        <w:pStyle w:val="105"/>
      </w:pPr>
      <w:r>
        <w:t>‌</w:t>
      </w:r>
      <w:bookmarkStart w:id="6700" w:name="_QWord_ImageIndex_124"/>
      <w:r>
        <w:drawing>
          <wp:inline distT="0" distB="0" distL="0" distR="0">
            <wp:extent cx="4981575" cy="1313815"/>
            <wp:effectExtent l="0" t="0" r="0" b="635"/>
            <wp:docPr id="1" name="图片 1" title="QWord_ImageMark_124">
              <a:hlinkClick xmlns:a="http://schemas.openxmlformats.org/drawingml/2006/main" r:id="rId171" tooltip="QWord 图片目录：resource/images/illustration/1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title="QWord_ImageMark_124"/>
                    <pic:cNvPicPr>
                      <a:picLocks noChangeAspect="1"/>
                    </pic:cNvPicPr>
                  </pic:nvPicPr>
                  <pic:blipFill>
                    <a:blip r:embed="rId172"/>
                    <a:srcRect l="1221" t="7077" r="2147" b="5952"/>
                    <a:stretch>
                      <a:fillRect/>
                    </a:stretch>
                  </pic:blipFill>
                  <pic:spPr>
                    <a:xfrm>
                      <a:off x="0" y="0"/>
                      <a:ext cx="5003737" cy="1320253"/>
                    </a:xfrm>
                    <a:prstGeom prst="rect">
                      <a:avLst/>
                    </a:prstGeom>
                    <a:ln>
                      <a:noFill/>
                    </a:ln>
                  </pic:spPr>
                </pic:pic>
              </a:graphicData>
            </a:graphic>
          </wp:inline>
        </w:drawing>
      </w:r>
      <w:bookmarkEnd w:id="6700"/>
    </w:p>
    <w:p w14:paraId="7EC4BC3D">
      <w:pPr>
        <w:pStyle w:val="68"/>
      </w:pPr>
      <w:bookmarkStart w:id="6701" w:name="QWord_XRef_Figure__JRk5iI"/>
      <w:r>
        <w:rPr>
          <w:rFonts w:hint="eastAsia"/>
        </w:rPr>
        <w:t>图 </w:t>
      </w:r>
      <w:r>
        <w:fldChar w:fldCharType="begin"/>
      </w:r>
      <w:r>
        <w:instrText xml:space="preserve"> SEQ QWord_Heading1_Sequence \c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bookmarkEnd w:id="6701"/>
      <w:r>
        <w:rPr>
          <w:rFonts w:hint="eastAsia"/>
        </w:rPr>
        <w:t xml:space="preserve">  ARM处理器的工作流程</w:t>
      </w:r>
    </w:p>
    <w:p w14:paraId="5C767276">
      <w:pPr>
        <w:pStyle w:val="67"/>
        <w:rPr>
          <w:rFonts w:hint="eastAsia"/>
        </w:rPr>
      </w:pPr>
      <w:bookmarkStart w:id="6702" w:name="QWord_XRef_Table__x6Y8Dv"/>
      <w:r>
        <w:rPr>
          <w:rStyle w:val="238"/>
        </w:rPr>
        <w:t>表 </w:t>
      </w:r>
      <w:r>
        <w:rPr>
          <w:rStyle w:val="238"/>
        </w:rPr>
        <w:fldChar w:fldCharType="begin"/>
      </w:r>
      <w:r>
        <w:rPr>
          <w:rStyle w:val="238"/>
        </w:rPr>
        <w:instrText xml:space="preserve"> SEQ QWord_Heading1_Sequence \c </w:instrText>
      </w:r>
      <w:r>
        <w:rPr>
          <w:rStyle w:val="238"/>
        </w:rPr>
        <w:fldChar w:fldCharType="separate"/>
      </w:r>
      <w:r>
        <w:rPr>
          <w:rStyle w:val="238"/>
        </w:rPr>
        <w:t>3</w:t>
      </w:r>
      <w:r>
        <w:rPr>
          <w:rStyle w:val="238"/>
        </w:rPr>
        <w:fldChar w:fldCharType="end"/>
      </w:r>
      <w:r>
        <w:rPr>
          <w:rStyle w:val="238"/>
        </w:rPr>
        <w:noBreakHyphen/>
      </w:r>
      <w:r>
        <w:rPr>
          <w:rStyle w:val="238"/>
        </w:rPr>
        <w:fldChar w:fldCharType="begin"/>
      </w:r>
      <w:r>
        <w:rPr>
          <w:rStyle w:val="238"/>
        </w:rPr>
        <w:instrText xml:space="preserve"> SEQ 表 \* ARABIC \s 1 </w:instrText>
      </w:r>
      <w:r>
        <w:rPr>
          <w:rStyle w:val="238"/>
        </w:rPr>
        <w:fldChar w:fldCharType="separate"/>
      </w:r>
      <w:r>
        <w:rPr>
          <w:rStyle w:val="238"/>
        </w:rPr>
        <w:t>1</w:t>
      </w:r>
      <w:r>
        <w:rPr>
          <w:rStyle w:val="238"/>
        </w:rPr>
        <w:fldChar w:fldCharType="end"/>
      </w:r>
      <w:bookmarkEnd w:id="6702"/>
      <w:r>
        <w:t xml:space="preserve">  </w:t>
      </w:r>
      <w:r>
        <w:rPr>
          <w:rFonts w:hint="eastAsia"/>
        </w:rPr>
        <w:t>ARM系列处理器属性对比</w:t>
      </w:r>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707"/>
        <w:gridCol w:w="1621"/>
        <w:gridCol w:w="1668"/>
        <w:gridCol w:w="1658"/>
        <w:gridCol w:w="1658"/>
      </w:tblGrid>
      <w:tr w14:paraId="29ABD8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7" w:type="pc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4711EDE9">
            <w:pPr>
              <w:pStyle w:val="74"/>
              <w:rPr>
                <w:rFonts w:hint="eastAsia"/>
                <w:kern w:val="0"/>
              </w:rPr>
            </w:pPr>
            <w:r>
              <w:rPr>
                <w:rFonts w:hint="eastAsia"/>
                <w:kern w:val="0"/>
              </w:rPr>
              <w:t>项目</w:t>
            </w:r>
          </w:p>
        </w:tc>
        <w:tc>
          <w:tcPr>
            <w:tcW w:w="975"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15E0E3B5">
            <w:pPr>
              <w:pStyle w:val="74"/>
              <w:rPr>
                <w:rFonts w:hint="eastAsia"/>
                <w:kern w:val="0"/>
              </w:rPr>
            </w:pPr>
            <w:r>
              <w:rPr>
                <w:rFonts w:hint="eastAsia"/>
                <w:kern w:val="0"/>
              </w:rPr>
              <w:t>ARM7</w:t>
            </w:r>
          </w:p>
        </w:tc>
        <w:tc>
          <w:tcPr>
            <w:tcW w:w="1003"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6F8C44FB">
            <w:pPr>
              <w:pStyle w:val="74"/>
              <w:rPr>
                <w:rFonts w:hint="eastAsia"/>
                <w:kern w:val="0"/>
              </w:rPr>
            </w:pPr>
            <w:r>
              <w:rPr>
                <w:rFonts w:hint="eastAsia"/>
                <w:kern w:val="0"/>
              </w:rPr>
              <w:t>ARM9</w:t>
            </w:r>
          </w:p>
        </w:tc>
        <w:tc>
          <w:tcPr>
            <w:tcW w:w="997"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733F5428">
            <w:pPr>
              <w:pStyle w:val="74"/>
              <w:rPr>
                <w:rFonts w:hint="eastAsia"/>
                <w:kern w:val="0"/>
              </w:rPr>
            </w:pPr>
            <w:r>
              <w:rPr>
                <w:rFonts w:hint="eastAsia"/>
                <w:kern w:val="0"/>
              </w:rPr>
              <w:t>ARM10</w:t>
            </w:r>
          </w:p>
        </w:tc>
        <w:tc>
          <w:tcPr>
            <w:tcW w:w="997" w:type="pct"/>
            <w:tcBorders>
              <w:top w:val="single" w:color="auto" w:sz="6" w:space="0"/>
              <w:bottom w:val="single" w:color="auto" w:sz="4" w:space="0"/>
              <w:right w:val="single" w:color="auto" w:sz="6" w:space="0"/>
              <w:insideH w:val="single" w:sz="4" w:space="0"/>
              <w:insideV w:val="single" w:sz="4" w:space="0"/>
              <w:tl2br w:val="nil"/>
              <w:tr2bl w:val="nil"/>
            </w:tcBorders>
            <w:shd w:val="clear" w:color="auto" w:fill="auto"/>
            <w:vAlign w:val="center"/>
          </w:tcPr>
          <w:p w14:paraId="5F8C6FDA">
            <w:pPr>
              <w:pStyle w:val="74"/>
              <w:rPr>
                <w:rFonts w:hint="eastAsia"/>
                <w:kern w:val="0"/>
              </w:rPr>
            </w:pPr>
            <w:r>
              <w:rPr>
                <w:rFonts w:hint="eastAsia"/>
                <w:kern w:val="0"/>
              </w:rPr>
              <w:t>ARM11</w:t>
            </w:r>
          </w:p>
        </w:tc>
      </w:tr>
      <w:tr w14:paraId="1E78523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7" w:type="pct"/>
            <w:shd w:val="clear" w:color="auto" w:fill="auto"/>
            <w:vAlign w:val="center"/>
          </w:tcPr>
          <w:p w14:paraId="40A2A1E8">
            <w:pPr>
              <w:pStyle w:val="74"/>
              <w:rPr>
                <w:rFonts w:hint="eastAsia"/>
                <w:kern w:val="0"/>
              </w:rPr>
            </w:pPr>
            <w:r>
              <w:rPr>
                <w:rFonts w:hint="eastAsia"/>
                <w:kern w:val="0"/>
              </w:rPr>
              <w:t>流水线</w:t>
            </w:r>
          </w:p>
        </w:tc>
        <w:tc>
          <w:tcPr>
            <w:tcW w:w="975" w:type="pct"/>
            <w:shd w:val="clear" w:color="auto" w:fill="auto"/>
            <w:vAlign w:val="center"/>
          </w:tcPr>
          <w:p w14:paraId="3A2A2011">
            <w:pPr>
              <w:pStyle w:val="74"/>
              <w:rPr>
                <w:rFonts w:hint="eastAsia"/>
                <w:kern w:val="0"/>
              </w:rPr>
            </w:pPr>
            <w:r>
              <w:rPr>
                <w:rFonts w:hint="eastAsia"/>
                <w:kern w:val="0"/>
              </w:rPr>
              <w:t>3</w:t>
            </w:r>
          </w:p>
        </w:tc>
        <w:tc>
          <w:tcPr>
            <w:tcW w:w="1003" w:type="pct"/>
            <w:shd w:val="clear" w:color="auto" w:fill="auto"/>
            <w:vAlign w:val="center"/>
          </w:tcPr>
          <w:p w14:paraId="7D1CFD65">
            <w:pPr>
              <w:pStyle w:val="74"/>
              <w:rPr>
                <w:rFonts w:hint="eastAsia"/>
                <w:kern w:val="0"/>
              </w:rPr>
            </w:pPr>
            <w:r>
              <w:rPr>
                <w:rFonts w:hint="eastAsia"/>
                <w:kern w:val="0"/>
              </w:rPr>
              <w:t>5</w:t>
            </w:r>
          </w:p>
        </w:tc>
        <w:tc>
          <w:tcPr>
            <w:tcW w:w="997" w:type="pct"/>
            <w:shd w:val="clear" w:color="auto" w:fill="auto"/>
            <w:vAlign w:val="center"/>
          </w:tcPr>
          <w:p w14:paraId="5C3207FF">
            <w:pPr>
              <w:pStyle w:val="74"/>
              <w:rPr>
                <w:rFonts w:hint="eastAsia"/>
                <w:kern w:val="0"/>
              </w:rPr>
            </w:pPr>
            <w:r>
              <w:rPr>
                <w:rFonts w:hint="eastAsia"/>
                <w:kern w:val="0"/>
              </w:rPr>
              <w:t>6</w:t>
            </w:r>
          </w:p>
        </w:tc>
        <w:tc>
          <w:tcPr>
            <w:tcW w:w="997" w:type="pct"/>
            <w:shd w:val="clear" w:color="auto" w:fill="auto"/>
            <w:vAlign w:val="center"/>
          </w:tcPr>
          <w:p w14:paraId="0669A8AB">
            <w:pPr>
              <w:pStyle w:val="74"/>
              <w:rPr>
                <w:rFonts w:hint="eastAsia"/>
                <w:kern w:val="0"/>
              </w:rPr>
            </w:pPr>
            <w:r>
              <w:rPr>
                <w:rFonts w:hint="eastAsia"/>
                <w:kern w:val="0"/>
              </w:rPr>
              <w:t>8</w:t>
            </w:r>
          </w:p>
        </w:tc>
      </w:tr>
      <w:tr w14:paraId="24EC789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7" w:type="pct"/>
            <w:shd w:val="clear" w:color="auto" w:fill="auto"/>
            <w:vAlign w:val="center"/>
          </w:tcPr>
          <w:p w14:paraId="08F77E6C">
            <w:pPr>
              <w:pStyle w:val="74"/>
              <w:rPr>
                <w:rFonts w:hint="eastAsia"/>
                <w:kern w:val="0"/>
              </w:rPr>
            </w:pPr>
            <w:r>
              <w:rPr>
                <w:rFonts w:hint="eastAsia"/>
                <w:kern w:val="0"/>
              </w:rPr>
              <w:t>典型频率</w:t>
            </w:r>
          </w:p>
          <w:p w14:paraId="19B9B8AC">
            <w:pPr>
              <w:pStyle w:val="74"/>
              <w:rPr>
                <w:rFonts w:hint="eastAsia"/>
                <w:kern w:val="0"/>
              </w:rPr>
            </w:pPr>
            <w:r>
              <w:rPr>
                <w:rFonts w:hint="eastAsia"/>
                <w:kern w:val="0"/>
              </w:rPr>
              <w:t>（MHz）</w:t>
            </w:r>
          </w:p>
        </w:tc>
        <w:tc>
          <w:tcPr>
            <w:tcW w:w="975" w:type="pct"/>
            <w:shd w:val="clear" w:color="auto" w:fill="auto"/>
            <w:vAlign w:val="center"/>
          </w:tcPr>
          <w:p w14:paraId="04EE643F">
            <w:pPr>
              <w:pStyle w:val="74"/>
              <w:rPr>
                <w:rFonts w:hint="eastAsia"/>
                <w:kern w:val="0"/>
              </w:rPr>
            </w:pPr>
            <w:r>
              <w:rPr>
                <w:rFonts w:hint="eastAsia"/>
                <w:kern w:val="0"/>
              </w:rPr>
              <w:t>80</w:t>
            </w:r>
          </w:p>
        </w:tc>
        <w:tc>
          <w:tcPr>
            <w:tcW w:w="1003" w:type="pct"/>
            <w:shd w:val="clear" w:color="auto" w:fill="auto"/>
            <w:vAlign w:val="center"/>
          </w:tcPr>
          <w:p w14:paraId="48887C7C">
            <w:pPr>
              <w:pStyle w:val="74"/>
              <w:rPr>
                <w:rFonts w:hint="eastAsia"/>
                <w:kern w:val="0"/>
              </w:rPr>
            </w:pPr>
            <w:r>
              <w:rPr>
                <w:rFonts w:hint="eastAsia"/>
                <w:kern w:val="0"/>
              </w:rPr>
              <w:t>150</w:t>
            </w:r>
          </w:p>
        </w:tc>
        <w:tc>
          <w:tcPr>
            <w:tcW w:w="997" w:type="pct"/>
            <w:shd w:val="clear" w:color="auto" w:fill="auto"/>
            <w:vAlign w:val="center"/>
          </w:tcPr>
          <w:p w14:paraId="371C7258">
            <w:pPr>
              <w:pStyle w:val="74"/>
              <w:rPr>
                <w:rFonts w:hint="eastAsia"/>
                <w:kern w:val="0"/>
              </w:rPr>
            </w:pPr>
            <w:r>
              <w:rPr>
                <w:rFonts w:hint="eastAsia"/>
                <w:kern w:val="0"/>
              </w:rPr>
              <w:t>260</w:t>
            </w:r>
          </w:p>
        </w:tc>
        <w:tc>
          <w:tcPr>
            <w:tcW w:w="997" w:type="pct"/>
            <w:shd w:val="clear" w:color="auto" w:fill="auto"/>
            <w:vAlign w:val="center"/>
          </w:tcPr>
          <w:p w14:paraId="595B76E1">
            <w:pPr>
              <w:pStyle w:val="74"/>
              <w:rPr>
                <w:rFonts w:hint="eastAsia"/>
                <w:kern w:val="0"/>
              </w:rPr>
            </w:pPr>
            <w:r>
              <w:rPr>
                <w:rFonts w:hint="eastAsia"/>
                <w:kern w:val="0"/>
              </w:rPr>
              <w:t>335</w:t>
            </w:r>
          </w:p>
        </w:tc>
      </w:tr>
      <w:tr w14:paraId="051D0F5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7" w:type="pct"/>
            <w:shd w:val="clear" w:color="auto" w:fill="auto"/>
            <w:vAlign w:val="center"/>
          </w:tcPr>
          <w:p w14:paraId="1EDA42EC">
            <w:pPr>
              <w:pStyle w:val="74"/>
              <w:rPr>
                <w:rFonts w:hint="eastAsia"/>
                <w:kern w:val="0"/>
              </w:rPr>
            </w:pPr>
            <w:r>
              <w:rPr>
                <w:rFonts w:hint="eastAsia"/>
                <w:kern w:val="0"/>
              </w:rPr>
              <w:t>功耗</w:t>
            </w:r>
          </w:p>
          <w:p w14:paraId="36460EF5">
            <w:pPr>
              <w:pStyle w:val="74"/>
              <w:rPr>
                <w:rFonts w:hint="eastAsia"/>
                <w:kern w:val="0"/>
              </w:rPr>
            </w:pPr>
            <w:r>
              <w:rPr>
                <w:rFonts w:hint="eastAsia"/>
                <w:kern w:val="0"/>
              </w:rPr>
              <w:t>（</w:t>
            </w:r>
            <w:r>
              <w:rPr>
                <w:kern w:val="0"/>
              </w:rPr>
              <w:t>Mw/</w:t>
            </w:r>
            <w:r>
              <w:rPr>
                <w:rFonts w:hint="eastAsia"/>
                <w:kern w:val="0"/>
              </w:rPr>
              <w:t>MHz）</w:t>
            </w:r>
          </w:p>
        </w:tc>
        <w:tc>
          <w:tcPr>
            <w:tcW w:w="975" w:type="pct"/>
            <w:shd w:val="clear" w:color="auto" w:fill="auto"/>
            <w:vAlign w:val="center"/>
          </w:tcPr>
          <w:p w14:paraId="38B8A1D3">
            <w:pPr>
              <w:pStyle w:val="74"/>
              <w:rPr>
                <w:rFonts w:hint="eastAsia"/>
                <w:kern w:val="0"/>
              </w:rPr>
            </w:pPr>
            <w:r>
              <w:rPr>
                <w:rFonts w:hint="eastAsia"/>
                <w:kern w:val="0"/>
              </w:rPr>
              <w:t>0.06</w:t>
            </w:r>
          </w:p>
        </w:tc>
        <w:tc>
          <w:tcPr>
            <w:tcW w:w="1003" w:type="pct"/>
            <w:shd w:val="clear" w:color="auto" w:fill="auto"/>
            <w:vAlign w:val="center"/>
          </w:tcPr>
          <w:p w14:paraId="1E24E6CF">
            <w:pPr>
              <w:pStyle w:val="74"/>
              <w:rPr>
                <w:rFonts w:hint="eastAsia"/>
                <w:kern w:val="0"/>
              </w:rPr>
            </w:pPr>
            <w:r>
              <w:rPr>
                <w:rFonts w:hint="eastAsia"/>
                <w:kern w:val="0"/>
              </w:rPr>
              <w:t>0.19(</w:t>
            </w:r>
            <w:r>
              <w:rPr>
                <w:kern w:val="0"/>
              </w:rPr>
              <w:t> </w:t>
            </w:r>
            <w:bookmarkStart w:id="6703" w:name="_QWord_Source_Comparison_8078"/>
            <w:bookmarkStart w:id="6704" w:name="_QWord_Source_Comparison_8139"/>
            <m:oMath>
              <m:r>
                <m:rPr/>
                <w:rPr>
                  <w:rFonts w:ascii="Cambria Math" w:hAnsi="Cambria Math"/>
                  <w:kern w:val="0"/>
                </w:rPr>
                <m:t>+</m:t>
              </m:r>
              <w:bookmarkEnd w:id="6703"/>
              <w:bookmarkEnd w:id="6704"/>
            </m:oMath>
            <w:r>
              <w:rPr>
                <w:kern w:val="0"/>
              </w:rPr>
              <w:t> </w:t>
            </w:r>
            <w:r>
              <w:rPr>
                <w:rFonts w:hint="eastAsia"/>
                <w:kern w:val="0"/>
              </w:rPr>
              <w:t>cache)</w:t>
            </w:r>
          </w:p>
        </w:tc>
        <w:tc>
          <w:tcPr>
            <w:tcW w:w="997" w:type="pct"/>
            <w:shd w:val="clear" w:color="auto" w:fill="auto"/>
            <w:vAlign w:val="center"/>
          </w:tcPr>
          <w:p w14:paraId="08B74DCC">
            <w:pPr>
              <w:pStyle w:val="74"/>
              <w:rPr>
                <w:rFonts w:hint="eastAsia"/>
                <w:kern w:val="0"/>
              </w:rPr>
            </w:pPr>
            <w:r>
              <w:rPr>
                <w:rFonts w:hint="eastAsia"/>
                <w:kern w:val="0"/>
              </w:rPr>
              <w:t>0.5(</w:t>
            </w:r>
            <w:r>
              <w:rPr>
                <w:kern w:val="0"/>
              </w:rPr>
              <w:t> </w:t>
            </w:r>
            <w:bookmarkStart w:id="6705" w:name="_QWord_Source_Comparison_8140"/>
            <w:bookmarkStart w:id="6706" w:name="_QWord_Source_Comparison_8079"/>
            <m:oMath>
              <m:r>
                <m:rPr/>
                <w:rPr>
                  <w:rFonts w:ascii="Cambria Math" w:hAnsi="Cambria Math"/>
                  <w:kern w:val="0"/>
                </w:rPr>
                <m:t>+</m:t>
              </m:r>
            </m:oMath>
            <w:bookmarkEnd w:id="6705"/>
            <w:bookmarkEnd w:id="6706"/>
            <w:r>
              <w:rPr>
                <w:kern w:val="0"/>
              </w:rPr>
              <w:t> </w:t>
            </w:r>
            <w:r>
              <w:rPr>
                <w:rFonts w:hint="eastAsia"/>
                <w:kern w:val="0"/>
              </w:rPr>
              <w:t>cache)</w:t>
            </w:r>
          </w:p>
        </w:tc>
        <w:tc>
          <w:tcPr>
            <w:tcW w:w="997" w:type="pct"/>
            <w:shd w:val="clear" w:color="auto" w:fill="auto"/>
            <w:vAlign w:val="center"/>
          </w:tcPr>
          <w:p w14:paraId="7B30403B">
            <w:pPr>
              <w:pStyle w:val="74"/>
              <w:rPr>
                <w:rFonts w:hint="eastAsia"/>
                <w:kern w:val="0"/>
              </w:rPr>
            </w:pPr>
            <w:r>
              <w:rPr>
                <w:rFonts w:hint="eastAsia"/>
                <w:kern w:val="0"/>
              </w:rPr>
              <w:t>0.4(</w:t>
            </w:r>
            <w:r>
              <w:rPr>
                <w:kern w:val="0"/>
              </w:rPr>
              <w:t> </w:t>
            </w:r>
            <w:bookmarkStart w:id="6707" w:name="_QWord_Source_Comparison_8141"/>
            <w:bookmarkStart w:id="6708" w:name="_QWord_Source_Comparison_8080"/>
            <m:oMath>
              <m:r>
                <m:rPr/>
                <w:rPr>
                  <w:rFonts w:ascii="Cambria Math" w:hAnsi="Cambria Math"/>
                  <w:kern w:val="0"/>
                </w:rPr>
                <m:t>+</m:t>
              </m:r>
            </m:oMath>
            <w:bookmarkEnd w:id="6707"/>
            <w:bookmarkEnd w:id="6708"/>
            <w:r>
              <w:rPr>
                <w:kern w:val="0"/>
              </w:rPr>
              <w:t> </w:t>
            </w:r>
            <w:r>
              <w:rPr>
                <w:rFonts w:hint="eastAsia"/>
                <w:kern w:val="0"/>
              </w:rPr>
              <w:t>cache)</w:t>
            </w:r>
          </w:p>
        </w:tc>
      </w:tr>
      <w:tr w14:paraId="2052705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7" w:type="pct"/>
            <w:shd w:val="clear" w:color="auto" w:fill="auto"/>
            <w:vAlign w:val="center"/>
          </w:tcPr>
          <w:p w14:paraId="46E1883E">
            <w:pPr>
              <w:pStyle w:val="74"/>
              <w:rPr>
                <w:rFonts w:hint="eastAsia"/>
                <w:kern w:val="0"/>
              </w:rPr>
            </w:pPr>
            <w:r>
              <w:rPr>
                <w:rFonts w:hint="eastAsia"/>
                <w:kern w:val="0"/>
              </w:rPr>
              <w:t>性能</w:t>
            </w:r>
          </w:p>
          <w:p w14:paraId="553488FD">
            <w:pPr>
              <w:pStyle w:val="74"/>
              <w:rPr>
                <w:rFonts w:hint="eastAsia"/>
                <w:kern w:val="0"/>
              </w:rPr>
            </w:pPr>
            <w:r>
              <w:rPr>
                <w:rFonts w:hint="eastAsia"/>
                <w:kern w:val="0"/>
              </w:rPr>
              <w:t>（MIPS**</w:t>
            </w:r>
            <w:r>
              <w:rPr>
                <w:kern w:val="0"/>
              </w:rPr>
              <w:t>/</w:t>
            </w:r>
            <w:r>
              <w:rPr>
                <w:rFonts w:hint="eastAsia"/>
                <w:kern w:val="0"/>
              </w:rPr>
              <w:t>MHz）</w:t>
            </w:r>
          </w:p>
        </w:tc>
        <w:tc>
          <w:tcPr>
            <w:tcW w:w="975" w:type="pct"/>
            <w:shd w:val="clear" w:color="auto" w:fill="auto"/>
            <w:vAlign w:val="center"/>
          </w:tcPr>
          <w:p w14:paraId="5B784346">
            <w:pPr>
              <w:pStyle w:val="74"/>
              <w:rPr>
                <w:rFonts w:hint="eastAsia"/>
                <w:kern w:val="0"/>
              </w:rPr>
            </w:pPr>
            <w:r>
              <w:rPr>
                <w:rFonts w:hint="eastAsia"/>
                <w:kern w:val="0"/>
              </w:rPr>
              <w:t>0.97</w:t>
            </w:r>
          </w:p>
        </w:tc>
        <w:tc>
          <w:tcPr>
            <w:tcW w:w="1003" w:type="pct"/>
            <w:shd w:val="clear" w:color="auto" w:fill="auto"/>
            <w:vAlign w:val="center"/>
          </w:tcPr>
          <w:p w14:paraId="2FB9CDD1">
            <w:pPr>
              <w:pStyle w:val="74"/>
              <w:rPr>
                <w:rFonts w:hint="eastAsia"/>
                <w:kern w:val="0"/>
              </w:rPr>
            </w:pPr>
            <w:r>
              <w:rPr>
                <w:rFonts w:hint="eastAsia"/>
                <w:kern w:val="0"/>
              </w:rPr>
              <w:t>1.1</w:t>
            </w:r>
          </w:p>
        </w:tc>
        <w:tc>
          <w:tcPr>
            <w:tcW w:w="997" w:type="pct"/>
            <w:shd w:val="clear" w:color="auto" w:fill="auto"/>
            <w:vAlign w:val="center"/>
          </w:tcPr>
          <w:p w14:paraId="0619884C">
            <w:pPr>
              <w:pStyle w:val="74"/>
              <w:rPr>
                <w:rFonts w:hint="eastAsia"/>
                <w:kern w:val="0"/>
              </w:rPr>
            </w:pPr>
            <w:r>
              <w:rPr>
                <w:rFonts w:hint="eastAsia"/>
                <w:kern w:val="0"/>
              </w:rPr>
              <w:t>1.3</w:t>
            </w:r>
          </w:p>
        </w:tc>
        <w:tc>
          <w:tcPr>
            <w:tcW w:w="997" w:type="pct"/>
            <w:shd w:val="clear" w:color="auto" w:fill="auto"/>
            <w:vAlign w:val="center"/>
          </w:tcPr>
          <w:p w14:paraId="1C8E7605">
            <w:pPr>
              <w:pStyle w:val="74"/>
              <w:rPr>
                <w:rFonts w:hint="eastAsia"/>
                <w:kern w:val="0"/>
              </w:rPr>
            </w:pPr>
            <w:r>
              <w:rPr>
                <w:rFonts w:hint="eastAsia"/>
                <w:kern w:val="0"/>
              </w:rPr>
              <w:t>1.2</w:t>
            </w:r>
          </w:p>
        </w:tc>
      </w:tr>
      <w:tr w14:paraId="1DFC7C4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7" w:type="pct"/>
            <w:shd w:val="clear" w:color="auto" w:fill="auto"/>
            <w:vAlign w:val="center"/>
          </w:tcPr>
          <w:p w14:paraId="15AB8661">
            <w:pPr>
              <w:pStyle w:val="74"/>
              <w:rPr>
                <w:rFonts w:hint="eastAsia"/>
                <w:kern w:val="0"/>
              </w:rPr>
            </w:pPr>
            <w:r>
              <w:rPr>
                <w:rFonts w:hint="eastAsia"/>
                <w:kern w:val="0"/>
              </w:rPr>
              <w:t>架构</w:t>
            </w:r>
          </w:p>
        </w:tc>
        <w:tc>
          <w:tcPr>
            <w:tcW w:w="975" w:type="pct"/>
            <w:shd w:val="clear" w:color="auto" w:fill="auto"/>
            <w:vAlign w:val="center"/>
          </w:tcPr>
          <w:p w14:paraId="704EFE7E">
            <w:pPr>
              <w:pStyle w:val="74"/>
              <w:rPr>
                <w:rFonts w:hint="eastAsia"/>
                <w:kern w:val="0"/>
              </w:rPr>
            </w:pPr>
            <w:r>
              <w:rPr>
                <w:rFonts w:hint="eastAsia"/>
                <w:kern w:val="0"/>
              </w:rPr>
              <w:t>冯•诺依曼</w:t>
            </w:r>
          </w:p>
        </w:tc>
        <w:tc>
          <w:tcPr>
            <w:tcW w:w="1003" w:type="pct"/>
            <w:shd w:val="clear" w:color="auto" w:fill="auto"/>
            <w:vAlign w:val="center"/>
          </w:tcPr>
          <w:p w14:paraId="21861E03">
            <w:pPr>
              <w:pStyle w:val="74"/>
              <w:rPr>
                <w:rFonts w:hint="eastAsia"/>
                <w:kern w:val="0"/>
              </w:rPr>
            </w:pPr>
            <w:r>
              <w:rPr>
                <w:rFonts w:hint="eastAsia"/>
                <w:kern w:val="0"/>
              </w:rPr>
              <w:t>哈佛</w:t>
            </w:r>
          </w:p>
        </w:tc>
        <w:tc>
          <w:tcPr>
            <w:tcW w:w="997" w:type="pct"/>
            <w:shd w:val="clear" w:color="auto" w:fill="auto"/>
            <w:vAlign w:val="center"/>
          </w:tcPr>
          <w:p w14:paraId="313A24D8">
            <w:pPr>
              <w:pStyle w:val="74"/>
              <w:rPr>
                <w:rFonts w:hint="eastAsia"/>
                <w:kern w:val="0"/>
              </w:rPr>
            </w:pPr>
            <w:r>
              <w:rPr>
                <w:rFonts w:hint="eastAsia"/>
                <w:kern w:val="0"/>
              </w:rPr>
              <w:t>哈佛</w:t>
            </w:r>
          </w:p>
        </w:tc>
        <w:tc>
          <w:tcPr>
            <w:tcW w:w="997" w:type="pct"/>
            <w:shd w:val="clear" w:color="auto" w:fill="auto"/>
            <w:vAlign w:val="center"/>
          </w:tcPr>
          <w:p w14:paraId="1EA43E73">
            <w:pPr>
              <w:pStyle w:val="74"/>
              <w:rPr>
                <w:rFonts w:hint="eastAsia"/>
                <w:kern w:val="0"/>
              </w:rPr>
            </w:pPr>
            <w:r>
              <w:rPr>
                <w:rFonts w:hint="eastAsia"/>
                <w:kern w:val="0"/>
              </w:rPr>
              <w:t>哈佛</w:t>
            </w:r>
          </w:p>
        </w:tc>
      </w:tr>
    </w:tbl>
    <w:p w14:paraId="7A394420">
      <w:pPr>
        <w:pStyle w:val="259"/>
      </w:pPr>
    </w:p>
    <w:p w14:paraId="01F77BA3">
      <w:pPr>
        <w:pStyle w:val="65"/>
        <w:numPr>
          <w:ilvl w:val="3"/>
          <w:numId w:val="6"/>
        </w:numPr>
      </w:pPr>
      <w:r>
        <w:rPr>
          <w:rFonts w:hint="eastAsia"/>
        </w:rPr>
        <w:t>ARM9TDMI</w:t>
      </w:r>
    </w:p>
    <w:p w14:paraId="0E4EC102">
      <w:pPr>
        <w:pStyle w:val="4"/>
        <w:ind w:firstLine="420"/>
      </w:pPr>
      <w:r>
        <w:rPr>
          <w:rFonts w:hint="eastAsia"/>
        </w:rPr>
        <w:t>ARM9TDM是ARM9系列中的一部分，是ARM公司推出的一个处理器系列，具有ARM架构的性能，同时也支持Thumb指令集，从而可以在代码密度和性能之间取得平衡。ARM9TDMI支持32位寻址范围，其后缀的意义如</w:t>
      </w:r>
      <w:r>
        <w:fldChar w:fldCharType="begin"/>
      </w:r>
      <w:r>
        <w:instrText xml:space="preserve"> </w:instrText>
      </w:r>
      <w:r>
        <w:rPr>
          <w:rFonts w:hint="eastAsia"/>
        </w:rPr>
        <w:instrText xml:space="preserve">REF QWord_XRef_Figure__mxAhVU \h \* CHARFORMAT</w:instrText>
      </w:r>
      <w:r>
        <w:instrText xml:space="preserve"> </w:instrText>
      </w:r>
      <w:r>
        <w:fldChar w:fldCharType="separate"/>
      </w:r>
      <w:r>
        <w:rPr>
          <w:rFonts w:hint="eastAsia"/>
        </w:rPr>
        <w:t>图 </w:t>
      </w:r>
      <w:r>
        <w:t>3</w:t>
      </w:r>
      <w:r>
        <w:noBreakHyphen/>
      </w:r>
      <w:r>
        <w:t>2</w:t>
      </w:r>
      <w:r>
        <w:fldChar w:fldCharType="end"/>
      </w:r>
      <w:r>
        <w:rPr>
          <w:rFonts w:hint="eastAsia"/>
        </w:rPr>
        <w:t>所示。</w:t>
      </w:r>
    </w:p>
    <w:p w14:paraId="7E4F2452">
      <w:pPr>
        <w:pStyle w:val="105"/>
      </w:pPr>
      <w:r>
        <w:t>‌</w:t>
      </w:r>
      <w:bookmarkStart w:id="6709" w:name="_QWord_ImageIndex_125"/>
      <w:r>
        <w:drawing>
          <wp:inline distT="0" distB="0" distL="0" distR="0">
            <wp:extent cx="3460115" cy="1237615"/>
            <wp:effectExtent l="0" t="0" r="6985" b="635"/>
            <wp:docPr id="3" name="图片 1" title="QWord_ImageMark_125">
              <a:hlinkClick xmlns:a="http://schemas.openxmlformats.org/drawingml/2006/main" r:id="rId173" tooltip="QWord 图片目录：resource/images/illustration/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title="QWord_ImageMark_125"/>
                    <pic:cNvPicPr>
                      <a:picLocks noChangeAspect="1"/>
                    </pic:cNvPicPr>
                  </pic:nvPicPr>
                  <pic:blipFill>
                    <a:blip r:embed="rId174">
                      <a:grayscl/>
                    </a:blip>
                    <a:stretch>
                      <a:fillRect/>
                    </a:stretch>
                  </pic:blipFill>
                  <pic:spPr>
                    <a:xfrm>
                      <a:off x="0" y="0"/>
                      <a:ext cx="3460115" cy="1237952"/>
                    </a:xfrm>
                    <a:prstGeom prst="rect">
                      <a:avLst/>
                    </a:prstGeom>
                  </pic:spPr>
                </pic:pic>
              </a:graphicData>
            </a:graphic>
          </wp:inline>
        </w:drawing>
      </w:r>
      <w:bookmarkEnd w:id="6709"/>
    </w:p>
    <w:p w14:paraId="3D315048">
      <w:pPr>
        <w:pStyle w:val="68"/>
      </w:pPr>
      <w:bookmarkStart w:id="6710" w:name="QWord_XRef_Figure__mxAhVU"/>
      <w:r>
        <w:rPr>
          <w:rFonts w:hint="eastAsia"/>
        </w:rPr>
        <w:t>图 </w:t>
      </w:r>
      <w:r>
        <w:fldChar w:fldCharType="begin"/>
      </w:r>
      <w:r>
        <w:instrText xml:space="preserve"> SEQ QWord_Heading1_Sequence \c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bookmarkEnd w:id="6710"/>
      <w:r>
        <w:rPr>
          <w:rFonts w:hint="eastAsia"/>
        </w:rPr>
        <w:t xml:space="preserve">  ARM9TDMI后缀的意义</w:t>
      </w:r>
    </w:p>
    <w:p w14:paraId="27E1A29D">
      <w:pPr>
        <w:pStyle w:val="63"/>
        <w:numPr>
          <w:ilvl w:val="2"/>
          <w:numId w:val="6"/>
        </w:numPr>
        <w:spacing w:before="352" w:after="352"/>
      </w:pPr>
      <w:bookmarkStart w:id="6711" w:name="_Toc23825"/>
      <w:r>
        <w:rPr>
          <w:rFonts w:hint="eastAsia"/>
        </w:rPr>
        <w:t>ARM指令集特点</w:t>
      </w:r>
      <w:bookmarkEnd w:id="6711"/>
    </w:p>
    <w:p w14:paraId="731CFCBA">
      <w:pPr>
        <w:pStyle w:val="109"/>
        <w:ind w:firstLine="360"/>
        <w:rPr>
          <w:rStyle w:val="174"/>
          <w:rFonts w:hint="eastAsia" w:eastAsia="宋体"/>
          <w:lang w:eastAsia="zh-CN"/>
        </w:rPr>
      </w:pPr>
      <w:r>
        <w:rPr>
          <w:rStyle w:val="174"/>
          <w:rFonts w:hint="eastAsia" w:eastAsia="宋体"/>
          <w:lang w:eastAsia="zh-CN"/>
        </w:rPr>
        <w:drawing>
          <wp:inline distT="0" distB="0" distL="114300" distR="114300">
            <wp:extent cx="2286000" cy="2286000"/>
            <wp:effectExtent l="0" t="0" r="0" b="0"/>
            <wp:docPr id="91" name="图片 91" descr="3-1-2 ARM指令集特点.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3-1-2 ARM指令集特点.mp4"/>
                    <pic:cNvPicPr>
                      <a:picLocks noChangeAspect="1"/>
                    </pic:cNvPicPr>
                  </pic:nvPicPr>
                  <pic:blipFill>
                    <a:blip r:embed="rId175"/>
                    <a:stretch>
                      <a:fillRect/>
                    </a:stretch>
                  </pic:blipFill>
                  <pic:spPr>
                    <a:xfrm>
                      <a:off x="0" y="0"/>
                      <a:ext cx="2286000" cy="2286000"/>
                    </a:xfrm>
                    <a:prstGeom prst="rect">
                      <a:avLst/>
                    </a:prstGeom>
                  </pic:spPr>
                </pic:pic>
              </a:graphicData>
            </a:graphic>
          </wp:inline>
        </w:drawing>
      </w:r>
    </w:p>
    <w:p w14:paraId="16282D51">
      <w:pPr>
        <w:pStyle w:val="109"/>
        <w:ind w:firstLine="360"/>
      </w:pPr>
      <w:r>
        <w:rPr>
          <w:rStyle w:val="174"/>
          <w:rFonts w:hint="eastAsia"/>
        </w:rPr>
        <w:t>3</w:t>
      </w:r>
      <w:r>
        <w:rPr>
          <w:rStyle w:val="174"/>
        </w:rPr>
        <w:noBreakHyphen/>
      </w:r>
      <w:r>
        <w:rPr>
          <w:rStyle w:val="174"/>
          <w:rFonts w:hint="eastAsia"/>
        </w:rPr>
        <w:t>1</w:t>
      </w:r>
      <w:r>
        <w:rPr>
          <w:rStyle w:val="174"/>
        </w:rPr>
        <w:noBreakHyphen/>
      </w:r>
      <w:r>
        <w:rPr>
          <w:rStyle w:val="174"/>
          <w:rFonts w:hint="eastAsia"/>
        </w:rPr>
        <w:t>2 ARM指令集特点</w:t>
      </w:r>
    </w:p>
    <w:p w14:paraId="1E5F2C75">
      <w:pPr>
        <w:pStyle w:val="65"/>
        <w:numPr>
          <w:ilvl w:val="3"/>
          <w:numId w:val="6"/>
        </w:numPr>
      </w:pPr>
      <w:r>
        <w:rPr>
          <w:rFonts w:hint="eastAsia"/>
        </w:rPr>
        <w:t>S3C2410芯片内部逻辑结构</w:t>
      </w:r>
    </w:p>
    <w:p w14:paraId="4439488A">
      <w:pPr>
        <w:pStyle w:val="4"/>
        <w:ind w:firstLine="420"/>
      </w:pPr>
      <w:r>
        <w:rPr>
          <w:rFonts w:hint="eastAsia"/>
        </w:rPr>
        <w:t>S3C2410是一款基于ARM架构的芯片，展示了ARM处理器在实际应用中的运作方式和特性。通过了解它的内部逻辑结构，可以更好地理解ARM指令集是如何在硬件上实现的，从而深入了解ARM架构的工作原理和特性。芯片内部逻辑结构如</w:t>
      </w:r>
      <w:r>
        <w:fldChar w:fldCharType="begin"/>
      </w:r>
      <w:r>
        <w:instrText xml:space="preserve"> </w:instrText>
      </w:r>
      <w:r>
        <w:rPr>
          <w:rFonts w:hint="eastAsia"/>
        </w:rPr>
        <w:instrText xml:space="preserve">REF QWord_XRef_Figure__A7NE4m \h \* CHARFORMAT</w:instrText>
      </w:r>
      <w:r>
        <w:instrText xml:space="preserve"> </w:instrText>
      </w:r>
      <w:r>
        <w:fldChar w:fldCharType="separate"/>
      </w:r>
      <w:r>
        <w:rPr>
          <w:rFonts w:hint="eastAsia"/>
        </w:rPr>
        <w:t>图 </w:t>
      </w:r>
      <w:r>
        <w:t>3</w:t>
      </w:r>
      <w:r>
        <w:noBreakHyphen/>
      </w:r>
      <w:r>
        <w:t>3</w:t>
      </w:r>
      <w:r>
        <w:fldChar w:fldCharType="end"/>
      </w:r>
      <w:r>
        <w:rPr>
          <w:rFonts w:hint="eastAsia"/>
        </w:rPr>
        <w:t>所示</w:t>
      </w:r>
      <w:r>
        <w:rPr>
          <w:rFonts w:hint="eastAsia"/>
          <w:lang w:eastAsia="zh-CN"/>
        </w:rPr>
        <w:t>。</w:t>
      </w:r>
    </w:p>
    <w:p w14:paraId="64A0AD46">
      <w:pPr>
        <w:pStyle w:val="105"/>
      </w:pPr>
      <w:r>
        <w:t>‌</w:t>
      </w:r>
      <w:bookmarkStart w:id="6712" w:name="_QWord_ImageIndex_126"/>
      <w:r>
        <w:drawing>
          <wp:inline distT="0" distB="0" distL="0" distR="0">
            <wp:extent cx="3968750" cy="3775075"/>
            <wp:effectExtent l="0" t="0" r="0" b="0"/>
            <wp:docPr id="6" name="Picture 3" descr="b1" title="QWord_ImageMark_126">
              <a:hlinkClick xmlns:a="http://schemas.openxmlformats.org/drawingml/2006/main" r:id="rId176" tooltip="QWord 图片目录：resource/images/illustration/1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b1" title="QWord_ImageMark_126"/>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a:xfrm>
                      <a:off x="0" y="0"/>
                      <a:ext cx="3968750" cy="3775663"/>
                    </a:xfrm>
                    <a:prstGeom prst="rect">
                      <a:avLst/>
                    </a:prstGeom>
                    <a:noFill/>
                    <a:ln>
                      <a:noFill/>
                    </a:ln>
                  </pic:spPr>
                </pic:pic>
              </a:graphicData>
            </a:graphic>
          </wp:inline>
        </w:drawing>
      </w:r>
      <w:bookmarkEnd w:id="6712"/>
    </w:p>
    <w:p w14:paraId="032439CA">
      <w:pPr>
        <w:pStyle w:val="68"/>
      </w:pPr>
      <w:bookmarkStart w:id="6713" w:name="QWord_XRef_Figure__A7NE4m"/>
      <w:r>
        <w:rPr>
          <w:rFonts w:hint="eastAsia"/>
        </w:rPr>
        <w:t>图 </w:t>
      </w:r>
      <w:r>
        <w:fldChar w:fldCharType="begin"/>
      </w:r>
      <w:r>
        <w:instrText xml:space="preserve"> SEQ QWord_Heading1_Sequence \c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bookmarkEnd w:id="6713"/>
      <w:r>
        <w:rPr>
          <w:rFonts w:hint="eastAsia"/>
        </w:rPr>
        <w:t xml:space="preserve">  S3C2410芯片内部逻辑结构</w:t>
      </w:r>
    </w:p>
    <w:p w14:paraId="1FC9A851">
      <w:pPr>
        <w:pStyle w:val="65"/>
        <w:numPr>
          <w:ilvl w:val="3"/>
          <w:numId w:val="6"/>
        </w:numPr>
      </w:pPr>
      <w:r>
        <w:rPr>
          <w:rFonts w:hint="eastAsia"/>
        </w:rPr>
        <w:t>ARM9TDMI核内部结构</w:t>
      </w:r>
    </w:p>
    <w:p w14:paraId="164AEC2B">
      <w:pPr>
        <w:pStyle w:val="4"/>
        <w:ind w:firstLine="420"/>
      </w:pPr>
      <w:r>
        <w:rPr>
          <w:rFonts w:hint="eastAsia"/>
        </w:rPr>
        <w:t>ARM9核心的内部结构是一个复杂的系统，旨在提供高性能和低功耗的平衡。它的设计考虑了在各种嵌入式应用中的灵活性和可靠性需求，因此在嵌入式系统中广泛应用于多种场景。其包含了以下几个关键部分：</w:t>
      </w:r>
    </w:p>
    <w:p w14:paraId="5352F5B4">
      <w:pPr>
        <w:widowControl/>
        <w:jc w:val="left"/>
        <w:rPr>
          <w:rFonts w:ascii="Times New Roman" w:hAnsi="Times New Roman" w:eastAsia="宋体" w:cs="宋体"/>
          <w:color w:val="000000"/>
          <w:szCs w:val="20"/>
        </w:rPr>
      </w:pPr>
      <w:r>
        <w:br w:type="page"/>
      </w:r>
    </w:p>
    <w:p w14:paraId="30A8CA31">
      <w:pPr>
        <w:pStyle w:val="66"/>
        <w:numPr>
          <w:ilvl w:val="4"/>
          <w:numId w:val="6"/>
        </w:numPr>
      </w:pPr>
      <w:r>
        <w:rPr>
          <w:rFonts w:hint="eastAsia"/>
        </w:rPr>
        <w:t>处理器核心</w:t>
      </w:r>
    </w:p>
    <w:p w14:paraId="56617E6F">
      <w:pPr>
        <w:pStyle w:val="4"/>
        <w:ind w:firstLine="420"/>
      </w:pPr>
      <w:r>
        <w:rPr>
          <w:rFonts w:hint="eastAsia"/>
        </w:rPr>
        <w:t>ARM9核心是一个基于ARMv5TE架构的处理器，它支持32位指令集和Thumb指令集，可以在高性能和节能之间进行平衡选择。核心包括算术逻辑单元（arithmetic and logic unit，简称ALU）、浮点运算单元（floating point unit，简称FPU）、寄存器文件和状态寄存器，用于执行指令和管理处理器状态。</w:t>
      </w:r>
    </w:p>
    <w:p w14:paraId="753C50D9">
      <w:pPr>
        <w:pStyle w:val="66"/>
        <w:numPr>
          <w:ilvl w:val="4"/>
          <w:numId w:val="6"/>
        </w:numPr>
      </w:pPr>
      <w:r>
        <w:rPr>
          <w:rFonts w:hint="eastAsia"/>
        </w:rPr>
        <w:t>存储系统</w:t>
      </w:r>
    </w:p>
    <w:p w14:paraId="25F67D95">
      <w:pPr>
        <w:pStyle w:val="4"/>
        <w:ind w:firstLine="420"/>
      </w:pPr>
      <w:r>
        <w:rPr>
          <w:rFonts w:hint="eastAsia"/>
        </w:rPr>
        <w:t>包括指令缓存和数据缓存，用于提高访问速度和效率。ARM9核心通常具有分级缓存系统，如一级指令缓存和数据缓存，以及二级缓存（外部）。</w:t>
      </w:r>
    </w:p>
    <w:p w14:paraId="7C3C9491">
      <w:pPr>
        <w:pStyle w:val="66"/>
        <w:numPr>
          <w:ilvl w:val="4"/>
          <w:numId w:val="6"/>
        </w:numPr>
      </w:pPr>
      <w:r>
        <w:rPr>
          <w:rFonts w:hint="eastAsia"/>
        </w:rPr>
        <w:t>总线接口</w:t>
      </w:r>
    </w:p>
    <w:p w14:paraId="3B1C7DE8">
      <w:pPr>
        <w:pStyle w:val="4"/>
        <w:ind w:firstLine="420"/>
      </w:pPr>
      <w:r>
        <w:rPr>
          <w:rFonts w:hint="eastAsia"/>
        </w:rPr>
        <w:t>ARM9核心通过总线接口与外部存储器、外设和其他核心（如协处理器）进行通信。它支持高速总线协议，如高级微控制器总线架构（Advanced Microcontroller Bus Architecture，简称AMBA）总线。</w:t>
      </w:r>
    </w:p>
    <w:p w14:paraId="4F16F13E">
      <w:pPr>
        <w:pStyle w:val="66"/>
        <w:numPr>
          <w:ilvl w:val="4"/>
          <w:numId w:val="6"/>
        </w:numPr>
      </w:pPr>
      <w:r>
        <w:rPr>
          <w:rFonts w:hint="eastAsia"/>
        </w:rPr>
        <w:t>调试与性能监控</w:t>
      </w:r>
    </w:p>
    <w:p w14:paraId="3E31A7B2">
      <w:pPr>
        <w:pStyle w:val="4"/>
        <w:ind w:firstLine="420"/>
      </w:pPr>
      <w:r>
        <w:rPr>
          <w:rFonts w:hint="eastAsia"/>
        </w:rPr>
        <w:t>ARM9核心通常集成了调试支持功能，如联合测试工作组（Joint Test Action Group，简称JTAG）接口，用于调试和验证应用程序。它还可以支持性能监控，帮助优化代码和系统性能。</w:t>
      </w:r>
    </w:p>
    <w:p w14:paraId="11FB3F25">
      <w:pPr>
        <w:pStyle w:val="66"/>
        <w:numPr>
          <w:ilvl w:val="4"/>
          <w:numId w:val="6"/>
        </w:numPr>
      </w:pPr>
      <w:r>
        <w:rPr>
          <w:rFonts w:hint="eastAsia"/>
        </w:rPr>
        <w:t>系统控制单元</w:t>
      </w:r>
    </w:p>
    <w:p w14:paraId="6EB21BFF">
      <w:pPr>
        <w:pStyle w:val="4"/>
        <w:ind w:firstLine="420"/>
      </w:pPr>
      <w:r>
        <w:rPr>
          <w:rFonts w:hint="eastAsia"/>
        </w:rPr>
        <w:t>负责处理器的电源管理、时钟分配和异常处理。系统控制单元确保ARM9核心在各种工作模式下运行稳定和高效。</w:t>
      </w:r>
    </w:p>
    <w:p w14:paraId="41E8F043">
      <w:pPr>
        <w:pStyle w:val="66"/>
        <w:numPr>
          <w:ilvl w:val="4"/>
          <w:numId w:val="6"/>
        </w:numPr>
      </w:pPr>
      <w:r>
        <w:rPr>
          <w:rFonts w:hint="eastAsia"/>
        </w:rPr>
        <w:t>外设接口</w:t>
      </w:r>
    </w:p>
    <w:p w14:paraId="2056001A">
      <w:pPr>
        <w:pStyle w:val="4"/>
        <w:ind w:firstLine="420"/>
      </w:pPr>
      <w:r>
        <w:rPr>
          <w:rFonts w:hint="eastAsia"/>
        </w:rPr>
        <w:t>包括通用异步收发传输器（UART）、串行外设接口（SPI）、串行总线接口（I2C）、通用输入输出（GPIO）等接口，用于连接外部设备和扩展功能。ARM9核内部结构如</w:t>
      </w:r>
      <w:r>
        <w:fldChar w:fldCharType="begin"/>
      </w:r>
      <w:r>
        <w:instrText xml:space="preserve"> </w:instrText>
      </w:r>
      <w:r>
        <w:rPr>
          <w:rFonts w:hint="eastAsia"/>
        </w:rPr>
        <w:instrText xml:space="preserve">REF QWord_XRef_Figure__TKue98 \h \* CHARFORMAT</w:instrText>
      </w:r>
      <w:r>
        <w:instrText xml:space="preserve"> </w:instrText>
      </w:r>
      <w:r>
        <w:fldChar w:fldCharType="separate"/>
      </w:r>
      <w:r>
        <w:rPr>
          <w:rFonts w:hint="eastAsia"/>
        </w:rPr>
        <w:t>图 </w:t>
      </w:r>
      <w:r>
        <w:t>3</w:t>
      </w:r>
      <w:r>
        <w:noBreakHyphen/>
      </w:r>
      <w:r>
        <w:t>4</w:t>
      </w:r>
      <w:r>
        <w:fldChar w:fldCharType="end"/>
      </w:r>
      <w:r>
        <w:rPr>
          <w:rFonts w:hint="eastAsia"/>
        </w:rPr>
        <w:t>所示。</w:t>
      </w:r>
    </w:p>
    <w:p w14:paraId="1E4E9D0B">
      <w:pPr>
        <w:pStyle w:val="105"/>
      </w:pPr>
      <w:r>
        <w:t>‌</w:t>
      </w:r>
      <w:bookmarkStart w:id="6714" w:name="_QWord_ImageIndex_127"/>
      <w:r>
        <w:drawing>
          <wp:inline distT="0" distB="0" distL="0" distR="0">
            <wp:extent cx="3823335" cy="2418080"/>
            <wp:effectExtent l="0" t="0" r="5715" b="1270"/>
            <wp:docPr id="12" name="图片 1" title="QWord_ImageMark_127">
              <a:hlinkClick xmlns:a="http://schemas.openxmlformats.org/drawingml/2006/main" r:id="rId178" tooltip="QWord 图片目录：resource/images/illustration/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title="QWord_ImageMark_127"/>
                    <pic:cNvPicPr>
                      <a:picLocks noChangeAspect="1"/>
                    </pic:cNvPicPr>
                  </pic:nvPicPr>
                  <pic:blipFill>
                    <a:blip r:embed="rId179">
                      <a:grayscl/>
                    </a:blip>
                    <a:srcRect t="8197"/>
                    <a:stretch>
                      <a:fillRect/>
                    </a:stretch>
                  </pic:blipFill>
                  <pic:spPr>
                    <a:xfrm>
                      <a:off x="0" y="0"/>
                      <a:ext cx="3836419" cy="2426059"/>
                    </a:xfrm>
                    <a:prstGeom prst="rect">
                      <a:avLst/>
                    </a:prstGeom>
                    <a:ln>
                      <a:noFill/>
                    </a:ln>
                  </pic:spPr>
                </pic:pic>
              </a:graphicData>
            </a:graphic>
          </wp:inline>
        </w:drawing>
      </w:r>
      <w:bookmarkEnd w:id="6714"/>
    </w:p>
    <w:p w14:paraId="48EB804B">
      <w:pPr>
        <w:pStyle w:val="68"/>
      </w:pPr>
      <w:bookmarkStart w:id="6715" w:name="QWord_XRef_Figure__TKue98"/>
      <w:r>
        <w:rPr>
          <w:rFonts w:hint="eastAsia"/>
        </w:rPr>
        <w:t>图 </w:t>
      </w:r>
      <w:r>
        <w:fldChar w:fldCharType="begin"/>
      </w:r>
      <w:r>
        <w:instrText xml:space="preserve"> SEQ QWord_Heading1_Sequence \c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bookmarkEnd w:id="6715"/>
      <w:r>
        <w:rPr>
          <w:rFonts w:hint="eastAsia"/>
        </w:rPr>
        <w:t xml:space="preserve">  ARM9核内部结构</w:t>
      </w:r>
    </w:p>
    <w:p w14:paraId="0DA59A29">
      <w:pPr>
        <w:pStyle w:val="65"/>
        <w:numPr>
          <w:ilvl w:val="3"/>
          <w:numId w:val="6"/>
        </w:numPr>
      </w:pPr>
      <w:r>
        <w:rPr>
          <w:rFonts w:hint="eastAsia"/>
        </w:rPr>
        <w:t>处理器工作状态</w:t>
      </w:r>
    </w:p>
    <w:p w14:paraId="2517D35D">
      <w:pPr>
        <w:pStyle w:val="4"/>
        <w:ind w:firstLine="420"/>
      </w:pPr>
      <w:r>
        <w:rPr>
          <w:rFonts w:hint="eastAsia"/>
        </w:rPr>
        <w:t>在处理器的工作状态方面，ARM属于RISC系列，指令是定长的。ARM9TDMI处理器内核支持32位ARM指令集和16位Thumb指令集。因此ARM9TDMI处理器有两种操作状态：</w:t>
      </w:r>
    </w:p>
    <w:p w14:paraId="1E1460AB">
      <w:pPr>
        <w:pStyle w:val="4"/>
        <w:ind w:firstLine="420"/>
      </w:pPr>
      <w:r>
        <w:rPr>
          <w:rFonts w:hint="eastAsia"/>
          <w:position w:val="2"/>
          <w:lang w:eastAsia="zh-CN"/>
        </w:rPr>
        <w:t>——</w:t>
      </w:r>
      <w:r>
        <w:rPr>
          <w:rFonts w:hint="eastAsia"/>
        </w:rPr>
        <w:t>ARM状态，32位。执行的是字方式的ARM指令，支持</w:t>
      </w:r>
      <w:r>
        <w:t>ARM</w:t>
      </w:r>
      <w:r>
        <w:rPr>
          <w:rFonts w:hint="eastAsia"/>
        </w:rPr>
        <w:t>核所有的特性，具有高效、快速的特点；</w:t>
      </w:r>
    </w:p>
    <w:p w14:paraId="0ECD3759">
      <w:pPr>
        <w:pStyle w:val="4"/>
        <w:ind w:firstLine="420"/>
      </w:pPr>
      <w:r>
        <w:rPr>
          <w:rFonts w:hint="eastAsia"/>
          <w:position w:val="2"/>
          <w:lang w:eastAsia="zh-CN"/>
        </w:rPr>
        <w:t>——</w:t>
      </w:r>
      <w:r>
        <w:rPr>
          <w:rFonts w:hint="eastAsia"/>
        </w:rPr>
        <w:t>Thumb状态，16位。执行半字方式的ARM指令，具有灵活、小巧的特点。</w:t>
      </w:r>
    </w:p>
    <w:p w14:paraId="71D0FFC9">
      <w:pPr>
        <w:pStyle w:val="4"/>
        <w:ind w:firstLine="420"/>
      </w:pPr>
      <w:r>
        <w:rPr>
          <w:rFonts w:hint="eastAsia"/>
        </w:rPr>
        <w:t>值得注意的是，两个状态之间的切换并不影响处理器模式或寄存器内容。</w:t>
      </w:r>
    </w:p>
    <w:p w14:paraId="79F1B388">
      <w:pPr>
        <w:pStyle w:val="4"/>
        <w:ind w:firstLine="420"/>
      </w:pPr>
      <w:r>
        <w:rPr>
          <w:rFonts w:hint="eastAsia"/>
        </w:rPr>
        <w:t>在ARM架构的处理器中，可以在32位指令的ARM状态和16位指令的Thumb状态之间进行切换，可以灵活地应对不同的应用场景和优化需求。</w:t>
      </w:r>
    </w:p>
    <w:p w14:paraId="48816FCD">
      <w:pPr>
        <w:pStyle w:val="4"/>
        <w:ind w:firstLine="420"/>
      </w:pPr>
      <w:r>
        <w:rPr>
          <w:rFonts w:hint="eastAsia"/>
        </w:rPr>
        <w:t>转换为Thumb状态。设置处理器的程序状态寄存器（current program status registe，简称CPSR）中的T位为1。这会让处理器执行16位压缩格式的Thumb指令集，适合需要优化代码密度的场景。</w:t>
      </w:r>
    </w:p>
    <w:p w14:paraId="28AAEE01">
      <w:pPr>
        <w:pStyle w:val="4"/>
        <w:ind w:firstLine="420"/>
      </w:pPr>
      <w:r>
        <w:rPr>
          <w:rFonts w:hint="eastAsia"/>
        </w:rPr>
        <w:t>转换为ARM状态。要从Thumb状态切换到ARM状态，只需清除处理器CPSR中的T位。Thumb状态使用16位压缩格式指令，而ARM状态则支持标准的32位指令集。</w:t>
      </w:r>
    </w:p>
    <w:p w14:paraId="407970BC">
      <w:pPr>
        <w:pStyle w:val="4"/>
        <w:ind w:firstLine="420"/>
      </w:pPr>
      <w:r>
        <w:rPr>
          <w:rFonts w:hint="eastAsia"/>
        </w:rPr>
        <w:t>下面程序描述ARM状态与Thumb状态切换。</w:t>
      </w:r>
    </w:p>
    <w:p w14:paraId="0DE6A402">
      <w:pPr>
        <w:pStyle w:val="179"/>
        <w:ind w:firstLine="420"/>
      </w:pPr>
      <w:r>
        <w:t>[0xe3a000f0] mov r0,#0xf0                          [0xe3a0100a] mov r1,#0xa</w:t>
      </w:r>
    </w:p>
    <w:p w14:paraId="642E8DAF">
      <w:pPr>
        <w:pStyle w:val="179"/>
        <w:ind w:firstLine="420"/>
      </w:pPr>
      <w:r>
        <w:t>[0xeb000000] bl ADD_SUB                         [0xeafffffd] b LOOP</w:t>
      </w:r>
    </w:p>
    <w:p w14:paraId="68FE4BD0">
      <w:pPr>
        <w:pStyle w:val="179"/>
        <w:ind w:firstLine="420"/>
      </w:pPr>
      <w:r>
        <w:t>[0xe0900001] adds r0,r0,r1</w:t>
      </w:r>
    </w:p>
    <w:p w14:paraId="7EAF5136">
      <w:pPr>
        <w:pStyle w:val="179"/>
        <w:ind w:firstLine="420"/>
      </w:pPr>
      <w:r>
        <w:t>[0x46f7] mov pc,r14                                [0x0000] dcw 0x0000</w:t>
      </w:r>
      <w:bookmarkStart w:id="6716" w:name="_Toc4366"/>
      <w:bookmarkStart w:id="6717" w:name="_Toc177045575"/>
    </w:p>
    <w:bookmarkEnd w:id="6716"/>
    <w:bookmarkEnd w:id="6717"/>
    <w:p w14:paraId="26CB7EFA">
      <w:pPr>
        <w:pStyle w:val="63"/>
        <w:numPr>
          <w:ilvl w:val="2"/>
          <w:numId w:val="6"/>
        </w:numPr>
        <w:spacing w:before="352" w:after="352"/>
      </w:pPr>
      <w:bookmarkStart w:id="6718" w:name="_Toc26197"/>
      <w:r>
        <w:rPr>
          <w:rFonts w:hint="eastAsia"/>
        </w:rPr>
        <w:t>ARM工作模式</w:t>
      </w:r>
      <w:bookmarkEnd w:id="6718"/>
    </w:p>
    <w:p w14:paraId="1C19D39D">
      <w:pPr>
        <w:pStyle w:val="109"/>
        <w:ind w:firstLine="360"/>
        <w:rPr>
          <w:rStyle w:val="174"/>
          <w:rFonts w:hint="eastAsia" w:eastAsia="宋体"/>
          <w:lang w:eastAsia="zh-CN"/>
        </w:rPr>
      </w:pPr>
      <w:r>
        <w:rPr>
          <w:rStyle w:val="174"/>
          <w:rFonts w:hint="eastAsia" w:eastAsia="宋体"/>
          <w:lang w:eastAsia="zh-CN"/>
        </w:rPr>
        <w:drawing>
          <wp:inline distT="0" distB="0" distL="114300" distR="114300">
            <wp:extent cx="2286000" cy="2286000"/>
            <wp:effectExtent l="0" t="0" r="0" b="0"/>
            <wp:docPr id="92" name="图片 92" descr="3-1-3 ARM工作模式.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3-1-3 ARM工作模式.mp4"/>
                    <pic:cNvPicPr>
                      <a:picLocks noChangeAspect="1"/>
                    </pic:cNvPicPr>
                  </pic:nvPicPr>
                  <pic:blipFill>
                    <a:blip r:embed="rId180"/>
                    <a:stretch>
                      <a:fillRect/>
                    </a:stretch>
                  </pic:blipFill>
                  <pic:spPr>
                    <a:xfrm>
                      <a:off x="0" y="0"/>
                      <a:ext cx="2286000" cy="2286000"/>
                    </a:xfrm>
                    <a:prstGeom prst="rect">
                      <a:avLst/>
                    </a:prstGeom>
                  </pic:spPr>
                </pic:pic>
              </a:graphicData>
            </a:graphic>
          </wp:inline>
        </w:drawing>
      </w:r>
    </w:p>
    <w:p w14:paraId="67D3081F">
      <w:pPr>
        <w:pStyle w:val="109"/>
        <w:ind w:firstLine="360"/>
      </w:pPr>
      <w:r>
        <w:rPr>
          <w:rStyle w:val="174"/>
          <w:rFonts w:hint="eastAsia"/>
        </w:rPr>
        <w:t>3</w:t>
      </w:r>
      <w:r>
        <w:rPr>
          <w:rStyle w:val="174"/>
        </w:rPr>
        <w:noBreakHyphen/>
      </w:r>
      <w:r>
        <w:rPr>
          <w:rStyle w:val="174"/>
          <w:rFonts w:hint="eastAsia"/>
        </w:rPr>
        <w:t>1</w:t>
      </w:r>
      <w:r>
        <w:rPr>
          <w:rStyle w:val="174"/>
        </w:rPr>
        <w:noBreakHyphen/>
      </w:r>
      <w:r>
        <w:rPr>
          <w:rStyle w:val="174"/>
          <w:rFonts w:hint="eastAsia"/>
        </w:rPr>
        <w:t>3 ARM工作模式</w:t>
      </w:r>
    </w:p>
    <w:p w14:paraId="25EB7C28">
      <w:pPr>
        <w:pStyle w:val="4"/>
        <w:ind w:firstLine="420"/>
      </w:pPr>
      <w:r>
        <w:rPr>
          <w:rFonts w:hint="eastAsia"/>
        </w:rPr>
        <w:t>ARM9处理器在ARM架构中有七种工作模式，如</w:t>
      </w:r>
      <w:r>
        <w:fldChar w:fldCharType="begin"/>
      </w:r>
      <w:r>
        <w:instrText xml:space="preserve"> </w:instrText>
      </w:r>
      <w:r>
        <w:rPr>
          <w:rFonts w:hint="eastAsia"/>
        </w:rPr>
        <w:instrText xml:space="preserve">REF QWord_XRef_Table__OrLELn \h \* CHARFORMAT</w:instrText>
      </w:r>
      <w:r>
        <w:instrText xml:space="preserve"> </w:instrText>
      </w:r>
      <w:r>
        <w:fldChar w:fldCharType="separate"/>
      </w:r>
      <w:r>
        <w:t>表 3</w:t>
      </w:r>
      <w:r>
        <w:noBreakHyphen/>
      </w:r>
      <w:r>
        <w:t>2</w:t>
      </w:r>
      <w:r>
        <w:fldChar w:fldCharType="end"/>
      </w:r>
      <w:r>
        <w:rPr>
          <w:rFonts w:hint="eastAsia"/>
        </w:rPr>
        <w:t>所示。每种工作模式有不同的特点和用途。</w:t>
      </w:r>
    </w:p>
    <w:p w14:paraId="5606DDC7">
      <w:pPr>
        <w:pStyle w:val="67"/>
        <w:rPr>
          <w:rFonts w:hint="eastAsia"/>
        </w:rPr>
      </w:pPr>
      <w:bookmarkStart w:id="6719" w:name="QWord_XRef_Table__OrLELn"/>
      <w:r>
        <w:rPr>
          <w:rStyle w:val="238"/>
        </w:rPr>
        <w:t>表 </w:t>
      </w:r>
      <w:r>
        <w:rPr>
          <w:rStyle w:val="238"/>
        </w:rPr>
        <w:fldChar w:fldCharType="begin"/>
      </w:r>
      <w:r>
        <w:rPr>
          <w:rStyle w:val="238"/>
        </w:rPr>
        <w:instrText xml:space="preserve"> SEQ QWord_Heading1_Sequence \c </w:instrText>
      </w:r>
      <w:r>
        <w:rPr>
          <w:rStyle w:val="238"/>
        </w:rPr>
        <w:fldChar w:fldCharType="separate"/>
      </w:r>
      <w:r>
        <w:rPr>
          <w:rStyle w:val="238"/>
        </w:rPr>
        <w:t>3</w:t>
      </w:r>
      <w:r>
        <w:rPr>
          <w:rStyle w:val="238"/>
        </w:rPr>
        <w:fldChar w:fldCharType="end"/>
      </w:r>
      <w:r>
        <w:rPr>
          <w:rStyle w:val="238"/>
        </w:rPr>
        <w:noBreakHyphen/>
      </w:r>
      <w:r>
        <w:rPr>
          <w:rStyle w:val="238"/>
        </w:rPr>
        <w:fldChar w:fldCharType="begin"/>
      </w:r>
      <w:r>
        <w:rPr>
          <w:rStyle w:val="238"/>
        </w:rPr>
        <w:instrText xml:space="preserve"> SEQ 表 \* ARABIC \s 1 </w:instrText>
      </w:r>
      <w:r>
        <w:rPr>
          <w:rStyle w:val="238"/>
        </w:rPr>
        <w:fldChar w:fldCharType="separate"/>
      </w:r>
      <w:r>
        <w:rPr>
          <w:rStyle w:val="238"/>
        </w:rPr>
        <w:t>2</w:t>
      </w:r>
      <w:r>
        <w:rPr>
          <w:rStyle w:val="238"/>
        </w:rPr>
        <w:fldChar w:fldCharType="end"/>
      </w:r>
      <w:bookmarkEnd w:id="6719"/>
      <w:r>
        <w:t xml:space="preserve">  </w:t>
      </w:r>
      <w:r>
        <w:rPr>
          <w:rFonts w:hint="eastAsia"/>
        </w:rPr>
        <w:t>ARM9的七种常见工作模式</w:t>
      </w:r>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581"/>
        <w:gridCol w:w="2587"/>
        <w:gridCol w:w="4144"/>
      </w:tblGrid>
      <w:tr w14:paraId="7DECF0C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51" w:type="pc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6076ED90">
            <w:pPr>
              <w:pStyle w:val="74"/>
              <w:rPr>
                <w:rFonts w:hint="eastAsia"/>
                <w:kern w:val="0"/>
              </w:rPr>
            </w:pPr>
            <w:r>
              <w:rPr>
                <w:rFonts w:hint="eastAsia"/>
                <w:kern w:val="0"/>
              </w:rPr>
              <w:t>处理器模式</w:t>
            </w:r>
          </w:p>
        </w:tc>
        <w:tc>
          <w:tcPr>
            <w:tcW w:w="1556"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4D849816">
            <w:pPr>
              <w:pStyle w:val="74"/>
              <w:rPr>
                <w:rFonts w:hint="eastAsia"/>
                <w:kern w:val="0"/>
              </w:rPr>
            </w:pPr>
            <w:r>
              <w:rPr>
                <w:rFonts w:hint="eastAsia"/>
                <w:kern w:val="0"/>
              </w:rPr>
              <w:t>说明</w:t>
            </w:r>
          </w:p>
        </w:tc>
        <w:tc>
          <w:tcPr>
            <w:tcW w:w="2493" w:type="pct"/>
            <w:tcBorders>
              <w:top w:val="single" w:color="auto" w:sz="6" w:space="0"/>
              <w:bottom w:val="single" w:color="auto" w:sz="4" w:space="0"/>
              <w:right w:val="single" w:color="auto" w:sz="6" w:space="0"/>
              <w:insideH w:val="single" w:sz="4" w:space="0"/>
              <w:insideV w:val="single" w:sz="4" w:space="0"/>
              <w:tl2br w:val="nil"/>
              <w:tr2bl w:val="nil"/>
            </w:tcBorders>
            <w:shd w:val="clear" w:color="auto" w:fill="auto"/>
            <w:vAlign w:val="center"/>
          </w:tcPr>
          <w:p w14:paraId="72CB579C">
            <w:pPr>
              <w:pStyle w:val="74"/>
              <w:rPr>
                <w:rFonts w:hint="eastAsia"/>
                <w:kern w:val="0"/>
              </w:rPr>
            </w:pPr>
            <w:r>
              <w:rPr>
                <w:rFonts w:hint="eastAsia"/>
                <w:kern w:val="0"/>
              </w:rPr>
              <w:t>备注</w:t>
            </w:r>
          </w:p>
        </w:tc>
      </w:tr>
      <w:tr w14:paraId="50BB480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51" w:type="pct"/>
            <w:shd w:val="clear" w:color="auto" w:fill="auto"/>
            <w:vAlign w:val="center"/>
          </w:tcPr>
          <w:p w14:paraId="05DE2544">
            <w:pPr>
              <w:pStyle w:val="74"/>
              <w:rPr>
                <w:rFonts w:hint="eastAsia"/>
                <w:kern w:val="0"/>
              </w:rPr>
            </w:pPr>
            <w:r>
              <w:rPr>
                <w:rFonts w:hint="eastAsia"/>
                <w:kern w:val="0"/>
              </w:rPr>
              <w:t>用户（user）</w:t>
            </w:r>
          </w:p>
        </w:tc>
        <w:tc>
          <w:tcPr>
            <w:tcW w:w="1556" w:type="pct"/>
            <w:shd w:val="clear" w:color="auto" w:fill="auto"/>
            <w:vAlign w:val="center"/>
          </w:tcPr>
          <w:p w14:paraId="364857E1">
            <w:pPr>
              <w:pStyle w:val="74"/>
              <w:rPr>
                <w:rFonts w:hint="eastAsia"/>
                <w:kern w:val="0"/>
              </w:rPr>
            </w:pPr>
            <w:r>
              <w:rPr>
                <w:rFonts w:hint="eastAsia"/>
                <w:kern w:val="0"/>
              </w:rPr>
              <w:t>正常程序执行模式</w:t>
            </w:r>
          </w:p>
        </w:tc>
        <w:tc>
          <w:tcPr>
            <w:tcW w:w="2493" w:type="pct"/>
            <w:shd w:val="clear" w:color="auto" w:fill="auto"/>
            <w:vAlign w:val="center"/>
          </w:tcPr>
          <w:p w14:paraId="106012BB">
            <w:pPr>
              <w:pStyle w:val="74"/>
              <w:rPr>
                <w:rFonts w:hint="eastAsia"/>
                <w:kern w:val="0"/>
              </w:rPr>
            </w:pPr>
            <w:r>
              <w:rPr>
                <w:rFonts w:hint="eastAsia"/>
                <w:kern w:val="0"/>
              </w:rPr>
              <w:t>不能直接切换到其他模式</w:t>
            </w:r>
          </w:p>
        </w:tc>
      </w:tr>
      <w:tr w14:paraId="75E9BF4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51" w:type="pct"/>
            <w:shd w:val="clear" w:color="auto" w:fill="auto"/>
            <w:vAlign w:val="center"/>
          </w:tcPr>
          <w:p w14:paraId="3BC81CCC">
            <w:pPr>
              <w:pStyle w:val="74"/>
              <w:rPr>
                <w:rFonts w:hint="eastAsia"/>
                <w:kern w:val="0"/>
              </w:rPr>
            </w:pPr>
            <w:r>
              <w:rPr>
                <w:rFonts w:hint="eastAsia"/>
                <w:kern w:val="0"/>
              </w:rPr>
              <w:t>系统（sys）</w:t>
            </w:r>
          </w:p>
        </w:tc>
        <w:tc>
          <w:tcPr>
            <w:tcW w:w="1556" w:type="pct"/>
            <w:shd w:val="clear" w:color="auto" w:fill="auto"/>
            <w:vAlign w:val="center"/>
          </w:tcPr>
          <w:p w14:paraId="0705A48A">
            <w:pPr>
              <w:pStyle w:val="74"/>
              <w:rPr>
                <w:rFonts w:hint="eastAsia"/>
                <w:kern w:val="0"/>
              </w:rPr>
            </w:pPr>
            <w:r>
              <w:rPr>
                <w:rFonts w:hint="eastAsia"/>
                <w:kern w:val="0"/>
              </w:rPr>
              <w:t>运行操作系统的特权任务</w:t>
            </w:r>
          </w:p>
        </w:tc>
        <w:tc>
          <w:tcPr>
            <w:tcW w:w="2493" w:type="pct"/>
            <w:shd w:val="clear" w:color="auto" w:fill="auto"/>
            <w:vAlign w:val="center"/>
          </w:tcPr>
          <w:p w14:paraId="7E860138">
            <w:pPr>
              <w:pStyle w:val="74"/>
              <w:rPr>
                <w:rFonts w:hint="eastAsia"/>
                <w:kern w:val="0"/>
              </w:rPr>
            </w:pPr>
            <w:r>
              <w:rPr>
                <w:rFonts w:hint="eastAsia"/>
                <w:kern w:val="0"/>
              </w:rPr>
              <w:t>与用户模式类似，但具有可以直接切换到其他模式等特权</w:t>
            </w:r>
          </w:p>
        </w:tc>
      </w:tr>
      <w:tr w14:paraId="3344230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51" w:type="pct"/>
            <w:shd w:val="clear" w:color="auto" w:fill="auto"/>
            <w:vAlign w:val="center"/>
          </w:tcPr>
          <w:p w14:paraId="235CAD7D">
            <w:pPr>
              <w:pStyle w:val="74"/>
              <w:rPr>
                <w:rFonts w:hint="eastAsia"/>
                <w:kern w:val="0"/>
              </w:rPr>
            </w:pPr>
            <w:r>
              <w:rPr>
                <w:rFonts w:hint="eastAsia"/>
                <w:kern w:val="0"/>
              </w:rPr>
              <w:t>快中断（fiq）</w:t>
            </w:r>
          </w:p>
        </w:tc>
        <w:tc>
          <w:tcPr>
            <w:tcW w:w="1556" w:type="pct"/>
            <w:shd w:val="clear" w:color="auto" w:fill="auto"/>
            <w:vAlign w:val="center"/>
          </w:tcPr>
          <w:p w14:paraId="35785706">
            <w:pPr>
              <w:pStyle w:val="74"/>
              <w:rPr>
                <w:rFonts w:hint="eastAsia"/>
                <w:kern w:val="0"/>
              </w:rPr>
            </w:pPr>
            <w:r>
              <w:rPr>
                <w:rFonts w:hint="eastAsia"/>
                <w:kern w:val="0"/>
              </w:rPr>
              <w:t>支持高速数据传输以及通道处理</w:t>
            </w:r>
          </w:p>
        </w:tc>
        <w:tc>
          <w:tcPr>
            <w:tcW w:w="2493" w:type="pct"/>
            <w:shd w:val="clear" w:color="auto" w:fill="auto"/>
            <w:vAlign w:val="center"/>
          </w:tcPr>
          <w:p w14:paraId="64AF4703">
            <w:pPr>
              <w:pStyle w:val="74"/>
              <w:rPr>
                <w:rFonts w:hint="eastAsia"/>
                <w:kern w:val="0"/>
              </w:rPr>
            </w:pPr>
            <w:r>
              <w:rPr>
                <w:rFonts w:hint="eastAsia"/>
                <w:kern w:val="0"/>
              </w:rPr>
              <w:t>FIQ异常响应时进入此模式</w:t>
            </w:r>
          </w:p>
        </w:tc>
      </w:tr>
      <w:tr w14:paraId="7A491C9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51" w:type="pct"/>
            <w:shd w:val="clear" w:color="auto" w:fill="auto"/>
            <w:vAlign w:val="center"/>
          </w:tcPr>
          <w:p w14:paraId="580043FE">
            <w:pPr>
              <w:pStyle w:val="74"/>
              <w:rPr>
                <w:rFonts w:hint="eastAsia"/>
                <w:kern w:val="0"/>
              </w:rPr>
            </w:pPr>
            <w:r>
              <w:rPr>
                <w:rFonts w:hint="eastAsia"/>
                <w:kern w:val="0"/>
              </w:rPr>
              <w:t>中断（irq）</w:t>
            </w:r>
          </w:p>
        </w:tc>
        <w:tc>
          <w:tcPr>
            <w:tcW w:w="1556" w:type="pct"/>
            <w:shd w:val="clear" w:color="auto" w:fill="auto"/>
            <w:vAlign w:val="center"/>
          </w:tcPr>
          <w:p w14:paraId="1D3D4490">
            <w:pPr>
              <w:pStyle w:val="74"/>
              <w:rPr>
                <w:rFonts w:hint="eastAsia"/>
                <w:kern w:val="0"/>
              </w:rPr>
            </w:pPr>
            <w:r>
              <w:rPr>
                <w:rFonts w:hint="eastAsia"/>
                <w:kern w:val="0"/>
              </w:rPr>
              <w:t>用于通道中断处理</w:t>
            </w:r>
          </w:p>
        </w:tc>
        <w:tc>
          <w:tcPr>
            <w:tcW w:w="2493" w:type="pct"/>
            <w:shd w:val="clear" w:color="auto" w:fill="auto"/>
            <w:vAlign w:val="center"/>
          </w:tcPr>
          <w:p w14:paraId="527C0142">
            <w:pPr>
              <w:pStyle w:val="74"/>
              <w:rPr>
                <w:rFonts w:hint="eastAsia"/>
                <w:kern w:val="0"/>
              </w:rPr>
            </w:pPr>
            <w:r>
              <w:rPr>
                <w:rFonts w:hint="eastAsia"/>
                <w:kern w:val="0"/>
              </w:rPr>
              <w:t>IRQ异常响应时进入此模式</w:t>
            </w:r>
          </w:p>
        </w:tc>
      </w:tr>
      <w:tr w14:paraId="360E4EF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51" w:type="pct"/>
            <w:shd w:val="clear" w:color="auto" w:fill="auto"/>
            <w:vAlign w:val="center"/>
          </w:tcPr>
          <w:p w14:paraId="61DB927E">
            <w:pPr>
              <w:pStyle w:val="74"/>
              <w:rPr>
                <w:rFonts w:hint="eastAsia"/>
                <w:kern w:val="0"/>
              </w:rPr>
            </w:pPr>
            <w:r>
              <w:rPr>
                <w:rFonts w:hint="eastAsia"/>
                <w:kern w:val="0"/>
              </w:rPr>
              <w:t>管理（svc）</w:t>
            </w:r>
          </w:p>
        </w:tc>
        <w:tc>
          <w:tcPr>
            <w:tcW w:w="1556" w:type="pct"/>
            <w:shd w:val="clear" w:color="auto" w:fill="auto"/>
            <w:vAlign w:val="center"/>
          </w:tcPr>
          <w:p w14:paraId="3F8FD57F">
            <w:pPr>
              <w:pStyle w:val="74"/>
              <w:rPr>
                <w:rFonts w:hint="eastAsia"/>
                <w:kern w:val="0"/>
              </w:rPr>
            </w:pPr>
            <w:r>
              <w:rPr>
                <w:rFonts w:hint="eastAsia"/>
                <w:kern w:val="0"/>
              </w:rPr>
              <w:t>操作系统保护模式</w:t>
            </w:r>
          </w:p>
        </w:tc>
        <w:tc>
          <w:tcPr>
            <w:tcW w:w="2493" w:type="pct"/>
            <w:shd w:val="clear" w:color="auto" w:fill="auto"/>
            <w:vAlign w:val="center"/>
          </w:tcPr>
          <w:p w14:paraId="0BFE4E4B">
            <w:pPr>
              <w:pStyle w:val="74"/>
              <w:rPr>
                <w:rFonts w:hint="eastAsia"/>
                <w:kern w:val="0"/>
              </w:rPr>
            </w:pPr>
            <w:r>
              <w:rPr>
                <w:rFonts w:hint="eastAsia"/>
                <w:kern w:val="0"/>
              </w:rPr>
              <w:t>系统复位和软件中断响应时进入此模式</w:t>
            </w:r>
          </w:p>
        </w:tc>
      </w:tr>
      <w:tr w14:paraId="652D055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51" w:type="pct"/>
            <w:shd w:val="clear" w:color="auto" w:fill="auto"/>
            <w:vAlign w:val="center"/>
          </w:tcPr>
          <w:p w14:paraId="5DF82AA7">
            <w:pPr>
              <w:pStyle w:val="74"/>
              <w:rPr>
                <w:rFonts w:hint="eastAsia"/>
                <w:kern w:val="0"/>
              </w:rPr>
            </w:pPr>
            <w:r>
              <w:rPr>
                <w:rFonts w:hint="eastAsia"/>
                <w:kern w:val="0"/>
              </w:rPr>
              <w:t>中止（abt）</w:t>
            </w:r>
          </w:p>
        </w:tc>
        <w:tc>
          <w:tcPr>
            <w:tcW w:w="1556" w:type="pct"/>
            <w:shd w:val="clear" w:color="auto" w:fill="auto"/>
            <w:vAlign w:val="center"/>
          </w:tcPr>
          <w:p w14:paraId="1489291B">
            <w:pPr>
              <w:pStyle w:val="74"/>
              <w:rPr>
                <w:rFonts w:hint="eastAsia"/>
                <w:kern w:val="0"/>
              </w:rPr>
            </w:pPr>
            <w:r>
              <w:rPr>
                <w:rFonts w:hint="eastAsia"/>
                <w:kern w:val="0"/>
              </w:rPr>
              <w:t>用于支持虚拟内存和</w:t>
            </w:r>
            <w:r>
              <w:rPr>
                <w:kern w:val="0"/>
              </w:rPr>
              <w:t>/</w:t>
            </w:r>
            <w:r>
              <w:rPr>
                <w:rFonts w:hint="eastAsia"/>
                <w:kern w:val="0"/>
              </w:rPr>
              <w:t>或存储器保护</w:t>
            </w:r>
          </w:p>
        </w:tc>
        <w:tc>
          <w:tcPr>
            <w:tcW w:w="2493" w:type="pct"/>
            <w:shd w:val="clear" w:color="auto" w:fill="auto"/>
            <w:vAlign w:val="center"/>
          </w:tcPr>
          <w:p w14:paraId="6CFA9B84">
            <w:pPr>
              <w:pStyle w:val="74"/>
              <w:rPr>
                <w:rFonts w:hint="eastAsia"/>
                <w:kern w:val="0"/>
              </w:rPr>
            </w:pPr>
            <w:r>
              <w:rPr>
                <w:rFonts w:hint="eastAsia"/>
                <w:kern w:val="0"/>
              </w:rPr>
              <w:t>在ARM7TDMI没有大用处</w:t>
            </w:r>
          </w:p>
        </w:tc>
      </w:tr>
      <w:tr w14:paraId="713964B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51" w:type="pct"/>
            <w:shd w:val="clear" w:color="auto" w:fill="auto"/>
            <w:vAlign w:val="center"/>
          </w:tcPr>
          <w:p w14:paraId="0B320A10">
            <w:pPr>
              <w:pStyle w:val="74"/>
              <w:rPr>
                <w:rFonts w:hint="eastAsia"/>
                <w:kern w:val="0"/>
              </w:rPr>
            </w:pPr>
            <w:r>
              <w:rPr>
                <w:rFonts w:hint="eastAsia"/>
                <w:kern w:val="0"/>
              </w:rPr>
              <w:t>未定义（und）</w:t>
            </w:r>
          </w:p>
        </w:tc>
        <w:tc>
          <w:tcPr>
            <w:tcW w:w="1556" w:type="pct"/>
            <w:shd w:val="clear" w:color="auto" w:fill="auto"/>
            <w:vAlign w:val="center"/>
          </w:tcPr>
          <w:p w14:paraId="19B8B12D">
            <w:pPr>
              <w:pStyle w:val="74"/>
              <w:rPr>
                <w:rFonts w:hint="eastAsia"/>
                <w:kern w:val="0"/>
              </w:rPr>
            </w:pPr>
            <w:r>
              <w:rPr>
                <w:rFonts w:hint="eastAsia"/>
                <w:kern w:val="0"/>
              </w:rPr>
              <w:t>支持硬件协处理器的软件仿真</w:t>
            </w:r>
          </w:p>
        </w:tc>
        <w:tc>
          <w:tcPr>
            <w:tcW w:w="2493" w:type="pct"/>
            <w:shd w:val="clear" w:color="auto" w:fill="auto"/>
            <w:vAlign w:val="center"/>
          </w:tcPr>
          <w:p w14:paraId="5D71C903">
            <w:pPr>
              <w:pStyle w:val="74"/>
              <w:rPr>
                <w:rFonts w:hint="eastAsia"/>
                <w:kern w:val="0"/>
              </w:rPr>
            </w:pPr>
            <w:r>
              <w:rPr>
                <w:rFonts w:hint="eastAsia"/>
                <w:kern w:val="0"/>
              </w:rPr>
              <w:t>未定义指令异常响应时进入此模式</w:t>
            </w:r>
          </w:p>
        </w:tc>
      </w:tr>
    </w:tbl>
    <w:p w14:paraId="41DA68AC">
      <w:pPr>
        <w:pStyle w:val="259"/>
      </w:pPr>
    </w:p>
    <w:p w14:paraId="72EE695F">
      <w:pPr>
        <w:pStyle w:val="4"/>
        <w:ind w:firstLine="420"/>
      </w:pPr>
      <w:r>
        <w:rPr>
          <w:rFonts w:hint="eastAsia"/>
        </w:rPr>
        <w:t>在ARM处理器架构中，除了常见的工作模式，还存在特权模式、异常模式、用户模式和系统模式等概念。</w:t>
      </w:r>
    </w:p>
    <w:p w14:paraId="3F4D4804">
      <w:pPr>
        <w:pStyle w:val="66"/>
        <w:numPr>
          <w:ilvl w:val="4"/>
          <w:numId w:val="6"/>
        </w:numPr>
      </w:pPr>
      <w:r>
        <w:rPr>
          <w:rFonts w:hint="eastAsia"/>
        </w:rPr>
        <w:t>特权模式</w:t>
      </w:r>
    </w:p>
    <w:p w14:paraId="12D08784">
      <w:pPr>
        <w:pStyle w:val="4"/>
        <w:ind w:firstLine="420"/>
      </w:pPr>
      <w:r>
        <w:rPr>
          <w:rFonts w:hint="eastAsia"/>
        </w:rPr>
        <w:t>除用户模式外，其他模式均为特权模式。ARM内部寄存器和一些片内外设在硬件设计上只允许（或者可选为只允许）特权模式下访问。此外，特权模式可</w:t>
      </w:r>
      <w:r>
        <w:rPr>
          <w:rFonts w:hint="eastAsia"/>
          <w:lang w:eastAsia="zh-CN"/>
        </w:rPr>
        <w:t>自动地</w:t>
      </w:r>
      <w:r>
        <w:rPr>
          <w:rFonts w:hint="eastAsia"/>
        </w:rPr>
        <w:t>切换处理器模式，而用户模式不能直接切换到别的模式。</w:t>
      </w:r>
    </w:p>
    <w:p w14:paraId="64EB800F">
      <w:pPr>
        <w:pStyle w:val="66"/>
        <w:numPr>
          <w:ilvl w:val="4"/>
          <w:numId w:val="6"/>
        </w:numPr>
      </w:pPr>
      <w:r>
        <w:rPr>
          <w:rFonts w:hint="eastAsia"/>
        </w:rPr>
        <w:t>异常模式</w:t>
      </w:r>
    </w:p>
    <w:p w14:paraId="399CA6A0">
      <w:pPr>
        <w:pStyle w:val="4"/>
        <w:ind w:firstLine="420"/>
      </w:pPr>
      <w:r>
        <w:rPr>
          <w:rFonts w:hint="eastAsia"/>
        </w:rPr>
        <w:t>除了用户模式和系统模式之外，其他五种模式被称为异常模式。它们除了可以通过程序切换进入外，也可以由特定的异常进入。当特定的异常出现时，处理器进入相应的模式。每种异常模式都有一些独立的寄存器，以避免异常退出时用户模式的状态不可靠。</w:t>
      </w:r>
    </w:p>
    <w:p w14:paraId="49B12689">
      <w:pPr>
        <w:pStyle w:val="66"/>
        <w:numPr>
          <w:ilvl w:val="4"/>
          <w:numId w:val="6"/>
        </w:numPr>
      </w:pPr>
      <w:r>
        <w:rPr>
          <w:rFonts w:hint="eastAsia"/>
        </w:rPr>
        <w:t>用户模式和系统模式</w:t>
      </w:r>
    </w:p>
    <w:p w14:paraId="2C202A84">
      <w:pPr>
        <w:pStyle w:val="4"/>
        <w:ind w:firstLine="420"/>
      </w:pPr>
      <w:r>
        <w:rPr>
          <w:rFonts w:hint="eastAsia"/>
        </w:rPr>
        <w:t>这两种模式都不能由异常进入，而且它们使用完全相同的寄存器组。系统模式是特权模式，不受用户模式的限制。操作系统在该模式下访问用户模式的寄存器就比较方便，而且操作系统的一些特权任务可以使用这个模式访问一些受控的资源。</w:t>
      </w:r>
    </w:p>
    <w:p w14:paraId="690BCE23">
      <w:pPr>
        <w:pStyle w:val="66"/>
        <w:numPr>
          <w:ilvl w:val="4"/>
          <w:numId w:val="6"/>
        </w:numPr>
      </w:pPr>
      <w:r>
        <w:rPr>
          <w:rFonts w:hint="eastAsia"/>
        </w:rPr>
        <w:t>模式切换</w:t>
      </w:r>
    </w:p>
    <w:p w14:paraId="04EFF9CC">
      <w:pPr>
        <w:pStyle w:val="4"/>
        <w:ind w:firstLine="420"/>
      </w:pPr>
      <w:r>
        <w:rPr>
          <w:rFonts w:hint="eastAsia"/>
        </w:rPr>
        <w:t>在ARM9处理器中，可以通过特定的指令和方式来实现工作模式之间的切换。不同的工作模式具有不同的特点和权限级别，通过切换工作模式，可以实现对系统资源的管理和控制。各处理器工作模式的切换流程如</w:t>
      </w:r>
      <w:r>
        <w:fldChar w:fldCharType="begin"/>
      </w:r>
      <w:r>
        <w:instrText xml:space="preserve"> </w:instrText>
      </w:r>
      <w:r>
        <w:rPr>
          <w:rFonts w:hint="eastAsia"/>
        </w:rPr>
        <w:instrText xml:space="preserve">REF QWord_XRef_Figure__FeAyUk \h \* CHARFORMAT</w:instrText>
      </w:r>
      <w:r>
        <w:instrText xml:space="preserve"> </w:instrText>
      </w:r>
      <w:r>
        <w:fldChar w:fldCharType="separate"/>
      </w:r>
      <w:r>
        <w:rPr>
          <w:rFonts w:hint="eastAsia"/>
        </w:rPr>
        <w:t>图 </w:t>
      </w:r>
      <w:r>
        <w:t>3</w:t>
      </w:r>
      <w:r>
        <w:noBreakHyphen/>
      </w:r>
      <w:r>
        <w:t>5</w:t>
      </w:r>
      <w:r>
        <w:fldChar w:fldCharType="end"/>
      </w:r>
      <w:r>
        <w:rPr>
          <w:rFonts w:hint="eastAsia"/>
        </w:rPr>
        <w:t>所示。</w:t>
      </w:r>
    </w:p>
    <w:p w14:paraId="054EBBDD">
      <w:pPr>
        <w:pStyle w:val="105"/>
      </w:pPr>
      <w:r>
        <w:t>‌</w:t>
      </w:r>
      <w:bookmarkStart w:id="6720" w:name="_QWord_ImageIndex_128"/>
      <w:r>
        <w:drawing>
          <wp:inline distT="0" distB="0" distL="0" distR="0">
            <wp:extent cx="3540760" cy="2142490"/>
            <wp:effectExtent l="0" t="0" r="0" b="0"/>
            <wp:docPr id="13" name="图片 1" title="QWord_ImageMark_128">
              <a:hlinkClick xmlns:a="http://schemas.openxmlformats.org/drawingml/2006/main" r:id="rId181" tooltip="QWord 图片目录：resource/images/illustration/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title="QWord_ImageMark_128"/>
                    <pic:cNvPicPr>
                      <a:picLocks noChangeAspect="1"/>
                    </pic:cNvPicPr>
                  </pic:nvPicPr>
                  <pic:blipFill>
                    <a:blip r:embed="rId182"/>
                    <a:stretch>
                      <a:fillRect/>
                    </a:stretch>
                  </pic:blipFill>
                  <pic:spPr>
                    <a:xfrm>
                      <a:off x="0" y="0"/>
                      <a:ext cx="3540760" cy="2143091"/>
                    </a:xfrm>
                    <a:prstGeom prst="rect">
                      <a:avLst/>
                    </a:prstGeom>
                  </pic:spPr>
                </pic:pic>
              </a:graphicData>
            </a:graphic>
          </wp:inline>
        </w:drawing>
      </w:r>
      <w:bookmarkEnd w:id="6720"/>
    </w:p>
    <w:p w14:paraId="3889BBF7">
      <w:pPr>
        <w:pStyle w:val="68"/>
      </w:pPr>
      <w:bookmarkStart w:id="6721" w:name="QWord_XRef_Figure__FeAyUk"/>
      <w:r>
        <w:rPr>
          <w:rFonts w:hint="eastAsia"/>
        </w:rPr>
        <w:t>图 </w:t>
      </w:r>
      <w:r>
        <w:fldChar w:fldCharType="begin"/>
      </w:r>
      <w:r>
        <w:instrText xml:space="preserve"> SEQ QWord_Heading1_Sequence \c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bookmarkEnd w:id="6721"/>
      <w:r>
        <w:rPr>
          <w:rFonts w:hint="eastAsia"/>
        </w:rPr>
        <w:t xml:space="preserve">  ARM9的七种工作模式切换流程</w:t>
      </w:r>
    </w:p>
    <w:p w14:paraId="16FCD2CB">
      <w:pPr>
        <w:pStyle w:val="109"/>
        <w:ind w:firstLine="360"/>
      </w:pPr>
    </w:p>
    <w:p w14:paraId="7C2F63F9">
      <w:pPr>
        <w:pStyle w:val="63"/>
        <w:numPr>
          <w:ilvl w:val="2"/>
          <w:numId w:val="6"/>
        </w:numPr>
        <w:spacing w:before="352" w:after="352"/>
      </w:pPr>
      <w:bookmarkStart w:id="6722" w:name="_Toc17598"/>
      <w:r>
        <w:rPr>
          <w:rFonts w:hint="eastAsia"/>
        </w:rPr>
        <w:t>ARM内部寄存器</w:t>
      </w:r>
      <w:bookmarkEnd w:id="6722"/>
    </w:p>
    <w:p w14:paraId="0351C768">
      <w:pPr>
        <w:pStyle w:val="4"/>
        <w:ind w:firstLine="0" w:firstLineChars="0"/>
        <w:jc w:val="center"/>
        <w:rPr>
          <w:rStyle w:val="174"/>
          <w:rFonts w:hint="eastAsia" w:eastAsia="宋体"/>
          <w:sz w:val="18"/>
          <w:szCs w:val="16"/>
          <w:lang w:eastAsia="zh-CN"/>
        </w:rPr>
      </w:pPr>
      <w:r>
        <w:rPr>
          <w:rStyle w:val="174"/>
          <w:rFonts w:hint="eastAsia" w:eastAsia="宋体"/>
          <w:sz w:val="18"/>
          <w:szCs w:val="16"/>
          <w:lang w:eastAsia="zh-CN"/>
        </w:rPr>
        <w:drawing>
          <wp:inline distT="0" distB="0" distL="114300" distR="114300">
            <wp:extent cx="2286000" cy="2286000"/>
            <wp:effectExtent l="0" t="0" r="0" b="0"/>
            <wp:docPr id="93" name="图片 93" descr="3-1-4 ARM内部寄存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3-1-4 ARM内部寄存器"/>
                    <pic:cNvPicPr>
                      <a:picLocks noChangeAspect="1"/>
                    </pic:cNvPicPr>
                  </pic:nvPicPr>
                  <pic:blipFill>
                    <a:blip r:embed="rId183"/>
                    <a:stretch>
                      <a:fillRect/>
                    </a:stretch>
                  </pic:blipFill>
                  <pic:spPr>
                    <a:xfrm>
                      <a:off x="0" y="0"/>
                      <a:ext cx="2286000" cy="2286000"/>
                    </a:xfrm>
                    <a:prstGeom prst="rect">
                      <a:avLst/>
                    </a:prstGeom>
                  </pic:spPr>
                </pic:pic>
              </a:graphicData>
            </a:graphic>
          </wp:inline>
        </w:drawing>
      </w:r>
    </w:p>
    <w:p w14:paraId="7540180D">
      <w:pPr>
        <w:pStyle w:val="4"/>
        <w:ind w:firstLine="0" w:firstLineChars="0"/>
        <w:jc w:val="center"/>
        <w:rPr>
          <w:rFonts w:hint="eastAsia"/>
          <w:sz w:val="18"/>
          <w:szCs w:val="16"/>
        </w:rPr>
      </w:pPr>
      <w:r>
        <w:rPr>
          <w:rStyle w:val="174"/>
          <w:rFonts w:hint="eastAsia"/>
          <w:sz w:val="18"/>
          <w:szCs w:val="16"/>
        </w:rPr>
        <w:t>3</w:t>
      </w:r>
      <w:r>
        <w:rPr>
          <w:rStyle w:val="174"/>
          <w:sz w:val="18"/>
          <w:szCs w:val="16"/>
        </w:rPr>
        <w:noBreakHyphen/>
      </w:r>
      <w:r>
        <w:rPr>
          <w:rStyle w:val="174"/>
          <w:rFonts w:hint="eastAsia"/>
          <w:sz w:val="18"/>
          <w:szCs w:val="16"/>
        </w:rPr>
        <w:t>1</w:t>
      </w:r>
      <w:r>
        <w:rPr>
          <w:rStyle w:val="174"/>
          <w:sz w:val="18"/>
          <w:szCs w:val="16"/>
        </w:rPr>
        <w:noBreakHyphen/>
      </w:r>
      <w:r>
        <w:rPr>
          <w:rStyle w:val="174"/>
          <w:rFonts w:hint="eastAsia"/>
          <w:sz w:val="18"/>
          <w:szCs w:val="16"/>
        </w:rPr>
        <w:t>4 ARM内部寄存器</w:t>
      </w:r>
    </w:p>
    <w:p w14:paraId="411B4A6F">
      <w:pPr>
        <w:pStyle w:val="4"/>
        <w:ind w:firstLine="420"/>
      </w:pPr>
      <w:r>
        <w:rPr>
          <w:rFonts w:hint="eastAsia"/>
        </w:rPr>
        <w:t>在ARM9TDMI处理器内部有37个用户可见的寄存器。在不同的工作模式和处理器状态下，程序员可以访问的寄存器也不尽相同，如</w:t>
      </w:r>
      <w:r>
        <w:fldChar w:fldCharType="begin"/>
      </w:r>
      <w:r>
        <w:instrText xml:space="preserve"> </w:instrText>
      </w:r>
      <w:r>
        <w:rPr>
          <w:rFonts w:hint="eastAsia"/>
        </w:rPr>
        <w:instrText xml:space="preserve">REF QWord_XRef_Table__XHBbNJ \h \* CHARFORMAT</w:instrText>
      </w:r>
      <w:r>
        <w:instrText xml:space="preserve"> </w:instrText>
      </w:r>
      <w:r>
        <w:fldChar w:fldCharType="separate"/>
      </w:r>
      <w:r>
        <w:t>表 3</w:t>
      </w:r>
      <w:r>
        <w:noBreakHyphen/>
      </w:r>
      <w:r>
        <w:t>3</w:t>
      </w:r>
      <w:r>
        <w:fldChar w:fldCharType="end"/>
      </w:r>
      <w:r>
        <w:rPr>
          <w:rFonts w:hint="eastAsia"/>
        </w:rPr>
        <w:t>所示。</w:t>
      </w:r>
    </w:p>
    <w:p w14:paraId="4F034B48">
      <w:pPr>
        <w:pStyle w:val="67"/>
        <w:rPr>
          <w:rFonts w:hint="eastAsia"/>
        </w:rPr>
      </w:pPr>
      <w:bookmarkStart w:id="6723" w:name="QWord_XRef_Table__XHBbNJ"/>
      <w:r>
        <w:rPr>
          <w:rStyle w:val="238"/>
        </w:rPr>
        <w:t>表 </w:t>
      </w:r>
      <w:r>
        <w:rPr>
          <w:rStyle w:val="238"/>
        </w:rPr>
        <w:fldChar w:fldCharType="begin"/>
      </w:r>
      <w:r>
        <w:rPr>
          <w:rStyle w:val="238"/>
        </w:rPr>
        <w:instrText xml:space="preserve"> SEQ QWord_Heading1_Sequence \c </w:instrText>
      </w:r>
      <w:r>
        <w:rPr>
          <w:rStyle w:val="238"/>
        </w:rPr>
        <w:fldChar w:fldCharType="separate"/>
      </w:r>
      <w:r>
        <w:rPr>
          <w:rStyle w:val="238"/>
        </w:rPr>
        <w:t>3</w:t>
      </w:r>
      <w:r>
        <w:rPr>
          <w:rStyle w:val="238"/>
        </w:rPr>
        <w:fldChar w:fldCharType="end"/>
      </w:r>
      <w:r>
        <w:rPr>
          <w:rStyle w:val="238"/>
        </w:rPr>
        <w:noBreakHyphen/>
      </w:r>
      <w:r>
        <w:rPr>
          <w:rStyle w:val="238"/>
        </w:rPr>
        <w:fldChar w:fldCharType="begin"/>
      </w:r>
      <w:r>
        <w:rPr>
          <w:rStyle w:val="238"/>
        </w:rPr>
        <w:instrText xml:space="preserve"> SEQ 表 \* ARABIC \s 1 </w:instrText>
      </w:r>
      <w:r>
        <w:rPr>
          <w:rStyle w:val="238"/>
        </w:rPr>
        <w:fldChar w:fldCharType="separate"/>
      </w:r>
      <w:bookmarkStart w:id="6724" w:name="_QWord_Source_Comparison_663"/>
      <w:r>
        <w:rPr>
          <w:rStyle w:val="238"/>
        </w:rPr>
        <w:t>3</w:t>
      </w:r>
      <w:bookmarkEnd w:id="6724"/>
      <w:r>
        <w:rPr>
          <w:rStyle w:val="238"/>
        </w:rPr>
        <w:fldChar w:fldCharType="end"/>
      </w:r>
      <w:bookmarkEnd w:id="6723"/>
      <w:r>
        <w:t xml:space="preserve">  </w:t>
      </w:r>
      <w:r>
        <w:rPr>
          <w:rFonts w:hint="eastAsia"/>
        </w:rPr>
        <w:t>ARM状态各模式下的寄存器</w:t>
      </w:r>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693"/>
        <w:gridCol w:w="1205"/>
        <w:gridCol w:w="896"/>
        <w:gridCol w:w="218"/>
        <w:gridCol w:w="678"/>
        <w:gridCol w:w="379"/>
        <w:gridCol w:w="517"/>
        <w:gridCol w:w="540"/>
        <w:gridCol w:w="356"/>
        <w:gridCol w:w="758"/>
        <w:gridCol w:w="138"/>
        <w:gridCol w:w="903"/>
        <w:gridCol w:w="1031"/>
      </w:tblGrid>
      <w:tr w14:paraId="40E3140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tblHeader/>
          <w:jc w:val="center"/>
        </w:trPr>
        <w:tc>
          <w:tcPr>
            <w:tcW w:w="417" w:type="pct"/>
            <w:vMerge w:val="restar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4C6BE385">
            <w:pPr>
              <w:pStyle w:val="74"/>
              <w:rPr>
                <w:rFonts w:hint="eastAsia"/>
                <w:kern w:val="0"/>
              </w:rPr>
            </w:pPr>
            <w:r>
              <w:rPr>
                <w:rFonts w:hint="eastAsia"/>
                <w:kern w:val="0"/>
              </w:rPr>
              <w:t>寄存器类别</w:t>
            </w:r>
          </w:p>
        </w:tc>
        <w:tc>
          <w:tcPr>
            <w:tcW w:w="725" w:type="pct"/>
            <w:vMerge w:val="restar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62044167">
            <w:pPr>
              <w:pStyle w:val="74"/>
              <w:rPr>
                <w:rFonts w:hint="eastAsia"/>
                <w:kern w:val="0"/>
              </w:rPr>
            </w:pPr>
            <w:r>
              <w:rPr>
                <w:rFonts w:hint="eastAsia"/>
                <w:kern w:val="0"/>
              </w:rPr>
              <w:t>寄存器在汇编中的名称</w:t>
            </w:r>
          </w:p>
        </w:tc>
        <w:tc>
          <w:tcPr>
            <w:tcW w:w="3858" w:type="pct"/>
            <w:gridSpan w:val="11"/>
            <w:tcBorders>
              <w:top w:val="single" w:color="auto" w:sz="6" w:space="0"/>
              <w:bottom w:val="single" w:color="auto" w:sz="4" w:space="0"/>
              <w:right w:val="single" w:color="auto" w:sz="6" w:space="0"/>
              <w:insideV w:val="single" w:sz="4" w:space="0"/>
              <w:tl2br w:val="nil"/>
              <w:tr2bl w:val="nil"/>
            </w:tcBorders>
            <w:shd w:val="clear" w:color="auto" w:fill="auto"/>
            <w:vAlign w:val="center"/>
          </w:tcPr>
          <w:p w14:paraId="584DEF52">
            <w:pPr>
              <w:pStyle w:val="74"/>
              <w:rPr>
                <w:rFonts w:hint="eastAsia"/>
                <w:kern w:val="0"/>
              </w:rPr>
            </w:pPr>
            <w:r>
              <w:rPr>
                <w:rFonts w:hint="eastAsia"/>
                <w:kern w:val="0"/>
              </w:rPr>
              <w:t>各模式下实际访问的寄存器</w:t>
            </w:r>
          </w:p>
        </w:tc>
      </w:tr>
      <w:tr w14:paraId="7A59E07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tblHeader/>
          <w:jc w:val="center"/>
        </w:trPr>
        <w:tc>
          <w:tcPr>
            <w:tcW w:w="417" w:type="pct"/>
            <w:vMerge w:val="continue"/>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62831D76">
            <w:pPr>
              <w:pStyle w:val="74"/>
              <w:rPr>
                <w:rFonts w:hint="eastAsia"/>
                <w:kern w:val="0"/>
              </w:rPr>
            </w:pPr>
          </w:p>
        </w:tc>
        <w:tc>
          <w:tcPr>
            <w:tcW w:w="725" w:type="pct"/>
            <w:vMerge w:val="continue"/>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5B0E336C">
            <w:pPr>
              <w:pStyle w:val="74"/>
              <w:rPr>
                <w:rFonts w:hint="eastAsia"/>
                <w:kern w:val="0"/>
              </w:rPr>
            </w:pPr>
          </w:p>
        </w:tc>
        <w:tc>
          <w:tcPr>
            <w:tcW w:w="539" w:type="pct"/>
            <w:tcBorders>
              <w:top w:val="single" w:color="auto" w:sz="4" w:space="0"/>
              <w:bottom w:val="single" w:color="auto" w:sz="4" w:space="0"/>
              <w:right w:val="single" w:color="auto" w:sz="4" w:space="0"/>
              <w:insideH w:val="single" w:sz="4" w:space="0"/>
              <w:insideV w:val="single" w:sz="4" w:space="0"/>
              <w:tl2br w:val="nil"/>
              <w:tr2bl w:val="nil"/>
            </w:tcBorders>
            <w:shd w:val="clear" w:color="auto" w:fill="auto"/>
            <w:vAlign w:val="center"/>
          </w:tcPr>
          <w:p w14:paraId="4AD7A43B">
            <w:pPr>
              <w:pStyle w:val="74"/>
              <w:rPr>
                <w:rFonts w:hint="eastAsia"/>
                <w:kern w:val="0"/>
              </w:rPr>
            </w:pPr>
            <w:r>
              <w:rPr>
                <w:rFonts w:hint="eastAsia"/>
                <w:kern w:val="0"/>
              </w:rPr>
              <w:t>用户</w:t>
            </w:r>
          </w:p>
        </w:tc>
        <w:tc>
          <w:tcPr>
            <w:tcW w:w="539" w:type="pct"/>
            <w:gridSpan w:val="2"/>
            <w:tcBorders>
              <w:top w:val="single" w:color="auto" w:sz="4" w:space="0"/>
              <w:bottom w:val="single" w:color="auto" w:sz="4" w:space="0"/>
              <w:right w:val="single" w:color="auto" w:sz="4" w:space="0"/>
              <w:insideH w:val="single" w:sz="4" w:space="0"/>
              <w:insideV w:val="single" w:sz="4" w:space="0"/>
              <w:tl2br w:val="nil"/>
              <w:tr2bl w:val="nil"/>
            </w:tcBorders>
            <w:shd w:val="clear" w:color="auto" w:fill="auto"/>
            <w:vAlign w:val="center"/>
          </w:tcPr>
          <w:p w14:paraId="4DC437C9">
            <w:pPr>
              <w:pStyle w:val="74"/>
              <w:rPr>
                <w:rFonts w:hint="eastAsia"/>
                <w:kern w:val="0"/>
              </w:rPr>
            </w:pPr>
            <w:r>
              <w:rPr>
                <w:rFonts w:hint="eastAsia"/>
                <w:kern w:val="0"/>
              </w:rPr>
              <w:t>系统</w:t>
            </w:r>
          </w:p>
        </w:tc>
        <w:tc>
          <w:tcPr>
            <w:tcW w:w="539" w:type="pct"/>
            <w:gridSpan w:val="2"/>
            <w:tcBorders>
              <w:top w:val="single" w:color="auto" w:sz="4" w:space="0"/>
              <w:bottom w:val="single" w:color="auto" w:sz="4" w:space="0"/>
              <w:right w:val="single" w:color="auto" w:sz="4" w:space="0"/>
              <w:insideH w:val="single" w:sz="4" w:space="0"/>
              <w:insideV w:val="single" w:sz="4" w:space="0"/>
              <w:tl2br w:val="nil"/>
              <w:tr2bl w:val="nil"/>
            </w:tcBorders>
            <w:shd w:val="clear" w:color="auto" w:fill="auto"/>
            <w:vAlign w:val="center"/>
          </w:tcPr>
          <w:p w14:paraId="7B9CF760">
            <w:pPr>
              <w:pStyle w:val="74"/>
              <w:rPr>
                <w:rFonts w:hint="eastAsia"/>
                <w:kern w:val="0"/>
              </w:rPr>
            </w:pPr>
            <w:r>
              <w:rPr>
                <w:rFonts w:hint="eastAsia"/>
                <w:kern w:val="0"/>
              </w:rPr>
              <w:t>管理</w:t>
            </w:r>
          </w:p>
        </w:tc>
        <w:tc>
          <w:tcPr>
            <w:tcW w:w="539" w:type="pct"/>
            <w:gridSpan w:val="2"/>
            <w:tcBorders>
              <w:top w:val="single" w:color="auto" w:sz="4" w:space="0"/>
              <w:bottom w:val="single" w:color="auto" w:sz="4" w:space="0"/>
              <w:right w:val="single" w:color="auto" w:sz="4" w:space="0"/>
              <w:insideH w:val="single" w:sz="4" w:space="0"/>
              <w:insideV w:val="single" w:sz="4" w:space="0"/>
              <w:tl2br w:val="nil"/>
              <w:tr2bl w:val="nil"/>
            </w:tcBorders>
            <w:shd w:val="clear" w:color="auto" w:fill="auto"/>
            <w:vAlign w:val="center"/>
          </w:tcPr>
          <w:p w14:paraId="4FCB2A84">
            <w:pPr>
              <w:pStyle w:val="74"/>
              <w:rPr>
                <w:rFonts w:hint="eastAsia"/>
                <w:kern w:val="0"/>
              </w:rPr>
            </w:pPr>
            <w:r>
              <w:rPr>
                <w:rFonts w:hint="eastAsia"/>
                <w:kern w:val="0"/>
              </w:rPr>
              <w:t>中止</w:t>
            </w:r>
          </w:p>
        </w:tc>
        <w:tc>
          <w:tcPr>
            <w:tcW w:w="539" w:type="pct"/>
            <w:gridSpan w:val="2"/>
            <w:tcBorders>
              <w:top w:val="single" w:color="auto" w:sz="4" w:space="0"/>
              <w:bottom w:val="single" w:color="auto" w:sz="4" w:space="0"/>
              <w:right w:val="single" w:color="auto" w:sz="4" w:space="0"/>
              <w:insideH w:val="single" w:sz="4" w:space="0"/>
              <w:insideV w:val="single" w:sz="4" w:space="0"/>
              <w:tl2br w:val="nil"/>
              <w:tr2bl w:val="nil"/>
            </w:tcBorders>
            <w:shd w:val="clear" w:color="auto" w:fill="auto"/>
            <w:vAlign w:val="center"/>
          </w:tcPr>
          <w:p w14:paraId="402AE18B">
            <w:pPr>
              <w:pStyle w:val="74"/>
              <w:rPr>
                <w:rFonts w:hint="eastAsia"/>
                <w:kern w:val="0"/>
              </w:rPr>
            </w:pPr>
            <w:r>
              <w:rPr>
                <w:rFonts w:hint="eastAsia"/>
                <w:kern w:val="0"/>
              </w:rPr>
              <w:t>未定义</w:t>
            </w:r>
          </w:p>
        </w:tc>
        <w:tc>
          <w:tcPr>
            <w:tcW w:w="543" w:type="pct"/>
            <w:tcBorders>
              <w:top w:val="single" w:color="auto" w:sz="4" w:space="0"/>
              <w:bottom w:val="single" w:color="auto" w:sz="4" w:space="0"/>
              <w:right w:val="single" w:color="auto" w:sz="4" w:space="0"/>
              <w:insideH w:val="single" w:sz="4" w:space="0"/>
              <w:insideV w:val="single" w:sz="4" w:space="0"/>
              <w:tl2br w:val="nil"/>
              <w:tr2bl w:val="nil"/>
            </w:tcBorders>
            <w:shd w:val="clear" w:color="auto" w:fill="auto"/>
            <w:vAlign w:val="center"/>
          </w:tcPr>
          <w:p w14:paraId="481B784C">
            <w:pPr>
              <w:pStyle w:val="74"/>
              <w:rPr>
                <w:rFonts w:hint="eastAsia"/>
                <w:kern w:val="0"/>
              </w:rPr>
            </w:pPr>
            <w:r>
              <w:rPr>
                <w:rFonts w:hint="eastAsia"/>
                <w:kern w:val="0"/>
              </w:rPr>
              <w:t>中断</w:t>
            </w:r>
          </w:p>
        </w:tc>
        <w:tc>
          <w:tcPr>
            <w:tcW w:w="620" w:type="pct"/>
            <w:tcBorders>
              <w:top w:val="single" w:color="auto" w:sz="4" w:space="0"/>
              <w:bottom w:val="single" w:color="auto" w:sz="4" w:space="0"/>
              <w:right w:val="single" w:color="auto" w:sz="6" w:space="0"/>
              <w:insideH w:val="single" w:sz="4" w:space="0"/>
              <w:insideV w:val="single" w:sz="4" w:space="0"/>
              <w:tl2br w:val="nil"/>
              <w:tr2bl w:val="nil"/>
            </w:tcBorders>
            <w:shd w:val="clear" w:color="auto" w:fill="auto"/>
            <w:vAlign w:val="center"/>
          </w:tcPr>
          <w:p w14:paraId="60E2DD8A">
            <w:pPr>
              <w:pStyle w:val="74"/>
              <w:rPr>
                <w:rFonts w:hint="eastAsia"/>
                <w:kern w:val="0"/>
              </w:rPr>
            </w:pPr>
            <w:r>
              <w:rPr>
                <w:rFonts w:hint="eastAsia"/>
                <w:kern w:val="0"/>
              </w:rPr>
              <w:t>快中断</w:t>
            </w:r>
          </w:p>
        </w:tc>
      </w:tr>
      <w:tr w14:paraId="64B0A84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17" w:type="pct"/>
            <w:vMerge w:val="restart"/>
            <w:shd w:val="clear" w:color="auto" w:fill="auto"/>
            <w:vAlign w:val="center"/>
          </w:tcPr>
          <w:p w14:paraId="6505B75B">
            <w:pPr>
              <w:pStyle w:val="74"/>
              <w:rPr>
                <w:rFonts w:hint="eastAsia"/>
                <w:kern w:val="0"/>
              </w:rPr>
            </w:pPr>
            <w:r>
              <w:rPr>
                <w:rFonts w:hint="eastAsia"/>
                <w:kern w:val="0"/>
              </w:rPr>
              <w:t>通用寄存器和程序计数器</w:t>
            </w:r>
          </w:p>
        </w:tc>
        <w:tc>
          <w:tcPr>
            <w:tcW w:w="725" w:type="pct"/>
            <w:shd w:val="clear" w:color="auto" w:fill="auto"/>
            <w:vAlign w:val="center"/>
          </w:tcPr>
          <w:p w14:paraId="275814D2">
            <w:pPr>
              <w:pStyle w:val="74"/>
              <w:rPr>
                <w:rFonts w:hint="eastAsia"/>
                <w:kern w:val="0"/>
              </w:rPr>
            </w:pPr>
            <w:r>
              <w:rPr>
                <w:kern w:val="0"/>
              </w:rPr>
              <w:t>R</w:t>
            </w:r>
            <w:r>
              <w:rPr>
                <w:rFonts w:hint="eastAsia"/>
                <w:kern w:val="0"/>
              </w:rPr>
              <w:t>0（</w:t>
            </w:r>
            <w:r>
              <w:rPr>
                <w:kern w:val="0"/>
              </w:rPr>
              <w:t>a</w:t>
            </w:r>
            <w:r>
              <w:rPr>
                <w:rFonts w:hint="eastAsia"/>
                <w:kern w:val="0"/>
              </w:rPr>
              <w:t>1）</w:t>
            </w:r>
          </w:p>
        </w:tc>
        <w:tc>
          <w:tcPr>
            <w:tcW w:w="3858" w:type="pct"/>
            <w:gridSpan w:val="11"/>
            <w:shd w:val="clear" w:color="auto" w:fill="auto"/>
            <w:vAlign w:val="center"/>
          </w:tcPr>
          <w:p w14:paraId="7923924E">
            <w:pPr>
              <w:pStyle w:val="74"/>
              <w:rPr>
                <w:rFonts w:hint="eastAsia"/>
                <w:kern w:val="0"/>
              </w:rPr>
            </w:pPr>
            <w:r>
              <w:rPr>
                <w:rFonts w:hint="eastAsia"/>
                <w:kern w:val="0"/>
              </w:rPr>
              <w:t>R0</w:t>
            </w:r>
          </w:p>
        </w:tc>
      </w:tr>
      <w:tr w14:paraId="27E9298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17" w:type="pct"/>
            <w:vMerge w:val="continue"/>
            <w:shd w:val="clear" w:color="auto" w:fill="auto"/>
            <w:vAlign w:val="center"/>
          </w:tcPr>
          <w:p w14:paraId="6833B16F">
            <w:pPr>
              <w:pStyle w:val="74"/>
              <w:rPr>
                <w:rFonts w:hint="eastAsia"/>
                <w:kern w:val="0"/>
              </w:rPr>
            </w:pPr>
          </w:p>
        </w:tc>
        <w:tc>
          <w:tcPr>
            <w:tcW w:w="725" w:type="pct"/>
            <w:shd w:val="clear" w:color="auto" w:fill="auto"/>
            <w:vAlign w:val="center"/>
          </w:tcPr>
          <w:p w14:paraId="222AD7C7">
            <w:pPr>
              <w:pStyle w:val="74"/>
              <w:rPr>
                <w:rFonts w:hint="eastAsia"/>
                <w:kern w:val="0"/>
              </w:rPr>
            </w:pPr>
            <w:r>
              <w:rPr>
                <w:kern w:val="0"/>
              </w:rPr>
              <w:t>R</w:t>
            </w:r>
            <w:r>
              <w:rPr>
                <w:rFonts w:hint="eastAsia"/>
                <w:kern w:val="0"/>
              </w:rPr>
              <w:t>1（</w:t>
            </w:r>
            <w:r>
              <w:rPr>
                <w:kern w:val="0"/>
              </w:rPr>
              <w:t>a</w:t>
            </w:r>
            <w:r>
              <w:rPr>
                <w:rFonts w:hint="eastAsia"/>
                <w:kern w:val="0"/>
              </w:rPr>
              <w:t>2）</w:t>
            </w:r>
          </w:p>
        </w:tc>
        <w:tc>
          <w:tcPr>
            <w:tcW w:w="3858" w:type="pct"/>
            <w:gridSpan w:val="11"/>
            <w:shd w:val="clear" w:color="auto" w:fill="auto"/>
            <w:vAlign w:val="center"/>
          </w:tcPr>
          <w:p w14:paraId="60A4A8B6">
            <w:pPr>
              <w:pStyle w:val="74"/>
              <w:rPr>
                <w:rFonts w:hint="eastAsia"/>
                <w:kern w:val="0"/>
              </w:rPr>
            </w:pPr>
            <w:r>
              <w:rPr>
                <w:rFonts w:hint="eastAsia"/>
                <w:kern w:val="0"/>
              </w:rPr>
              <w:t>R1</w:t>
            </w:r>
          </w:p>
        </w:tc>
      </w:tr>
      <w:tr w14:paraId="01132B8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17" w:type="pct"/>
            <w:vMerge w:val="continue"/>
            <w:shd w:val="clear" w:color="auto" w:fill="auto"/>
            <w:vAlign w:val="center"/>
          </w:tcPr>
          <w:p w14:paraId="36EB10F6">
            <w:pPr>
              <w:pStyle w:val="74"/>
              <w:rPr>
                <w:rFonts w:hint="eastAsia"/>
                <w:kern w:val="0"/>
              </w:rPr>
            </w:pPr>
          </w:p>
        </w:tc>
        <w:tc>
          <w:tcPr>
            <w:tcW w:w="725" w:type="pct"/>
            <w:shd w:val="clear" w:color="auto" w:fill="auto"/>
            <w:vAlign w:val="center"/>
          </w:tcPr>
          <w:p w14:paraId="72F67CF0">
            <w:pPr>
              <w:pStyle w:val="74"/>
              <w:rPr>
                <w:rFonts w:hint="eastAsia"/>
                <w:kern w:val="0"/>
              </w:rPr>
            </w:pPr>
            <w:r>
              <w:rPr>
                <w:kern w:val="0"/>
              </w:rPr>
              <w:t>R</w:t>
            </w:r>
            <w:r>
              <w:rPr>
                <w:rFonts w:hint="eastAsia"/>
                <w:kern w:val="0"/>
              </w:rPr>
              <w:t>2（</w:t>
            </w:r>
            <w:r>
              <w:rPr>
                <w:kern w:val="0"/>
              </w:rPr>
              <w:t>a</w:t>
            </w:r>
            <w:r>
              <w:rPr>
                <w:rFonts w:hint="eastAsia"/>
                <w:kern w:val="0"/>
              </w:rPr>
              <w:t>3）</w:t>
            </w:r>
          </w:p>
        </w:tc>
        <w:tc>
          <w:tcPr>
            <w:tcW w:w="3858" w:type="pct"/>
            <w:gridSpan w:val="11"/>
            <w:shd w:val="clear" w:color="auto" w:fill="auto"/>
            <w:vAlign w:val="center"/>
          </w:tcPr>
          <w:p w14:paraId="7523FFA4">
            <w:pPr>
              <w:pStyle w:val="74"/>
              <w:rPr>
                <w:rFonts w:hint="eastAsia"/>
                <w:kern w:val="0"/>
              </w:rPr>
            </w:pPr>
            <w:r>
              <w:rPr>
                <w:rFonts w:hint="eastAsia"/>
                <w:kern w:val="0"/>
              </w:rPr>
              <w:t>R2</w:t>
            </w:r>
          </w:p>
        </w:tc>
      </w:tr>
      <w:tr w14:paraId="5BD46B0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17" w:type="pct"/>
            <w:vMerge w:val="continue"/>
            <w:shd w:val="clear" w:color="auto" w:fill="auto"/>
            <w:vAlign w:val="center"/>
          </w:tcPr>
          <w:p w14:paraId="577A3BCD">
            <w:pPr>
              <w:pStyle w:val="74"/>
              <w:rPr>
                <w:rFonts w:hint="eastAsia"/>
                <w:kern w:val="0"/>
              </w:rPr>
            </w:pPr>
          </w:p>
        </w:tc>
        <w:tc>
          <w:tcPr>
            <w:tcW w:w="725" w:type="pct"/>
            <w:shd w:val="clear" w:color="auto" w:fill="auto"/>
            <w:vAlign w:val="center"/>
          </w:tcPr>
          <w:p w14:paraId="07550C2E">
            <w:pPr>
              <w:pStyle w:val="74"/>
              <w:rPr>
                <w:rFonts w:hint="eastAsia"/>
                <w:kern w:val="0"/>
              </w:rPr>
            </w:pPr>
            <w:r>
              <w:rPr>
                <w:kern w:val="0"/>
              </w:rPr>
              <w:t>R</w:t>
            </w:r>
            <w:r>
              <w:rPr>
                <w:rFonts w:hint="eastAsia"/>
                <w:kern w:val="0"/>
              </w:rPr>
              <w:t>3（</w:t>
            </w:r>
            <w:r>
              <w:rPr>
                <w:kern w:val="0"/>
              </w:rPr>
              <w:t>a</w:t>
            </w:r>
            <w:r>
              <w:rPr>
                <w:rFonts w:hint="eastAsia"/>
                <w:kern w:val="0"/>
              </w:rPr>
              <w:t>4）</w:t>
            </w:r>
          </w:p>
        </w:tc>
        <w:tc>
          <w:tcPr>
            <w:tcW w:w="3858" w:type="pct"/>
            <w:gridSpan w:val="11"/>
            <w:shd w:val="clear" w:color="auto" w:fill="auto"/>
            <w:vAlign w:val="center"/>
          </w:tcPr>
          <w:p w14:paraId="64C10472">
            <w:pPr>
              <w:pStyle w:val="74"/>
              <w:rPr>
                <w:rFonts w:hint="eastAsia"/>
                <w:kern w:val="0"/>
              </w:rPr>
            </w:pPr>
            <w:r>
              <w:rPr>
                <w:rFonts w:hint="eastAsia"/>
                <w:kern w:val="0"/>
              </w:rPr>
              <w:t>R3</w:t>
            </w:r>
          </w:p>
        </w:tc>
      </w:tr>
      <w:tr w14:paraId="5EA2DC0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17" w:type="pct"/>
            <w:vMerge w:val="restart"/>
            <w:shd w:val="clear" w:color="auto" w:fill="auto"/>
            <w:vAlign w:val="center"/>
          </w:tcPr>
          <w:p w14:paraId="7F1B78D5">
            <w:pPr>
              <w:pStyle w:val="74"/>
              <w:rPr>
                <w:rFonts w:hint="eastAsia"/>
                <w:kern w:val="0"/>
              </w:rPr>
            </w:pPr>
            <w:r>
              <w:rPr>
                <w:rFonts w:hint="eastAsia"/>
                <w:kern w:val="0"/>
              </w:rPr>
              <w:t>通用寄存器和程序计数器</w:t>
            </w:r>
          </w:p>
        </w:tc>
        <w:tc>
          <w:tcPr>
            <w:tcW w:w="725" w:type="pct"/>
            <w:shd w:val="clear" w:color="auto" w:fill="auto"/>
            <w:vAlign w:val="center"/>
          </w:tcPr>
          <w:p w14:paraId="5BF77C89">
            <w:pPr>
              <w:pStyle w:val="74"/>
              <w:rPr>
                <w:rFonts w:hint="eastAsia"/>
                <w:kern w:val="0"/>
              </w:rPr>
            </w:pPr>
            <w:r>
              <w:rPr>
                <w:kern w:val="0"/>
              </w:rPr>
              <w:t>R4</w:t>
            </w:r>
            <w:r>
              <w:rPr>
                <w:rFonts w:hint="eastAsia"/>
                <w:kern w:val="0"/>
              </w:rPr>
              <w:t>（</w:t>
            </w:r>
            <w:r>
              <w:rPr>
                <w:kern w:val="0"/>
              </w:rPr>
              <w:t>v1</w:t>
            </w:r>
            <w:r>
              <w:rPr>
                <w:rFonts w:hint="eastAsia"/>
                <w:kern w:val="0"/>
              </w:rPr>
              <w:t>）</w:t>
            </w:r>
          </w:p>
        </w:tc>
        <w:tc>
          <w:tcPr>
            <w:tcW w:w="3858" w:type="pct"/>
            <w:gridSpan w:val="11"/>
            <w:shd w:val="clear" w:color="auto" w:fill="auto"/>
            <w:vAlign w:val="center"/>
          </w:tcPr>
          <w:p w14:paraId="40718908">
            <w:pPr>
              <w:pStyle w:val="74"/>
              <w:rPr>
                <w:rFonts w:hint="eastAsia"/>
                <w:kern w:val="0"/>
              </w:rPr>
            </w:pPr>
            <w:r>
              <w:rPr>
                <w:rFonts w:hint="eastAsia"/>
                <w:kern w:val="0"/>
              </w:rPr>
              <w:t>R4</w:t>
            </w:r>
          </w:p>
        </w:tc>
      </w:tr>
      <w:tr w14:paraId="7118A62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17" w:type="pct"/>
            <w:vMerge w:val="continue"/>
            <w:shd w:val="clear" w:color="auto" w:fill="auto"/>
            <w:vAlign w:val="center"/>
          </w:tcPr>
          <w:p w14:paraId="28DF2C58">
            <w:pPr>
              <w:pStyle w:val="74"/>
              <w:rPr>
                <w:rFonts w:hint="eastAsia"/>
                <w:kern w:val="0"/>
              </w:rPr>
            </w:pPr>
          </w:p>
        </w:tc>
        <w:tc>
          <w:tcPr>
            <w:tcW w:w="725" w:type="pct"/>
            <w:shd w:val="clear" w:color="auto" w:fill="auto"/>
            <w:vAlign w:val="center"/>
          </w:tcPr>
          <w:p w14:paraId="14B4E9DD">
            <w:pPr>
              <w:pStyle w:val="74"/>
              <w:rPr>
                <w:rFonts w:hint="eastAsia"/>
                <w:kern w:val="0"/>
              </w:rPr>
            </w:pPr>
            <w:r>
              <w:rPr>
                <w:kern w:val="0"/>
              </w:rPr>
              <w:t>RS</w:t>
            </w:r>
            <w:r>
              <w:rPr>
                <w:rFonts w:hint="eastAsia"/>
                <w:kern w:val="0"/>
              </w:rPr>
              <w:t>（</w:t>
            </w:r>
            <w:r>
              <w:rPr>
                <w:kern w:val="0"/>
              </w:rPr>
              <w:t>v2</w:t>
            </w:r>
            <w:r>
              <w:rPr>
                <w:rFonts w:hint="eastAsia"/>
                <w:kern w:val="0"/>
              </w:rPr>
              <w:t>）</w:t>
            </w:r>
          </w:p>
        </w:tc>
        <w:tc>
          <w:tcPr>
            <w:tcW w:w="3858" w:type="pct"/>
            <w:gridSpan w:val="11"/>
            <w:shd w:val="clear" w:color="auto" w:fill="auto"/>
            <w:vAlign w:val="center"/>
          </w:tcPr>
          <w:p w14:paraId="7B7C781B">
            <w:pPr>
              <w:pStyle w:val="74"/>
              <w:rPr>
                <w:rFonts w:hint="eastAsia"/>
                <w:kern w:val="0"/>
              </w:rPr>
            </w:pPr>
            <w:r>
              <w:rPr>
                <w:rFonts w:hint="eastAsia"/>
                <w:kern w:val="0"/>
              </w:rPr>
              <w:t>R5</w:t>
            </w:r>
          </w:p>
        </w:tc>
      </w:tr>
      <w:tr w14:paraId="57CE39B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17" w:type="pct"/>
            <w:vMerge w:val="continue"/>
            <w:shd w:val="clear" w:color="auto" w:fill="auto"/>
            <w:vAlign w:val="center"/>
          </w:tcPr>
          <w:p w14:paraId="59AC3503">
            <w:pPr>
              <w:pStyle w:val="74"/>
              <w:rPr>
                <w:rFonts w:hint="eastAsia"/>
                <w:kern w:val="0"/>
              </w:rPr>
            </w:pPr>
          </w:p>
        </w:tc>
        <w:tc>
          <w:tcPr>
            <w:tcW w:w="725" w:type="pct"/>
            <w:shd w:val="clear" w:color="auto" w:fill="auto"/>
            <w:vAlign w:val="center"/>
          </w:tcPr>
          <w:p w14:paraId="3E7A8922">
            <w:pPr>
              <w:pStyle w:val="74"/>
              <w:rPr>
                <w:rFonts w:hint="eastAsia"/>
                <w:kern w:val="0"/>
              </w:rPr>
            </w:pPr>
            <w:r>
              <w:rPr>
                <w:kern w:val="0"/>
              </w:rPr>
              <w:t>R6</w:t>
            </w:r>
            <w:r>
              <w:rPr>
                <w:rFonts w:hint="eastAsia"/>
                <w:kern w:val="0"/>
              </w:rPr>
              <w:t>（</w:t>
            </w:r>
            <w:r>
              <w:rPr>
                <w:kern w:val="0"/>
              </w:rPr>
              <w:t>v3</w:t>
            </w:r>
            <w:r>
              <w:rPr>
                <w:rFonts w:hint="eastAsia"/>
                <w:kern w:val="0"/>
              </w:rPr>
              <w:t>）</w:t>
            </w:r>
          </w:p>
        </w:tc>
        <w:tc>
          <w:tcPr>
            <w:tcW w:w="3858" w:type="pct"/>
            <w:gridSpan w:val="11"/>
            <w:shd w:val="clear" w:color="auto" w:fill="auto"/>
            <w:vAlign w:val="center"/>
          </w:tcPr>
          <w:p w14:paraId="7DEBBD68">
            <w:pPr>
              <w:pStyle w:val="74"/>
              <w:rPr>
                <w:rFonts w:hint="eastAsia"/>
                <w:kern w:val="0"/>
              </w:rPr>
            </w:pPr>
            <w:r>
              <w:rPr>
                <w:rFonts w:hint="eastAsia"/>
                <w:kern w:val="0"/>
              </w:rPr>
              <w:t>R6</w:t>
            </w:r>
          </w:p>
        </w:tc>
      </w:tr>
      <w:tr w14:paraId="7BDE8AC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17" w:type="pct"/>
            <w:vMerge w:val="continue"/>
            <w:shd w:val="clear" w:color="auto" w:fill="auto"/>
            <w:vAlign w:val="center"/>
          </w:tcPr>
          <w:p w14:paraId="1D89E459">
            <w:pPr>
              <w:pStyle w:val="74"/>
              <w:rPr>
                <w:rFonts w:hint="eastAsia"/>
                <w:kern w:val="0"/>
              </w:rPr>
            </w:pPr>
          </w:p>
        </w:tc>
        <w:tc>
          <w:tcPr>
            <w:tcW w:w="725" w:type="pct"/>
            <w:shd w:val="clear" w:color="auto" w:fill="auto"/>
            <w:vAlign w:val="center"/>
          </w:tcPr>
          <w:p w14:paraId="4E09F842">
            <w:pPr>
              <w:pStyle w:val="74"/>
              <w:rPr>
                <w:rFonts w:hint="eastAsia"/>
                <w:kern w:val="0"/>
              </w:rPr>
            </w:pPr>
            <w:r>
              <w:rPr>
                <w:kern w:val="0"/>
              </w:rPr>
              <w:t>R7</w:t>
            </w:r>
            <w:r>
              <w:rPr>
                <w:rFonts w:hint="eastAsia"/>
                <w:kern w:val="0"/>
              </w:rPr>
              <w:t>（</w:t>
            </w:r>
            <w:r>
              <w:rPr>
                <w:kern w:val="0"/>
              </w:rPr>
              <w:t>v4</w:t>
            </w:r>
            <w:r>
              <w:rPr>
                <w:rFonts w:hint="eastAsia"/>
                <w:kern w:val="0"/>
              </w:rPr>
              <w:t>）</w:t>
            </w:r>
          </w:p>
        </w:tc>
        <w:tc>
          <w:tcPr>
            <w:tcW w:w="3858" w:type="pct"/>
            <w:gridSpan w:val="11"/>
            <w:shd w:val="clear" w:color="auto" w:fill="auto"/>
            <w:vAlign w:val="center"/>
          </w:tcPr>
          <w:p w14:paraId="6F85D237">
            <w:pPr>
              <w:pStyle w:val="74"/>
              <w:rPr>
                <w:rFonts w:hint="eastAsia"/>
                <w:kern w:val="0"/>
              </w:rPr>
            </w:pPr>
            <w:r>
              <w:rPr>
                <w:rFonts w:hint="eastAsia"/>
                <w:kern w:val="0"/>
              </w:rPr>
              <w:t>R7</w:t>
            </w:r>
          </w:p>
        </w:tc>
      </w:tr>
      <w:tr w14:paraId="6BE370E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17" w:type="pct"/>
            <w:vMerge w:val="continue"/>
            <w:shd w:val="clear" w:color="auto" w:fill="auto"/>
            <w:vAlign w:val="center"/>
          </w:tcPr>
          <w:p w14:paraId="237FE05F">
            <w:pPr>
              <w:pStyle w:val="74"/>
              <w:rPr>
                <w:rFonts w:hint="eastAsia"/>
                <w:kern w:val="0"/>
              </w:rPr>
            </w:pPr>
          </w:p>
        </w:tc>
        <w:tc>
          <w:tcPr>
            <w:tcW w:w="725" w:type="pct"/>
            <w:shd w:val="clear" w:color="auto" w:fill="auto"/>
            <w:vAlign w:val="center"/>
          </w:tcPr>
          <w:p w14:paraId="7BCF66C3">
            <w:pPr>
              <w:pStyle w:val="74"/>
              <w:rPr>
                <w:rFonts w:hint="eastAsia"/>
                <w:kern w:val="0"/>
              </w:rPr>
            </w:pPr>
            <w:r>
              <w:rPr>
                <w:kern w:val="0"/>
              </w:rPr>
              <w:t>R8</w:t>
            </w:r>
            <w:r>
              <w:rPr>
                <w:rFonts w:hint="eastAsia"/>
                <w:kern w:val="0"/>
              </w:rPr>
              <w:t>（</w:t>
            </w:r>
            <w:r>
              <w:rPr>
                <w:kern w:val="0"/>
              </w:rPr>
              <w:t>v5</w:t>
            </w:r>
            <w:r>
              <w:rPr>
                <w:rFonts w:hint="eastAsia"/>
                <w:kern w:val="0"/>
              </w:rPr>
              <w:t>）</w:t>
            </w:r>
          </w:p>
        </w:tc>
        <w:tc>
          <w:tcPr>
            <w:tcW w:w="3238" w:type="pct"/>
            <w:gridSpan w:val="10"/>
            <w:shd w:val="clear" w:color="auto" w:fill="auto"/>
            <w:vAlign w:val="center"/>
          </w:tcPr>
          <w:p w14:paraId="5EA64744">
            <w:pPr>
              <w:pStyle w:val="74"/>
              <w:rPr>
                <w:rFonts w:hint="eastAsia"/>
                <w:kern w:val="0"/>
              </w:rPr>
            </w:pPr>
            <w:r>
              <w:rPr>
                <w:rFonts w:hint="eastAsia"/>
                <w:kern w:val="0"/>
              </w:rPr>
              <w:t>R8</w:t>
            </w:r>
          </w:p>
        </w:tc>
        <w:tc>
          <w:tcPr>
            <w:tcW w:w="620" w:type="pct"/>
            <w:shd w:val="clear" w:color="auto" w:fill="auto"/>
            <w:vAlign w:val="center"/>
          </w:tcPr>
          <w:p w14:paraId="2C08E26E">
            <w:pPr>
              <w:pStyle w:val="74"/>
              <w:rPr>
                <w:rFonts w:hint="eastAsia"/>
                <w:kern w:val="0"/>
              </w:rPr>
            </w:pPr>
            <w:r>
              <w:rPr>
                <w:kern w:val="0"/>
              </w:rPr>
              <w:t>R8</w:t>
            </w:r>
            <w:r>
              <w:rPr>
                <w:rFonts w:hint="eastAsia"/>
                <w:kern w:val="0"/>
              </w:rPr>
              <w:t>_</w:t>
            </w:r>
            <w:r>
              <w:rPr>
                <w:kern w:val="0"/>
              </w:rPr>
              <w:t>fiq</w:t>
            </w:r>
            <w:r>
              <w:rPr>
                <w:rFonts w:hint="eastAsia"/>
                <w:kern w:val="0"/>
              </w:rPr>
              <w:t>*</w:t>
            </w:r>
          </w:p>
        </w:tc>
      </w:tr>
      <w:tr w14:paraId="10A53D9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17" w:type="pct"/>
            <w:vMerge w:val="continue"/>
            <w:shd w:val="clear" w:color="auto" w:fill="auto"/>
            <w:vAlign w:val="center"/>
          </w:tcPr>
          <w:p w14:paraId="0F6FFB35">
            <w:pPr>
              <w:pStyle w:val="74"/>
              <w:rPr>
                <w:rFonts w:hint="eastAsia"/>
                <w:kern w:val="0"/>
              </w:rPr>
            </w:pPr>
          </w:p>
        </w:tc>
        <w:tc>
          <w:tcPr>
            <w:tcW w:w="725" w:type="pct"/>
            <w:shd w:val="clear" w:color="auto" w:fill="auto"/>
            <w:vAlign w:val="center"/>
          </w:tcPr>
          <w:p w14:paraId="5604E244">
            <w:pPr>
              <w:pStyle w:val="74"/>
              <w:rPr>
                <w:rFonts w:hint="eastAsia"/>
                <w:kern w:val="0"/>
              </w:rPr>
            </w:pPr>
            <w:r>
              <w:rPr>
                <w:kern w:val="0"/>
              </w:rPr>
              <w:t>R9</w:t>
            </w:r>
            <w:r>
              <w:rPr>
                <w:rFonts w:hint="eastAsia"/>
                <w:kern w:val="0"/>
              </w:rPr>
              <w:t>（</w:t>
            </w:r>
            <w:r>
              <w:rPr>
                <w:kern w:val="0"/>
              </w:rPr>
              <w:t>SB,v6</w:t>
            </w:r>
            <w:r>
              <w:rPr>
                <w:rFonts w:hint="eastAsia"/>
                <w:kern w:val="0"/>
              </w:rPr>
              <w:t>）</w:t>
            </w:r>
          </w:p>
        </w:tc>
        <w:tc>
          <w:tcPr>
            <w:tcW w:w="3238" w:type="pct"/>
            <w:gridSpan w:val="10"/>
            <w:shd w:val="clear" w:color="auto" w:fill="auto"/>
            <w:vAlign w:val="center"/>
          </w:tcPr>
          <w:p w14:paraId="14692585">
            <w:pPr>
              <w:pStyle w:val="74"/>
              <w:rPr>
                <w:rFonts w:hint="eastAsia"/>
                <w:kern w:val="0"/>
              </w:rPr>
            </w:pPr>
            <w:r>
              <w:rPr>
                <w:rFonts w:hint="eastAsia"/>
                <w:kern w:val="0"/>
              </w:rPr>
              <w:t>R9</w:t>
            </w:r>
          </w:p>
        </w:tc>
        <w:tc>
          <w:tcPr>
            <w:tcW w:w="620" w:type="pct"/>
            <w:shd w:val="clear" w:color="auto" w:fill="auto"/>
            <w:vAlign w:val="center"/>
          </w:tcPr>
          <w:p w14:paraId="20D1187D">
            <w:pPr>
              <w:pStyle w:val="74"/>
              <w:rPr>
                <w:rFonts w:hint="eastAsia"/>
                <w:kern w:val="0"/>
              </w:rPr>
            </w:pPr>
            <w:r>
              <w:rPr>
                <w:kern w:val="0"/>
              </w:rPr>
              <w:t>R</w:t>
            </w:r>
            <w:r>
              <w:rPr>
                <w:rFonts w:hint="eastAsia"/>
                <w:kern w:val="0"/>
              </w:rPr>
              <w:t>9_</w:t>
            </w:r>
            <w:r>
              <w:rPr>
                <w:kern w:val="0"/>
              </w:rPr>
              <w:t>fiq</w:t>
            </w:r>
            <w:r>
              <w:rPr>
                <w:rFonts w:hint="eastAsia"/>
                <w:kern w:val="0"/>
              </w:rPr>
              <w:t>*</w:t>
            </w:r>
          </w:p>
        </w:tc>
      </w:tr>
      <w:tr w14:paraId="5122D9C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17" w:type="pct"/>
            <w:vMerge w:val="continue"/>
            <w:shd w:val="clear" w:color="auto" w:fill="auto"/>
            <w:vAlign w:val="center"/>
          </w:tcPr>
          <w:p w14:paraId="2E389CF4">
            <w:pPr>
              <w:pStyle w:val="74"/>
              <w:rPr>
                <w:rFonts w:hint="eastAsia"/>
                <w:kern w:val="0"/>
              </w:rPr>
            </w:pPr>
          </w:p>
        </w:tc>
        <w:tc>
          <w:tcPr>
            <w:tcW w:w="725" w:type="pct"/>
            <w:shd w:val="clear" w:color="auto" w:fill="auto"/>
            <w:vAlign w:val="center"/>
          </w:tcPr>
          <w:p w14:paraId="4CEA00FA">
            <w:pPr>
              <w:pStyle w:val="74"/>
              <w:rPr>
                <w:rFonts w:hint="eastAsia"/>
                <w:kern w:val="0"/>
              </w:rPr>
            </w:pPr>
            <w:r>
              <w:rPr>
                <w:kern w:val="0"/>
              </w:rPr>
              <w:t>R</w:t>
            </w:r>
            <w:r>
              <w:rPr>
                <w:rFonts w:hint="eastAsia"/>
                <w:kern w:val="0"/>
              </w:rPr>
              <w:t>1</w:t>
            </w:r>
            <w:r>
              <w:rPr>
                <w:kern w:val="0"/>
              </w:rPr>
              <w:t>0</w:t>
            </w:r>
            <w:r>
              <w:rPr>
                <w:rFonts w:hint="eastAsia"/>
                <w:kern w:val="0"/>
              </w:rPr>
              <w:t>（</w:t>
            </w:r>
            <w:r>
              <w:rPr>
                <w:kern w:val="0"/>
              </w:rPr>
              <w:t>SL,v7</w:t>
            </w:r>
            <w:r>
              <w:rPr>
                <w:rFonts w:hint="eastAsia"/>
                <w:kern w:val="0"/>
              </w:rPr>
              <w:t>）</w:t>
            </w:r>
          </w:p>
        </w:tc>
        <w:tc>
          <w:tcPr>
            <w:tcW w:w="3238" w:type="pct"/>
            <w:gridSpan w:val="10"/>
            <w:shd w:val="clear" w:color="auto" w:fill="auto"/>
            <w:vAlign w:val="center"/>
          </w:tcPr>
          <w:p w14:paraId="48344379">
            <w:pPr>
              <w:pStyle w:val="74"/>
              <w:rPr>
                <w:rFonts w:hint="eastAsia"/>
                <w:kern w:val="0"/>
              </w:rPr>
            </w:pPr>
            <w:r>
              <w:rPr>
                <w:rFonts w:hint="eastAsia"/>
                <w:kern w:val="0"/>
              </w:rPr>
              <w:t>R10</w:t>
            </w:r>
          </w:p>
        </w:tc>
        <w:tc>
          <w:tcPr>
            <w:tcW w:w="620" w:type="pct"/>
            <w:shd w:val="clear" w:color="auto" w:fill="auto"/>
            <w:vAlign w:val="center"/>
          </w:tcPr>
          <w:p w14:paraId="180D4BD5">
            <w:pPr>
              <w:pStyle w:val="74"/>
              <w:rPr>
                <w:rFonts w:hint="eastAsia"/>
                <w:kern w:val="0"/>
              </w:rPr>
            </w:pPr>
            <w:r>
              <w:rPr>
                <w:kern w:val="0"/>
              </w:rPr>
              <w:t>R</w:t>
            </w:r>
            <w:r>
              <w:rPr>
                <w:rFonts w:hint="eastAsia"/>
                <w:kern w:val="0"/>
              </w:rPr>
              <w:t>10_</w:t>
            </w:r>
            <w:r>
              <w:rPr>
                <w:kern w:val="0"/>
              </w:rPr>
              <w:t>fiq</w:t>
            </w:r>
            <w:r>
              <w:rPr>
                <w:rFonts w:hint="eastAsia"/>
                <w:kern w:val="0"/>
              </w:rPr>
              <w:t>*</w:t>
            </w:r>
          </w:p>
        </w:tc>
      </w:tr>
      <w:tr w14:paraId="35D80FC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17" w:type="pct"/>
            <w:vMerge w:val="continue"/>
            <w:shd w:val="clear" w:color="auto" w:fill="auto"/>
            <w:vAlign w:val="center"/>
          </w:tcPr>
          <w:p w14:paraId="410AB337">
            <w:pPr>
              <w:pStyle w:val="74"/>
              <w:rPr>
                <w:rFonts w:hint="eastAsia"/>
                <w:kern w:val="0"/>
              </w:rPr>
            </w:pPr>
          </w:p>
        </w:tc>
        <w:tc>
          <w:tcPr>
            <w:tcW w:w="725" w:type="pct"/>
            <w:shd w:val="clear" w:color="auto" w:fill="auto"/>
            <w:vAlign w:val="center"/>
          </w:tcPr>
          <w:p w14:paraId="528A16BA">
            <w:pPr>
              <w:pStyle w:val="74"/>
              <w:rPr>
                <w:rFonts w:hint="eastAsia"/>
                <w:kern w:val="0"/>
              </w:rPr>
            </w:pPr>
            <w:r>
              <w:rPr>
                <w:kern w:val="0"/>
              </w:rPr>
              <w:t>R11</w:t>
            </w:r>
            <w:r>
              <w:rPr>
                <w:rFonts w:hint="eastAsia"/>
                <w:kern w:val="0"/>
              </w:rPr>
              <w:t>（</w:t>
            </w:r>
            <w:r>
              <w:rPr>
                <w:kern w:val="0"/>
              </w:rPr>
              <w:t>FPv8</w:t>
            </w:r>
            <w:r>
              <w:rPr>
                <w:rFonts w:hint="eastAsia"/>
                <w:kern w:val="0"/>
              </w:rPr>
              <w:t>）</w:t>
            </w:r>
          </w:p>
        </w:tc>
        <w:tc>
          <w:tcPr>
            <w:tcW w:w="3238" w:type="pct"/>
            <w:gridSpan w:val="10"/>
            <w:shd w:val="clear" w:color="auto" w:fill="auto"/>
            <w:vAlign w:val="center"/>
          </w:tcPr>
          <w:p w14:paraId="1696BDEE">
            <w:pPr>
              <w:pStyle w:val="74"/>
              <w:rPr>
                <w:rFonts w:hint="eastAsia"/>
                <w:kern w:val="0"/>
              </w:rPr>
            </w:pPr>
            <w:r>
              <w:rPr>
                <w:rFonts w:hint="eastAsia"/>
                <w:kern w:val="0"/>
              </w:rPr>
              <w:t>R11</w:t>
            </w:r>
          </w:p>
        </w:tc>
        <w:tc>
          <w:tcPr>
            <w:tcW w:w="620" w:type="pct"/>
            <w:shd w:val="clear" w:color="auto" w:fill="auto"/>
            <w:vAlign w:val="center"/>
          </w:tcPr>
          <w:p w14:paraId="30011D91">
            <w:pPr>
              <w:pStyle w:val="74"/>
              <w:rPr>
                <w:rFonts w:hint="eastAsia"/>
                <w:kern w:val="0"/>
              </w:rPr>
            </w:pPr>
            <w:r>
              <w:rPr>
                <w:kern w:val="0"/>
              </w:rPr>
              <w:t>R</w:t>
            </w:r>
            <w:r>
              <w:rPr>
                <w:rFonts w:hint="eastAsia"/>
                <w:kern w:val="0"/>
              </w:rPr>
              <w:t>11_</w:t>
            </w:r>
            <w:r>
              <w:rPr>
                <w:kern w:val="0"/>
              </w:rPr>
              <w:t>fiq</w:t>
            </w:r>
            <w:r>
              <w:rPr>
                <w:rFonts w:hint="eastAsia"/>
                <w:kern w:val="0"/>
              </w:rPr>
              <w:t>*</w:t>
            </w:r>
          </w:p>
        </w:tc>
      </w:tr>
      <w:tr w14:paraId="3EBD443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17" w:type="pct"/>
            <w:vMerge w:val="continue"/>
            <w:shd w:val="clear" w:color="auto" w:fill="auto"/>
            <w:vAlign w:val="center"/>
          </w:tcPr>
          <w:p w14:paraId="3CE31A4B">
            <w:pPr>
              <w:pStyle w:val="74"/>
              <w:rPr>
                <w:rFonts w:hint="eastAsia"/>
                <w:kern w:val="0"/>
              </w:rPr>
            </w:pPr>
          </w:p>
        </w:tc>
        <w:tc>
          <w:tcPr>
            <w:tcW w:w="725" w:type="pct"/>
            <w:shd w:val="clear" w:color="auto" w:fill="auto"/>
            <w:vAlign w:val="center"/>
          </w:tcPr>
          <w:p w14:paraId="6F747B85">
            <w:pPr>
              <w:pStyle w:val="74"/>
              <w:rPr>
                <w:rFonts w:hint="eastAsia"/>
                <w:kern w:val="0"/>
              </w:rPr>
            </w:pPr>
            <w:r>
              <w:rPr>
                <w:kern w:val="0"/>
              </w:rPr>
              <w:t>R12</w:t>
            </w:r>
            <w:r>
              <w:rPr>
                <w:rFonts w:hint="eastAsia"/>
                <w:kern w:val="0"/>
              </w:rPr>
              <w:t>（</w:t>
            </w:r>
            <w:r>
              <w:rPr>
                <w:kern w:val="0"/>
              </w:rPr>
              <w:t>IP</w:t>
            </w:r>
            <w:r>
              <w:rPr>
                <w:rFonts w:hint="eastAsia"/>
                <w:kern w:val="0"/>
              </w:rPr>
              <w:t>）</w:t>
            </w:r>
          </w:p>
        </w:tc>
        <w:tc>
          <w:tcPr>
            <w:tcW w:w="3238" w:type="pct"/>
            <w:gridSpan w:val="10"/>
            <w:shd w:val="clear" w:color="auto" w:fill="auto"/>
            <w:vAlign w:val="center"/>
          </w:tcPr>
          <w:p w14:paraId="62B39A12">
            <w:pPr>
              <w:pStyle w:val="74"/>
              <w:rPr>
                <w:rFonts w:hint="eastAsia"/>
                <w:kern w:val="0"/>
              </w:rPr>
            </w:pPr>
            <w:r>
              <w:rPr>
                <w:rFonts w:hint="eastAsia"/>
                <w:kern w:val="0"/>
              </w:rPr>
              <w:t>R12</w:t>
            </w:r>
          </w:p>
        </w:tc>
        <w:tc>
          <w:tcPr>
            <w:tcW w:w="620" w:type="pct"/>
            <w:shd w:val="clear" w:color="auto" w:fill="auto"/>
            <w:vAlign w:val="center"/>
          </w:tcPr>
          <w:p w14:paraId="1F2A8F04">
            <w:pPr>
              <w:pStyle w:val="74"/>
              <w:rPr>
                <w:rFonts w:hint="eastAsia"/>
                <w:kern w:val="0"/>
              </w:rPr>
            </w:pPr>
            <w:r>
              <w:rPr>
                <w:kern w:val="0"/>
              </w:rPr>
              <w:t>R</w:t>
            </w:r>
            <w:r>
              <w:rPr>
                <w:rFonts w:hint="eastAsia"/>
                <w:kern w:val="0"/>
              </w:rPr>
              <w:t>12_</w:t>
            </w:r>
            <w:r>
              <w:rPr>
                <w:kern w:val="0"/>
              </w:rPr>
              <w:t>fiq</w:t>
            </w:r>
            <w:r>
              <w:rPr>
                <w:rFonts w:hint="eastAsia"/>
                <w:kern w:val="0"/>
              </w:rPr>
              <w:t>*</w:t>
            </w:r>
          </w:p>
        </w:tc>
      </w:tr>
      <w:tr w14:paraId="5D91920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17" w:type="pct"/>
            <w:vMerge w:val="continue"/>
            <w:shd w:val="clear" w:color="auto" w:fill="auto"/>
            <w:vAlign w:val="center"/>
          </w:tcPr>
          <w:p w14:paraId="7DEE37C2">
            <w:pPr>
              <w:pStyle w:val="74"/>
              <w:rPr>
                <w:rFonts w:hint="eastAsia"/>
                <w:kern w:val="0"/>
              </w:rPr>
            </w:pPr>
          </w:p>
        </w:tc>
        <w:tc>
          <w:tcPr>
            <w:tcW w:w="725" w:type="pct"/>
            <w:shd w:val="clear" w:color="auto" w:fill="auto"/>
            <w:vAlign w:val="center"/>
          </w:tcPr>
          <w:p w14:paraId="36DE0882">
            <w:pPr>
              <w:pStyle w:val="74"/>
              <w:rPr>
                <w:rFonts w:hint="eastAsia"/>
                <w:kern w:val="0"/>
              </w:rPr>
            </w:pPr>
            <w:r>
              <w:rPr>
                <w:kern w:val="0"/>
              </w:rPr>
              <w:t>R13</w:t>
            </w:r>
            <w:r>
              <w:rPr>
                <w:rFonts w:hint="eastAsia"/>
                <w:kern w:val="0"/>
              </w:rPr>
              <w:t>（</w:t>
            </w:r>
            <w:r>
              <w:rPr>
                <w:kern w:val="0"/>
              </w:rPr>
              <w:t>SP</w:t>
            </w:r>
            <w:r>
              <w:rPr>
                <w:rFonts w:hint="eastAsia"/>
                <w:kern w:val="0"/>
              </w:rPr>
              <w:t>）</w:t>
            </w:r>
          </w:p>
        </w:tc>
        <w:tc>
          <w:tcPr>
            <w:tcW w:w="670" w:type="pct"/>
            <w:gridSpan w:val="2"/>
            <w:shd w:val="clear" w:color="auto" w:fill="auto"/>
            <w:vAlign w:val="center"/>
          </w:tcPr>
          <w:p w14:paraId="7EF946F4">
            <w:pPr>
              <w:pStyle w:val="74"/>
              <w:rPr>
                <w:rFonts w:hint="eastAsia"/>
                <w:kern w:val="0"/>
              </w:rPr>
            </w:pPr>
            <w:bookmarkStart w:id="6725" w:name="_QWord_Source_Comparison_Para_200"/>
            <w:bookmarkStart w:id="6726" w:name="_QWord_Paragraph__200"/>
            <w:r>
              <w:rPr>
                <w:rFonts w:hint="eastAsia"/>
                <w:kern w:val="0"/>
              </w:rPr>
              <w:t>R13</w:t>
            </w:r>
            <w:bookmarkEnd w:id="6725"/>
            <w:bookmarkEnd w:id="6726"/>
          </w:p>
        </w:tc>
        <w:tc>
          <w:tcPr>
            <w:tcW w:w="636" w:type="pct"/>
            <w:gridSpan w:val="2"/>
            <w:shd w:val="clear" w:color="auto" w:fill="auto"/>
            <w:vAlign w:val="center"/>
          </w:tcPr>
          <w:p w14:paraId="3C23F5C7">
            <w:pPr>
              <w:pStyle w:val="74"/>
              <w:rPr>
                <w:rFonts w:hint="eastAsia"/>
                <w:kern w:val="0"/>
              </w:rPr>
            </w:pPr>
            <w:bookmarkStart w:id="6727" w:name="_QWord_Paragraph__201"/>
            <w:bookmarkStart w:id="6728" w:name="_QWord_Source_Comparison_Para_201"/>
            <w:r>
              <w:rPr>
                <w:kern w:val="0"/>
              </w:rPr>
              <w:t>R</w:t>
            </w:r>
            <w:r>
              <w:rPr>
                <w:rFonts w:hint="eastAsia"/>
                <w:kern w:val="0"/>
              </w:rPr>
              <w:t>1</w:t>
            </w:r>
            <w:r>
              <w:rPr>
                <w:kern w:val="0"/>
              </w:rPr>
              <w:t>3</w:t>
            </w:r>
            <w:r>
              <w:rPr>
                <w:rFonts w:hint="eastAsia"/>
                <w:kern w:val="0"/>
              </w:rPr>
              <w:t>_</w:t>
            </w:r>
            <w:r>
              <w:rPr>
                <w:kern w:val="0"/>
              </w:rPr>
              <w:t>svc*</w:t>
            </w:r>
            <w:bookmarkEnd w:id="6727"/>
            <w:bookmarkEnd w:id="6728"/>
          </w:p>
        </w:tc>
        <w:tc>
          <w:tcPr>
            <w:tcW w:w="636" w:type="pct"/>
            <w:gridSpan w:val="2"/>
            <w:shd w:val="clear" w:color="auto" w:fill="auto"/>
            <w:vAlign w:val="center"/>
          </w:tcPr>
          <w:p w14:paraId="4A98A5F0">
            <w:pPr>
              <w:pStyle w:val="74"/>
              <w:rPr>
                <w:rFonts w:hint="eastAsia"/>
                <w:kern w:val="0"/>
              </w:rPr>
            </w:pPr>
            <w:r>
              <w:rPr>
                <w:kern w:val="0"/>
              </w:rPr>
              <w:t>R</w:t>
            </w:r>
            <w:r>
              <w:rPr>
                <w:rFonts w:hint="eastAsia"/>
                <w:kern w:val="0"/>
              </w:rPr>
              <w:t>1</w:t>
            </w:r>
            <w:r>
              <w:rPr>
                <w:kern w:val="0"/>
              </w:rPr>
              <w:t>3</w:t>
            </w:r>
            <w:r>
              <w:rPr>
                <w:rFonts w:hint="eastAsia"/>
                <w:kern w:val="0"/>
              </w:rPr>
              <w:t>_</w:t>
            </w:r>
            <w:r>
              <w:rPr>
                <w:kern w:val="0"/>
              </w:rPr>
              <w:t>abt*</w:t>
            </w:r>
          </w:p>
        </w:tc>
        <w:tc>
          <w:tcPr>
            <w:tcW w:w="670" w:type="pct"/>
            <w:gridSpan w:val="2"/>
            <w:shd w:val="clear" w:color="auto" w:fill="auto"/>
            <w:vAlign w:val="center"/>
          </w:tcPr>
          <w:p w14:paraId="5D22CF70">
            <w:pPr>
              <w:pStyle w:val="74"/>
              <w:rPr>
                <w:rFonts w:hint="eastAsia"/>
                <w:kern w:val="0"/>
              </w:rPr>
            </w:pPr>
            <w:r>
              <w:rPr>
                <w:kern w:val="0"/>
              </w:rPr>
              <w:t>R</w:t>
            </w:r>
            <w:r>
              <w:rPr>
                <w:rFonts w:hint="eastAsia"/>
                <w:kern w:val="0"/>
              </w:rPr>
              <w:t>1</w:t>
            </w:r>
            <w:r>
              <w:rPr>
                <w:kern w:val="0"/>
              </w:rPr>
              <w:t>3</w:t>
            </w:r>
            <w:r>
              <w:rPr>
                <w:rFonts w:hint="eastAsia"/>
                <w:kern w:val="0"/>
              </w:rPr>
              <w:t>_</w:t>
            </w:r>
            <w:r>
              <w:rPr>
                <w:kern w:val="0"/>
              </w:rPr>
              <w:t>und*</w:t>
            </w:r>
          </w:p>
        </w:tc>
        <w:tc>
          <w:tcPr>
            <w:tcW w:w="626" w:type="pct"/>
            <w:gridSpan w:val="2"/>
            <w:shd w:val="clear" w:color="auto" w:fill="auto"/>
            <w:vAlign w:val="center"/>
          </w:tcPr>
          <w:p w14:paraId="1B7CE111">
            <w:pPr>
              <w:pStyle w:val="74"/>
              <w:rPr>
                <w:rFonts w:hint="eastAsia"/>
                <w:kern w:val="0"/>
              </w:rPr>
            </w:pPr>
            <w:r>
              <w:rPr>
                <w:kern w:val="0"/>
              </w:rPr>
              <w:t>R13</w:t>
            </w:r>
            <w:r>
              <w:rPr>
                <w:rFonts w:hint="eastAsia"/>
                <w:kern w:val="0"/>
              </w:rPr>
              <w:t>_</w:t>
            </w:r>
            <w:r>
              <w:rPr>
                <w:kern w:val="0"/>
              </w:rPr>
              <w:t>irq</w:t>
            </w:r>
            <w:r>
              <w:rPr>
                <w:rFonts w:hint="eastAsia"/>
                <w:kern w:val="0"/>
              </w:rPr>
              <w:t>*</w:t>
            </w:r>
          </w:p>
        </w:tc>
        <w:tc>
          <w:tcPr>
            <w:tcW w:w="620" w:type="pct"/>
            <w:shd w:val="clear" w:color="auto" w:fill="auto"/>
            <w:vAlign w:val="center"/>
          </w:tcPr>
          <w:p w14:paraId="20D319CD">
            <w:pPr>
              <w:pStyle w:val="74"/>
              <w:rPr>
                <w:rFonts w:hint="eastAsia"/>
                <w:kern w:val="0"/>
              </w:rPr>
            </w:pPr>
            <w:r>
              <w:rPr>
                <w:kern w:val="0"/>
              </w:rPr>
              <w:t>R</w:t>
            </w:r>
            <w:r>
              <w:rPr>
                <w:rFonts w:hint="eastAsia"/>
                <w:kern w:val="0"/>
              </w:rPr>
              <w:t>1</w:t>
            </w:r>
            <w:r>
              <w:rPr>
                <w:kern w:val="0"/>
              </w:rPr>
              <w:t>3</w:t>
            </w:r>
            <w:r>
              <w:rPr>
                <w:rFonts w:hint="eastAsia"/>
                <w:kern w:val="0"/>
              </w:rPr>
              <w:t>_</w:t>
            </w:r>
            <w:r>
              <w:rPr>
                <w:kern w:val="0"/>
              </w:rPr>
              <w:t>fiq*</w:t>
            </w:r>
          </w:p>
        </w:tc>
      </w:tr>
      <w:tr w14:paraId="14CE871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17" w:type="pct"/>
            <w:vMerge w:val="continue"/>
            <w:shd w:val="clear" w:color="auto" w:fill="auto"/>
            <w:vAlign w:val="center"/>
          </w:tcPr>
          <w:p w14:paraId="349C1E77">
            <w:pPr>
              <w:pStyle w:val="74"/>
              <w:rPr>
                <w:rFonts w:hint="eastAsia"/>
                <w:kern w:val="0"/>
              </w:rPr>
            </w:pPr>
          </w:p>
        </w:tc>
        <w:tc>
          <w:tcPr>
            <w:tcW w:w="725" w:type="pct"/>
            <w:shd w:val="clear" w:color="auto" w:fill="auto"/>
            <w:vAlign w:val="center"/>
          </w:tcPr>
          <w:p w14:paraId="644981BC">
            <w:pPr>
              <w:pStyle w:val="74"/>
              <w:rPr>
                <w:rFonts w:hint="eastAsia"/>
                <w:kern w:val="0"/>
              </w:rPr>
            </w:pPr>
            <w:r>
              <w:rPr>
                <w:kern w:val="0"/>
              </w:rPr>
              <w:t>R</w:t>
            </w:r>
            <w:r>
              <w:rPr>
                <w:rFonts w:hint="eastAsia"/>
                <w:kern w:val="0"/>
              </w:rPr>
              <w:t>14（LR）</w:t>
            </w:r>
          </w:p>
        </w:tc>
        <w:tc>
          <w:tcPr>
            <w:tcW w:w="670" w:type="pct"/>
            <w:gridSpan w:val="2"/>
            <w:shd w:val="clear" w:color="auto" w:fill="auto"/>
            <w:vAlign w:val="center"/>
          </w:tcPr>
          <w:p w14:paraId="73030693">
            <w:pPr>
              <w:pStyle w:val="74"/>
              <w:rPr>
                <w:rFonts w:hint="eastAsia"/>
                <w:kern w:val="0"/>
              </w:rPr>
            </w:pPr>
            <w:r>
              <w:rPr>
                <w:rFonts w:hint="eastAsia"/>
                <w:kern w:val="0"/>
              </w:rPr>
              <w:t>R14</w:t>
            </w:r>
          </w:p>
        </w:tc>
        <w:tc>
          <w:tcPr>
            <w:tcW w:w="636" w:type="pct"/>
            <w:gridSpan w:val="2"/>
            <w:shd w:val="clear" w:color="auto" w:fill="auto"/>
            <w:vAlign w:val="center"/>
          </w:tcPr>
          <w:p w14:paraId="56202A37">
            <w:pPr>
              <w:pStyle w:val="74"/>
              <w:rPr>
                <w:rFonts w:hint="eastAsia"/>
                <w:kern w:val="0"/>
              </w:rPr>
            </w:pPr>
            <w:r>
              <w:rPr>
                <w:kern w:val="0"/>
              </w:rPr>
              <w:t>R</w:t>
            </w:r>
            <w:r>
              <w:rPr>
                <w:rFonts w:hint="eastAsia"/>
                <w:kern w:val="0"/>
              </w:rPr>
              <w:t>14_</w:t>
            </w:r>
            <w:r>
              <w:rPr>
                <w:kern w:val="0"/>
              </w:rPr>
              <w:t>svc*</w:t>
            </w:r>
          </w:p>
        </w:tc>
        <w:tc>
          <w:tcPr>
            <w:tcW w:w="636" w:type="pct"/>
            <w:gridSpan w:val="2"/>
            <w:shd w:val="clear" w:color="auto" w:fill="auto"/>
            <w:vAlign w:val="center"/>
          </w:tcPr>
          <w:p w14:paraId="2B0060B7">
            <w:pPr>
              <w:pStyle w:val="74"/>
              <w:rPr>
                <w:rFonts w:hint="eastAsia"/>
                <w:kern w:val="0"/>
              </w:rPr>
            </w:pPr>
            <w:r>
              <w:rPr>
                <w:kern w:val="0"/>
              </w:rPr>
              <w:t>R</w:t>
            </w:r>
            <w:r>
              <w:rPr>
                <w:rFonts w:hint="eastAsia"/>
                <w:kern w:val="0"/>
              </w:rPr>
              <w:t>14_</w:t>
            </w:r>
            <w:r>
              <w:rPr>
                <w:kern w:val="0"/>
              </w:rPr>
              <w:t>abt*</w:t>
            </w:r>
          </w:p>
        </w:tc>
        <w:tc>
          <w:tcPr>
            <w:tcW w:w="670" w:type="pct"/>
            <w:gridSpan w:val="2"/>
            <w:shd w:val="clear" w:color="auto" w:fill="auto"/>
            <w:vAlign w:val="center"/>
          </w:tcPr>
          <w:p w14:paraId="488B1310">
            <w:pPr>
              <w:pStyle w:val="74"/>
              <w:rPr>
                <w:rFonts w:hint="eastAsia"/>
                <w:kern w:val="0"/>
              </w:rPr>
            </w:pPr>
            <w:r>
              <w:rPr>
                <w:kern w:val="0"/>
              </w:rPr>
              <w:t>R</w:t>
            </w:r>
            <w:r>
              <w:rPr>
                <w:rFonts w:hint="eastAsia"/>
                <w:kern w:val="0"/>
              </w:rPr>
              <w:t>14_</w:t>
            </w:r>
            <w:r>
              <w:rPr>
                <w:kern w:val="0"/>
              </w:rPr>
              <w:t>und*</w:t>
            </w:r>
          </w:p>
        </w:tc>
        <w:tc>
          <w:tcPr>
            <w:tcW w:w="626" w:type="pct"/>
            <w:gridSpan w:val="2"/>
            <w:shd w:val="clear" w:color="auto" w:fill="auto"/>
            <w:vAlign w:val="center"/>
          </w:tcPr>
          <w:p w14:paraId="1A672AB3">
            <w:pPr>
              <w:pStyle w:val="74"/>
              <w:rPr>
                <w:rFonts w:hint="eastAsia"/>
                <w:kern w:val="0"/>
              </w:rPr>
            </w:pPr>
            <w:r>
              <w:rPr>
                <w:kern w:val="0"/>
              </w:rPr>
              <w:t>R1</w:t>
            </w:r>
            <w:r>
              <w:rPr>
                <w:rFonts w:hint="eastAsia"/>
                <w:kern w:val="0"/>
              </w:rPr>
              <w:t>4_</w:t>
            </w:r>
            <w:r>
              <w:rPr>
                <w:kern w:val="0"/>
              </w:rPr>
              <w:t>irq</w:t>
            </w:r>
            <w:r>
              <w:rPr>
                <w:rFonts w:hint="eastAsia"/>
                <w:kern w:val="0"/>
              </w:rPr>
              <w:t>*</w:t>
            </w:r>
          </w:p>
        </w:tc>
        <w:tc>
          <w:tcPr>
            <w:tcW w:w="620" w:type="pct"/>
            <w:shd w:val="clear" w:color="auto" w:fill="auto"/>
            <w:vAlign w:val="center"/>
          </w:tcPr>
          <w:p w14:paraId="02DDDF5C">
            <w:pPr>
              <w:pStyle w:val="74"/>
              <w:rPr>
                <w:rFonts w:hint="eastAsia"/>
                <w:kern w:val="0"/>
              </w:rPr>
            </w:pPr>
            <w:r>
              <w:rPr>
                <w:kern w:val="0"/>
              </w:rPr>
              <w:t>R</w:t>
            </w:r>
            <w:r>
              <w:rPr>
                <w:rFonts w:hint="eastAsia"/>
                <w:kern w:val="0"/>
              </w:rPr>
              <w:t>14_</w:t>
            </w:r>
            <w:r>
              <w:rPr>
                <w:kern w:val="0"/>
              </w:rPr>
              <w:t>fiq*</w:t>
            </w:r>
          </w:p>
        </w:tc>
      </w:tr>
      <w:tr w14:paraId="6CE2035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17" w:type="pct"/>
            <w:vMerge w:val="continue"/>
            <w:shd w:val="clear" w:color="auto" w:fill="auto"/>
            <w:vAlign w:val="center"/>
          </w:tcPr>
          <w:p w14:paraId="52215FD0">
            <w:pPr>
              <w:pStyle w:val="74"/>
              <w:rPr>
                <w:rFonts w:hint="eastAsia"/>
                <w:kern w:val="0"/>
              </w:rPr>
            </w:pPr>
          </w:p>
        </w:tc>
        <w:tc>
          <w:tcPr>
            <w:tcW w:w="725" w:type="pct"/>
            <w:shd w:val="clear" w:color="auto" w:fill="auto"/>
            <w:vAlign w:val="center"/>
          </w:tcPr>
          <w:p w14:paraId="656592F7">
            <w:pPr>
              <w:pStyle w:val="74"/>
              <w:rPr>
                <w:rFonts w:hint="eastAsia"/>
                <w:kern w:val="0"/>
              </w:rPr>
            </w:pPr>
            <w:r>
              <w:rPr>
                <w:rFonts w:hint="eastAsia"/>
                <w:kern w:val="0"/>
              </w:rPr>
              <w:t>R15（PC）</w:t>
            </w:r>
          </w:p>
        </w:tc>
        <w:tc>
          <w:tcPr>
            <w:tcW w:w="3858" w:type="pct"/>
            <w:gridSpan w:val="11"/>
            <w:shd w:val="clear" w:color="auto" w:fill="auto"/>
            <w:vAlign w:val="center"/>
          </w:tcPr>
          <w:p w14:paraId="04C3F6DC">
            <w:pPr>
              <w:pStyle w:val="74"/>
              <w:rPr>
                <w:rFonts w:hint="eastAsia"/>
                <w:kern w:val="0"/>
              </w:rPr>
            </w:pPr>
            <w:r>
              <w:rPr>
                <w:kern w:val="0"/>
              </w:rPr>
              <w:t>R</w:t>
            </w:r>
            <w:r>
              <w:rPr>
                <w:rFonts w:hint="eastAsia"/>
                <w:kern w:val="0"/>
              </w:rPr>
              <w:t>15</w:t>
            </w:r>
          </w:p>
        </w:tc>
      </w:tr>
      <w:tr w14:paraId="3BC849F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17" w:type="pct"/>
            <w:vMerge w:val="restart"/>
            <w:shd w:val="clear" w:color="auto" w:fill="auto"/>
            <w:vAlign w:val="center"/>
          </w:tcPr>
          <w:p w14:paraId="35A68A34">
            <w:pPr>
              <w:pStyle w:val="74"/>
              <w:rPr>
                <w:rFonts w:hint="eastAsia"/>
                <w:kern w:val="0"/>
              </w:rPr>
            </w:pPr>
            <w:r>
              <w:rPr>
                <w:rFonts w:hint="eastAsia"/>
                <w:kern w:val="0"/>
              </w:rPr>
              <w:t>状态寄存器</w:t>
            </w:r>
          </w:p>
        </w:tc>
        <w:tc>
          <w:tcPr>
            <w:tcW w:w="725" w:type="pct"/>
            <w:shd w:val="clear" w:color="auto" w:fill="auto"/>
            <w:vAlign w:val="center"/>
          </w:tcPr>
          <w:p w14:paraId="5110BAE4">
            <w:pPr>
              <w:pStyle w:val="74"/>
              <w:rPr>
                <w:rFonts w:hint="eastAsia"/>
                <w:kern w:val="0"/>
              </w:rPr>
            </w:pPr>
            <w:r>
              <w:rPr>
                <w:rFonts w:hint="eastAsia"/>
                <w:kern w:val="0"/>
              </w:rPr>
              <w:t>R16（CPSR）</w:t>
            </w:r>
          </w:p>
        </w:tc>
        <w:tc>
          <w:tcPr>
            <w:tcW w:w="3858" w:type="pct"/>
            <w:gridSpan w:val="11"/>
            <w:shd w:val="clear" w:color="auto" w:fill="auto"/>
            <w:vAlign w:val="center"/>
          </w:tcPr>
          <w:p w14:paraId="09DE9A0B">
            <w:pPr>
              <w:pStyle w:val="74"/>
              <w:rPr>
                <w:rFonts w:hint="eastAsia"/>
                <w:kern w:val="0"/>
              </w:rPr>
            </w:pPr>
            <w:r>
              <w:rPr>
                <w:rFonts w:hint="eastAsia"/>
                <w:kern w:val="0"/>
              </w:rPr>
              <w:t>CPSR</w:t>
            </w:r>
          </w:p>
        </w:tc>
      </w:tr>
      <w:tr w14:paraId="48820D4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17" w:type="pct"/>
            <w:vMerge w:val="continue"/>
            <w:shd w:val="clear" w:color="auto" w:fill="auto"/>
            <w:vAlign w:val="center"/>
          </w:tcPr>
          <w:p w14:paraId="0DCAB538">
            <w:pPr>
              <w:pStyle w:val="74"/>
              <w:rPr>
                <w:rFonts w:hint="eastAsia"/>
                <w:kern w:val="0"/>
              </w:rPr>
            </w:pPr>
          </w:p>
        </w:tc>
        <w:tc>
          <w:tcPr>
            <w:tcW w:w="725" w:type="pct"/>
            <w:shd w:val="clear" w:color="auto" w:fill="auto"/>
            <w:vAlign w:val="center"/>
          </w:tcPr>
          <w:p w14:paraId="3496DE11">
            <w:pPr>
              <w:pStyle w:val="74"/>
              <w:rPr>
                <w:rFonts w:hint="eastAsia"/>
                <w:kern w:val="0"/>
              </w:rPr>
            </w:pPr>
            <w:r>
              <w:rPr>
                <w:rFonts w:hint="eastAsia"/>
                <w:kern w:val="0"/>
              </w:rPr>
              <w:t>SPSR</w:t>
            </w:r>
          </w:p>
        </w:tc>
        <w:tc>
          <w:tcPr>
            <w:tcW w:w="670" w:type="pct"/>
            <w:gridSpan w:val="2"/>
            <w:shd w:val="clear" w:color="auto" w:fill="auto"/>
            <w:vAlign w:val="center"/>
          </w:tcPr>
          <w:p w14:paraId="1AD1F8E9">
            <w:pPr>
              <w:pStyle w:val="74"/>
              <w:rPr>
                <w:rFonts w:hint="eastAsia"/>
                <w:kern w:val="0"/>
              </w:rPr>
            </w:pPr>
            <w:r>
              <w:rPr>
                <w:rFonts w:hint="eastAsia"/>
                <w:kern w:val="0"/>
              </w:rPr>
              <w:t>无</w:t>
            </w:r>
          </w:p>
        </w:tc>
        <w:tc>
          <w:tcPr>
            <w:tcW w:w="636" w:type="pct"/>
            <w:gridSpan w:val="2"/>
            <w:shd w:val="clear" w:color="auto" w:fill="auto"/>
            <w:vAlign w:val="center"/>
          </w:tcPr>
          <w:p w14:paraId="0446C81B">
            <w:pPr>
              <w:pStyle w:val="74"/>
              <w:rPr>
                <w:rFonts w:hint="eastAsia"/>
                <w:kern w:val="0"/>
              </w:rPr>
            </w:pPr>
            <w:r>
              <w:rPr>
                <w:kern w:val="0"/>
              </w:rPr>
              <w:t>SPSR</w:t>
            </w:r>
            <w:r>
              <w:rPr>
                <w:rFonts w:hint="eastAsia"/>
                <w:kern w:val="0"/>
              </w:rPr>
              <w:t>_</w:t>
            </w:r>
            <w:r>
              <w:rPr>
                <w:kern w:val="0"/>
              </w:rPr>
              <w:t>abt</w:t>
            </w:r>
          </w:p>
        </w:tc>
        <w:tc>
          <w:tcPr>
            <w:tcW w:w="636" w:type="pct"/>
            <w:gridSpan w:val="2"/>
            <w:shd w:val="clear" w:color="auto" w:fill="auto"/>
            <w:vAlign w:val="center"/>
          </w:tcPr>
          <w:p w14:paraId="2A7775E6">
            <w:pPr>
              <w:pStyle w:val="74"/>
              <w:rPr>
                <w:rFonts w:hint="eastAsia"/>
                <w:kern w:val="0"/>
              </w:rPr>
            </w:pPr>
            <w:r>
              <w:rPr>
                <w:kern w:val="0"/>
              </w:rPr>
              <w:t>SPSR</w:t>
            </w:r>
            <w:r>
              <w:rPr>
                <w:rFonts w:hint="eastAsia"/>
                <w:kern w:val="0"/>
              </w:rPr>
              <w:t>_</w:t>
            </w:r>
            <w:r>
              <w:rPr>
                <w:kern w:val="0"/>
              </w:rPr>
              <w:t>abt</w:t>
            </w:r>
          </w:p>
        </w:tc>
        <w:tc>
          <w:tcPr>
            <w:tcW w:w="670" w:type="pct"/>
            <w:gridSpan w:val="2"/>
            <w:shd w:val="clear" w:color="auto" w:fill="auto"/>
            <w:vAlign w:val="center"/>
          </w:tcPr>
          <w:p w14:paraId="43F2B3F9">
            <w:pPr>
              <w:pStyle w:val="74"/>
              <w:rPr>
                <w:rFonts w:hint="eastAsia"/>
                <w:kern w:val="0"/>
              </w:rPr>
            </w:pPr>
            <w:r>
              <w:rPr>
                <w:kern w:val="0"/>
              </w:rPr>
              <w:t>SPSR</w:t>
            </w:r>
            <w:r>
              <w:rPr>
                <w:rFonts w:hint="eastAsia"/>
                <w:kern w:val="0"/>
              </w:rPr>
              <w:t>_und</w:t>
            </w:r>
          </w:p>
        </w:tc>
        <w:tc>
          <w:tcPr>
            <w:tcW w:w="626" w:type="pct"/>
            <w:gridSpan w:val="2"/>
            <w:shd w:val="clear" w:color="auto" w:fill="auto"/>
            <w:vAlign w:val="center"/>
          </w:tcPr>
          <w:p w14:paraId="50EF32DE">
            <w:pPr>
              <w:pStyle w:val="74"/>
              <w:rPr>
                <w:rFonts w:hint="eastAsia"/>
                <w:kern w:val="0"/>
              </w:rPr>
            </w:pPr>
            <w:r>
              <w:rPr>
                <w:rFonts w:hint="eastAsia"/>
                <w:kern w:val="0"/>
              </w:rPr>
              <w:t>SPSR_irq</w:t>
            </w:r>
          </w:p>
        </w:tc>
        <w:tc>
          <w:tcPr>
            <w:tcW w:w="620" w:type="pct"/>
            <w:shd w:val="clear" w:color="auto" w:fill="auto"/>
            <w:vAlign w:val="center"/>
          </w:tcPr>
          <w:p w14:paraId="037F5F92">
            <w:pPr>
              <w:pStyle w:val="74"/>
              <w:rPr>
                <w:rFonts w:hint="eastAsia"/>
                <w:kern w:val="0"/>
              </w:rPr>
            </w:pPr>
            <w:r>
              <w:rPr>
                <w:rFonts w:hint="eastAsia"/>
                <w:kern w:val="0"/>
              </w:rPr>
              <w:t>SPSR_fiq</w:t>
            </w:r>
          </w:p>
        </w:tc>
      </w:tr>
    </w:tbl>
    <w:p w14:paraId="40432658">
      <w:pPr>
        <w:pStyle w:val="259"/>
      </w:pPr>
    </w:p>
    <w:p w14:paraId="6B22CC7E">
      <w:pPr>
        <w:pStyle w:val="65"/>
        <w:numPr>
          <w:ilvl w:val="3"/>
          <w:numId w:val="6"/>
        </w:numPr>
      </w:pPr>
      <w:r>
        <w:rPr>
          <w:rFonts w:hint="eastAsia"/>
        </w:rPr>
        <w:t>ARM状态各模式下的寄存器分类</w:t>
      </w:r>
    </w:p>
    <w:p w14:paraId="310BE567">
      <w:pPr>
        <w:pStyle w:val="4"/>
        <w:ind w:firstLine="420"/>
      </w:pPr>
      <w:r>
        <w:rPr>
          <w:rFonts w:hint="eastAsia"/>
        </w:rPr>
        <w:t>所有的37个寄存器，分成31个通用32位寄存器和6个状态寄存器两大类。</w:t>
      </w:r>
    </w:p>
    <w:p w14:paraId="306C5BFD">
      <w:pPr>
        <w:pStyle w:val="65"/>
        <w:numPr>
          <w:ilvl w:val="3"/>
          <w:numId w:val="6"/>
        </w:numPr>
      </w:pPr>
      <w:r>
        <w:rPr>
          <w:rFonts w:hint="eastAsia"/>
        </w:rPr>
        <w:t>一般的通用寄存器</w:t>
      </w:r>
    </w:p>
    <w:p w14:paraId="4811BBE5">
      <w:pPr>
        <w:pStyle w:val="4"/>
        <w:ind w:firstLine="420"/>
      </w:pPr>
      <w:r>
        <w:rPr>
          <w:rFonts w:hint="eastAsia"/>
        </w:rPr>
        <w:t>在汇编语言中，寄存器R0～R13为保存数据或地址值的通用寄存器。它们是完全通用的寄存器，不会被体系结构作为特殊用途，并且可用于任何使用通用寄存器的指令。</w:t>
      </w:r>
    </w:p>
    <w:p w14:paraId="6B6228DD">
      <w:pPr>
        <w:pStyle w:val="66"/>
        <w:numPr>
          <w:ilvl w:val="4"/>
          <w:numId w:val="6"/>
        </w:numPr>
      </w:pPr>
      <w:r>
        <w:rPr>
          <w:rFonts w:hint="eastAsia"/>
        </w:rPr>
        <w:t>未分组的寄存器：R0～R7为未分组的寄存器，即对于任何处理器模式，这些寄存器都对应于相同的32位物理寄存器。</w:t>
      </w:r>
    </w:p>
    <w:p w14:paraId="2FC69CF9">
      <w:pPr>
        <w:pStyle w:val="66"/>
        <w:numPr>
          <w:ilvl w:val="4"/>
          <w:numId w:val="6"/>
        </w:numPr>
      </w:pPr>
      <w:r>
        <w:rPr>
          <w:rFonts w:hint="eastAsia"/>
        </w:rPr>
        <w:t>分组寄存器：R8～R14为分组寄存器。它们所对应的物理寄存器取决于当前的处理器模式，几乎所有允许使用通用寄存器的指令都允许使用分组寄存器。</w:t>
      </w:r>
    </w:p>
    <w:p w14:paraId="7180CB81">
      <w:pPr>
        <w:pStyle w:val="4"/>
        <w:ind w:firstLine="420"/>
      </w:pPr>
      <w:r>
        <w:rPr>
          <w:rFonts w:hint="eastAsia"/>
        </w:rPr>
        <w:t>寄存器R8～R12有两个分组的物理寄存器。一个用于除FIQ模式之外的所有寄存器模式，另一个用于FIQ模式。这样在发生FIQ中断后，可以加速FIQ的处理速度。</w:t>
      </w:r>
    </w:p>
    <w:p w14:paraId="750C05E7">
      <w:pPr>
        <w:pStyle w:val="4"/>
        <w:ind w:firstLine="420"/>
      </w:pPr>
      <w:r>
        <w:rPr>
          <w:rFonts w:hint="eastAsia"/>
        </w:rPr>
        <w:t>寄存器R13、R14分别有6个分组的物理寄存器。一个用于用户和系统模式，其余五个分别用于5种异常模式。</w:t>
      </w:r>
    </w:p>
    <w:p w14:paraId="694B5A70">
      <w:pPr>
        <w:pStyle w:val="65"/>
        <w:numPr>
          <w:ilvl w:val="3"/>
          <w:numId w:val="6"/>
        </w:numPr>
      </w:pPr>
      <w:r>
        <w:rPr>
          <w:rFonts w:hint="eastAsia"/>
        </w:rPr>
        <w:t>堆栈指针寄存器</w:t>
      </w:r>
    </w:p>
    <w:p w14:paraId="0AD96DB5">
      <w:pPr>
        <w:pStyle w:val="4"/>
        <w:ind w:firstLine="420"/>
      </w:pPr>
      <w:r>
        <w:rPr>
          <w:rFonts w:hint="eastAsia"/>
        </w:rPr>
        <w:t>寄存器R13常作为堆栈指针（SP），在ARM指令集当中，没有以特殊方式使用R13的指令或其他功能，只是习惯上都这样使用。但是在Thumb指令集中存在使用R13的指令。</w:t>
      </w:r>
    </w:p>
    <w:p w14:paraId="52526543">
      <w:pPr>
        <w:pStyle w:val="4"/>
        <w:ind w:firstLine="420"/>
      </w:pPr>
      <w:r>
        <w:rPr>
          <w:rFonts w:hint="eastAsia"/>
        </w:rPr>
        <w:t>CPSR</w:t>
      </w:r>
      <w:r>
        <w:t>/</w:t>
      </w:r>
      <w:r>
        <w:rPr>
          <w:rFonts w:hint="eastAsia"/>
        </w:rPr>
        <w:t>SPSR为程序状态寄存器。</w:t>
      </w:r>
    </w:p>
    <w:p w14:paraId="3E039122">
      <w:pPr>
        <w:pStyle w:val="65"/>
        <w:numPr>
          <w:ilvl w:val="3"/>
          <w:numId w:val="6"/>
        </w:numPr>
      </w:pPr>
      <w:r>
        <w:rPr>
          <w:rFonts w:hint="eastAsia"/>
        </w:rPr>
        <w:t>链接寄存器</w:t>
      </w:r>
    </w:p>
    <w:p w14:paraId="29E39E5E">
      <w:pPr>
        <w:pStyle w:val="4"/>
        <w:ind w:firstLine="420"/>
      </w:pPr>
      <w:r>
        <w:rPr>
          <w:rFonts w:hint="eastAsia"/>
        </w:rPr>
        <w:t>R14为链接寄存器（LR），在结构上有两个特殊功能。一是在每种模式下，模式自身的R14版本用于保存子程序返回地址；二是当发生异常时，将R14对应的异常模式版本设置为异常返回地址，有些异常有小的固定偏移量。</w:t>
      </w:r>
    </w:p>
    <w:p w14:paraId="1C3F4DE6">
      <w:pPr>
        <w:pStyle w:val="66"/>
        <w:numPr>
          <w:ilvl w:val="4"/>
          <w:numId w:val="6"/>
        </w:numPr>
      </w:pPr>
      <w:r>
        <w:t>R14</w:t>
      </w:r>
      <w:r>
        <w:rPr>
          <w:rFonts w:hint="eastAsia"/>
        </w:rPr>
        <w:t>（</w:t>
      </w:r>
      <w:r>
        <w:t>LR</w:t>
      </w:r>
      <w:r>
        <w:rPr>
          <w:rFonts w:hint="eastAsia"/>
        </w:rPr>
        <w:t>）寄存器与子程序调用的操作流程为：</w:t>
      </w:r>
    </w:p>
    <w:p w14:paraId="439C2A8D">
      <w:pPr>
        <w:pStyle w:val="175"/>
      </w:pPr>
      <w:r>
        <w:rPr>
          <w:rFonts w:hint="eastAsia"/>
        </w:rPr>
        <w:t>程序A执行过程中调用程序B；</w:t>
      </w:r>
    </w:p>
    <w:p w14:paraId="59192D53">
      <w:pPr>
        <w:pStyle w:val="175"/>
      </w:pPr>
      <w:r>
        <w:rPr>
          <w:rFonts w:hint="eastAsia"/>
        </w:rPr>
        <w:t>程序跳转至标号Lable，执行程序B。同时硬件将“BL  Lable”指令的下一条指令所在地址存入R14（LR）；</w:t>
      </w:r>
    </w:p>
    <w:p w14:paraId="35ECBBA5">
      <w:pPr>
        <w:pStyle w:val="175"/>
      </w:pPr>
      <w:r>
        <w:rPr>
          <w:rFonts w:hint="eastAsia"/>
        </w:rPr>
        <w:t>程序B执行最后，将R14寄存器的内容放入PC，返回程序A。</w:t>
      </w:r>
    </w:p>
    <w:p w14:paraId="55E77165">
      <w:pPr>
        <w:pStyle w:val="4"/>
        <w:ind w:firstLine="420"/>
      </w:pPr>
      <w:r>
        <w:rPr>
          <w:rFonts w:hint="eastAsia"/>
        </w:rPr>
        <w:t>具体示例如</w:t>
      </w:r>
      <w:r>
        <w:fldChar w:fldCharType="begin"/>
      </w:r>
      <w:r>
        <w:instrText xml:space="preserve"> </w:instrText>
      </w:r>
      <w:r>
        <w:rPr>
          <w:rFonts w:hint="eastAsia"/>
        </w:rPr>
        <w:instrText xml:space="preserve">REF QWord_XRef_Figure__anxJDQ \h \* CHARFORMAT</w:instrText>
      </w:r>
      <w:r>
        <w:instrText xml:space="preserve"> </w:instrText>
      </w:r>
      <w:r>
        <w:fldChar w:fldCharType="separate"/>
      </w:r>
      <w:r>
        <w:rPr>
          <w:rFonts w:hint="eastAsia"/>
        </w:rPr>
        <w:t>图 </w:t>
      </w:r>
      <w:r>
        <w:t>3</w:t>
      </w:r>
      <w:r>
        <w:noBreakHyphen/>
      </w:r>
      <w:r>
        <w:t>6</w:t>
      </w:r>
      <w:r>
        <w:fldChar w:fldCharType="end"/>
      </w:r>
      <w:r>
        <w:rPr>
          <w:rFonts w:hint="eastAsia"/>
        </w:rPr>
        <w:t>所示。</w:t>
      </w:r>
    </w:p>
    <w:p w14:paraId="2AF62255">
      <w:pPr>
        <w:pStyle w:val="105"/>
      </w:pPr>
      <w:r>
        <w:t>‌</w:t>
      </w:r>
      <w:bookmarkStart w:id="6729" w:name="_QWord_ImageIndex_129"/>
      <w:r>
        <w:drawing>
          <wp:inline distT="0" distB="0" distL="0" distR="0">
            <wp:extent cx="2362200" cy="1302385"/>
            <wp:effectExtent l="0" t="0" r="0" b="0"/>
            <wp:docPr id="1876194146" name="图片 5" title="QWord_ImageMark_129">
              <a:hlinkClick xmlns:a="http://schemas.openxmlformats.org/drawingml/2006/main" r:id="rId184" tooltip="QWord 图片目录：resource/images/illustration/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94146" name="图片 5" title="QWord_ImageMark_129"/>
                    <pic:cNvPicPr>
                      <a:picLocks noChangeAspect="1"/>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2398680" cy="1322930"/>
                    </a:xfrm>
                    <a:prstGeom prst="rect">
                      <a:avLst/>
                    </a:prstGeom>
                  </pic:spPr>
                </pic:pic>
              </a:graphicData>
            </a:graphic>
          </wp:inline>
        </w:drawing>
      </w:r>
      <w:bookmarkEnd w:id="6729"/>
    </w:p>
    <w:p w14:paraId="3F8FED46">
      <w:pPr>
        <w:pStyle w:val="68"/>
      </w:pPr>
      <w:bookmarkStart w:id="6730" w:name="QWord_XRef_Figure__anxJDQ"/>
      <w:r>
        <w:rPr>
          <w:rFonts w:hint="eastAsia"/>
        </w:rPr>
        <w:t>图 </w:t>
      </w:r>
      <w:r>
        <w:fldChar w:fldCharType="begin"/>
      </w:r>
      <w:r>
        <w:instrText xml:space="preserve"> SEQ QWord_Heading1_Sequence \c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bookmarkEnd w:id="6730"/>
      <w:r>
        <w:rPr>
          <w:rFonts w:hint="eastAsia"/>
        </w:rPr>
        <w:t xml:space="preserve">  </w:t>
      </w:r>
      <w:r>
        <w:t>R14</w:t>
      </w:r>
      <w:r>
        <w:rPr>
          <w:rFonts w:hint="eastAsia"/>
        </w:rPr>
        <w:t>（</w:t>
      </w:r>
      <w:r>
        <w:t>LR</w:t>
      </w:r>
      <w:r>
        <w:rPr>
          <w:rFonts w:hint="eastAsia"/>
        </w:rPr>
        <w:t>）寄存器与子程序调用</w:t>
      </w:r>
    </w:p>
    <w:p w14:paraId="0F8E5A78">
      <w:pPr>
        <w:pStyle w:val="66"/>
        <w:numPr>
          <w:ilvl w:val="4"/>
          <w:numId w:val="6"/>
        </w:numPr>
      </w:pPr>
      <w:r>
        <w:t>R14</w:t>
      </w:r>
      <w:r>
        <w:rPr>
          <w:rFonts w:hint="eastAsia"/>
        </w:rPr>
        <w:t>寄存器与异常处理的操作流程：</w:t>
      </w:r>
    </w:p>
    <w:p w14:paraId="63315E5F">
      <w:pPr>
        <w:pStyle w:val="175"/>
      </w:pPr>
      <w:r>
        <w:rPr>
          <w:rFonts w:hint="eastAsia"/>
        </w:rPr>
        <w:t>执行用户模式下的程序；</w:t>
      </w:r>
    </w:p>
    <w:p w14:paraId="77FE45DD">
      <w:pPr>
        <w:pStyle w:val="175"/>
      </w:pPr>
      <w:r>
        <w:rPr>
          <w:rFonts w:hint="eastAsia"/>
        </w:rPr>
        <w:t>发生IRQ中断，硬件将某个地址存入IRQ模式下的R14_irq寄存器，用户模式下的R14没有被破坏；</w:t>
      </w:r>
    </w:p>
    <w:p w14:paraId="70CB29F1">
      <w:pPr>
        <w:pStyle w:val="175"/>
      </w:pPr>
      <w:r>
        <w:rPr>
          <w:rFonts w:hint="eastAsia"/>
        </w:rPr>
        <w:t>IRQ服务程序A执行完毕，将R14_irq寄存器的内容减去某个常量后存入PC，返回之前被中断的程序。</w:t>
      </w:r>
    </w:p>
    <w:p w14:paraId="3D14E9BA">
      <w:pPr>
        <w:pStyle w:val="4"/>
        <w:ind w:firstLine="420"/>
      </w:pPr>
      <w:r>
        <w:rPr>
          <w:rFonts w:hint="eastAsia"/>
        </w:rPr>
        <w:t>具体示例如</w:t>
      </w:r>
      <w:r>
        <w:fldChar w:fldCharType="begin"/>
      </w:r>
      <w:r>
        <w:instrText xml:space="preserve"> </w:instrText>
      </w:r>
      <w:r>
        <w:rPr>
          <w:rFonts w:hint="eastAsia"/>
        </w:rPr>
        <w:instrText xml:space="preserve">REF QWord_XRef_Figure__LHmMe2 \h \* CHARFORMAT</w:instrText>
      </w:r>
      <w:r>
        <w:instrText xml:space="preserve"> </w:instrText>
      </w:r>
      <w:r>
        <w:fldChar w:fldCharType="separate"/>
      </w:r>
      <w:r>
        <w:rPr>
          <w:rFonts w:hint="eastAsia"/>
        </w:rPr>
        <w:t>图 </w:t>
      </w:r>
      <w:r>
        <w:t>3</w:t>
      </w:r>
      <w:r>
        <w:noBreakHyphen/>
      </w:r>
      <w:r>
        <w:t>7</w:t>
      </w:r>
      <w:r>
        <w:fldChar w:fldCharType="end"/>
      </w:r>
      <w:r>
        <w:rPr>
          <w:rFonts w:hint="eastAsia"/>
        </w:rPr>
        <w:t>所示。</w:t>
      </w:r>
    </w:p>
    <w:p w14:paraId="6657630E">
      <w:pPr>
        <w:pStyle w:val="105"/>
      </w:pPr>
      <w:r>
        <w:t>‌</w:t>
      </w:r>
      <w:bookmarkStart w:id="6731" w:name="_QWord_ImageIndex_130"/>
      <w:r>
        <w:drawing>
          <wp:inline distT="0" distB="0" distL="0" distR="0">
            <wp:extent cx="2190750" cy="1836420"/>
            <wp:effectExtent l="0" t="0" r="0" b="0"/>
            <wp:docPr id="14" name="图片 1" title="QWord_ImageMark_130">
              <a:hlinkClick xmlns:a="http://schemas.openxmlformats.org/drawingml/2006/main" r:id="rId186" tooltip="QWord 图片目录：resource/images/illustration/1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title="QWord_ImageMark_130"/>
                    <pic:cNvPicPr>
                      <a:picLocks noChangeAspect="1"/>
                    </pic:cNvPicPr>
                  </pic:nvPicPr>
                  <pic:blipFill>
                    <a:blip r:embed="rId187">
                      <a:grayscl/>
                    </a:blip>
                    <a:stretch>
                      <a:fillRect/>
                    </a:stretch>
                  </pic:blipFill>
                  <pic:spPr>
                    <a:xfrm>
                      <a:off x="0" y="0"/>
                      <a:ext cx="2194739" cy="1840065"/>
                    </a:xfrm>
                    <a:prstGeom prst="rect">
                      <a:avLst/>
                    </a:prstGeom>
                  </pic:spPr>
                </pic:pic>
              </a:graphicData>
            </a:graphic>
          </wp:inline>
        </w:drawing>
      </w:r>
      <w:bookmarkEnd w:id="6731"/>
    </w:p>
    <w:p w14:paraId="417FEBCC">
      <w:pPr>
        <w:pStyle w:val="68"/>
      </w:pPr>
      <w:bookmarkStart w:id="6732" w:name="QWord_XRef_Figure__LHmMe2"/>
      <w:r>
        <w:rPr>
          <w:rFonts w:hint="eastAsia"/>
        </w:rPr>
        <w:t>图 </w:t>
      </w:r>
      <w:r>
        <w:fldChar w:fldCharType="begin"/>
      </w:r>
      <w:r>
        <w:instrText xml:space="preserve"> SEQ QWord_Heading1_Sequence \c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bookmarkEnd w:id="6732"/>
      <w:r>
        <w:rPr>
          <w:rFonts w:hint="eastAsia"/>
        </w:rPr>
        <w:t xml:space="preserve">  </w:t>
      </w:r>
      <w:r>
        <w:t>R14</w:t>
      </w:r>
      <w:r>
        <w:rPr>
          <w:rFonts w:hint="eastAsia"/>
        </w:rPr>
        <w:t>（</w:t>
      </w:r>
      <w:r>
        <w:t>LR</w:t>
      </w:r>
      <w:r>
        <w:rPr>
          <w:rFonts w:hint="eastAsia"/>
        </w:rPr>
        <w:t>）寄存器与异常处理</w:t>
      </w:r>
    </w:p>
    <w:p w14:paraId="6385D789">
      <w:pPr>
        <w:pStyle w:val="66"/>
        <w:numPr>
          <w:ilvl w:val="4"/>
          <w:numId w:val="6"/>
        </w:numPr>
      </w:pPr>
      <w:r>
        <w:t>R14</w:t>
      </w:r>
      <w:r>
        <w:rPr>
          <w:rFonts w:hint="eastAsia"/>
        </w:rPr>
        <w:t>寄存器注意要点（嵌套的处理）：</w:t>
      </w:r>
    </w:p>
    <w:p w14:paraId="20AA883A">
      <w:pPr>
        <w:pStyle w:val="175"/>
      </w:pPr>
      <w:r>
        <w:rPr>
          <w:rFonts w:hint="eastAsia"/>
        </w:rPr>
        <w:t>执行用户模式下的程序；</w:t>
      </w:r>
    </w:p>
    <w:p w14:paraId="4938CA4C">
      <w:pPr>
        <w:pStyle w:val="175"/>
      </w:pPr>
      <w:r>
        <w:rPr>
          <w:rFonts w:hint="eastAsia"/>
        </w:rPr>
        <w:t>发生IRQ中断，硬件将某个地址存入IRQ模式下的R14_irq寄存器，用户模式下的R14没有被破坏；</w:t>
      </w:r>
    </w:p>
    <w:p w14:paraId="22B5AC6A">
      <w:pPr>
        <w:pStyle w:val="175"/>
      </w:pPr>
      <w:r>
        <w:rPr>
          <w:rFonts w:hint="eastAsia"/>
        </w:rPr>
        <w:t>IRQ服务程序A执行完毕，将R14_irq寄存器的内容减去某个常量后存入PC，返回之前被中断的程序；</w:t>
      </w:r>
    </w:p>
    <w:p w14:paraId="2EA41A14">
      <w:pPr>
        <w:pStyle w:val="175"/>
      </w:pPr>
      <w:r>
        <w:rPr>
          <w:rFonts w:hint="eastAsia"/>
        </w:rPr>
        <w:t>如果在IRQ处理程序中打开IRQ中断，并且再次发生IRQ中断；</w:t>
      </w:r>
    </w:p>
    <w:p w14:paraId="68893440">
      <w:pPr>
        <w:pStyle w:val="175"/>
      </w:pPr>
      <w:r>
        <w:rPr>
          <w:rFonts w:hint="eastAsia"/>
        </w:rPr>
        <w:t>硬件将返回地址保存在R14_irq寄存器中，原来保存的返回地址将被覆盖，造成错误；</w:t>
      </w:r>
    </w:p>
    <w:p w14:paraId="72A663EC">
      <w:pPr>
        <w:pStyle w:val="175"/>
      </w:pPr>
      <w:r>
        <w:rPr>
          <w:rFonts w:hint="eastAsia"/>
        </w:rPr>
        <w:t>在程序B返回到程序A，然后在返回到用户模式下被中断的程序时，发生错误，将不能正确返回。</w:t>
      </w:r>
    </w:p>
    <w:p w14:paraId="74544B6B">
      <w:pPr>
        <w:pStyle w:val="4"/>
        <w:ind w:firstLine="420"/>
      </w:pPr>
      <w:r>
        <w:rPr>
          <w:rFonts w:hint="eastAsia"/>
        </w:rPr>
        <w:t>解决办法是确保R14的对应版本在发生中断嵌套时不再保存任何有意义的值（将R14入栈），或者切换到其他处理器模式下。异常处理如</w:t>
      </w:r>
      <w:r>
        <w:fldChar w:fldCharType="begin"/>
      </w:r>
      <w:r>
        <w:instrText xml:space="preserve"> </w:instrText>
      </w:r>
      <w:r>
        <w:rPr>
          <w:rFonts w:hint="eastAsia"/>
        </w:rPr>
        <w:instrText xml:space="preserve">REF QWord_XRef_Figure__U7rSRr \h \* CHARFORMAT</w:instrText>
      </w:r>
      <w:r>
        <w:instrText xml:space="preserve"> </w:instrText>
      </w:r>
      <w:r>
        <w:fldChar w:fldCharType="separate"/>
      </w:r>
      <w:r>
        <w:rPr>
          <w:rFonts w:hint="eastAsia"/>
        </w:rPr>
        <w:t>图 </w:t>
      </w:r>
      <w:r>
        <w:t>3</w:t>
      </w:r>
      <w:r>
        <w:noBreakHyphen/>
      </w:r>
      <w:r>
        <w:t>8</w:t>
      </w:r>
      <w:r>
        <w:fldChar w:fldCharType="end"/>
      </w:r>
      <w:r>
        <w:rPr>
          <w:rFonts w:hint="eastAsia"/>
        </w:rPr>
        <w:t>所示。</w:t>
      </w:r>
    </w:p>
    <w:p w14:paraId="60DE3D48">
      <w:pPr>
        <w:pStyle w:val="105"/>
      </w:pPr>
      <w:r>
        <w:t>‌</w:t>
      </w:r>
      <w:bookmarkStart w:id="6733" w:name="_QWord_ImageIndex_131"/>
      <w:r>
        <w:drawing>
          <wp:inline distT="0" distB="0" distL="0" distR="0">
            <wp:extent cx="4103370" cy="2252345"/>
            <wp:effectExtent l="0" t="0" r="0" b="0"/>
            <wp:docPr id="1418518105" name="图片 6" title="QWord_ImageMark_131">
              <a:hlinkClick xmlns:a="http://schemas.openxmlformats.org/drawingml/2006/main" r:id="rId188" tooltip="QWord 图片目录：resource/images/illustration/1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18105" name="图片 6" title="QWord_ImageMark_131"/>
                    <pic:cNvPicPr>
                      <a:picLocks noChangeAspect="1"/>
                    </pic:cNvPicPr>
                  </pic:nvPicPr>
                  <pic:blipFill>
                    <a:blip r:embed="rId189" cstate="print">
                      <a:extLst>
                        <a:ext uri="{28A0092B-C50C-407E-A947-70E740481C1C}">
                          <a14:useLocalDpi xmlns:a14="http://schemas.microsoft.com/office/drawing/2010/main" val="0"/>
                        </a:ext>
                      </a:extLst>
                    </a:blip>
                    <a:srcRect t="4611"/>
                    <a:stretch>
                      <a:fillRect/>
                    </a:stretch>
                  </pic:blipFill>
                  <pic:spPr>
                    <a:xfrm>
                      <a:off x="0" y="0"/>
                      <a:ext cx="4104000" cy="2252436"/>
                    </a:xfrm>
                    <a:prstGeom prst="rect">
                      <a:avLst/>
                    </a:prstGeom>
                    <a:ln>
                      <a:noFill/>
                    </a:ln>
                  </pic:spPr>
                </pic:pic>
              </a:graphicData>
            </a:graphic>
          </wp:inline>
        </w:drawing>
      </w:r>
      <w:bookmarkEnd w:id="6733"/>
    </w:p>
    <w:p w14:paraId="48E1E546">
      <w:pPr>
        <w:pStyle w:val="68"/>
      </w:pPr>
      <w:bookmarkStart w:id="6734" w:name="QWord_XRef_Figure__U7rSRr"/>
      <w:r>
        <w:rPr>
          <w:rFonts w:hint="eastAsia"/>
        </w:rPr>
        <w:t>图 </w:t>
      </w:r>
      <w:r>
        <w:fldChar w:fldCharType="begin"/>
      </w:r>
      <w:r>
        <w:instrText xml:space="preserve"> SEQ QWord_Heading1_Sequence \c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bookmarkEnd w:id="6734"/>
      <w:r>
        <w:rPr>
          <w:rFonts w:hint="eastAsia"/>
        </w:rPr>
        <w:t xml:space="preserve">  </w:t>
      </w:r>
      <w:r>
        <w:t>R14</w:t>
      </w:r>
      <w:r>
        <w:rPr>
          <w:rFonts w:hint="eastAsia"/>
        </w:rPr>
        <w:t>（</w:t>
      </w:r>
      <w:r>
        <w:t>LR</w:t>
      </w:r>
      <w:r>
        <w:rPr>
          <w:rFonts w:hint="eastAsia"/>
        </w:rPr>
        <w:t>）寄存器与异常处理</w:t>
      </w:r>
    </w:p>
    <w:p w14:paraId="1D257A69">
      <w:pPr>
        <w:pStyle w:val="65"/>
        <w:numPr>
          <w:ilvl w:val="3"/>
          <w:numId w:val="6"/>
        </w:numPr>
      </w:pPr>
      <w:r>
        <w:rPr>
          <w:rFonts w:hint="eastAsia"/>
        </w:rPr>
        <w:t>程序计数器</w:t>
      </w:r>
    </w:p>
    <w:p w14:paraId="41D5C8AA">
      <w:pPr>
        <w:pStyle w:val="4"/>
        <w:ind w:firstLine="420"/>
      </w:pPr>
      <w:r>
        <w:rPr>
          <w:rFonts w:hint="eastAsia"/>
        </w:rPr>
        <w:t>寄存器R15为程序计数器（PC），指向正在取指的地址。可以认为是一个通用寄存器，但是对于使用有许多与指令相关的限制或特殊情况。如果R15使用的方式超出了这些限制，那么结果将是不可预测的。</w:t>
      </w:r>
    </w:p>
    <w:p w14:paraId="417FF647">
      <w:pPr>
        <w:pStyle w:val="66"/>
        <w:numPr>
          <w:ilvl w:val="4"/>
          <w:numId w:val="6"/>
        </w:numPr>
      </w:pPr>
      <w:r>
        <w:rPr>
          <w:rFonts w:hint="eastAsia"/>
        </w:rPr>
        <w:t>读R15的限制</w:t>
      </w:r>
    </w:p>
    <w:p w14:paraId="6517D76F">
      <w:pPr>
        <w:pStyle w:val="4"/>
        <w:ind w:firstLine="420"/>
      </w:pPr>
      <w:r>
        <w:rPr>
          <w:rFonts w:hint="eastAsia"/>
        </w:rPr>
        <w:t>正常操作时，从R15读取的值是处理器正在取指的地址，即当前正在执行指令的地址加上8个字节（两条ARM指令的长度）。由于ARM指令总是以字节为单位，所以R15寄存器的最低两位总是为0，如</w:t>
      </w:r>
      <w:r>
        <w:fldChar w:fldCharType="begin"/>
      </w:r>
      <w:r>
        <w:instrText xml:space="preserve"> </w:instrText>
      </w:r>
      <w:r>
        <w:rPr>
          <w:rFonts w:hint="eastAsia"/>
        </w:rPr>
        <w:instrText xml:space="preserve">REF QWord_XRef_Table__ziOoIO \h \* CHARFORMAT</w:instrText>
      </w:r>
      <w:r>
        <w:instrText xml:space="preserve"> </w:instrText>
      </w:r>
      <w:r>
        <w:fldChar w:fldCharType="separate"/>
      </w:r>
      <w:r>
        <w:t>表 3</w:t>
      </w:r>
      <w:r>
        <w:noBreakHyphen/>
      </w:r>
      <w:r>
        <w:t>4</w:t>
      </w:r>
      <w:r>
        <w:fldChar w:fldCharType="end"/>
      </w:r>
      <w:r>
        <w:rPr>
          <w:rFonts w:hint="eastAsia"/>
        </w:rPr>
        <w:t>所示。</w:t>
      </w:r>
    </w:p>
    <w:p w14:paraId="5EB0AEC4">
      <w:pPr>
        <w:pStyle w:val="67"/>
        <w:rPr>
          <w:rFonts w:hint="eastAsia"/>
        </w:rPr>
      </w:pPr>
      <w:bookmarkStart w:id="6735" w:name="QWord_XRef_Table__ziOoIO"/>
      <w:r>
        <w:rPr>
          <w:rStyle w:val="238"/>
        </w:rPr>
        <w:t>表 </w:t>
      </w:r>
      <w:r>
        <w:rPr>
          <w:rStyle w:val="238"/>
        </w:rPr>
        <w:fldChar w:fldCharType="begin"/>
      </w:r>
      <w:r>
        <w:rPr>
          <w:rStyle w:val="238"/>
        </w:rPr>
        <w:instrText xml:space="preserve"> SEQ QWord_Heading1_Sequence \c </w:instrText>
      </w:r>
      <w:r>
        <w:rPr>
          <w:rStyle w:val="238"/>
        </w:rPr>
        <w:fldChar w:fldCharType="separate"/>
      </w:r>
      <w:r>
        <w:rPr>
          <w:rStyle w:val="238"/>
        </w:rPr>
        <w:t>3</w:t>
      </w:r>
      <w:r>
        <w:rPr>
          <w:rStyle w:val="238"/>
        </w:rPr>
        <w:fldChar w:fldCharType="end"/>
      </w:r>
      <w:r>
        <w:rPr>
          <w:rStyle w:val="238"/>
        </w:rPr>
        <w:noBreakHyphen/>
      </w:r>
      <w:r>
        <w:rPr>
          <w:rStyle w:val="238"/>
        </w:rPr>
        <w:fldChar w:fldCharType="begin"/>
      </w:r>
      <w:r>
        <w:rPr>
          <w:rStyle w:val="238"/>
        </w:rPr>
        <w:instrText xml:space="preserve"> SEQ 表 \* ARABIC \s 1 </w:instrText>
      </w:r>
      <w:r>
        <w:rPr>
          <w:rStyle w:val="238"/>
        </w:rPr>
        <w:fldChar w:fldCharType="separate"/>
      </w:r>
      <w:r>
        <w:rPr>
          <w:rStyle w:val="238"/>
        </w:rPr>
        <w:t>4</w:t>
      </w:r>
      <w:r>
        <w:rPr>
          <w:rStyle w:val="238"/>
        </w:rPr>
        <w:fldChar w:fldCharType="end"/>
      </w:r>
      <w:bookmarkEnd w:id="6735"/>
      <w:r>
        <w:t xml:space="preserve">  R1</w:t>
      </w:r>
      <w:r>
        <w:rPr>
          <w:rFonts w:hint="eastAsia"/>
        </w:rPr>
        <w:t>5（PC）寄存器的指令执行过程</w:t>
      </w:r>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67"/>
        <w:gridCol w:w="2780"/>
        <w:gridCol w:w="2765"/>
      </w:tblGrid>
      <w:tr w14:paraId="0D7A9F3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tblHeader/>
          <w:jc w:val="center"/>
        </w:trPr>
        <w:tc>
          <w:tcPr>
            <w:tcW w:w="1665" w:type="pc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3B2D6F31">
            <w:pPr>
              <w:pStyle w:val="74"/>
              <w:rPr>
                <w:rFonts w:hint="eastAsia"/>
                <w:kern w:val="0"/>
              </w:rPr>
            </w:pPr>
            <w:r>
              <w:rPr>
                <w:rFonts w:hint="eastAsia"/>
                <w:kern w:val="0"/>
              </w:rPr>
              <w:t>地址</w:t>
            </w:r>
          </w:p>
        </w:tc>
        <w:tc>
          <w:tcPr>
            <w:tcW w:w="1672"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590F8A68">
            <w:pPr>
              <w:pStyle w:val="74"/>
              <w:rPr>
                <w:rFonts w:hint="eastAsia"/>
                <w:kern w:val="0"/>
              </w:rPr>
            </w:pPr>
            <w:r>
              <w:rPr>
                <w:rFonts w:hint="eastAsia"/>
                <w:kern w:val="0"/>
              </w:rPr>
              <w:t>程序代码</w:t>
            </w:r>
          </w:p>
        </w:tc>
        <w:tc>
          <w:tcPr>
            <w:tcW w:w="1663" w:type="pct"/>
            <w:tcBorders>
              <w:top w:val="single" w:color="auto" w:sz="6" w:space="0"/>
              <w:bottom w:val="single" w:color="auto" w:sz="4" w:space="0"/>
              <w:right w:val="single" w:color="auto" w:sz="6" w:space="0"/>
              <w:insideH w:val="single" w:sz="4" w:space="0"/>
              <w:insideV w:val="single" w:sz="4" w:space="0"/>
              <w:tl2br w:val="nil"/>
              <w:tr2bl w:val="nil"/>
            </w:tcBorders>
            <w:shd w:val="clear" w:color="auto" w:fill="auto"/>
            <w:vAlign w:val="center"/>
          </w:tcPr>
          <w:p w14:paraId="443DAF4B">
            <w:pPr>
              <w:pStyle w:val="74"/>
              <w:rPr>
                <w:rFonts w:hint="eastAsia"/>
                <w:kern w:val="0"/>
              </w:rPr>
            </w:pPr>
            <w:r>
              <w:rPr>
                <w:rFonts w:hint="eastAsia"/>
                <w:kern w:val="0"/>
              </w:rPr>
              <w:t>流水线状态</w:t>
            </w:r>
          </w:p>
        </w:tc>
      </w:tr>
      <w:tr w14:paraId="188E082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65" w:type="pct"/>
            <w:shd w:val="clear" w:color="auto" w:fill="auto"/>
            <w:vAlign w:val="center"/>
          </w:tcPr>
          <w:p w14:paraId="343B126B">
            <w:pPr>
              <w:pStyle w:val="74"/>
              <w:rPr>
                <w:rFonts w:hint="eastAsia"/>
                <w:kern w:val="0"/>
              </w:rPr>
            </w:pPr>
            <w:r>
              <w:rPr>
                <w:kern w:val="0"/>
              </w:rPr>
              <w:t>PC</w:t>
            </w:r>
            <w:r>
              <w:rPr>
                <w:kern w:val="0"/>
              </w:rPr>
              <w:noBreakHyphen/>
            </w:r>
            <w:r>
              <w:rPr>
                <w:kern w:val="0"/>
              </w:rPr>
              <w:t>8</w:t>
            </w:r>
          </w:p>
        </w:tc>
        <w:tc>
          <w:tcPr>
            <w:tcW w:w="1672" w:type="pct"/>
            <w:shd w:val="clear" w:color="auto" w:fill="auto"/>
            <w:vAlign w:val="center"/>
          </w:tcPr>
          <w:p w14:paraId="593E5C00">
            <w:pPr>
              <w:pStyle w:val="74"/>
              <w:rPr>
                <w:rFonts w:hint="eastAsia"/>
                <w:kern w:val="0"/>
              </w:rPr>
            </w:pPr>
            <w:r>
              <w:rPr>
                <w:rFonts w:hint="eastAsia"/>
                <w:kern w:val="0"/>
              </w:rPr>
              <w:t>LDR    R0,PC</w:t>
            </w:r>
          </w:p>
        </w:tc>
        <w:tc>
          <w:tcPr>
            <w:tcW w:w="1663" w:type="pct"/>
            <w:shd w:val="clear" w:color="auto" w:fill="auto"/>
            <w:vAlign w:val="center"/>
          </w:tcPr>
          <w:p w14:paraId="485C50A1">
            <w:pPr>
              <w:pStyle w:val="74"/>
              <w:rPr>
                <w:rFonts w:hint="eastAsia"/>
                <w:kern w:val="0"/>
              </w:rPr>
            </w:pPr>
            <w:r>
              <w:rPr>
                <w:rFonts w:hint="eastAsia"/>
                <w:kern w:val="0"/>
              </w:rPr>
              <w:t>正在执行</w:t>
            </w:r>
          </w:p>
        </w:tc>
      </w:tr>
      <w:tr w14:paraId="66BA23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65" w:type="pct"/>
            <w:shd w:val="clear" w:color="auto" w:fill="auto"/>
            <w:vAlign w:val="center"/>
          </w:tcPr>
          <w:p w14:paraId="1BDBADF1">
            <w:pPr>
              <w:pStyle w:val="74"/>
              <w:rPr>
                <w:rFonts w:hint="eastAsia"/>
                <w:kern w:val="0"/>
              </w:rPr>
            </w:pPr>
            <w:r>
              <w:rPr>
                <w:kern w:val="0"/>
              </w:rPr>
              <w:t>PC</w:t>
            </w:r>
            <w:r>
              <w:rPr>
                <w:kern w:val="0"/>
              </w:rPr>
              <w:noBreakHyphen/>
            </w:r>
            <w:r>
              <w:rPr>
                <w:rFonts w:hint="eastAsia"/>
                <w:kern w:val="0"/>
              </w:rPr>
              <w:t>4</w:t>
            </w:r>
          </w:p>
        </w:tc>
        <w:tc>
          <w:tcPr>
            <w:tcW w:w="1672" w:type="pct"/>
            <w:shd w:val="clear" w:color="auto" w:fill="auto"/>
            <w:vAlign w:val="center"/>
          </w:tcPr>
          <w:p w14:paraId="55ACADFF">
            <w:pPr>
              <w:pStyle w:val="74"/>
              <w:rPr>
                <w:rFonts w:hint="eastAsia"/>
                <w:kern w:val="0"/>
              </w:rPr>
            </w:pPr>
            <w:r>
              <w:rPr>
                <w:rFonts w:hint="eastAsia"/>
                <w:kern w:val="0"/>
              </w:rPr>
              <w:t>???</w:t>
            </w:r>
          </w:p>
        </w:tc>
        <w:tc>
          <w:tcPr>
            <w:tcW w:w="1663" w:type="pct"/>
            <w:shd w:val="clear" w:color="auto" w:fill="auto"/>
            <w:vAlign w:val="center"/>
          </w:tcPr>
          <w:p w14:paraId="5C9BF95C">
            <w:pPr>
              <w:pStyle w:val="74"/>
              <w:rPr>
                <w:rFonts w:hint="eastAsia"/>
                <w:kern w:val="0"/>
              </w:rPr>
            </w:pPr>
            <w:r>
              <w:rPr>
                <w:rFonts w:hint="eastAsia"/>
                <w:kern w:val="0"/>
              </w:rPr>
              <w:t>正在译码</w:t>
            </w:r>
          </w:p>
        </w:tc>
      </w:tr>
      <w:tr w14:paraId="38C41B1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65" w:type="pct"/>
            <w:shd w:val="clear" w:color="auto" w:fill="auto"/>
            <w:vAlign w:val="center"/>
          </w:tcPr>
          <w:p w14:paraId="0DF3A07D">
            <w:pPr>
              <w:pStyle w:val="74"/>
              <w:rPr>
                <w:rFonts w:hint="eastAsia"/>
                <w:kern w:val="0"/>
              </w:rPr>
            </w:pPr>
            <w:r>
              <w:rPr>
                <w:kern w:val="0"/>
              </w:rPr>
              <w:t>PC</w:t>
            </w:r>
          </w:p>
        </w:tc>
        <w:tc>
          <w:tcPr>
            <w:tcW w:w="1672" w:type="pct"/>
            <w:shd w:val="clear" w:color="auto" w:fill="auto"/>
            <w:vAlign w:val="center"/>
          </w:tcPr>
          <w:p w14:paraId="566085F8">
            <w:pPr>
              <w:pStyle w:val="74"/>
              <w:rPr>
                <w:rFonts w:hint="eastAsia"/>
                <w:kern w:val="0"/>
              </w:rPr>
            </w:pPr>
            <w:r>
              <w:rPr>
                <w:rFonts w:hint="eastAsia"/>
                <w:kern w:val="0"/>
              </w:rPr>
              <w:t>???</w:t>
            </w:r>
          </w:p>
        </w:tc>
        <w:tc>
          <w:tcPr>
            <w:tcW w:w="1663" w:type="pct"/>
            <w:shd w:val="clear" w:color="auto" w:fill="auto"/>
            <w:vAlign w:val="center"/>
          </w:tcPr>
          <w:p w14:paraId="50005B87">
            <w:pPr>
              <w:pStyle w:val="74"/>
              <w:rPr>
                <w:rFonts w:hint="eastAsia"/>
                <w:kern w:val="0"/>
              </w:rPr>
            </w:pPr>
            <w:r>
              <w:rPr>
                <w:rFonts w:hint="eastAsia"/>
                <w:kern w:val="0"/>
              </w:rPr>
              <w:t>正在取指</w:t>
            </w:r>
          </w:p>
        </w:tc>
      </w:tr>
    </w:tbl>
    <w:p w14:paraId="565115E7">
      <w:pPr>
        <w:pStyle w:val="259"/>
      </w:pPr>
    </w:p>
    <w:p w14:paraId="7FC22E1C">
      <w:pPr>
        <w:pStyle w:val="66"/>
        <w:numPr>
          <w:ilvl w:val="4"/>
          <w:numId w:val="6"/>
        </w:numPr>
      </w:pPr>
      <w:r>
        <w:rPr>
          <w:rFonts w:hint="eastAsia"/>
        </w:rPr>
        <w:t>写R15的限制</w:t>
      </w:r>
    </w:p>
    <w:p w14:paraId="576FD74A">
      <w:pPr>
        <w:pStyle w:val="4"/>
        <w:ind w:firstLine="420"/>
      </w:pPr>
      <w:r>
        <w:rPr>
          <w:rFonts w:hint="eastAsia"/>
        </w:rPr>
        <w:t>正常操作时，写入R15的值被当作一个指令地址，程序从这个地址处继续执行（相当于执行一次无条件跳转）。</w:t>
      </w:r>
    </w:p>
    <w:p w14:paraId="78A31A1B">
      <w:pPr>
        <w:pStyle w:val="4"/>
        <w:ind w:firstLine="420"/>
      </w:pPr>
      <w:r>
        <w:rPr>
          <w:rFonts w:hint="eastAsia"/>
        </w:rPr>
        <w:t>例如，使用</w:t>
      </w:r>
      <w:r>
        <w:t>MOV  PC,LR</w:t>
      </w:r>
      <w:r>
        <w:rPr>
          <w:rFonts w:hint="eastAsia"/>
        </w:rPr>
        <w:t>指令可以用于实现子程序调用后返回调用者代码的功能。</w:t>
      </w:r>
    </w:p>
    <w:p w14:paraId="242D710D">
      <w:pPr>
        <w:pStyle w:val="65"/>
        <w:numPr>
          <w:ilvl w:val="3"/>
          <w:numId w:val="6"/>
        </w:numPr>
      </w:pPr>
      <w:r>
        <w:rPr>
          <w:rFonts w:hint="eastAsia"/>
        </w:rPr>
        <w:t>程序状态寄存器</w:t>
      </w:r>
    </w:p>
    <w:p w14:paraId="7E56C148">
      <w:pPr>
        <w:pStyle w:val="4"/>
        <w:ind w:firstLine="420"/>
      </w:pPr>
      <w:r>
        <w:rPr>
          <w:rFonts w:hint="eastAsia"/>
        </w:rPr>
        <w:t>寄存器CPSR为程序状态寄存器。在异常模式中，另外一个寄存器</w:t>
      </w:r>
      <w:r>
        <w:rPr>
          <w:rFonts w:hint="eastAsia"/>
          <w:position w:val="2"/>
          <w:lang w:eastAsia="zh-CN"/>
        </w:rPr>
        <w:t>——</w:t>
      </w:r>
      <w:r>
        <w:rPr>
          <w:rFonts w:hint="eastAsia"/>
        </w:rPr>
        <w:t>程序状态保存寄存器（SPSR）可以被访问。每种异常都有自己的SPSR，在进入异常时它保存CPSR的当前值，异常退出时可通过它恢复CPSR。</w:t>
      </w:r>
    </w:p>
    <w:p w14:paraId="6141E4E2">
      <w:pPr>
        <w:pStyle w:val="66"/>
        <w:numPr>
          <w:ilvl w:val="4"/>
          <w:numId w:val="6"/>
        </w:numPr>
      </w:pPr>
      <w:r>
        <w:rPr>
          <w:rFonts w:hint="eastAsia"/>
        </w:rPr>
        <w:t>CPSR寄存器格式如</w:t>
      </w:r>
      <w:r>
        <w:fldChar w:fldCharType="begin"/>
      </w:r>
      <w:r>
        <w:instrText xml:space="preserve"> </w:instrText>
      </w:r>
      <w:r>
        <w:rPr>
          <w:rFonts w:hint="eastAsia"/>
        </w:rPr>
        <w:instrText xml:space="preserve">REF QWord_XRef_Figure__cMPNF9 \h \* CHARFORMAT</w:instrText>
      </w:r>
      <w:r>
        <w:instrText xml:space="preserve"> </w:instrText>
      </w:r>
      <w:r>
        <w:fldChar w:fldCharType="separate"/>
      </w:r>
      <w:r>
        <w:rPr>
          <w:rFonts w:hint="eastAsia"/>
        </w:rPr>
        <w:t>图 </w:t>
      </w:r>
      <w:r>
        <w:t>3</w:t>
      </w:r>
      <w:r>
        <w:noBreakHyphen/>
      </w:r>
      <w:r>
        <w:t>9</w:t>
      </w:r>
      <w:r>
        <w:fldChar w:fldCharType="end"/>
      </w:r>
      <w:r>
        <w:rPr>
          <w:rFonts w:hint="eastAsia"/>
        </w:rPr>
        <w:t>所示。</w:t>
      </w:r>
    </w:p>
    <w:p w14:paraId="37F6AA83">
      <w:pPr>
        <w:pStyle w:val="105"/>
      </w:pPr>
      <w:r>
        <w:t>‌</w:t>
      </w:r>
      <w:bookmarkStart w:id="6736" w:name="_QWord_ImageIndex_132"/>
      <w:r>
        <w:drawing>
          <wp:inline distT="0" distB="0" distL="0" distR="0">
            <wp:extent cx="4404995" cy="2044065"/>
            <wp:effectExtent l="0" t="0" r="0" b="0"/>
            <wp:docPr id="16" name="图片 1" title="QWord_ImageMark_132">
              <a:hlinkClick xmlns:a="http://schemas.openxmlformats.org/drawingml/2006/main" r:id="rId190" tooltip="QWord 图片目录：resource/images/illustration/1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title="QWord_ImageMark_132"/>
                    <pic:cNvPicPr>
                      <a:picLocks noChangeAspect="1"/>
                    </pic:cNvPicPr>
                  </pic:nvPicPr>
                  <pic:blipFill>
                    <a:blip r:embed="rId191"/>
                    <a:srcRect t="3623"/>
                    <a:stretch>
                      <a:fillRect/>
                    </a:stretch>
                  </pic:blipFill>
                  <pic:spPr>
                    <a:xfrm>
                      <a:off x="0" y="0"/>
                      <a:ext cx="4422796" cy="2052559"/>
                    </a:xfrm>
                    <a:prstGeom prst="rect">
                      <a:avLst/>
                    </a:prstGeom>
                    <a:ln>
                      <a:noFill/>
                    </a:ln>
                  </pic:spPr>
                </pic:pic>
              </a:graphicData>
            </a:graphic>
          </wp:inline>
        </w:drawing>
      </w:r>
      <w:bookmarkEnd w:id="6736"/>
    </w:p>
    <w:p w14:paraId="0CF83976">
      <w:pPr>
        <w:pStyle w:val="68"/>
      </w:pPr>
      <w:bookmarkStart w:id="6737" w:name="QWord_XRef_Figure__cMPNF9"/>
      <w:r>
        <w:rPr>
          <w:rFonts w:hint="eastAsia"/>
        </w:rPr>
        <w:t>图 </w:t>
      </w:r>
      <w:r>
        <w:fldChar w:fldCharType="begin"/>
      </w:r>
      <w:r>
        <w:instrText xml:space="preserve"> SEQ QWord_Heading1_Sequence \c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bookmarkEnd w:id="6737"/>
      <w:r>
        <w:rPr>
          <w:rFonts w:hint="eastAsia"/>
        </w:rPr>
        <w:t xml:space="preserve">  CPSR寄存器的格式</w:t>
      </w:r>
    </w:p>
    <w:p w14:paraId="29C11D7D">
      <w:pPr>
        <w:pStyle w:val="66"/>
        <w:numPr>
          <w:ilvl w:val="4"/>
          <w:numId w:val="6"/>
        </w:numPr>
      </w:pPr>
      <w:r>
        <w:rPr>
          <w:rFonts w:hint="eastAsia"/>
        </w:rPr>
        <w:t>CPSR模式位设置如</w:t>
      </w:r>
      <w:r>
        <w:fldChar w:fldCharType="begin"/>
      </w:r>
      <w:r>
        <w:instrText xml:space="preserve"> </w:instrText>
      </w:r>
      <w:r>
        <w:rPr>
          <w:rFonts w:hint="eastAsia"/>
        </w:rPr>
        <w:instrText xml:space="preserve">REF QWord_XRef_Table__gHC8km \h \* CHARFORMAT</w:instrText>
      </w:r>
      <w:r>
        <w:instrText xml:space="preserve"> </w:instrText>
      </w:r>
      <w:r>
        <w:fldChar w:fldCharType="separate"/>
      </w:r>
      <w:r>
        <w:t>表 3</w:t>
      </w:r>
      <w:r>
        <w:noBreakHyphen/>
      </w:r>
      <w:r>
        <w:t>5</w:t>
      </w:r>
      <w:r>
        <w:fldChar w:fldCharType="end"/>
      </w:r>
      <w:r>
        <w:rPr>
          <w:rFonts w:hint="eastAsia"/>
        </w:rPr>
        <w:t>所示。</w:t>
      </w:r>
    </w:p>
    <w:p w14:paraId="70951209">
      <w:pPr>
        <w:pStyle w:val="67"/>
        <w:rPr>
          <w:rFonts w:hint="eastAsia"/>
        </w:rPr>
      </w:pPr>
      <w:bookmarkStart w:id="6738" w:name="QWord_XRef_Table__gHC8km"/>
      <w:r>
        <w:rPr>
          <w:rStyle w:val="238"/>
        </w:rPr>
        <w:t>表 </w:t>
      </w:r>
      <w:r>
        <w:rPr>
          <w:rStyle w:val="238"/>
        </w:rPr>
        <w:fldChar w:fldCharType="begin"/>
      </w:r>
      <w:r>
        <w:rPr>
          <w:rStyle w:val="238"/>
        </w:rPr>
        <w:instrText xml:space="preserve"> SEQ QWord_Heading1_Sequence \c </w:instrText>
      </w:r>
      <w:r>
        <w:rPr>
          <w:rStyle w:val="238"/>
        </w:rPr>
        <w:fldChar w:fldCharType="separate"/>
      </w:r>
      <w:r>
        <w:rPr>
          <w:rStyle w:val="238"/>
        </w:rPr>
        <w:t>3</w:t>
      </w:r>
      <w:r>
        <w:rPr>
          <w:rStyle w:val="238"/>
        </w:rPr>
        <w:fldChar w:fldCharType="end"/>
      </w:r>
      <w:r>
        <w:rPr>
          <w:rStyle w:val="238"/>
        </w:rPr>
        <w:noBreakHyphen/>
      </w:r>
      <w:r>
        <w:rPr>
          <w:rStyle w:val="238"/>
        </w:rPr>
        <w:fldChar w:fldCharType="begin"/>
      </w:r>
      <w:r>
        <w:rPr>
          <w:rStyle w:val="238"/>
        </w:rPr>
        <w:instrText xml:space="preserve"> SEQ 表 \* ARABIC \s 1 </w:instrText>
      </w:r>
      <w:r>
        <w:rPr>
          <w:rStyle w:val="238"/>
        </w:rPr>
        <w:fldChar w:fldCharType="separate"/>
      </w:r>
      <w:r>
        <w:rPr>
          <w:rStyle w:val="238"/>
        </w:rPr>
        <w:t>5</w:t>
      </w:r>
      <w:r>
        <w:rPr>
          <w:rStyle w:val="238"/>
        </w:rPr>
        <w:fldChar w:fldCharType="end"/>
      </w:r>
      <w:bookmarkEnd w:id="6738"/>
      <w:r>
        <w:t xml:space="preserve">  </w:t>
      </w:r>
      <w:r>
        <w:rPr>
          <w:rFonts w:hint="eastAsia"/>
        </w:rPr>
        <w:t>CPSR模式位设置表</w:t>
      </w:r>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034"/>
        <w:gridCol w:w="1097"/>
        <w:gridCol w:w="3208"/>
        <w:gridCol w:w="2973"/>
      </w:tblGrid>
      <w:tr w14:paraId="53556C7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622" w:type="pc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21E1C401">
            <w:pPr>
              <w:pStyle w:val="74"/>
              <w:rPr>
                <w:rFonts w:hint="eastAsia"/>
                <w:kern w:val="0"/>
              </w:rPr>
            </w:pPr>
            <w:r>
              <w:rPr>
                <w:kern w:val="0"/>
              </w:rPr>
              <w:t>M[4:0]</w:t>
            </w:r>
          </w:p>
        </w:tc>
        <w:tc>
          <w:tcPr>
            <w:tcW w:w="660"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6D292105">
            <w:pPr>
              <w:pStyle w:val="74"/>
              <w:rPr>
                <w:rFonts w:hint="eastAsia"/>
                <w:kern w:val="0"/>
              </w:rPr>
            </w:pPr>
            <w:r>
              <w:rPr>
                <w:rFonts w:hint="eastAsia"/>
                <w:kern w:val="0"/>
              </w:rPr>
              <w:t>模式</w:t>
            </w:r>
          </w:p>
        </w:tc>
        <w:tc>
          <w:tcPr>
            <w:tcW w:w="1930"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5DE4A1AB">
            <w:pPr>
              <w:pStyle w:val="74"/>
              <w:rPr>
                <w:rFonts w:hint="eastAsia"/>
                <w:kern w:val="0"/>
              </w:rPr>
            </w:pPr>
            <w:r>
              <w:rPr>
                <w:rFonts w:hint="eastAsia"/>
                <w:kern w:val="0"/>
              </w:rPr>
              <w:t>可见的Thumb状态寄存器</w:t>
            </w:r>
          </w:p>
        </w:tc>
        <w:tc>
          <w:tcPr>
            <w:tcW w:w="1789" w:type="pct"/>
            <w:tcBorders>
              <w:top w:val="single" w:color="auto" w:sz="6" w:space="0"/>
              <w:bottom w:val="single" w:color="auto" w:sz="4" w:space="0"/>
              <w:right w:val="single" w:color="auto" w:sz="6" w:space="0"/>
              <w:insideH w:val="single" w:sz="4" w:space="0"/>
              <w:insideV w:val="single" w:sz="4" w:space="0"/>
              <w:tl2br w:val="nil"/>
              <w:tr2bl w:val="nil"/>
            </w:tcBorders>
            <w:shd w:val="clear" w:color="auto" w:fill="auto"/>
            <w:vAlign w:val="center"/>
          </w:tcPr>
          <w:p w14:paraId="271B09D8">
            <w:pPr>
              <w:pStyle w:val="74"/>
              <w:rPr>
                <w:rFonts w:hint="eastAsia"/>
                <w:kern w:val="0"/>
              </w:rPr>
            </w:pPr>
            <w:r>
              <w:rPr>
                <w:rFonts w:hint="eastAsia"/>
                <w:kern w:val="0"/>
              </w:rPr>
              <w:t>可见的ARM状态寄存器</w:t>
            </w:r>
          </w:p>
        </w:tc>
      </w:tr>
      <w:tr w14:paraId="645B0D1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622" w:type="pct"/>
            <w:shd w:val="clear" w:color="auto" w:fill="auto"/>
            <w:vAlign w:val="center"/>
          </w:tcPr>
          <w:p w14:paraId="0F2E4E79">
            <w:pPr>
              <w:pStyle w:val="74"/>
              <w:rPr>
                <w:rFonts w:hint="eastAsia"/>
                <w:kern w:val="0"/>
              </w:rPr>
            </w:pPr>
            <w:r>
              <w:rPr>
                <w:rFonts w:hint="eastAsia"/>
                <w:kern w:val="0"/>
              </w:rPr>
              <w:t>10000</w:t>
            </w:r>
          </w:p>
        </w:tc>
        <w:tc>
          <w:tcPr>
            <w:tcW w:w="660" w:type="pct"/>
            <w:shd w:val="clear" w:color="auto" w:fill="auto"/>
            <w:vAlign w:val="center"/>
          </w:tcPr>
          <w:p w14:paraId="7E853180">
            <w:pPr>
              <w:pStyle w:val="74"/>
              <w:rPr>
                <w:rFonts w:hint="eastAsia"/>
                <w:kern w:val="0"/>
              </w:rPr>
            </w:pPr>
            <w:r>
              <w:rPr>
                <w:rFonts w:hint="eastAsia"/>
                <w:kern w:val="0"/>
              </w:rPr>
              <w:t>用户</w:t>
            </w:r>
          </w:p>
        </w:tc>
        <w:tc>
          <w:tcPr>
            <w:tcW w:w="1930" w:type="pct"/>
            <w:shd w:val="clear" w:color="auto" w:fill="auto"/>
            <w:vAlign w:val="center"/>
          </w:tcPr>
          <w:p w14:paraId="56C8E885">
            <w:pPr>
              <w:pStyle w:val="74"/>
              <w:rPr>
                <w:rFonts w:hint="eastAsia"/>
                <w:kern w:val="0"/>
              </w:rPr>
            </w:pPr>
            <w:r>
              <w:rPr>
                <w:kern w:val="0"/>
              </w:rPr>
              <w:t>RO</w:t>
            </w:r>
            <w:r>
              <w:rPr>
                <w:rFonts w:hint="eastAsia"/>
                <w:kern w:val="0"/>
              </w:rPr>
              <w:t>～</w:t>
            </w:r>
            <w:r>
              <w:rPr>
                <w:kern w:val="0"/>
              </w:rPr>
              <w:t>R7,SPLR,PC,CPSR</w:t>
            </w:r>
          </w:p>
        </w:tc>
        <w:tc>
          <w:tcPr>
            <w:tcW w:w="1789" w:type="pct"/>
            <w:shd w:val="clear" w:color="auto" w:fill="auto"/>
            <w:vAlign w:val="center"/>
          </w:tcPr>
          <w:p w14:paraId="748D1B3E">
            <w:pPr>
              <w:pStyle w:val="74"/>
              <w:rPr>
                <w:rFonts w:hint="eastAsia"/>
                <w:kern w:val="0"/>
              </w:rPr>
            </w:pPr>
            <w:r>
              <w:rPr>
                <w:kern w:val="0"/>
              </w:rPr>
              <w:t>RO</w:t>
            </w:r>
            <w:r>
              <w:rPr>
                <w:rFonts w:hint="eastAsia"/>
                <w:kern w:val="0"/>
              </w:rPr>
              <w:t>～</w:t>
            </w:r>
            <w:r>
              <w:rPr>
                <w:kern w:val="0"/>
              </w:rPr>
              <w:t>R14,PC, CPSR</w:t>
            </w:r>
          </w:p>
        </w:tc>
      </w:tr>
      <w:tr w14:paraId="422A07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622" w:type="pct"/>
            <w:shd w:val="clear" w:color="auto" w:fill="auto"/>
            <w:vAlign w:val="center"/>
          </w:tcPr>
          <w:p w14:paraId="1410FC40">
            <w:pPr>
              <w:pStyle w:val="74"/>
              <w:rPr>
                <w:rFonts w:hint="eastAsia"/>
                <w:kern w:val="0"/>
              </w:rPr>
            </w:pPr>
            <w:r>
              <w:rPr>
                <w:rFonts w:hint="eastAsia"/>
                <w:kern w:val="0"/>
              </w:rPr>
              <w:t>10001</w:t>
            </w:r>
          </w:p>
        </w:tc>
        <w:tc>
          <w:tcPr>
            <w:tcW w:w="660" w:type="pct"/>
            <w:shd w:val="clear" w:color="auto" w:fill="auto"/>
            <w:vAlign w:val="center"/>
          </w:tcPr>
          <w:p w14:paraId="6AA9EA21">
            <w:pPr>
              <w:pStyle w:val="74"/>
              <w:rPr>
                <w:rFonts w:hint="eastAsia"/>
                <w:kern w:val="0"/>
              </w:rPr>
            </w:pPr>
            <w:r>
              <w:rPr>
                <w:rFonts w:hint="eastAsia"/>
                <w:kern w:val="0"/>
              </w:rPr>
              <w:t>快中断</w:t>
            </w:r>
          </w:p>
        </w:tc>
        <w:tc>
          <w:tcPr>
            <w:tcW w:w="1930" w:type="pct"/>
            <w:shd w:val="clear" w:color="auto" w:fill="auto"/>
            <w:vAlign w:val="center"/>
          </w:tcPr>
          <w:p w14:paraId="1387EDC0">
            <w:pPr>
              <w:pStyle w:val="74"/>
              <w:rPr>
                <w:rFonts w:hint="eastAsia"/>
                <w:kern w:val="0"/>
              </w:rPr>
            </w:pPr>
            <w:r>
              <w:rPr>
                <w:kern w:val="0"/>
              </w:rPr>
              <w:t>RO</w:t>
            </w:r>
            <w:r>
              <w:rPr>
                <w:rFonts w:hint="eastAsia"/>
                <w:kern w:val="0"/>
              </w:rPr>
              <w:t>～</w:t>
            </w:r>
            <w:r>
              <w:rPr>
                <w:kern w:val="0"/>
              </w:rPr>
              <w:t>R7,SP</w:t>
            </w:r>
            <w:r>
              <w:rPr>
                <w:rFonts w:hint="eastAsia"/>
                <w:kern w:val="0"/>
              </w:rPr>
              <w:t>_</w:t>
            </w:r>
            <w:r>
              <w:rPr>
                <w:kern w:val="0"/>
              </w:rPr>
              <w:t>fg,LR</w:t>
            </w:r>
            <w:r>
              <w:rPr>
                <w:rFonts w:hint="eastAsia"/>
                <w:kern w:val="0"/>
              </w:rPr>
              <w:t>_</w:t>
            </w:r>
            <w:r>
              <w:rPr>
                <w:kern w:val="0"/>
              </w:rPr>
              <w:t>fiq,PC,CPSR,</w:t>
            </w:r>
          </w:p>
          <w:p w14:paraId="60B89898">
            <w:pPr>
              <w:pStyle w:val="74"/>
              <w:rPr>
                <w:rFonts w:hint="eastAsia"/>
                <w:kern w:val="0"/>
              </w:rPr>
            </w:pPr>
            <w:r>
              <w:rPr>
                <w:kern w:val="0"/>
              </w:rPr>
              <w:t>SPSR</w:t>
            </w:r>
            <w:r>
              <w:rPr>
                <w:rFonts w:hint="eastAsia"/>
                <w:kern w:val="0"/>
              </w:rPr>
              <w:t>_</w:t>
            </w:r>
            <w:r>
              <w:rPr>
                <w:kern w:val="0"/>
              </w:rPr>
              <w:t>fiq</w:t>
            </w:r>
          </w:p>
        </w:tc>
        <w:tc>
          <w:tcPr>
            <w:tcW w:w="1789" w:type="pct"/>
            <w:shd w:val="clear" w:color="auto" w:fill="auto"/>
            <w:vAlign w:val="center"/>
          </w:tcPr>
          <w:p w14:paraId="24C2E1C0">
            <w:pPr>
              <w:pStyle w:val="74"/>
              <w:rPr>
                <w:rFonts w:hint="eastAsia"/>
                <w:kern w:val="0"/>
              </w:rPr>
            </w:pPr>
            <w:r>
              <w:rPr>
                <w:kern w:val="0"/>
              </w:rPr>
              <w:t>RO</w:t>
            </w:r>
            <w:r>
              <w:rPr>
                <w:rFonts w:hint="eastAsia"/>
                <w:kern w:val="0"/>
              </w:rPr>
              <w:t>～</w:t>
            </w:r>
            <w:r>
              <w:rPr>
                <w:kern w:val="0"/>
              </w:rPr>
              <w:t>R7,R8</w:t>
            </w:r>
            <w:r>
              <w:rPr>
                <w:rFonts w:hint="eastAsia"/>
                <w:kern w:val="0"/>
              </w:rPr>
              <w:t>_</w:t>
            </w:r>
            <w:r>
              <w:rPr>
                <w:kern w:val="0"/>
              </w:rPr>
              <w:t>fiq</w:t>
            </w:r>
            <w:r>
              <w:rPr>
                <w:rFonts w:hint="eastAsia"/>
                <w:kern w:val="0"/>
              </w:rPr>
              <w:t>～</w:t>
            </w:r>
            <w:r>
              <w:rPr>
                <w:kern w:val="0"/>
              </w:rPr>
              <w:t>R14_fiq,P</w:t>
            </w:r>
            <w:r>
              <w:rPr>
                <w:rFonts w:hint="eastAsia"/>
                <w:kern w:val="0"/>
              </w:rPr>
              <w:t>C</w:t>
            </w:r>
            <w:r>
              <w:rPr>
                <w:kern w:val="0"/>
              </w:rPr>
              <w:t>,</w:t>
            </w:r>
          </w:p>
          <w:p w14:paraId="635B571E">
            <w:pPr>
              <w:pStyle w:val="74"/>
              <w:rPr>
                <w:rFonts w:hint="eastAsia"/>
                <w:kern w:val="0"/>
              </w:rPr>
            </w:pPr>
            <w:r>
              <w:rPr>
                <w:kern w:val="0"/>
              </w:rPr>
              <w:t>CPSR, SPSR</w:t>
            </w:r>
            <w:r>
              <w:rPr>
                <w:rFonts w:hint="eastAsia"/>
                <w:kern w:val="0"/>
              </w:rPr>
              <w:t>_</w:t>
            </w:r>
            <w:r>
              <w:rPr>
                <w:kern w:val="0"/>
              </w:rPr>
              <w:t>fiq</w:t>
            </w:r>
          </w:p>
        </w:tc>
      </w:tr>
      <w:tr w14:paraId="45090F6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622" w:type="pct"/>
            <w:shd w:val="clear" w:color="auto" w:fill="auto"/>
            <w:vAlign w:val="center"/>
          </w:tcPr>
          <w:p w14:paraId="6180886A">
            <w:pPr>
              <w:pStyle w:val="74"/>
              <w:rPr>
                <w:rFonts w:hint="eastAsia"/>
                <w:kern w:val="0"/>
              </w:rPr>
            </w:pPr>
            <w:r>
              <w:rPr>
                <w:rFonts w:hint="eastAsia"/>
                <w:kern w:val="0"/>
              </w:rPr>
              <w:t>10010</w:t>
            </w:r>
          </w:p>
        </w:tc>
        <w:tc>
          <w:tcPr>
            <w:tcW w:w="660" w:type="pct"/>
            <w:shd w:val="clear" w:color="auto" w:fill="auto"/>
            <w:vAlign w:val="center"/>
          </w:tcPr>
          <w:p w14:paraId="1AFE23C0">
            <w:pPr>
              <w:pStyle w:val="74"/>
              <w:rPr>
                <w:rFonts w:hint="eastAsia"/>
                <w:kern w:val="0"/>
              </w:rPr>
            </w:pPr>
            <w:r>
              <w:rPr>
                <w:rFonts w:hint="eastAsia"/>
                <w:kern w:val="0"/>
              </w:rPr>
              <w:t>中断</w:t>
            </w:r>
          </w:p>
        </w:tc>
        <w:tc>
          <w:tcPr>
            <w:tcW w:w="1930" w:type="pct"/>
            <w:shd w:val="clear" w:color="auto" w:fill="auto"/>
            <w:vAlign w:val="center"/>
          </w:tcPr>
          <w:p w14:paraId="22AE3D0A">
            <w:pPr>
              <w:pStyle w:val="74"/>
              <w:rPr>
                <w:rFonts w:hint="eastAsia"/>
                <w:kern w:val="0"/>
              </w:rPr>
            </w:pPr>
            <w:r>
              <w:rPr>
                <w:kern w:val="0"/>
              </w:rPr>
              <w:t>RO</w:t>
            </w:r>
            <w:r>
              <w:rPr>
                <w:rFonts w:hint="eastAsia"/>
                <w:kern w:val="0"/>
              </w:rPr>
              <w:t>～</w:t>
            </w:r>
            <w:r>
              <w:rPr>
                <w:kern w:val="0"/>
              </w:rPr>
              <w:t>R7,SP</w:t>
            </w:r>
            <w:r>
              <w:rPr>
                <w:rFonts w:hint="eastAsia"/>
                <w:kern w:val="0"/>
              </w:rPr>
              <w:t>_</w:t>
            </w:r>
            <w:r>
              <w:rPr>
                <w:kern w:val="0"/>
              </w:rPr>
              <w:t>irg,LR</w:t>
            </w:r>
            <w:r>
              <w:rPr>
                <w:rFonts w:hint="eastAsia"/>
                <w:kern w:val="0"/>
              </w:rPr>
              <w:t>_</w:t>
            </w:r>
            <w:r>
              <w:rPr>
                <w:kern w:val="0"/>
              </w:rPr>
              <w:t>irg,PC,CPSR,</w:t>
            </w:r>
          </w:p>
          <w:p w14:paraId="11687CA1">
            <w:pPr>
              <w:pStyle w:val="74"/>
              <w:rPr>
                <w:rFonts w:hint="eastAsia"/>
                <w:kern w:val="0"/>
              </w:rPr>
            </w:pPr>
            <w:r>
              <w:rPr>
                <w:kern w:val="0"/>
              </w:rPr>
              <w:t>SPSR</w:t>
            </w:r>
            <w:r>
              <w:rPr>
                <w:rFonts w:hint="eastAsia"/>
                <w:kern w:val="0"/>
              </w:rPr>
              <w:t>_</w:t>
            </w:r>
            <w:r>
              <w:rPr>
                <w:kern w:val="0"/>
              </w:rPr>
              <w:t>fiq</w:t>
            </w:r>
          </w:p>
        </w:tc>
        <w:tc>
          <w:tcPr>
            <w:tcW w:w="1789" w:type="pct"/>
            <w:shd w:val="clear" w:color="auto" w:fill="auto"/>
            <w:vAlign w:val="center"/>
          </w:tcPr>
          <w:p w14:paraId="7081F7B7">
            <w:pPr>
              <w:pStyle w:val="74"/>
              <w:rPr>
                <w:rFonts w:hint="eastAsia"/>
                <w:kern w:val="0"/>
              </w:rPr>
            </w:pPr>
            <w:r>
              <w:rPr>
                <w:kern w:val="0"/>
              </w:rPr>
              <w:t>R0</w:t>
            </w:r>
            <w:r>
              <w:rPr>
                <w:rFonts w:hint="eastAsia"/>
                <w:kern w:val="0"/>
              </w:rPr>
              <w:t>～</w:t>
            </w:r>
            <w:r>
              <w:rPr>
                <w:kern w:val="0"/>
              </w:rPr>
              <w:t>R12,R13</w:t>
            </w:r>
            <w:r>
              <w:rPr>
                <w:rFonts w:hint="eastAsia"/>
                <w:kern w:val="0"/>
              </w:rPr>
              <w:t>,</w:t>
            </w:r>
            <w:r>
              <w:rPr>
                <w:kern w:val="0"/>
              </w:rPr>
              <w:t>irq,R14</w:t>
            </w:r>
            <w:r>
              <w:rPr>
                <w:rFonts w:hint="eastAsia"/>
                <w:kern w:val="0"/>
              </w:rPr>
              <w:t>_</w:t>
            </w:r>
            <w:r>
              <w:rPr>
                <w:kern w:val="0"/>
              </w:rPr>
              <w:t>irg,PC</w:t>
            </w:r>
            <w:r>
              <w:rPr>
                <w:rFonts w:hint="eastAsia"/>
                <w:kern w:val="0"/>
              </w:rPr>
              <w:t>,</w:t>
            </w:r>
            <w:r>
              <w:rPr>
                <w:kern w:val="0"/>
              </w:rPr>
              <w:t>CPSR, SPSR</w:t>
            </w:r>
            <w:r>
              <w:rPr>
                <w:rFonts w:hint="eastAsia"/>
                <w:kern w:val="0"/>
              </w:rPr>
              <w:t>_</w:t>
            </w:r>
            <w:r>
              <w:rPr>
                <w:kern w:val="0"/>
              </w:rPr>
              <w:t>irq</w:t>
            </w:r>
          </w:p>
        </w:tc>
      </w:tr>
      <w:tr w14:paraId="32667A0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622" w:type="pct"/>
            <w:shd w:val="clear" w:color="auto" w:fill="auto"/>
            <w:vAlign w:val="center"/>
          </w:tcPr>
          <w:p w14:paraId="07A0E03A">
            <w:pPr>
              <w:pStyle w:val="74"/>
              <w:rPr>
                <w:rFonts w:hint="eastAsia"/>
                <w:kern w:val="0"/>
              </w:rPr>
            </w:pPr>
            <w:r>
              <w:rPr>
                <w:rFonts w:hint="eastAsia"/>
                <w:kern w:val="0"/>
              </w:rPr>
              <w:t>10011</w:t>
            </w:r>
          </w:p>
        </w:tc>
        <w:tc>
          <w:tcPr>
            <w:tcW w:w="660" w:type="pct"/>
            <w:shd w:val="clear" w:color="auto" w:fill="auto"/>
            <w:vAlign w:val="center"/>
          </w:tcPr>
          <w:p w14:paraId="41C6C392">
            <w:pPr>
              <w:pStyle w:val="74"/>
              <w:rPr>
                <w:rFonts w:hint="eastAsia"/>
                <w:kern w:val="0"/>
              </w:rPr>
            </w:pPr>
            <w:r>
              <w:rPr>
                <w:rFonts w:hint="eastAsia"/>
                <w:kern w:val="0"/>
              </w:rPr>
              <w:t>管理</w:t>
            </w:r>
          </w:p>
        </w:tc>
        <w:tc>
          <w:tcPr>
            <w:tcW w:w="1930" w:type="pct"/>
            <w:shd w:val="clear" w:color="auto" w:fill="auto"/>
            <w:vAlign w:val="center"/>
          </w:tcPr>
          <w:p w14:paraId="0149A237">
            <w:pPr>
              <w:pStyle w:val="74"/>
              <w:rPr>
                <w:rFonts w:hint="eastAsia"/>
                <w:kern w:val="0"/>
              </w:rPr>
            </w:pPr>
            <w:r>
              <w:rPr>
                <w:kern w:val="0"/>
              </w:rPr>
              <w:t>RO</w:t>
            </w:r>
            <w:r>
              <w:rPr>
                <w:rFonts w:hint="eastAsia"/>
                <w:kern w:val="0"/>
              </w:rPr>
              <w:t>～</w:t>
            </w:r>
            <w:r>
              <w:rPr>
                <w:kern w:val="0"/>
              </w:rPr>
              <w:t>R7,SP</w:t>
            </w:r>
            <w:r>
              <w:rPr>
                <w:rFonts w:hint="eastAsia"/>
                <w:kern w:val="0"/>
              </w:rPr>
              <w:t>_svc</w:t>
            </w:r>
            <w:r>
              <w:rPr>
                <w:kern w:val="0"/>
              </w:rPr>
              <w:t>,LR</w:t>
            </w:r>
            <w:r>
              <w:rPr>
                <w:rFonts w:hint="eastAsia"/>
                <w:kern w:val="0"/>
              </w:rPr>
              <w:t>_svc</w:t>
            </w:r>
            <w:r>
              <w:rPr>
                <w:kern w:val="0"/>
              </w:rPr>
              <w:t>,PC,CPSR,</w:t>
            </w:r>
          </w:p>
          <w:p w14:paraId="00E0DA39">
            <w:pPr>
              <w:pStyle w:val="74"/>
              <w:rPr>
                <w:rFonts w:hint="eastAsia"/>
                <w:kern w:val="0"/>
              </w:rPr>
            </w:pPr>
            <w:r>
              <w:rPr>
                <w:kern w:val="0"/>
              </w:rPr>
              <w:t>SPSR</w:t>
            </w:r>
            <w:r>
              <w:rPr>
                <w:rFonts w:hint="eastAsia"/>
                <w:kern w:val="0"/>
              </w:rPr>
              <w:t>_svc</w:t>
            </w:r>
          </w:p>
        </w:tc>
        <w:tc>
          <w:tcPr>
            <w:tcW w:w="1789" w:type="pct"/>
            <w:shd w:val="clear" w:color="auto" w:fill="auto"/>
            <w:vAlign w:val="center"/>
          </w:tcPr>
          <w:p w14:paraId="4D205FB3">
            <w:pPr>
              <w:pStyle w:val="74"/>
              <w:rPr>
                <w:rFonts w:hint="eastAsia"/>
                <w:kern w:val="0"/>
              </w:rPr>
            </w:pPr>
            <w:r>
              <w:rPr>
                <w:kern w:val="0"/>
              </w:rPr>
              <w:t>RO</w:t>
            </w:r>
            <w:r>
              <w:rPr>
                <w:rFonts w:hint="eastAsia"/>
                <w:kern w:val="0"/>
              </w:rPr>
              <w:t>～</w:t>
            </w:r>
            <w:r>
              <w:rPr>
                <w:kern w:val="0"/>
              </w:rPr>
              <w:t>R12,R13</w:t>
            </w:r>
            <w:r>
              <w:rPr>
                <w:rFonts w:hint="eastAsia"/>
                <w:kern w:val="0"/>
              </w:rPr>
              <w:t>_</w:t>
            </w:r>
            <w:r>
              <w:rPr>
                <w:kern w:val="0"/>
              </w:rPr>
              <w:t>svc,R14</w:t>
            </w:r>
            <w:r>
              <w:rPr>
                <w:rFonts w:hint="eastAsia"/>
                <w:kern w:val="0"/>
              </w:rPr>
              <w:t>_</w:t>
            </w:r>
            <w:r>
              <w:rPr>
                <w:kern w:val="0"/>
              </w:rPr>
              <w:t>svc,</w:t>
            </w:r>
          </w:p>
          <w:p w14:paraId="6E0434B2">
            <w:pPr>
              <w:pStyle w:val="74"/>
              <w:rPr>
                <w:rFonts w:hint="eastAsia"/>
                <w:kern w:val="0"/>
              </w:rPr>
            </w:pPr>
            <w:r>
              <w:rPr>
                <w:kern w:val="0"/>
              </w:rPr>
              <w:t>PC,CPSR, SPSR</w:t>
            </w:r>
            <w:r>
              <w:rPr>
                <w:rFonts w:hint="eastAsia"/>
                <w:kern w:val="0"/>
              </w:rPr>
              <w:t>_svc</w:t>
            </w:r>
          </w:p>
        </w:tc>
      </w:tr>
      <w:tr w14:paraId="05F524A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622" w:type="pct"/>
            <w:shd w:val="clear" w:color="auto" w:fill="auto"/>
            <w:vAlign w:val="center"/>
          </w:tcPr>
          <w:p w14:paraId="2063ADEB">
            <w:pPr>
              <w:pStyle w:val="74"/>
              <w:rPr>
                <w:rFonts w:hint="eastAsia"/>
                <w:kern w:val="0"/>
              </w:rPr>
            </w:pPr>
            <w:r>
              <w:rPr>
                <w:rFonts w:hint="eastAsia"/>
                <w:kern w:val="0"/>
              </w:rPr>
              <w:t>10111</w:t>
            </w:r>
          </w:p>
        </w:tc>
        <w:tc>
          <w:tcPr>
            <w:tcW w:w="660" w:type="pct"/>
            <w:shd w:val="clear" w:color="auto" w:fill="auto"/>
            <w:vAlign w:val="center"/>
          </w:tcPr>
          <w:p w14:paraId="2B13C845">
            <w:pPr>
              <w:pStyle w:val="74"/>
              <w:rPr>
                <w:rFonts w:hint="eastAsia"/>
                <w:kern w:val="0"/>
              </w:rPr>
            </w:pPr>
            <w:r>
              <w:rPr>
                <w:rFonts w:hint="eastAsia"/>
                <w:kern w:val="0"/>
              </w:rPr>
              <w:t>中止</w:t>
            </w:r>
          </w:p>
        </w:tc>
        <w:tc>
          <w:tcPr>
            <w:tcW w:w="1930" w:type="pct"/>
            <w:shd w:val="clear" w:color="auto" w:fill="auto"/>
            <w:vAlign w:val="center"/>
          </w:tcPr>
          <w:p w14:paraId="30F6C5E0">
            <w:pPr>
              <w:pStyle w:val="74"/>
              <w:rPr>
                <w:rFonts w:hint="eastAsia"/>
                <w:kern w:val="0"/>
              </w:rPr>
            </w:pPr>
            <w:r>
              <w:rPr>
                <w:kern w:val="0"/>
              </w:rPr>
              <w:t>RO</w:t>
            </w:r>
            <w:r>
              <w:rPr>
                <w:rFonts w:hint="eastAsia"/>
                <w:kern w:val="0"/>
              </w:rPr>
              <w:t>～</w:t>
            </w:r>
            <w:r>
              <w:rPr>
                <w:kern w:val="0"/>
              </w:rPr>
              <w:t>R7,SP</w:t>
            </w:r>
            <w:r>
              <w:rPr>
                <w:rFonts w:hint="eastAsia"/>
                <w:kern w:val="0"/>
              </w:rPr>
              <w:t>_</w:t>
            </w:r>
            <w:r>
              <w:rPr>
                <w:kern w:val="0"/>
              </w:rPr>
              <w:t>abt,LR</w:t>
            </w:r>
            <w:r>
              <w:rPr>
                <w:rFonts w:hint="eastAsia"/>
                <w:kern w:val="0"/>
              </w:rPr>
              <w:t>_</w:t>
            </w:r>
            <w:r>
              <w:rPr>
                <w:kern w:val="0"/>
              </w:rPr>
              <w:t>abt,PC,CPSR</w:t>
            </w:r>
            <w:r>
              <w:rPr>
                <w:rFonts w:hint="eastAsia"/>
                <w:kern w:val="0"/>
              </w:rPr>
              <w:t>,</w:t>
            </w:r>
          </w:p>
          <w:p w14:paraId="0611EECE">
            <w:pPr>
              <w:pStyle w:val="74"/>
              <w:rPr>
                <w:rFonts w:hint="eastAsia"/>
                <w:kern w:val="0"/>
              </w:rPr>
            </w:pPr>
            <w:r>
              <w:rPr>
                <w:kern w:val="0"/>
              </w:rPr>
              <w:t>SPSR</w:t>
            </w:r>
            <w:r>
              <w:rPr>
                <w:rFonts w:hint="eastAsia"/>
                <w:kern w:val="0"/>
              </w:rPr>
              <w:t>_</w:t>
            </w:r>
            <w:r>
              <w:rPr>
                <w:kern w:val="0"/>
              </w:rPr>
              <w:t>abt</w:t>
            </w:r>
          </w:p>
        </w:tc>
        <w:tc>
          <w:tcPr>
            <w:tcW w:w="1789" w:type="pct"/>
            <w:shd w:val="clear" w:color="auto" w:fill="auto"/>
            <w:vAlign w:val="center"/>
          </w:tcPr>
          <w:p w14:paraId="790312CC">
            <w:pPr>
              <w:pStyle w:val="74"/>
              <w:rPr>
                <w:rFonts w:hint="eastAsia"/>
                <w:kern w:val="0"/>
              </w:rPr>
            </w:pPr>
            <w:r>
              <w:rPr>
                <w:kern w:val="0"/>
              </w:rPr>
              <w:t>RO</w:t>
            </w:r>
            <w:r>
              <w:rPr>
                <w:rFonts w:hint="eastAsia"/>
                <w:kern w:val="0"/>
              </w:rPr>
              <w:t>～</w:t>
            </w:r>
            <w:r>
              <w:rPr>
                <w:kern w:val="0"/>
              </w:rPr>
              <w:t>R12,R13</w:t>
            </w:r>
            <w:r>
              <w:rPr>
                <w:rFonts w:hint="eastAsia"/>
                <w:kern w:val="0"/>
              </w:rPr>
              <w:t>_</w:t>
            </w:r>
            <w:r>
              <w:rPr>
                <w:kern w:val="0"/>
              </w:rPr>
              <w:t>abt,Rl4</w:t>
            </w:r>
            <w:r>
              <w:rPr>
                <w:rFonts w:hint="eastAsia"/>
                <w:kern w:val="0"/>
              </w:rPr>
              <w:t>_</w:t>
            </w:r>
            <w:r>
              <w:rPr>
                <w:kern w:val="0"/>
              </w:rPr>
              <w:t>abt,PC</w:t>
            </w:r>
            <w:r>
              <w:rPr>
                <w:rFonts w:hint="eastAsia"/>
                <w:kern w:val="0"/>
              </w:rPr>
              <w:t>,</w:t>
            </w:r>
            <w:r>
              <w:rPr>
                <w:kern w:val="0"/>
              </w:rPr>
              <w:t>CPSR, SPSR</w:t>
            </w:r>
            <w:r>
              <w:rPr>
                <w:rFonts w:hint="eastAsia"/>
                <w:kern w:val="0"/>
              </w:rPr>
              <w:t>_</w:t>
            </w:r>
            <w:r>
              <w:rPr>
                <w:kern w:val="0"/>
              </w:rPr>
              <w:t>abt</w:t>
            </w:r>
          </w:p>
        </w:tc>
      </w:tr>
      <w:tr w14:paraId="3A660CE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622" w:type="pct"/>
            <w:shd w:val="clear" w:color="auto" w:fill="auto"/>
            <w:vAlign w:val="center"/>
          </w:tcPr>
          <w:p w14:paraId="288B0C88">
            <w:pPr>
              <w:pStyle w:val="74"/>
              <w:rPr>
                <w:rFonts w:hint="eastAsia"/>
                <w:kern w:val="0"/>
              </w:rPr>
            </w:pPr>
            <w:r>
              <w:rPr>
                <w:rFonts w:hint="eastAsia"/>
                <w:kern w:val="0"/>
              </w:rPr>
              <w:t>11011</w:t>
            </w:r>
          </w:p>
        </w:tc>
        <w:tc>
          <w:tcPr>
            <w:tcW w:w="660" w:type="pct"/>
            <w:shd w:val="clear" w:color="auto" w:fill="auto"/>
            <w:vAlign w:val="center"/>
          </w:tcPr>
          <w:p w14:paraId="796C814A">
            <w:pPr>
              <w:pStyle w:val="74"/>
              <w:rPr>
                <w:rFonts w:hint="eastAsia"/>
                <w:kern w:val="0"/>
              </w:rPr>
            </w:pPr>
            <w:r>
              <w:rPr>
                <w:rFonts w:hint="eastAsia"/>
                <w:kern w:val="0"/>
              </w:rPr>
              <w:t>未定义</w:t>
            </w:r>
          </w:p>
        </w:tc>
        <w:tc>
          <w:tcPr>
            <w:tcW w:w="1930" w:type="pct"/>
            <w:shd w:val="clear" w:color="auto" w:fill="auto"/>
            <w:vAlign w:val="center"/>
          </w:tcPr>
          <w:p w14:paraId="52A8E373">
            <w:pPr>
              <w:pStyle w:val="74"/>
              <w:rPr>
                <w:rFonts w:hint="eastAsia"/>
                <w:kern w:val="0"/>
              </w:rPr>
            </w:pPr>
            <w:r>
              <w:rPr>
                <w:kern w:val="0"/>
              </w:rPr>
              <w:t>RO</w:t>
            </w:r>
            <w:r>
              <w:rPr>
                <w:rFonts w:hint="eastAsia"/>
                <w:kern w:val="0"/>
              </w:rPr>
              <w:t>～</w:t>
            </w:r>
            <w:r>
              <w:rPr>
                <w:kern w:val="0"/>
              </w:rPr>
              <w:t>R7,SP</w:t>
            </w:r>
            <w:r>
              <w:rPr>
                <w:rFonts w:hint="eastAsia"/>
                <w:kern w:val="0"/>
              </w:rPr>
              <w:t>_</w:t>
            </w:r>
            <w:r>
              <w:rPr>
                <w:kern w:val="0"/>
              </w:rPr>
              <w:t>und,LR</w:t>
            </w:r>
            <w:r>
              <w:rPr>
                <w:rFonts w:hint="eastAsia"/>
                <w:kern w:val="0"/>
              </w:rPr>
              <w:t>_</w:t>
            </w:r>
            <w:r>
              <w:rPr>
                <w:kern w:val="0"/>
              </w:rPr>
              <w:t>und,PC,CPSR,</w:t>
            </w:r>
          </w:p>
          <w:p w14:paraId="342A9E73">
            <w:pPr>
              <w:pStyle w:val="74"/>
              <w:rPr>
                <w:rFonts w:hint="eastAsia"/>
                <w:kern w:val="0"/>
              </w:rPr>
            </w:pPr>
            <w:r>
              <w:rPr>
                <w:kern w:val="0"/>
              </w:rPr>
              <w:t>SPSR</w:t>
            </w:r>
            <w:r>
              <w:rPr>
                <w:rFonts w:hint="eastAsia"/>
                <w:kern w:val="0"/>
              </w:rPr>
              <w:t>_</w:t>
            </w:r>
            <w:r>
              <w:rPr>
                <w:kern w:val="0"/>
              </w:rPr>
              <w:t>und</w:t>
            </w:r>
          </w:p>
        </w:tc>
        <w:tc>
          <w:tcPr>
            <w:tcW w:w="1789" w:type="pct"/>
            <w:shd w:val="clear" w:color="auto" w:fill="auto"/>
            <w:vAlign w:val="center"/>
          </w:tcPr>
          <w:p w14:paraId="620D7C4A">
            <w:pPr>
              <w:pStyle w:val="74"/>
              <w:rPr>
                <w:rFonts w:hint="eastAsia"/>
                <w:kern w:val="0"/>
              </w:rPr>
            </w:pPr>
            <w:r>
              <w:rPr>
                <w:kern w:val="0"/>
              </w:rPr>
              <w:t>RO</w:t>
            </w:r>
            <w:r>
              <w:rPr>
                <w:rFonts w:hint="eastAsia"/>
                <w:kern w:val="0"/>
              </w:rPr>
              <w:t>～</w:t>
            </w:r>
            <w:r>
              <w:rPr>
                <w:kern w:val="0"/>
              </w:rPr>
              <w:t>R12, Rl3</w:t>
            </w:r>
            <w:r>
              <w:rPr>
                <w:rFonts w:hint="eastAsia"/>
                <w:kern w:val="0"/>
              </w:rPr>
              <w:t>_</w:t>
            </w:r>
            <w:r>
              <w:rPr>
                <w:kern w:val="0"/>
              </w:rPr>
              <w:t>und, R14_und,PC, CPSR, SPSR_und</w:t>
            </w:r>
          </w:p>
        </w:tc>
      </w:tr>
      <w:tr w14:paraId="16ABA5F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622" w:type="pct"/>
            <w:shd w:val="clear" w:color="auto" w:fill="auto"/>
            <w:vAlign w:val="center"/>
          </w:tcPr>
          <w:p w14:paraId="7809FAF1">
            <w:pPr>
              <w:pStyle w:val="74"/>
              <w:rPr>
                <w:rFonts w:hint="eastAsia"/>
                <w:kern w:val="0"/>
              </w:rPr>
            </w:pPr>
            <w:r>
              <w:rPr>
                <w:rFonts w:hint="eastAsia"/>
                <w:kern w:val="0"/>
              </w:rPr>
              <w:t>11111</w:t>
            </w:r>
          </w:p>
        </w:tc>
        <w:tc>
          <w:tcPr>
            <w:tcW w:w="660" w:type="pct"/>
            <w:shd w:val="clear" w:color="auto" w:fill="auto"/>
            <w:vAlign w:val="center"/>
          </w:tcPr>
          <w:p w14:paraId="31ECE783">
            <w:pPr>
              <w:pStyle w:val="74"/>
              <w:rPr>
                <w:rFonts w:hint="eastAsia"/>
                <w:kern w:val="0"/>
              </w:rPr>
            </w:pPr>
            <w:r>
              <w:rPr>
                <w:rFonts w:hint="eastAsia"/>
                <w:kern w:val="0"/>
              </w:rPr>
              <w:t>系统</w:t>
            </w:r>
          </w:p>
        </w:tc>
        <w:tc>
          <w:tcPr>
            <w:tcW w:w="1930" w:type="pct"/>
            <w:shd w:val="clear" w:color="auto" w:fill="auto"/>
            <w:vAlign w:val="center"/>
          </w:tcPr>
          <w:p w14:paraId="687A5F15">
            <w:pPr>
              <w:pStyle w:val="74"/>
              <w:rPr>
                <w:rFonts w:hint="eastAsia"/>
                <w:kern w:val="0"/>
              </w:rPr>
            </w:pPr>
            <w:r>
              <w:rPr>
                <w:kern w:val="0"/>
              </w:rPr>
              <w:t>RO</w:t>
            </w:r>
            <w:r>
              <w:rPr>
                <w:rFonts w:hint="eastAsia"/>
                <w:kern w:val="0"/>
              </w:rPr>
              <w:t>～</w:t>
            </w:r>
            <w:r>
              <w:rPr>
                <w:kern w:val="0"/>
              </w:rPr>
              <w:t>R7,SPLR,PC,CPSR</w:t>
            </w:r>
          </w:p>
        </w:tc>
        <w:tc>
          <w:tcPr>
            <w:tcW w:w="1789" w:type="pct"/>
            <w:shd w:val="clear" w:color="auto" w:fill="auto"/>
            <w:vAlign w:val="center"/>
          </w:tcPr>
          <w:p w14:paraId="399EA84F">
            <w:pPr>
              <w:pStyle w:val="74"/>
              <w:rPr>
                <w:rFonts w:hint="eastAsia"/>
                <w:kern w:val="0"/>
              </w:rPr>
            </w:pPr>
            <w:r>
              <w:rPr>
                <w:kern w:val="0"/>
              </w:rPr>
              <w:t>RO</w:t>
            </w:r>
            <w:r>
              <w:rPr>
                <w:rFonts w:hint="eastAsia"/>
                <w:kern w:val="0"/>
              </w:rPr>
              <w:t>～</w:t>
            </w:r>
            <w:r>
              <w:rPr>
                <w:kern w:val="0"/>
              </w:rPr>
              <w:t>R</w:t>
            </w:r>
            <w:r>
              <w:rPr>
                <w:rFonts w:hint="eastAsia"/>
                <w:kern w:val="0"/>
              </w:rPr>
              <w:t>14</w:t>
            </w:r>
            <w:r>
              <w:rPr>
                <w:kern w:val="0"/>
              </w:rPr>
              <w:t>,SPLR,PC,CPSR</w:t>
            </w:r>
          </w:p>
        </w:tc>
      </w:tr>
    </w:tbl>
    <w:p w14:paraId="520A77E0">
      <w:pPr>
        <w:pStyle w:val="259"/>
      </w:pPr>
    </w:p>
    <w:p w14:paraId="76A5BE57">
      <w:pPr>
        <w:pStyle w:val="66"/>
        <w:numPr>
          <w:ilvl w:val="4"/>
          <w:numId w:val="6"/>
        </w:numPr>
      </w:pPr>
      <w:r>
        <w:rPr>
          <w:rFonts w:hint="eastAsia"/>
        </w:rPr>
        <w:t>ARM处理器上控制中断（IRQ）的使能和模式切换。</w:t>
      </w:r>
    </w:p>
    <w:p w14:paraId="4F83F402">
      <w:pPr>
        <w:pStyle w:val="4"/>
        <w:ind w:firstLine="420"/>
      </w:pPr>
      <w:r>
        <w:rPr>
          <w:rFonts w:hint="eastAsia"/>
        </w:rPr>
        <w:t>控制中断（IRQ）的使能和模式切换在ARM处理器上是非常重要的操作，通常涉及修改处理器的程序状态寄存器（CPSR）。这些操作通常包括打开或关闭IRQ中断、切换执行模式（如用户模式和管理模式）。在ARM处理器上，这些操作可以通过修改CPSR寄存器的特定位来实现。代码示例如下：</w:t>
      </w:r>
    </w:p>
    <w:p w14:paraId="1434D9DB">
      <w:pPr>
        <w:pStyle w:val="145"/>
      </w:pPr>
      <w:r>
        <w:t xml:space="preserve">        ; </w:t>
      </w:r>
      <w:r>
        <w:rPr>
          <w:rFonts w:hint="eastAsia"/>
        </w:rPr>
        <w:t>打开</w:t>
      </w:r>
      <w:r>
        <w:t>IRQ</w:t>
      </w:r>
      <w:r>
        <w:rPr>
          <w:rFonts w:hint="eastAsia"/>
        </w:rPr>
        <w:t>中断</w:t>
      </w:r>
      <w:r>
        <w:t> (</w:t>
      </w:r>
      <w:r>
        <w:rPr>
          <w:rFonts w:hint="eastAsia"/>
        </w:rPr>
        <w:t>将</w:t>
      </w:r>
      <w:r>
        <w:t>CPSR</w:t>
      </w:r>
      <w:r>
        <w:rPr>
          <w:rFonts w:hint="eastAsia"/>
        </w:rPr>
        <w:t>寄存器的</w:t>
      </w:r>
      <w:r>
        <w:t>I</w:t>
      </w:r>
      <w:r>
        <w:rPr>
          <w:rFonts w:hint="eastAsia"/>
        </w:rPr>
        <w:t>位清零</w:t>
      </w:r>
      <w:r>
        <w:t>)</w:t>
      </w:r>
    </w:p>
    <w:p w14:paraId="4A9653F7">
      <w:pPr>
        <w:pStyle w:val="145"/>
      </w:pPr>
      <w:r>
        <w:t xml:space="preserve">        MRS R0,CPSR   ; R0 &lt;= CPSR</w:t>
      </w:r>
    </w:p>
    <w:p w14:paraId="0420076C">
      <w:pPr>
        <w:pStyle w:val="145"/>
      </w:pPr>
      <w:r>
        <w:t xml:space="preserve">        BIC</w:t>
      </w:r>
      <w:r>
        <w:tab/>
      </w:r>
      <w:r>
        <w:t>R0,R0,#0x80</w:t>
      </w:r>
    </w:p>
    <w:p w14:paraId="5BC961CC">
      <w:pPr>
        <w:pStyle w:val="145"/>
      </w:pPr>
      <w:r>
        <w:t xml:space="preserve">        MSR  CPSR_cxsf,R0 ; CPSR &lt;= R0</w:t>
      </w:r>
    </w:p>
    <w:p w14:paraId="57B9A55A">
      <w:pPr>
        <w:pStyle w:val="145"/>
      </w:pPr>
      <w:r>
        <w:t xml:space="preserve">        ; </w:t>
      </w:r>
      <w:r>
        <w:rPr>
          <w:rFonts w:hint="eastAsia"/>
        </w:rPr>
        <w:t>切换到用户模式</w:t>
      </w:r>
    </w:p>
    <w:p w14:paraId="08094A29">
      <w:pPr>
        <w:pStyle w:val="145"/>
      </w:pPr>
      <w:r>
        <w:t xml:space="preserve">        MSR        CPSR_c, #0xd0</w:t>
      </w:r>
    </w:p>
    <w:p w14:paraId="676EBFEA">
      <w:pPr>
        <w:pStyle w:val="145"/>
      </w:pPr>
      <w:r>
        <w:t xml:space="preserve">        ; </w:t>
      </w:r>
      <w:r>
        <w:rPr>
          <w:rFonts w:hint="eastAsia"/>
        </w:rPr>
        <w:t>切换到管理模式</w:t>
      </w:r>
    </w:p>
    <w:p w14:paraId="1EC5569E">
      <w:pPr>
        <w:pStyle w:val="145"/>
      </w:pPr>
      <w:r>
        <w:t xml:space="preserve">        MSR  CPSR_c, #0xdf</w:t>
      </w:r>
    </w:p>
    <w:p w14:paraId="1398A060">
      <w:pPr>
        <w:pStyle w:val="63"/>
        <w:numPr>
          <w:ilvl w:val="2"/>
          <w:numId w:val="6"/>
        </w:numPr>
        <w:spacing w:before="352" w:after="352"/>
      </w:pPr>
      <w:bookmarkStart w:id="6739" w:name="_Toc8149"/>
      <w:r>
        <w:rPr>
          <w:rFonts w:hint="eastAsia"/>
        </w:rPr>
        <w:t>小结</w:t>
      </w:r>
      <w:bookmarkEnd w:id="6739"/>
    </w:p>
    <w:p w14:paraId="614D4675">
      <w:pPr>
        <w:pStyle w:val="4"/>
        <w:ind w:firstLine="420"/>
      </w:pPr>
      <w:r>
        <w:rPr>
          <w:rFonts w:hint="eastAsia"/>
        </w:rPr>
        <w:t>本节主要介绍了</w:t>
      </w:r>
      <w:r>
        <w:t>在ARM9TDMI处理器中，37个用户可见寄存器对于程序的执行至关重要。寄存器的可访问性会根据处理器的工作模式和状态而变化。其中，SP（堆栈指针）管理着函数调用和局部变量的存储；LR（链接寄存器）用于存储子程序的返回地址；PC（程序计数器）指向即将执行的指令；CPSR（当前程序状态寄存器）记录了处理器的状态信息，包括条件标志和处理器模式；而SPSR（保存的程序状态寄存器）则在异常或中断时保存当前状态，以便之后恢复。这些寄存器共同协作，确保了处理器的有效运行和程序的正确执行。</w:t>
      </w:r>
      <w:bookmarkStart w:id="6740" w:name="_Toc3472"/>
      <w:bookmarkStart w:id="6741" w:name="_Toc177045577"/>
    </w:p>
    <w:bookmarkEnd w:id="6740"/>
    <w:bookmarkEnd w:id="6741"/>
    <w:p w14:paraId="6C94F08F">
      <w:pPr>
        <w:pStyle w:val="5"/>
        <w:numPr>
          <w:ilvl w:val="1"/>
          <w:numId w:val="6"/>
        </w:numPr>
        <w:spacing w:before="705" w:after="352"/>
      </w:pPr>
      <w:bookmarkStart w:id="6742" w:name="_Toc15563"/>
      <w:r>
        <w:rPr>
          <w:rFonts w:hint="eastAsia"/>
        </w:rPr>
        <w:t>ARM处理器的存储组织和</w:t>
      </w:r>
      <w:r>
        <w:rPr>
          <w:rFonts w:hint="eastAsia"/>
          <w:lang w:eastAsia="zh-CN"/>
        </w:rPr>
        <w:t>I/O</w:t>
      </w:r>
      <w:r>
        <w:rPr>
          <w:rFonts w:hint="eastAsia"/>
        </w:rPr>
        <w:t>接口访问</w:t>
      </w:r>
      <w:bookmarkEnd w:id="6742"/>
    </w:p>
    <w:p w14:paraId="3EFBF1F0">
      <w:pPr>
        <w:pStyle w:val="109"/>
        <w:ind w:firstLine="360"/>
        <w:rPr>
          <w:rStyle w:val="174"/>
          <w:rFonts w:hint="eastAsia" w:eastAsia="宋体"/>
          <w:lang w:eastAsia="zh-CN"/>
        </w:rPr>
      </w:pPr>
      <w:r>
        <w:rPr>
          <w:rStyle w:val="174"/>
          <w:rFonts w:hint="eastAsia" w:eastAsia="宋体"/>
          <w:lang w:eastAsia="zh-CN"/>
        </w:rPr>
        <w:drawing>
          <wp:inline distT="0" distB="0" distL="114300" distR="114300">
            <wp:extent cx="2286000" cy="2286000"/>
            <wp:effectExtent l="0" t="0" r="0" b="0"/>
            <wp:docPr id="94" name="图片 94" descr="3-2 ARM的存储组织及IO接口访问.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3-2 ARM的存储组织及IO接口访问.mp4"/>
                    <pic:cNvPicPr>
                      <a:picLocks noChangeAspect="1"/>
                    </pic:cNvPicPr>
                  </pic:nvPicPr>
                  <pic:blipFill>
                    <a:blip r:embed="rId192"/>
                    <a:stretch>
                      <a:fillRect/>
                    </a:stretch>
                  </pic:blipFill>
                  <pic:spPr>
                    <a:xfrm>
                      <a:off x="0" y="0"/>
                      <a:ext cx="2286000" cy="2286000"/>
                    </a:xfrm>
                    <a:prstGeom prst="rect">
                      <a:avLst/>
                    </a:prstGeom>
                  </pic:spPr>
                </pic:pic>
              </a:graphicData>
            </a:graphic>
          </wp:inline>
        </w:drawing>
      </w:r>
    </w:p>
    <w:p w14:paraId="28DD9A08">
      <w:pPr>
        <w:pStyle w:val="109"/>
        <w:ind w:firstLine="360"/>
      </w:pPr>
      <w:r>
        <w:rPr>
          <w:rStyle w:val="174"/>
          <w:rFonts w:hint="eastAsia"/>
        </w:rPr>
        <w:t>3</w:t>
      </w:r>
      <w:r>
        <w:rPr>
          <w:rStyle w:val="174"/>
        </w:rPr>
        <w:noBreakHyphen/>
      </w:r>
      <w:r>
        <w:rPr>
          <w:rStyle w:val="174"/>
          <w:rFonts w:hint="eastAsia"/>
        </w:rPr>
        <w:t>2 ARM的存储组织</w:t>
      </w:r>
      <w:r>
        <w:rPr>
          <w:rStyle w:val="174"/>
          <w:rFonts w:hint="eastAsia"/>
          <w:lang w:val="en-US" w:eastAsia="zh-CN"/>
        </w:rPr>
        <w:t>和</w:t>
      </w:r>
      <w:r>
        <w:rPr>
          <w:rStyle w:val="174"/>
          <w:rFonts w:hint="eastAsia"/>
          <w:lang w:eastAsia="zh-CN"/>
        </w:rPr>
        <w:t>I/O</w:t>
      </w:r>
      <w:r>
        <w:rPr>
          <w:rStyle w:val="174"/>
          <w:rFonts w:hint="eastAsia"/>
        </w:rPr>
        <w:t>接口访问</w:t>
      </w:r>
    </w:p>
    <w:p w14:paraId="586AF6F4">
      <w:pPr>
        <w:pStyle w:val="4"/>
        <w:ind w:firstLine="420"/>
      </w:pPr>
      <w:r>
        <w:rPr>
          <w:rFonts w:hint="eastAsia"/>
        </w:rPr>
        <w:t>ARM处理器的存储组织和</w:t>
      </w:r>
      <w:r>
        <w:rPr>
          <w:rFonts w:hint="eastAsia"/>
          <w:lang w:eastAsia="zh-CN"/>
        </w:rPr>
        <w:t>I/O</w:t>
      </w:r>
      <w:r>
        <w:rPr>
          <w:rFonts w:hint="eastAsia"/>
        </w:rPr>
        <w:t>接口访问是计算机体系结构中</w:t>
      </w:r>
      <w:r>
        <w:rPr>
          <w:rFonts w:hint="eastAsia"/>
          <w:lang w:eastAsia="zh-CN"/>
        </w:rPr>
        <w:t>涉及</w:t>
      </w:r>
      <w:r>
        <w:rPr>
          <w:rFonts w:hint="eastAsia"/>
        </w:rPr>
        <w:t>内存和外设的管理与访问。ARM处理器的存储组织包括寄存器和内存，寄存器包括通用寄存器和特殊寄存器（如程序状态寄存器），内存地址空间通常分为内核空间和用户空间。</w:t>
      </w:r>
      <w:r>
        <w:rPr>
          <w:rFonts w:hint="eastAsia"/>
          <w:lang w:eastAsia="zh-CN"/>
        </w:rPr>
        <w:t>I/O</w:t>
      </w:r>
      <w:r>
        <w:rPr>
          <w:rFonts w:hint="eastAsia"/>
        </w:rPr>
        <w:t>接口是ARM处理器与外部设备进行通信的途径，通过特定指令或</w:t>
      </w:r>
      <w:r>
        <w:rPr>
          <w:rFonts w:hint="eastAsia"/>
          <w:lang w:eastAsia="zh-CN"/>
        </w:rPr>
        <w:t>I/O</w:t>
      </w:r>
      <w:r>
        <w:rPr>
          <w:rFonts w:hint="eastAsia"/>
        </w:rPr>
        <w:t>指令访问</w:t>
      </w:r>
      <w:r>
        <w:rPr>
          <w:rFonts w:hint="eastAsia"/>
          <w:lang w:eastAsia="zh-CN"/>
        </w:rPr>
        <w:t>I/O</w:t>
      </w:r>
      <w:r>
        <w:rPr>
          <w:rFonts w:hint="eastAsia"/>
        </w:rPr>
        <w:t>端口，处理中断信号来响应外部事件。程序员需要了解ARM架构和</w:t>
      </w:r>
      <w:r>
        <w:rPr>
          <w:rFonts w:hint="eastAsia"/>
          <w:lang w:eastAsia="zh-CN"/>
        </w:rPr>
        <w:t>I/O</w:t>
      </w:r>
      <w:r>
        <w:rPr>
          <w:rFonts w:hint="eastAsia"/>
        </w:rPr>
        <w:t>接口规范，确保正确管理存储和有效通信。</w:t>
      </w:r>
    </w:p>
    <w:p w14:paraId="1A90C483">
      <w:pPr>
        <w:pStyle w:val="63"/>
        <w:numPr>
          <w:ilvl w:val="2"/>
          <w:numId w:val="6"/>
        </w:numPr>
        <w:spacing w:before="352" w:after="352"/>
      </w:pPr>
      <w:bookmarkStart w:id="6743" w:name="_Toc26543"/>
      <w:r>
        <w:rPr>
          <w:rFonts w:hint="eastAsia"/>
        </w:rPr>
        <w:t>ARM的存储组织结构</w:t>
      </w:r>
      <w:bookmarkEnd w:id="6743"/>
    </w:p>
    <w:p w14:paraId="3ECF8F36">
      <w:pPr>
        <w:pStyle w:val="4"/>
        <w:ind w:firstLine="420"/>
      </w:pPr>
      <w:r>
        <w:rPr>
          <w:rFonts w:hint="eastAsia"/>
        </w:rPr>
        <w:t>ARM9TDMI处理器采用哈佛（Harvard）结构，指令和数据各用一条32位数据总线。只有装载、保存和交换指令可访问存储器中的数据。</w:t>
      </w:r>
    </w:p>
    <w:p w14:paraId="3BB5D83E">
      <w:pPr>
        <w:pStyle w:val="65"/>
        <w:numPr>
          <w:ilvl w:val="3"/>
          <w:numId w:val="6"/>
        </w:numPr>
      </w:pPr>
      <w:r>
        <w:rPr>
          <w:rFonts w:hint="eastAsia"/>
        </w:rPr>
        <w:t>数据类型</w:t>
      </w:r>
    </w:p>
    <w:p w14:paraId="4A35A341">
      <w:pPr>
        <w:pStyle w:val="4"/>
        <w:ind w:firstLine="420"/>
      </w:pPr>
      <w:r>
        <w:rPr>
          <w:rFonts w:hint="eastAsia"/>
        </w:rPr>
        <w:t>ARM处理器支持下列数据类型：</w:t>
      </w:r>
    </w:p>
    <w:p w14:paraId="06C4E190">
      <w:pPr>
        <w:pStyle w:val="175"/>
      </w:pPr>
      <w:r>
        <w:rPr>
          <w:rFonts w:hint="eastAsia"/>
        </w:rPr>
        <w:t>Byte，字节，8位</w:t>
      </w:r>
    </w:p>
    <w:p w14:paraId="4A0E08D6">
      <w:pPr>
        <w:pStyle w:val="175"/>
      </w:pPr>
      <w:r>
        <w:rPr>
          <w:rFonts w:hint="eastAsia"/>
        </w:rPr>
        <w:t>Halfword，半字，16位（必须与2字节边界对准）</w:t>
      </w:r>
    </w:p>
    <w:p w14:paraId="1775C413">
      <w:pPr>
        <w:pStyle w:val="175"/>
      </w:pPr>
      <w:r>
        <w:rPr>
          <w:rFonts w:hint="eastAsia"/>
        </w:rPr>
        <w:t>Word，字，32位（必须与4字节边界对准）</w:t>
      </w:r>
    </w:p>
    <w:p w14:paraId="1BEFC793">
      <w:pPr>
        <w:pStyle w:val="65"/>
        <w:numPr>
          <w:ilvl w:val="3"/>
          <w:numId w:val="6"/>
        </w:numPr>
      </w:pPr>
      <w:r>
        <w:rPr>
          <w:rFonts w:hint="eastAsia"/>
        </w:rPr>
        <w:t>存储器格式</w:t>
      </w:r>
    </w:p>
    <w:p w14:paraId="58C80E7E">
      <w:pPr>
        <w:pStyle w:val="4"/>
        <w:ind w:firstLine="420"/>
      </w:pPr>
      <w:r>
        <w:rPr>
          <w:rFonts w:hint="eastAsia"/>
        </w:rPr>
        <w:t>存储器系统有两种映射机制，默认小端格式。</w:t>
      </w:r>
    </w:p>
    <w:p w14:paraId="0DE0EB8B">
      <w:pPr>
        <w:pStyle w:val="66"/>
        <w:numPr>
          <w:ilvl w:val="4"/>
          <w:numId w:val="6"/>
        </w:numPr>
      </w:pPr>
      <w:r>
        <w:rPr>
          <w:rFonts w:hint="eastAsia"/>
        </w:rPr>
        <w:t>小端存储器系统（Little</w:t>
      </w:r>
      <w:r>
        <w:noBreakHyphen/>
      </w:r>
      <w:r>
        <w:rPr>
          <w:rFonts w:hint="eastAsia"/>
        </w:rPr>
        <w:t>endian）</w:t>
      </w:r>
    </w:p>
    <w:p w14:paraId="08B8D8F7">
      <w:pPr>
        <w:pStyle w:val="4"/>
        <w:ind w:firstLine="420"/>
      </w:pPr>
      <w:r>
        <w:rPr>
          <w:rFonts w:hint="eastAsia"/>
        </w:rPr>
        <w:t>在小端格式中，高位数字存放在高位字节中。因此存储器系统字节0连接</w:t>
      </w:r>
      <w:r>
        <w:rPr>
          <w:rFonts w:hint="eastAsia"/>
          <w:lang w:eastAsia="zh-CN"/>
        </w:rPr>
        <w:t>至数据线</w:t>
      </w:r>
      <w:r>
        <w:rPr>
          <w:rFonts w:hint="eastAsia"/>
        </w:rPr>
        <w:t>7～0（低位对齐）。</w:t>
      </w:r>
    </w:p>
    <w:p w14:paraId="36682850">
      <w:pPr>
        <w:pStyle w:val="66"/>
        <w:numPr>
          <w:ilvl w:val="4"/>
          <w:numId w:val="6"/>
        </w:numPr>
      </w:pPr>
      <w:r>
        <w:rPr>
          <w:rFonts w:hint="eastAsia"/>
        </w:rPr>
        <w:t>大端存储器系统：（Big</w:t>
      </w:r>
      <w:r>
        <w:noBreakHyphen/>
      </w:r>
      <w:r>
        <w:rPr>
          <w:rFonts w:hint="eastAsia"/>
        </w:rPr>
        <w:t>endian）</w:t>
      </w:r>
    </w:p>
    <w:p w14:paraId="54DF61D3">
      <w:pPr>
        <w:pStyle w:val="4"/>
        <w:ind w:firstLine="420"/>
      </w:pPr>
      <w:r>
        <w:rPr>
          <w:rFonts w:hint="eastAsia"/>
        </w:rPr>
        <w:t>在大端格式中，高位数字存放在低位字节中。因此存储器系统字节0连接到数据线31～24（高位对齐）。</w:t>
      </w:r>
    </w:p>
    <w:p w14:paraId="18B8B08C">
      <w:pPr>
        <w:pStyle w:val="4"/>
        <w:ind w:firstLine="420"/>
      </w:pPr>
      <w:r>
        <w:rPr>
          <w:rFonts w:hint="eastAsia"/>
        </w:rPr>
        <w:t>存储器格式如</w:t>
      </w:r>
      <w:r>
        <w:fldChar w:fldCharType="begin"/>
      </w:r>
      <w:r>
        <w:instrText xml:space="preserve"> </w:instrText>
      </w:r>
      <w:r>
        <w:rPr>
          <w:rFonts w:hint="eastAsia"/>
        </w:rPr>
        <w:instrText xml:space="preserve">REF QWord_XRef_Figure__jvHbp3 \h \* CHARFORMAT</w:instrText>
      </w:r>
      <w:r>
        <w:instrText xml:space="preserve"> </w:instrText>
      </w:r>
      <w:r>
        <w:fldChar w:fldCharType="separate"/>
      </w:r>
      <w:r>
        <w:rPr>
          <w:rFonts w:hint="eastAsia"/>
        </w:rPr>
        <w:t>图 </w:t>
      </w:r>
      <w:r>
        <w:t>3</w:t>
      </w:r>
      <w:r>
        <w:noBreakHyphen/>
      </w:r>
      <w:r>
        <w:t>10</w:t>
      </w:r>
      <w:r>
        <w:fldChar w:fldCharType="end"/>
      </w:r>
      <w:r>
        <w:rPr>
          <w:rFonts w:hint="eastAsia"/>
        </w:rPr>
        <w:t>所示。</w:t>
      </w:r>
    </w:p>
    <w:p w14:paraId="0059BCFC">
      <w:pPr>
        <w:pStyle w:val="105"/>
      </w:pPr>
      <w:r>
        <w:t>‌</w:t>
      </w:r>
      <w:bookmarkStart w:id="6744" w:name="_QWord_ImageIndex_133"/>
      <w:r>
        <w:drawing>
          <wp:inline distT="0" distB="0" distL="0" distR="0">
            <wp:extent cx="2475230" cy="1183005"/>
            <wp:effectExtent l="0" t="0" r="1270" b="0"/>
            <wp:docPr id="18" name="图片 1" title="QWord_ImageMark_133">
              <a:hlinkClick xmlns:a="http://schemas.openxmlformats.org/drawingml/2006/main" r:id="rId193" tooltip="QWord 图片目录：resource/images/illustration/1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title="QWord_ImageMark_133"/>
                    <pic:cNvPicPr>
                      <a:picLocks noChangeAspect="1"/>
                    </pic:cNvPicPr>
                  </pic:nvPicPr>
                  <pic:blipFill>
                    <a:blip r:embed="rId194">
                      <a:biLevel thresh="75000"/>
                    </a:blip>
                    <a:stretch>
                      <a:fillRect/>
                    </a:stretch>
                  </pic:blipFill>
                  <pic:spPr>
                    <a:xfrm>
                      <a:off x="0" y="0"/>
                      <a:ext cx="2475230" cy="1183112"/>
                    </a:xfrm>
                    <a:prstGeom prst="rect">
                      <a:avLst/>
                    </a:prstGeom>
                  </pic:spPr>
                </pic:pic>
              </a:graphicData>
            </a:graphic>
          </wp:inline>
        </w:drawing>
      </w:r>
      <w:bookmarkEnd w:id="6744"/>
    </w:p>
    <w:p w14:paraId="0DB3C606">
      <w:pPr>
        <w:pStyle w:val="68"/>
      </w:pPr>
      <w:bookmarkStart w:id="6745" w:name="QWord_XRef_Figure__jvHbp3"/>
      <w:r>
        <w:rPr>
          <w:rFonts w:hint="eastAsia"/>
        </w:rPr>
        <w:t>图 </w:t>
      </w:r>
      <w:r>
        <w:fldChar w:fldCharType="begin"/>
      </w:r>
      <w:r>
        <w:instrText xml:space="preserve"> SEQ QWord_Heading1_Sequence \c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bookmarkEnd w:id="6745"/>
      <w:r>
        <w:rPr>
          <w:rFonts w:hint="eastAsia"/>
        </w:rPr>
        <w:t xml:space="preserve">  存储器格式</w:t>
      </w:r>
    </w:p>
    <w:p w14:paraId="44C089AE">
      <w:pPr>
        <w:pStyle w:val="63"/>
        <w:numPr>
          <w:ilvl w:val="2"/>
          <w:numId w:val="6"/>
        </w:numPr>
        <w:spacing w:before="352" w:after="352"/>
      </w:pPr>
      <w:bookmarkStart w:id="6746" w:name="_Toc31836"/>
      <w:r>
        <w:rPr>
          <w:rFonts w:hint="eastAsia"/>
        </w:rPr>
        <w:t>I</w:t>
      </w:r>
      <w:r>
        <w:t>/</w:t>
      </w:r>
      <w:r>
        <w:rPr>
          <w:rFonts w:hint="eastAsia"/>
        </w:rPr>
        <w:t>O接口的访问方式</w:t>
      </w:r>
      <w:bookmarkEnd w:id="6746"/>
    </w:p>
    <w:p w14:paraId="296EB495">
      <w:pPr>
        <w:pStyle w:val="65"/>
        <w:numPr>
          <w:ilvl w:val="3"/>
          <w:numId w:val="6"/>
        </w:numPr>
      </w:pPr>
      <w:r>
        <w:rPr>
          <w:rFonts w:hint="eastAsia"/>
        </w:rPr>
        <w:t>I</w:t>
      </w:r>
      <w:r>
        <w:t>/</w:t>
      </w:r>
      <w:r>
        <w:rPr>
          <w:rFonts w:hint="eastAsia"/>
        </w:rPr>
        <w:t>O接口独立编址</w:t>
      </w:r>
      <w:r>
        <w:rPr>
          <w:rFonts w:hint="eastAsia"/>
          <w:position w:val="2"/>
          <w:lang w:eastAsia="zh-CN"/>
        </w:rPr>
        <w:t>——</w:t>
      </w:r>
      <w:r>
        <w:rPr>
          <w:rFonts w:hint="eastAsia"/>
        </w:rPr>
        <w:t>端口映射方式</w:t>
      </w:r>
    </w:p>
    <w:p w14:paraId="1712720D">
      <w:pPr>
        <w:pStyle w:val="4"/>
        <w:ind w:firstLine="420"/>
      </w:pPr>
      <w:r>
        <w:rPr>
          <w:rFonts w:hint="eastAsia"/>
        </w:rPr>
        <w:t>将存储器地址空间和I</w:t>
      </w:r>
      <w:r>
        <w:t>/</w:t>
      </w:r>
      <w:r>
        <w:rPr>
          <w:rFonts w:hint="eastAsia"/>
        </w:rPr>
        <w:t>O接口地址空间分开设置，互不影响。设有专门的输入指令（IN）和输出指令（OUT）来完成I</w:t>
      </w:r>
      <w:r>
        <w:t>/</w:t>
      </w:r>
      <w:r>
        <w:rPr>
          <w:rFonts w:hint="eastAsia"/>
        </w:rPr>
        <w:t>O操作。如</w:t>
      </w:r>
      <w:r>
        <w:fldChar w:fldCharType="begin"/>
      </w:r>
      <w:r>
        <w:instrText xml:space="preserve"> </w:instrText>
      </w:r>
      <w:r>
        <w:rPr>
          <w:rFonts w:hint="eastAsia"/>
        </w:rPr>
        <w:instrText xml:space="preserve">REF QWord_XRef_Figure__8OCf7y \h \* CHARFORMAT</w:instrText>
      </w:r>
      <w:r>
        <w:instrText xml:space="preserve"> </w:instrText>
      </w:r>
      <w:r>
        <w:fldChar w:fldCharType="separate"/>
      </w:r>
      <w:r>
        <w:rPr>
          <w:rFonts w:hint="eastAsia"/>
        </w:rPr>
        <w:t>图 </w:t>
      </w:r>
      <w:r>
        <w:t>3</w:t>
      </w:r>
      <w:r>
        <w:noBreakHyphen/>
      </w:r>
      <w:r>
        <w:t>11</w:t>
      </w:r>
      <w:r>
        <w:fldChar w:fldCharType="end"/>
      </w:r>
      <w:r>
        <w:rPr>
          <w:rFonts w:hint="eastAsia"/>
        </w:rPr>
        <w:t>所示。</w:t>
      </w:r>
    </w:p>
    <w:p w14:paraId="39AE1FDC">
      <w:pPr>
        <w:pStyle w:val="105"/>
      </w:pPr>
      <w:ins w:id="0" w:author="小马哥" w:date="2024-12-29T17:22:44Z">
        <w:r>
          <w:rPr/>
          <w:drawing>
            <wp:inline distT="0" distB="0" distL="0" distR="0">
              <wp:extent cx="3239770" cy="2409190"/>
              <wp:effectExtent l="0" t="0" r="0" b="0"/>
              <wp:docPr id="120" name="图片 2" title="QWord_ImageMark_134">
                <a:hlinkClick xmlns:a="http://schemas.openxmlformats.org/drawingml/2006/main" r:id="rId195" tooltip="QWord 图片目录：resource/images/illustration/1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2" title="QWord_ImageMark_134"/>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a:xfrm>
                        <a:off x="0" y="0"/>
                        <a:ext cx="3240000" cy="2409465"/>
                      </a:xfrm>
                      <a:prstGeom prst="rect">
                        <a:avLst/>
                      </a:prstGeom>
                      <a:noFill/>
                      <a:ln>
                        <a:noFill/>
                      </a:ln>
                    </pic:spPr>
                  </pic:pic>
                </a:graphicData>
              </a:graphic>
            </wp:inline>
          </w:drawing>
        </w:r>
      </w:ins>
      <w:r>
        <w:t>‌</w:t>
      </w:r>
      <w:del w:id="2" w:author="小马哥" w:date="2024-12-29T17:22:44Z">
        <w:bookmarkStart w:id="6747" w:name="_QWord_ImageIndex_134"/>
        <w:r>
          <w:rPr/>
          <w:drawing>
            <wp:inline distT="0" distB="0" distL="0" distR="0">
              <wp:extent cx="3239770" cy="2409190"/>
              <wp:effectExtent l="0" t="0" r="0" b="0"/>
              <wp:docPr id="895753204" name="图片 2" title="QWord_ImageMark_134">
                <a:hlinkClick xmlns:a="http://schemas.openxmlformats.org/drawingml/2006/main" r:id="rId195" tooltip="QWord 图片目录：resource/images/illustration/1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53204" name="图片 2" title="QWord_ImageMark_134"/>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a:xfrm>
                        <a:off x="0" y="0"/>
                        <a:ext cx="3240000" cy="2409465"/>
                      </a:xfrm>
                      <a:prstGeom prst="rect">
                        <a:avLst/>
                      </a:prstGeom>
                      <a:noFill/>
                      <a:ln>
                        <a:noFill/>
                      </a:ln>
                    </pic:spPr>
                  </pic:pic>
                </a:graphicData>
              </a:graphic>
            </wp:inline>
          </w:drawing>
        </w:r>
        <w:bookmarkEnd w:id="6747"/>
      </w:del>
    </w:p>
    <w:p w14:paraId="68090B2B">
      <w:pPr>
        <w:pStyle w:val="105"/>
      </w:pPr>
      <w:r>
        <w:t>‌</w:t>
      </w:r>
      <w:bookmarkStart w:id="6748" w:name="_QWord_ImageIndex_135"/>
      <w:r>
        <w:drawing>
          <wp:inline distT="0" distB="0" distL="0" distR="0">
            <wp:extent cx="3239770" cy="2409190"/>
            <wp:effectExtent l="0" t="0" r="0" b="0"/>
            <wp:docPr id="152397129" name="图片 1" title="QWord_ImageMark_135">
              <a:hlinkClick xmlns:a="http://schemas.openxmlformats.org/drawingml/2006/main" r:id="rId197" tooltip="QWord 图片目录：resource/images/illustration/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7129" name="图片 1" title="QWord_ImageMark_135"/>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a:xfrm>
                      <a:off x="0" y="0"/>
                      <a:ext cx="3240000" cy="2409465"/>
                    </a:xfrm>
                    <a:prstGeom prst="rect">
                      <a:avLst/>
                    </a:prstGeom>
                    <a:noFill/>
                    <a:ln>
                      <a:noFill/>
                    </a:ln>
                  </pic:spPr>
                </pic:pic>
              </a:graphicData>
            </a:graphic>
          </wp:inline>
        </w:drawing>
      </w:r>
      <w:bookmarkEnd w:id="6748"/>
    </w:p>
    <w:p w14:paraId="3DFE5F11">
      <w:pPr>
        <w:pStyle w:val="68"/>
      </w:pPr>
      <w:bookmarkStart w:id="6749" w:name="QWord_XRef_Figure__8OCf7y"/>
      <w:r>
        <w:rPr>
          <w:rFonts w:hint="eastAsia"/>
        </w:rPr>
        <w:t>图 </w:t>
      </w:r>
      <w:r>
        <w:fldChar w:fldCharType="begin"/>
      </w:r>
      <w:r>
        <w:instrText xml:space="preserve"> SEQ QWord_Heading1_Sequence \c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bookmarkEnd w:id="6749"/>
      <w:r>
        <w:rPr>
          <w:rFonts w:hint="eastAsia"/>
        </w:rPr>
        <w:t xml:space="preserve">  端口映射方式</w:t>
      </w:r>
    </w:p>
    <w:p w14:paraId="6291DEF9">
      <w:pPr>
        <w:pStyle w:val="4"/>
        <w:ind w:firstLine="420"/>
      </w:pPr>
      <w:r>
        <w:rPr>
          <w:rFonts w:hint="eastAsia"/>
        </w:rPr>
        <w:t>优点：内存地址空间与I</w:t>
      </w:r>
      <w:r>
        <w:t>/</w:t>
      </w:r>
      <w:r>
        <w:rPr>
          <w:rFonts w:hint="eastAsia"/>
        </w:rPr>
        <w:t>O接口地址空间分开，互不影响，译码电路较简单，并设有专门的I</w:t>
      </w:r>
      <w:r>
        <w:t>/</w:t>
      </w:r>
      <w:r>
        <w:rPr>
          <w:rFonts w:hint="eastAsia"/>
        </w:rPr>
        <w:t>O指令，所以编程序易于区分，且执行时间短，快速性好。</w:t>
      </w:r>
    </w:p>
    <w:p w14:paraId="1123E175">
      <w:pPr>
        <w:pStyle w:val="4"/>
        <w:ind w:firstLine="420"/>
      </w:pPr>
      <w:r>
        <w:rPr>
          <w:rFonts w:hint="eastAsia"/>
        </w:rPr>
        <w:t>缺点：只用I</w:t>
      </w:r>
      <w:r>
        <w:t>/</w:t>
      </w:r>
      <w:r>
        <w:rPr>
          <w:rFonts w:hint="eastAsia"/>
        </w:rPr>
        <w:t>O指令访问I</w:t>
      </w:r>
      <w:r>
        <w:t>/</w:t>
      </w:r>
      <w:r>
        <w:rPr>
          <w:rFonts w:hint="eastAsia"/>
        </w:rPr>
        <w:t>O端口，功能有限且要采用专用I</w:t>
      </w:r>
      <w:r>
        <w:t>/</w:t>
      </w:r>
      <w:r>
        <w:rPr>
          <w:rFonts w:hint="eastAsia"/>
        </w:rPr>
        <w:t>O周期和专用I</w:t>
      </w:r>
      <w:r>
        <w:t>/</w:t>
      </w:r>
      <w:r>
        <w:rPr>
          <w:rFonts w:hint="eastAsia"/>
        </w:rPr>
        <w:t>O控制线，使微处理器复杂化。</w:t>
      </w:r>
    </w:p>
    <w:p w14:paraId="288D07AB">
      <w:pPr>
        <w:pStyle w:val="65"/>
        <w:numPr>
          <w:ilvl w:val="3"/>
          <w:numId w:val="6"/>
        </w:numPr>
      </w:pPr>
      <w:r>
        <w:rPr>
          <w:rFonts w:hint="eastAsia"/>
        </w:rPr>
        <w:t>I</w:t>
      </w:r>
      <w:r>
        <w:t>/</w:t>
      </w:r>
      <w:r>
        <w:rPr>
          <w:rFonts w:hint="eastAsia"/>
        </w:rPr>
        <w:t>O接口与存储器统一编址方式</w:t>
      </w:r>
      <w:r>
        <w:rPr>
          <w:rFonts w:hint="eastAsia"/>
          <w:position w:val="2"/>
          <w:lang w:eastAsia="zh-CN"/>
        </w:rPr>
        <w:t>——</w:t>
      </w:r>
      <w:r>
        <w:rPr>
          <w:rFonts w:hint="eastAsia"/>
        </w:rPr>
        <w:t>内存映射</w:t>
      </w:r>
    </w:p>
    <w:p w14:paraId="456BED82">
      <w:pPr>
        <w:pStyle w:val="4"/>
        <w:ind w:firstLine="420"/>
      </w:pPr>
      <w:r>
        <w:rPr>
          <w:rFonts w:hint="eastAsia"/>
        </w:rPr>
        <w:t>不区分存储器地址空间和I</w:t>
      </w:r>
      <w:r>
        <w:t>/</w:t>
      </w:r>
      <w:r>
        <w:rPr>
          <w:rFonts w:hint="eastAsia"/>
        </w:rPr>
        <w:t>O接口地址空间，把所有的I</w:t>
      </w:r>
      <w:r>
        <w:t>/</w:t>
      </w:r>
      <w:r>
        <w:rPr>
          <w:rFonts w:hint="eastAsia"/>
        </w:rPr>
        <w:t>O接口的端口都当作是存储器的一个单元对待，每个接口芯片都安排一个或几个与存储器统一编号的地址号。不设专门的输入</w:t>
      </w:r>
      <w:r>
        <w:t>/</w:t>
      </w:r>
      <w:r>
        <w:rPr>
          <w:rFonts w:hint="eastAsia"/>
        </w:rPr>
        <w:t>输出指令，所有传送和访问存储器的指令都可用来对I</w:t>
      </w:r>
      <w:r>
        <w:t>/</w:t>
      </w:r>
      <w:r>
        <w:rPr>
          <w:rFonts w:hint="eastAsia"/>
        </w:rPr>
        <w:t>O接口操作。如</w:t>
      </w:r>
      <w:r>
        <w:fldChar w:fldCharType="begin"/>
      </w:r>
      <w:r>
        <w:instrText xml:space="preserve"> </w:instrText>
      </w:r>
      <w:r>
        <w:rPr>
          <w:rFonts w:hint="eastAsia"/>
        </w:rPr>
        <w:instrText xml:space="preserve">REF QWord_XRef_Figure__nQtWTn \h \* CHARFORMAT</w:instrText>
      </w:r>
      <w:r>
        <w:instrText xml:space="preserve"> </w:instrText>
      </w:r>
      <w:r>
        <w:fldChar w:fldCharType="separate"/>
      </w:r>
      <w:r>
        <w:rPr>
          <w:rFonts w:hint="eastAsia"/>
        </w:rPr>
        <w:t>图 </w:t>
      </w:r>
      <w:r>
        <w:t>3</w:t>
      </w:r>
      <w:r>
        <w:noBreakHyphen/>
      </w:r>
      <w:r>
        <w:t>12</w:t>
      </w:r>
      <w:r>
        <w:fldChar w:fldCharType="end"/>
      </w:r>
      <w:r>
        <w:rPr>
          <w:rFonts w:hint="eastAsia"/>
        </w:rPr>
        <w:t>所示。</w:t>
      </w:r>
    </w:p>
    <w:p w14:paraId="58836B84">
      <w:pPr>
        <w:pStyle w:val="105"/>
      </w:pPr>
      <w:r>
        <w:t>‌</w:t>
      </w:r>
      <w:ins w:id="4" w:author="小马哥" w:date="2024-12-17T18:12:59Z">
        <w:bookmarkStart w:id="6750" w:name="_QWord_ImageIndex_136"/>
        <w:r>
          <w:rPr/>
          <w:drawing>
            <wp:inline distT="0" distB="0" distL="114300" distR="114300">
              <wp:extent cx="2085975" cy="3676650"/>
              <wp:effectExtent l="0" t="0" r="0" b="0"/>
              <wp:docPr id="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
                      <pic:cNvPicPr>
                        <a:picLocks noChangeAspect="1"/>
                      </pic:cNvPicPr>
                    </pic:nvPicPr>
                    <pic:blipFill>
                      <a:blip r:embed="rId198"/>
                      <a:stretch>
                        <a:fillRect/>
                      </a:stretch>
                    </pic:blipFill>
                    <pic:spPr>
                      <a:xfrm>
                        <a:off x="0" y="0"/>
                        <a:ext cx="2085975" cy="3676650"/>
                      </a:xfrm>
                      <a:prstGeom prst="rect">
                        <a:avLst/>
                      </a:prstGeom>
                      <a:noFill/>
                      <a:ln>
                        <a:noFill/>
                      </a:ln>
                    </pic:spPr>
                  </pic:pic>
                </a:graphicData>
              </a:graphic>
            </wp:inline>
          </w:drawing>
        </w:r>
      </w:ins>
      <w:del w:id="6" w:author="小马哥" w:date="2024-12-17T18:12:57Z">
        <w:r>
          <w:rPr/>
          <w:drawing>
            <wp:inline distT="0" distB="0" distL="0" distR="0">
              <wp:extent cx="2083435" cy="3676650"/>
              <wp:effectExtent l="0" t="0" r="0" b="0"/>
              <wp:docPr id="2021756522" name="图片 1" title="QWord_ImageMark_136">
                <a:hlinkClick xmlns:a="http://schemas.openxmlformats.org/drawingml/2006/main" r:id="rId199" tooltip="QWord 图片目录：resource/images/illustration/1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56522" name="图片 1" title="QWord_ImageMark_136"/>
                      <pic:cNvPicPr>
                        <a:picLocks noChangeAspect="1"/>
                      </pic:cNvPicPr>
                    </pic:nvPicPr>
                    <pic:blipFill>
                      <a:blip r:embed="rId200"/>
                      <a:srcRect l="4223" t="3916" r="6308" b="2347"/>
                      <a:stretch>
                        <a:fillRect/>
                      </a:stretch>
                    </pic:blipFill>
                    <pic:spPr>
                      <a:xfrm>
                        <a:off x="0" y="0"/>
                        <a:ext cx="2092820" cy="3692848"/>
                      </a:xfrm>
                      <a:prstGeom prst="rect">
                        <a:avLst/>
                      </a:prstGeom>
                      <a:ln>
                        <a:noFill/>
                      </a:ln>
                    </pic:spPr>
                  </pic:pic>
                </a:graphicData>
              </a:graphic>
            </wp:inline>
          </w:drawing>
        </w:r>
        <w:bookmarkEnd w:id="6750"/>
      </w:del>
    </w:p>
    <w:p w14:paraId="44C0983F">
      <w:pPr>
        <w:pStyle w:val="68"/>
      </w:pPr>
      <w:bookmarkStart w:id="6751" w:name="QWord_XRef_Figure__nQtWTn"/>
      <w:r>
        <w:rPr>
          <w:rFonts w:hint="eastAsia"/>
        </w:rPr>
        <w:t>图 </w:t>
      </w:r>
      <w:r>
        <w:fldChar w:fldCharType="begin"/>
      </w:r>
      <w:r>
        <w:instrText xml:space="preserve"> SEQ QWord_Heading1_Sequence \c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bookmarkEnd w:id="6751"/>
      <w:r>
        <w:rPr>
          <w:rFonts w:hint="eastAsia"/>
        </w:rPr>
        <w:t xml:space="preserve">  内存映射</w:t>
      </w:r>
    </w:p>
    <w:p w14:paraId="2B9D74F1">
      <w:pPr>
        <w:pStyle w:val="4"/>
        <w:ind w:firstLine="420"/>
      </w:pPr>
      <w:r>
        <w:rPr>
          <w:rFonts w:hint="eastAsia"/>
        </w:rPr>
        <w:t>优点：访问内存的指令都可用于I</w:t>
      </w:r>
      <w:r>
        <w:t>/</w:t>
      </w:r>
      <w:r>
        <w:rPr>
          <w:rFonts w:hint="eastAsia"/>
        </w:rPr>
        <w:t>O操作，数据处理功能强；同时I</w:t>
      </w:r>
      <w:r>
        <w:t>/</w:t>
      </w:r>
      <w:r>
        <w:rPr>
          <w:rFonts w:hint="eastAsia"/>
        </w:rPr>
        <w:t>O接口可与存储器部分共用译码和控制电路。</w:t>
      </w:r>
    </w:p>
    <w:p w14:paraId="529C030A">
      <w:pPr>
        <w:pStyle w:val="4"/>
        <w:ind w:firstLine="420"/>
      </w:pPr>
      <w:r>
        <w:rPr>
          <w:rFonts w:hint="eastAsia"/>
        </w:rPr>
        <w:t>缺点：一是I</w:t>
      </w:r>
      <w:r>
        <w:t>/</w:t>
      </w:r>
      <w:r>
        <w:rPr>
          <w:rFonts w:hint="eastAsia"/>
        </w:rPr>
        <w:t>O接口要占用存储器地址空间的一部分；二是因不用专门的I</w:t>
      </w:r>
      <w:r>
        <w:t>/</w:t>
      </w:r>
      <w:r>
        <w:rPr>
          <w:rFonts w:hint="eastAsia"/>
        </w:rPr>
        <w:t>O指令，程序中较难区分I</w:t>
      </w:r>
      <w:r>
        <w:t>/</w:t>
      </w:r>
      <w:r>
        <w:rPr>
          <w:rFonts w:hint="eastAsia"/>
        </w:rPr>
        <w:t>O操作。</w:t>
      </w:r>
    </w:p>
    <w:p w14:paraId="462D6708">
      <w:pPr>
        <w:pStyle w:val="65"/>
        <w:numPr>
          <w:ilvl w:val="3"/>
          <w:numId w:val="6"/>
        </w:numPr>
      </w:pPr>
      <w:r>
        <w:rPr>
          <w:rFonts w:hint="eastAsia"/>
        </w:rPr>
        <w:t>ARM的接口访问方式</w:t>
      </w:r>
    </w:p>
    <w:p w14:paraId="56D673EC">
      <w:pPr>
        <w:pStyle w:val="4"/>
        <w:ind w:firstLine="420"/>
      </w:pPr>
      <w:r>
        <w:rPr>
          <w:rFonts w:hint="eastAsia"/>
        </w:rPr>
        <w:t>基于ARM内核的芯片具有许多外设，这些外设访问的标准方法是使用存储器映射的I</w:t>
      </w:r>
      <w:r>
        <w:t>/</w:t>
      </w:r>
      <w:r>
        <w:rPr>
          <w:rFonts w:hint="eastAsia"/>
        </w:rPr>
        <w:t>O，为外设的每个寄存器都分配一个地址。通常，从这些地址装载数据用于读入，向这些地址保存数据用于输出。有些地址的装载和保存用于外设的控制功能，而不是输入或输出功能。值得注意的是，存储器映射的I</w:t>
      </w:r>
      <w:r>
        <w:t>/</w:t>
      </w:r>
      <w:r>
        <w:rPr>
          <w:rFonts w:hint="eastAsia"/>
        </w:rPr>
        <w:t>O位置的操作不同于正常的存储器位置的操作。通常，存储器映射的I</w:t>
      </w:r>
      <w:r>
        <w:t>/</w:t>
      </w:r>
      <w:r>
        <w:rPr>
          <w:rFonts w:hint="eastAsia"/>
        </w:rPr>
        <w:t>O位置没有高速缓存和无缓冲区。</w:t>
      </w:r>
    </w:p>
    <w:p w14:paraId="7C2A12A7">
      <w:pPr>
        <w:pStyle w:val="65"/>
        <w:numPr>
          <w:ilvl w:val="3"/>
          <w:numId w:val="6"/>
        </w:numPr>
      </w:pPr>
      <w:r>
        <w:rPr>
          <w:rFonts w:hint="eastAsia"/>
        </w:rPr>
        <w:t>头文件的定义</w:t>
      </w:r>
    </w:p>
    <w:p w14:paraId="751A7C69">
      <w:pPr>
        <w:pStyle w:val="66"/>
        <w:numPr>
          <w:ilvl w:val="4"/>
          <w:numId w:val="6"/>
        </w:numPr>
      </w:pPr>
      <w:r>
        <w:t>ARM</w:t>
      </w:r>
      <w:r>
        <w:rPr>
          <w:rFonts w:hint="eastAsia"/>
        </w:rPr>
        <w:t>的头文件定义</w:t>
      </w:r>
      <w:r>
        <w:t>LPC21xx.h</w:t>
      </w:r>
    </w:p>
    <w:p w14:paraId="1423D024">
      <w:pPr>
        <w:pStyle w:val="145"/>
      </w:pPr>
      <w:r>
        <w:t xml:space="preserve">        /* General Purpose Input/Output (GPIO) */</w:t>
      </w:r>
    </w:p>
    <w:p w14:paraId="3CF4C2A1">
      <w:pPr>
        <w:pStyle w:val="145"/>
      </w:pPr>
      <w:r>
        <w:t xml:space="preserve">        #define IOPIN0         (*((volatile unsigned long *) </w:t>
      </w:r>
      <w:r>
        <w:rPr>
          <w:rFonts w:ascii="MS Gothic" w:hAnsi="MS Gothic" w:eastAsia="MS Gothic" w:cs="MS Gothic"/>
        </w:rPr>
        <w:t>​</w:t>
      </w:r>
      <w:r>
        <w:t>0xE0028000))</w:t>
      </w:r>
    </w:p>
    <w:p w14:paraId="14DB7441">
      <w:pPr>
        <w:pStyle w:val="145"/>
      </w:pPr>
      <w:r>
        <w:t xml:space="preserve">        #define IOSET0         (*((volatile unsigned long *) </w:t>
      </w:r>
      <w:r>
        <w:rPr>
          <w:rFonts w:ascii="MS Gothic" w:hAnsi="MS Gothic" w:eastAsia="MS Gothic" w:cs="MS Gothic"/>
        </w:rPr>
        <w:t>​</w:t>
      </w:r>
      <w:r>
        <w:t>0xE0028004))</w:t>
      </w:r>
    </w:p>
    <w:p w14:paraId="4207AC51">
      <w:pPr>
        <w:pStyle w:val="145"/>
      </w:pPr>
      <w:r>
        <w:t xml:space="preserve">        …</w:t>
      </w:r>
    </w:p>
    <w:p w14:paraId="3B6A7CF0">
      <w:pPr>
        <w:pStyle w:val="145"/>
      </w:pPr>
      <w:r>
        <w:t xml:space="preserve">        /* Power Control */</w:t>
      </w:r>
    </w:p>
    <w:p w14:paraId="7F47D109">
      <w:pPr>
        <w:pStyle w:val="145"/>
      </w:pPr>
      <w:r>
        <w:t xml:space="preserve">        #define PCON           (*((volatile unsigned char *) </w:t>
      </w:r>
      <w:r>
        <w:rPr>
          <w:rFonts w:ascii="MS Gothic" w:hAnsi="MS Gothic" w:eastAsia="MS Gothic" w:cs="MS Gothic"/>
        </w:rPr>
        <w:t>​</w:t>
      </w:r>
      <w:r>
        <w:t>0xE01FC0C0))</w:t>
      </w:r>
    </w:p>
    <w:p w14:paraId="012B3BE9">
      <w:pPr>
        <w:pStyle w:val="66"/>
        <w:numPr>
          <w:ilvl w:val="4"/>
          <w:numId w:val="6"/>
        </w:numPr>
      </w:pPr>
      <w:r>
        <w:t>51</w:t>
      </w:r>
      <w:r>
        <w:rPr>
          <w:rFonts w:hint="eastAsia"/>
        </w:rPr>
        <w:t>单片机的头文件定义</w:t>
      </w:r>
      <w:r>
        <w:t>STC89C5xRC.h</w:t>
      </w:r>
    </w:p>
    <w:p w14:paraId="72A61403">
      <w:pPr>
        <w:pStyle w:val="145"/>
      </w:pPr>
      <w:r>
        <w:t xml:space="preserve">        /*  BYTE Registers  */</w:t>
      </w:r>
    </w:p>
    <w:p w14:paraId="685AA409">
      <w:pPr>
        <w:pStyle w:val="145"/>
      </w:pPr>
      <w:r>
        <w:t xml:space="preserve">        sfr P0   = 0x80;</w:t>
      </w:r>
    </w:p>
    <w:p w14:paraId="7853D6B1">
      <w:pPr>
        <w:pStyle w:val="145"/>
      </w:pPr>
      <w:r>
        <w:t xml:space="preserve">        sbit P00 = P0^0;</w:t>
      </w:r>
    </w:p>
    <w:p w14:paraId="436033F2">
      <w:pPr>
        <w:pStyle w:val="145"/>
      </w:pPr>
      <w:r>
        <w:t xml:space="preserve">        …</w:t>
      </w:r>
    </w:p>
    <w:p w14:paraId="5CB59744">
      <w:pPr>
        <w:pStyle w:val="145"/>
      </w:pPr>
      <w:r>
        <w:t xml:space="preserve">        sfr PCON = 0x87;</w:t>
      </w:r>
      <w:bookmarkStart w:id="6752" w:name="_Toc20180"/>
    </w:p>
    <w:p w14:paraId="3D78E910">
      <w:pPr>
        <w:pStyle w:val="63"/>
        <w:numPr>
          <w:ilvl w:val="2"/>
          <w:numId w:val="6"/>
        </w:numPr>
        <w:spacing w:before="352" w:after="352"/>
      </w:pPr>
      <w:bookmarkStart w:id="6753" w:name="_Toc28212"/>
      <w:r>
        <w:rPr>
          <w:rFonts w:hint="eastAsia"/>
        </w:rPr>
        <w:t>小结</w:t>
      </w:r>
      <w:bookmarkEnd w:id="6753"/>
    </w:p>
    <w:p w14:paraId="6291F116">
      <w:pPr>
        <w:pStyle w:val="4"/>
        <w:ind w:firstLine="420"/>
      </w:pPr>
      <w:r>
        <w:t>本节内容概述了ARM9及以上处理器采用的Havard结构，这种结构将指令和数据存储在不同的总线上，允许它们并行处理，从而提高了效率。ARM处理器支持按字节、半字、字对存储器进行访问，但要求数据访问时边界对齐。数据存储默认采用小端格式，即低位字节存放在低地址。此外，I/O端口地址通过存储器映射方式进行编址，使得I/O端口的访问方式与51单片机相似，无需使用专门的I/O指令，简化了编程过程。</w:t>
      </w:r>
    </w:p>
    <w:bookmarkEnd w:id="6752"/>
    <w:p w14:paraId="13DAD6E0">
      <w:pPr>
        <w:pStyle w:val="5"/>
        <w:numPr>
          <w:ilvl w:val="1"/>
          <w:numId w:val="6"/>
        </w:numPr>
        <w:spacing w:before="705" w:after="352"/>
      </w:pPr>
      <w:bookmarkStart w:id="6754" w:name="_Toc31042"/>
      <w:r>
        <w:rPr>
          <w:rFonts w:hint="eastAsia"/>
        </w:rPr>
        <w:t>ARM的异常</w:t>
      </w:r>
      <w:bookmarkEnd w:id="6754"/>
    </w:p>
    <w:p w14:paraId="29FCDCFA">
      <w:pPr>
        <w:pStyle w:val="109"/>
        <w:ind w:firstLine="360"/>
        <w:rPr>
          <w:rStyle w:val="174"/>
          <w:rFonts w:hint="eastAsia" w:eastAsia="宋体"/>
          <w:lang w:eastAsia="zh-CN"/>
        </w:rPr>
      </w:pPr>
      <w:r>
        <w:rPr>
          <w:rStyle w:val="174"/>
          <w:rFonts w:hint="eastAsia" w:eastAsia="宋体"/>
          <w:lang w:eastAsia="zh-CN"/>
        </w:rPr>
        <w:drawing>
          <wp:inline distT="0" distB="0" distL="114300" distR="114300">
            <wp:extent cx="2286000" cy="2286000"/>
            <wp:effectExtent l="0" t="0" r="0" b="0"/>
            <wp:docPr id="95" name="图片 95" descr="3-3 ARM的异常.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3-3 ARM的异常.mp4"/>
                    <pic:cNvPicPr>
                      <a:picLocks noChangeAspect="1"/>
                    </pic:cNvPicPr>
                  </pic:nvPicPr>
                  <pic:blipFill>
                    <a:blip r:embed="rId201"/>
                    <a:stretch>
                      <a:fillRect/>
                    </a:stretch>
                  </pic:blipFill>
                  <pic:spPr>
                    <a:xfrm>
                      <a:off x="0" y="0"/>
                      <a:ext cx="2286000" cy="2286000"/>
                    </a:xfrm>
                    <a:prstGeom prst="rect">
                      <a:avLst/>
                    </a:prstGeom>
                  </pic:spPr>
                </pic:pic>
              </a:graphicData>
            </a:graphic>
          </wp:inline>
        </w:drawing>
      </w:r>
    </w:p>
    <w:p w14:paraId="4D7208D8">
      <w:pPr>
        <w:pStyle w:val="109"/>
        <w:ind w:firstLine="360"/>
      </w:pPr>
      <w:r>
        <w:rPr>
          <w:rStyle w:val="174"/>
          <w:rFonts w:hint="eastAsia"/>
        </w:rPr>
        <w:t>3</w:t>
      </w:r>
      <w:r>
        <w:rPr>
          <w:rStyle w:val="174"/>
        </w:rPr>
        <w:noBreakHyphen/>
      </w:r>
      <w:r>
        <w:rPr>
          <w:rStyle w:val="174"/>
          <w:rFonts w:hint="eastAsia"/>
        </w:rPr>
        <w:t>3 ARM的异常</w:t>
      </w:r>
    </w:p>
    <w:p w14:paraId="2ACA2C86">
      <w:pPr>
        <w:pStyle w:val="4"/>
        <w:ind w:firstLine="420"/>
      </w:pPr>
      <w:r>
        <w:rPr>
          <w:rFonts w:hint="eastAsia"/>
        </w:rPr>
        <w:t>只要正常的程序流被暂时中止，处理器就进入异常模式。例如响应一个来自外设的中断。在处理异常之前，ARM7TDMI内核保存当前的处理器状态（CPSR</w:t>
      </w:r>
      <w:r>
        <w:noBreakHyphen/>
      </w:r>
      <w:r>
        <w:t> </w:t>
      </w:r>
      <m:oMath>
        <w:bookmarkStart w:id="6755" w:name="_QWord_Source_Comparison_8142"/>
        <w:bookmarkStart w:id="6756" w:name="_QWord_Source_Comparison_8081"/>
        <m:r>
          <m:rPr/>
          <w:rPr>
            <w:rFonts w:ascii="Cambria Math" w:hAnsi="Cambria Math"/>
          </w:rPr>
          <m:t>&gt;</m:t>
        </m:r>
      </m:oMath>
      <w:bookmarkEnd w:id="6755"/>
      <w:bookmarkEnd w:id="6756"/>
      <w:r>
        <w:t> </w:t>
      </w:r>
      <w:r>
        <w:rPr>
          <w:rFonts w:hint="eastAsia"/>
        </w:rPr>
        <w:t>SPSR），这样当处理程序结束时可以恢复执行原来的程序（SPSR</w:t>
      </w:r>
      <w:r>
        <w:noBreakHyphen/>
      </w:r>
      <w:r>
        <w:t> </w:t>
      </w:r>
      <w:bookmarkStart w:id="6757" w:name="_QWord_Source_Comparison_8143"/>
      <w:bookmarkStart w:id="6758" w:name="_QWord_Source_Comparison_8082"/>
      <m:oMath>
        <m:r>
          <m:rPr/>
          <w:rPr>
            <w:rFonts w:ascii="Cambria Math" w:hAnsi="Cambria Math"/>
          </w:rPr>
          <m:t>&gt;</m:t>
        </m:r>
        <w:bookmarkEnd w:id="6757"/>
        <w:bookmarkEnd w:id="6758"/>
      </m:oMath>
      <w:r>
        <w:t> </w:t>
      </w:r>
      <w:r>
        <w:rPr>
          <w:rFonts w:hint="eastAsia"/>
        </w:rPr>
        <w:t>CPSR）。</w:t>
      </w:r>
    </w:p>
    <w:p w14:paraId="291AD34B">
      <w:pPr>
        <w:pStyle w:val="4"/>
        <w:ind w:firstLine="420"/>
      </w:pPr>
      <w:r>
        <w:rPr>
          <w:rFonts w:hint="eastAsia"/>
        </w:rPr>
        <w:t>如果同时发生两个或更多异常，那么将按照固定的顺序来处理异常。</w:t>
      </w:r>
    </w:p>
    <w:p w14:paraId="0528AA15">
      <w:pPr>
        <w:pStyle w:val="4"/>
        <w:ind w:firstLine="420"/>
      </w:pPr>
      <w:r>
        <w:rPr>
          <w:rFonts w:hint="eastAsia"/>
        </w:rPr>
        <w:t>值得注意的是，ARM的异常处理机制等同于x86的中断系统。</w:t>
      </w:r>
    </w:p>
    <w:p w14:paraId="0411A633">
      <w:pPr>
        <w:pStyle w:val="63"/>
        <w:numPr>
          <w:ilvl w:val="2"/>
          <w:numId w:val="6"/>
        </w:numPr>
        <w:spacing w:before="352" w:after="352"/>
      </w:pPr>
      <w:bookmarkStart w:id="6759" w:name="_Toc9671"/>
      <w:bookmarkStart w:id="6760" w:name="_Toc177045582"/>
      <w:r>
        <w:rPr>
          <w:rFonts w:hint="eastAsia"/>
        </w:rPr>
        <w:t>ARM的异常类型以及入口地址</w:t>
      </w:r>
      <w:bookmarkEnd w:id="6759"/>
    </w:p>
    <w:p w14:paraId="34219957">
      <w:pPr>
        <w:pStyle w:val="4"/>
        <w:ind w:firstLine="420"/>
      </w:pPr>
      <w:r>
        <w:rPr>
          <w:rFonts w:hint="eastAsia"/>
        </w:rPr>
        <w:t>ARM的异常类型以及入口地址如</w:t>
      </w:r>
      <w:r>
        <w:fldChar w:fldCharType="begin"/>
      </w:r>
      <w:r>
        <w:instrText xml:space="preserve"> </w:instrText>
      </w:r>
      <w:r>
        <w:rPr>
          <w:rFonts w:hint="eastAsia"/>
        </w:rPr>
        <w:instrText xml:space="preserve">REF QWord_XRef_Table__8KKNrz \h \* CHARFORMAT</w:instrText>
      </w:r>
      <w:r>
        <w:instrText xml:space="preserve"> </w:instrText>
      </w:r>
      <w:r>
        <w:fldChar w:fldCharType="separate"/>
      </w:r>
      <w:r>
        <w:t>表 3</w:t>
      </w:r>
      <w:r>
        <w:noBreakHyphen/>
      </w:r>
      <w:r>
        <w:t>6</w:t>
      </w:r>
      <w:r>
        <w:fldChar w:fldCharType="end"/>
      </w:r>
      <w:r>
        <w:rPr>
          <w:rFonts w:hint="eastAsia"/>
        </w:rPr>
        <w:t>所示。</w:t>
      </w:r>
      <w:bookmarkEnd w:id="6760"/>
    </w:p>
    <w:p w14:paraId="08047BE5">
      <w:pPr>
        <w:pStyle w:val="67"/>
        <w:rPr>
          <w:rFonts w:hint="eastAsia"/>
        </w:rPr>
      </w:pPr>
      <w:bookmarkStart w:id="6761" w:name="QWord_XRef_Table__8KKNrz"/>
      <w:r>
        <w:rPr>
          <w:rStyle w:val="238"/>
        </w:rPr>
        <w:t>表 </w:t>
      </w:r>
      <w:r>
        <w:rPr>
          <w:rStyle w:val="238"/>
        </w:rPr>
        <w:fldChar w:fldCharType="begin"/>
      </w:r>
      <w:r>
        <w:rPr>
          <w:rStyle w:val="238"/>
        </w:rPr>
        <w:instrText xml:space="preserve"> SEQ QWord_Heading1_Sequence \c </w:instrText>
      </w:r>
      <w:r>
        <w:rPr>
          <w:rStyle w:val="238"/>
        </w:rPr>
        <w:fldChar w:fldCharType="separate"/>
      </w:r>
      <w:r>
        <w:rPr>
          <w:rStyle w:val="238"/>
        </w:rPr>
        <w:t>3</w:t>
      </w:r>
      <w:r>
        <w:rPr>
          <w:rStyle w:val="238"/>
        </w:rPr>
        <w:fldChar w:fldCharType="end"/>
      </w:r>
      <w:r>
        <w:rPr>
          <w:rStyle w:val="238"/>
        </w:rPr>
        <w:noBreakHyphen/>
      </w:r>
      <w:r>
        <w:rPr>
          <w:rStyle w:val="238"/>
        </w:rPr>
        <w:fldChar w:fldCharType="begin"/>
      </w:r>
      <w:r>
        <w:rPr>
          <w:rStyle w:val="238"/>
        </w:rPr>
        <w:instrText xml:space="preserve"> SEQ 表 \* ARABIC \s 1 </w:instrText>
      </w:r>
      <w:r>
        <w:rPr>
          <w:rStyle w:val="238"/>
        </w:rPr>
        <w:fldChar w:fldCharType="separate"/>
      </w:r>
      <w:r>
        <w:rPr>
          <w:rStyle w:val="238"/>
        </w:rPr>
        <w:t>6</w:t>
      </w:r>
      <w:r>
        <w:rPr>
          <w:rStyle w:val="238"/>
        </w:rPr>
        <w:fldChar w:fldCharType="end"/>
      </w:r>
      <w:bookmarkEnd w:id="6761"/>
      <w:r>
        <w:t xml:space="preserve">  </w:t>
      </w:r>
      <w:r>
        <w:rPr>
          <w:rFonts w:hint="eastAsia"/>
        </w:rPr>
        <w:t>ARM的异常类型以及入口地址</w:t>
      </w:r>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823"/>
        <w:gridCol w:w="1829"/>
        <w:gridCol w:w="1830"/>
        <w:gridCol w:w="1830"/>
      </w:tblGrid>
      <w:tr w14:paraId="63CF343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tblHeader/>
          <w:jc w:val="center"/>
        </w:trPr>
        <w:tc>
          <w:tcPr>
            <w:tcW w:w="1698" w:type="pc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2F11B923">
            <w:pPr>
              <w:pStyle w:val="74"/>
              <w:rPr>
                <w:rFonts w:hint="eastAsia"/>
                <w:kern w:val="0"/>
              </w:rPr>
            </w:pPr>
            <w:r>
              <w:rPr>
                <w:rFonts w:hint="eastAsia"/>
                <w:kern w:val="0"/>
              </w:rPr>
              <w:t>异常名称</w:t>
            </w:r>
          </w:p>
        </w:tc>
        <w:tc>
          <w:tcPr>
            <w:tcW w:w="1100"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55F84F5A">
            <w:pPr>
              <w:pStyle w:val="74"/>
              <w:rPr>
                <w:rFonts w:hint="eastAsia"/>
                <w:kern w:val="0"/>
              </w:rPr>
            </w:pPr>
            <w:r>
              <w:rPr>
                <w:rFonts w:hint="eastAsia"/>
                <w:kern w:val="0"/>
              </w:rPr>
              <w:t>对应模式</w:t>
            </w:r>
          </w:p>
        </w:tc>
        <w:tc>
          <w:tcPr>
            <w:tcW w:w="1101"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32090F28">
            <w:pPr>
              <w:pStyle w:val="74"/>
              <w:rPr>
                <w:rFonts w:hint="eastAsia"/>
                <w:kern w:val="0"/>
              </w:rPr>
            </w:pPr>
            <w:r>
              <w:rPr>
                <w:rFonts w:hint="eastAsia"/>
                <w:kern w:val="0"/>
              </w:rPr>
              <w:t>入口地址</w:t>
            </w:r>
          </w:p>
        </w:tc>
        <w:tc>
          <w:tcPr>
            <w:tcW w:w="1101" w:type="pct"/>
            <w:tcBorders>
              <w:top w:val="single" w:color="auto" w:sz="6" w:space="0"/>
              <w:bottom w:val="single" w:color="auto" w:sz="4" w:space="0"/>
              <w:right w:val="single" w:color="auto" w:sz="6" w:space="0"/>
              <w:insideH w:val="single" w:sz="4" w:space="0"/>
              <w:insideV w:val="single" w:sz="4" w:space="0"/>
              <w:tl2br w:val="nil"/>
              <w:tr2bl w:val="nil"/>
            </w:tcBorders>
            <w:shd w:val="clear" w:color="auto" w:fill="auto"/>
            <w:vAlign w:val="center"/>
          </w:tcPr>
          <w:p w14:paraId="209734BF">
            <w:pPr>
              <w:pStyle w:val="74"/>
              <w:rPr>
                <w:rFonts w:hint="eastAsia"/>
                <w:kern w:val="0"/>
              </w:rPr>
            </w:pPr>
            <w:r>
              <w:rPr>
                <w:rFonts w:hint="eastAsia"/>
                <w:kern w:val="0"/>
              </w:rPr>
              <w:t>映射后的高地址</w:t>
            </w:r>
          </w:p>
        </w:tc>
      </w:tr>
      <w:tr w14:paraId="71B6E5E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98" w:type="pct"/>
            <w:shd w:val="clear" w:color="auto" w:fill="auto"/>
            <w:vAlign w:val="center"/>
          </w:tcPr>
          <w:p w14:paraId="1F13F27C">
            <w:pPr>
              <w:pStyle w:val="74"/>
              <w:rPr>
                <w:rFonts w:hint="eastAsia"/>
                <w:kern w:val="0"/>
              </w:rPr>
            </w:pPr>
            <w:r>
              <w:rPr>
                <w:rFonts w:hint="eastAsia"/>
                <w:kern w:val="0"/>
              </w:rPr>
              <w:t>复位</w:t>
            </w:r>
          </w:p>
        </w:tc>
        <w:tc>
          <w:tcPr>
            <w:tcW w:w="1100" w:type="pct"/>
            <w:shd w:val="clear" w:color="auto" w:fill="auto"/>
            <w:vAlign w:val="center"/>
          </w:tcPr>
          <w:p w14:paraId="5B4A4F38">
            <w:pPr>
              <w:pStyle w:val="74"/>
              <w:rPr>
                <w:rFonts w:hint="eastAsia"/>
                <w:kern w:val="0"/>
              </w:rPr>
            </w:pPr>
            <w:r>
              <w:rPr>
                <w:rFonts w:hint="eastAsia"/>
                <w:kern w:val="0"/>
              </w:rPr>
              <w:t>管理</w:t>
            </w:r>
          </w:p>
        </w:tc>
        <w:tc>
          <w:tcPr>
            <w:tcW w:w="1101" w:type="pct"/>
            <w:shd w:val="clear" w:color="auto" w:fill="auto"/>
            <w:vAlign w:val="center"/>
          </w:tcPr>
          <w:p w14:paraId="4CCDFED2">
            <w:pPr>
              <w:pStyle w:val="74"/>
              <w:rPr>
                <w:rFonts w:hint="eastAsia"/>
                <w:kern w:val="0"/>
              </w:rPr>
            </w:pPr>
            <w:r>
              <w:rPr>
                <w:rFonts w:hint="eastAsia"/>
                <w:kern w:val="0"/>
              </w:rPr>
              <w:t>0x00000000</w:t>
            </w:r>
          </w:p>
        </w:tc>
        <w:tc>
          <w:tcPr>
            <w:tcW w:w="1101" w:type="pct"/>
            <w:shd w:val="clear" w:color="auto" w:fill="auto"/>
            <w:vAlign w:val="center"/>
          </w:tcPr>
          <w:p w14:paraId="15B59236">
            <w:pPr>
              <w:pStyle w:val="74"/>
              <w:rPr>
                <w:rFonts w:hint="eastAsia"/>
                <w:kern w:val="0"/>
              </w:rPr>
            </w:pPr>
            <w:r>
              <w:rPr>
                <w:rFonts w:hint="eastAsia"/>
                <w:kern w:val="0"/>
              </w:rPr>
              <w:t>0xFFFF0000</w:t>
            </w:r>
          </w:p>
        </w:tc>
      </w:tr>
      <w:tr w14:paraId="368007A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98" w:type="pct"/>
            <w:shd w:val="clear" w:color="auto" w:fill="auto"/>
            <w:vAlign w:val="center"/>
          </w:tcPr>
          <w:p w14:paraId="109DAE6D">
            <w:pPr>
              <w:pStyle w:val="74"/>
              <w:rPr>
                <w:rFonts w:hint="eastAsia"/>
                <w:kern w:val="0"/>
              </w:rPr>
            </w:pPr>
            <w:r>
              <w:rPr>
                <w:rFonts w:hint="eastAsia"/>
                <w:kern w:val="0"/>
              </w:rPr>
              <w:t>未定义指令</w:t>
            </w:r>
          </w:p>
        </w:tc>
        <w:tc>
          <w:tcPr>
            <w:tcW w:w="1100" w:type="pct"/>
            <w:shd w:val="clear" w:color="auto" w:fill="auto"/>
            <w:vAlign w:val="center"/>
          </w:tcPr>
          <w:p w14:paraId="0C393C61">
            <w:pPr>
              <w:pStyle w:val="74"/>
              <w:rPr>
                <w:rFonts w:hint="eastAsia"/>
                <w:kern w:val="0"/>
              </w:rPr>
            </w:pPr>
            <w:r>
              <w:rPr>
                <w:rFonts w:hint="eastAsia"/>
                <w:kern w:val="0"/>
              </w:rPr>
              <w:t>未定义</w:t>
            </w:r>
          </w:p>
        </w:tc>
        <w:tc>
          <w:tcPr>
            <w:tcW w:w="1101" w:type="pct"/>
            <w:shd w:val="clear" w:color="auto" w:fill="auto"/>
            <w:vAlign w:val="center"/>
          </w:tcPr>
          <w:p w14:paraId="0ACE123C">
            <w:pPr>
              <w:pStyle w:val="74"/>
              <w:rPr>
                <w:rFonts w:hint="eastAsia"/>
                <w:kern w:val="0"/>
              </w:rPr>
            </w:pPr>
            <w:r>
              <w:rPr>
                <w:rFonts w:hint="eastAsia"/>
                <w:kern w:val="0"/>
              </w:rPr>
              <w:t>0x00000004</w:t>
            </w:r>
          </w:p>
        </w:tc>
        <w:tc>
          <w:tcPr>
            <w:tcW w:w="1101" w:type="pct"/>
            <w:shd w:val="clear" w:color="auto" w:fill="auto"/>
            <w:vAlign w:val="center"/>
          </w:tcPr>
          <w:p w14:paraId="1E9E35BB">
            <w:pPr>
              <w:pStyle w:val="74"/>
              <w:rPr>
                <w:rFonts w:hint="eastAsia"/>
                <w:kern w:val="0"/>
              </w:rPr>
            </w:pPr>
            <w:r>
              <w:rPr>
                <w:rFonts w:hint="eastAsia"/>
                <w:kern w:val="0"/>
              </w:rPr>
              <w:t>0xFFFF0004</w:t>
            </w:r>
          </w:p>
        </w:tc>
      </w:tr>
      <w:tr w14:paraId="38CE26A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98" w:type="pct"/>
            <w:shd w:val="clear" w:color="auto" w:fill="auto"/>
            <w:vAlign w:val="center"/>
          </w:tcPr>
          <w:p w14:paraId="68B328EC">
            <w:pPr>
              <w:pStyle w:val="74"/>
              <w:rPr>
                <w:rFonts w:hint="eastAsia"/>
                <w:kern w:val="0"/>
              </w:rPr>
            </w:pPr>
            <w:r>
              <w:rPr>
                <w:rFonts w:hint="eastAsia"/>
                <w:kern w:val="0"/>
              </w:rPr>
              <w:t>软件中断（SWI）</w:t>
            </w:r>
          </w:p>
        </w:tc>
        <w:tc>
          <w:tcPr>
            <w:tcW w:w="1100" w:type="pct"/>
            <w:shd w:val="clear" w:color="auto" w:fill="auto"/>
            <w:vAlign w:val="center"/>
          </w:tcPr>
          <w:p w14:paraId="3C35E4F7">
            <w:pPr>
              <w:pStyle w:val="74"/>
              <w:rPr>
                <w:rFonts w:hint="eastAsia"/>
                <w:kern w:val="0"/>
              </w:rPr>
            </w:pPr>
            <w:r>
              <w:rPr>
                <w:rFonts w:hint="eastAsia"/>
                <w:kern w:val="0"/>
              </w:rPr>
              <w:t>管理</w:t>
            </w:r>
          </w:p>
        </w:tc>
        <w:tc>
          <w:tcPr>
            <w:tcW w:w="1101" w:type="pct"/>
            <w:shd w:val="clear" w:color="auto" w:fill="auto"/>
            <w:vAlign w:val="center"/>
          </w:tcPr>
          <w:p w14:paraId="7A9D9B8A">
            <w:pPr>
              <w:pStyle w:val="74"/>
              <w:rPr>
                <w:rFonts w:hint="eastAsia"/>
                <w:kern w:val="0"/>
              </w:rPr>
            </w:pPr>
            <w:r>
              <w:rPr>
                <w:rFonts w:hint="eastAsia"/>
                <w:kern w:val="0"/>
              </w:rPr>
              <w:t>0x00000008</w:t>
            </w:r>
          </w:p>
        </w:tc>
        <w:tc>
          <w:tcPr>
            <w:tcW w:w="1101" w:type="pct"/>
            <w:shd w:val="clear" w:color="auto" w:fill="auto"/>
            <w:vAlign w:val="center"/>
          </w:tcPr>
          <w:p w14:paraId="0B64E5BC">
            <w:pPr>
              <w:pStyle w:val="74"/>
              <w:rPr>
                <w:rFonts w:hint="eastAsia"/>
                <w:kern w:val="0"/>
              </w:rPr>
            </w:pPr>
            <w:r>
              <w:rPr>
                <w:rFonts w:hint="eastAsia"/>
                <w:kern w:val="0"/>
              </w:rPr>
              <w:t>0xFFFF0008</w:t>
            </w:r>
          </w:p>
        </w:tc>
      </w:tr>
      <w:tr w14:paraId="09AB34F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98" w:type="pct"/>
            <w:shd w:val="clear" w:color="auto" w:fill="auto"/>
            <w:vAlign w:val="center"/>
          </w:tcPr>
          <w:p w14:paraId="57ADA7D6">
            <w:pPr>
              <w:pStyle w:val="74"/>
              <w:rPr>
                <w:rFonts w:hint="eastAsia"/>
                <w:kern w:val="0"/>
              </w:rPr>
            </w:pPr>
            <w:r>
              <w:rPr>
                <w:rFonts w:hint="eastAsia"/>
                <w:kern w:val="0"/>
              </w:rPr>
              <w:t>预取中止（取指令存储器中止）</w:t>
            </w:r>
          </w:p>
        </w:tc>
        <w:tc>
          <w:tcPr>
            <w:tcW w:w="1100" w:type="pct"/>
            <w:shd w:val="clear" w:color="auto" w:fill="auto"/>
            <w:vAlign w:val="center"/>
          </w:tcPr>
          <w:p w14:paraId="3C0CAE69">
            <w:pPr>
              <w:pStyle w:val="74"/>
              <w:rPr>
                <w:rFonts w:hint="eastAsia"/>
                <w:kern w:val="0"/>
              </w:rPr>
            </w:pPr>
            <w:r>
              <w:rPr>
                <w:rFonts w:hint="eastAsia"/>
                <w:kern w:val="0"/>
              </w:rPr>
              <w:t>中止</w:t>
            </w:r>
          </w:p>
        </w:tc>
        <w:tc>
          <w:tcPr>
            <w:tcW w:w="1101" w:type="pct"/>
            <w:shd w:val="clear" w:color="auto" w:fill="auto"/>
            <w:vAlign w:val="center"/>
          </w:tcPr>
          <w:p w14:paraId="4D8BBAAD">
            <w:pPr>
              <w:pStyle w:val="74"/>
              <w:rPr>
                <w:rFonts w:hint="eastAsia"/>
                <w:kern w:val="0"/>
              </w:rPr>
            </w:pPr>
            <w:r>
              <w:rPr>
                <w:rFonts w:hint="eastAsia"/>
                <w:kern w:val="0"/>
              </w:rPr>
              <w:t>0x0000000C</w:t>
            </w:r>
          </w:p>
        </w:tc>
        <w:tc>
          <w:tcPr>
            <w:tcW w:w="1101" w:type="pct"/>
            <w:shd w:val="clear" w:color="auto" w:fill="auto"/>
            <w:vAlign w:val="center"/>
          </w:tcPr>
          <w:p w14:paraId="04855219">
            <w:pPr>
              <w:pStyle w:val="74"/>
              <w:rPr>
                <w:rFonts w:hint="eastAsia"/>
                <w:kern w:val="0"/>
              </w:rPr>
            </w:pPr>
            <w:r>
              <w:rPr>
                <w:rFonts w:hint="eastAsia"/>
                <w:kern w:val="0"/>
              </w:rPr>
              <w:t>0xFFFF000C</w:t>
            </w:r>
          </w:p>
        </w:tc>
      </w:tr>
      <w:tr w14:paraId="7935A3D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98" w:type="pct"/>
            <w:shd w:val="clear" w:color="auto" w:fill="auto"/>
            <w:vAlign w:val="center"/>
          </w:tcPr>
          <w:p w14:paraId="081CB8B0">
            <w:pPr>
              <w:pStyle w:val="74"/>
              <w:rPr>
                <w:rFonts w:hint="eastAsia"/>
                <w:kern w:val="0"/>
              </w:rPr>
            </w:pPr>
            <w:r>
              <w:rPr>
                <w:rFonts w:hint="eastAsia"/>
                <w:kern w:val="0"/>
              </w:rPr>
              <w:t>数据中止</w:t>
            </w:r>
          </w:p>
        </w:tc>
        <w:tc>
          <w:tcPr>
            <w:tcW w:w="1100" w:type="pct"/>
            <w:shd w:val="clear" w:color="auto" w:fill="auto"/>
            <w:vAlign w:val="center"/>
          </w:tcPr>
          <w:p w14:paraId="50E5E532">
            <w:pPr>
              <w:pStyle w:val="74"/>
              <w:rPr>
                <w:rFonts w:hint="eastAsia"/>
                <w:kern w:val="0"/>
              </w:rPr>
            </w:pPr>
            <w:r>
              <w:rPr>
                <w:rFonts w:hint="eastAsia"/>
                <w:kern w:val="0"/>
              </w:rPr>
              <w:t>中止</w:t>
            </w:r>
          </w:p>
        </w:tc>
        <w:tc>
          <w:tcPr>
            <w:tcW w:w="1101" w:type="pct"/>
            <w:shd w:val="clear" w:color="auto" w:fill="auto"/>
            <w:vAlign w:val="center"/>
          </w:tcPr>
          <w:p w14:paraId="1E967DEB">
            <w:pPr>
              <w:pStyle w:val="74"/>
              <w:rPr>
                <w:rFonts w:hint="eastAsia"/>
                <w:kern w:val="0"/>
              </w:rPr>
            </w:pPr>
            <w:r>
              <w:rPr>
                <w:rFonts w:hint="eastAsia"/>
                <w:kern w:val="0"/>
              </w:rPr>
              <w:t>0x00000010</w:t>
            </w:r>
          </w:p>
        </w:tc>
        <w:tc>
          <w:tcPr>
            <w:tcW w:w="1101" w:type="pct"/>
            <w:shd w:val="clear" w:color="auto" w:fill="auto"/>
            <w:vAlign w:val="center"/>
          </w:tcPr>
          <w:p w14:paraId="0E69502E">
            <w:pPr>
              <w:pStyle w:val="74"/>
              <w:rPr>
                <w:rFonts w:hint="eastAsia"/>
                <w:kern w:val="0"/>
              </w:rPr>
            </w:pPr>
            <w:r>
              <w:rPr>
                <w:rFonts w:hint="eastAsia"/>
                <w:kern w:val="0"/>
              </w:rPr>
              <w:t>0xFFFF0010</w:t>
            </w:r>
          </w:p>
        </w:tc>
      </w:tr>
      <w:tr w14:paraId="1500C0D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98" w:type="pct"/>
            <w:shd w:val="clear" w:color="auto" w:fill="auto"/>
            <w:vAlign w:val="center"/>
          </w:tcPr>
          <w:p w14:paraId="19DB529D">
            <w:pPr>
              <w:pStyle w:val="74"/>
              <w:rPr>
                <w:rFonts w:hint="eastAsia"/>
                <w:kern w:val="0"/>
              </w:rPr>
            </w:pPr>
            <w:r>
              <w:rPr>
                <w:rFonts w:hint="eastAsia"/>
                <w:kern w:val="0"/>
              </w:rPr>
              <w:t>IRQ（中断）</w:t>
            </w:r>
          </w:p>
        </w:tc>
        <w:tc>
          <w:tcPr>
            <w:tcW w:w="1100" w:type="pct"/>
            <w:shd w:val="clear" w:color="auto" w:fill="auto"/>
            <w:vAlign w:val="center"/>
          </w:tcPr>
          <w:p w14:paraId="0DFD0CE8">
            <w:pPr>
              <w:pStyle w:val="74"/>
              <w:rPr>
                <w:rFonts w:hint="eastAsia"/>
                <w:kern w:val="0"/>
              </w:rPr>
            </w:pPr>
            <w:r>
              <w:rPr>
                <w:rFonts w:hint="eastAsia"/>
                <w:kern w:val="0"/>
              </w:rPr>
              <w:t>IRQ</w:t>
            </w:r>
          </w:p>
        </w:tc>
        <w:tc>
          <w:tcPr>
            <w:tcW w:w="1101" w:type="pct"/>
            <w:shd w:val="clear" w:color="auto" w:fill="auto"/>
            <w:vAlign w:val="center"/>
          </w:tcPr>
          <w:p w14:paraId="3FE4D8C7">
            <w:pPr>
              <w:pStyle w:val="74"/>
              <w:rPr>
                <w:rFonts w:hint="eastAsia"/>
                <w:kern w:val="0"/>
              </w:rPr>
            </w:pPr>
            <w:r>
              <w:rPr>
                <w:rFonts w:hint="eastAsia"/>
                <w:kern w:val="0"/>
              </w:rPr>
              <w:t>0x00000018</w:t>
            </w:r>
          </w:p>
        </w:tc>
        <w:tc>
          <w:tcPr>
            <w:tcW w:w="1101" w:type="pct"/>
            <w:shd w:val="clear" w:color="auto" w:fill="auto"/>
            <w:vAlign w:val="center"/>
          </w:tcPr>
          <w:p w14:paraId="495D227C">
            <w:pPr>
              <w:pStyle w:val="74"/>
              <w:rPr>
                <w:rFonts w:hint="eastAsia"/>
                <w:kern w:val="0"/>
              </w:rPr>
            </w:pPr>
            <w:r>
              <w:rPr>
                <w:rFonts w:hint="eastAsia"/>
                <w:kern w:val="0"/>
              </w:rPr>
              <w:t>0xFFFF0018</w:t>
            </w:r>
          </w:p>
        </w:tc>
      </w:tr>
      <w:tr w14:paraId="4D28AC2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98" w:type="pct"/>
            <w:shd w:val="clear" w:color="auto" w:fill="auto"/>
            <w:vAlign w:val="center"/>
          </w:tcPr>
          <w:p w14:paraId="58F3EBF9">
            <w:pPr>
              <w:pStyle w:val="74"/>
              <w:rPr>
                <w:rFonts w:hint="eastAsia"/>
                <w:kern w:val="0"/>
              </w:rPr>
            </w:pPr>
            <w:r>
              <w:rPr>
                <w:rFonts w:hint="eastAsia"/>
                <w:kern w:val="0"/>
              </w:rPr>
              <w:t>FIQ（快速中断）</w:t>
            </w:r>
          </w:p>
        </w:tc>
        <w:tc>
          <w:tcPr>
            <w:tcW w:w="1100" w:type="pct"/>
            <w:shd w:val="clear" w:color="auto" w:fill="auto"/>
            <w:vAlign w:val="center"/>
          </w:tcPr>
          <w:p w14:paraId="20B09BCE">
            <w:pPr>
              <w:pStyle w:val="74"/>
              <w:rPr>
                <w:rFonts w:hint="eastAsia"/>
                <w:kern w:val="0"/>
              </w:rPr>
            </w:pPr>
            <w:r>
              <w:rPr>
                <w:rFonts w:hint="eastAsia"/>
                <w:kern w:val="0"/>
              </w:rPr>
              <w:t>FIQ</w:t>
            </w:r>
          </w:p>
        </w:tc>
        <w:tc>
          <w:tcPr>
            <w:tcW w:w="1101" w:type="pct"/>
            <w:shd w:val="clear" w:color="auto" w:fill="auto"/>
            <w:vAlign w:val="center"/>
          </w:tcPr>
          <w:p w14:paraId="3255FA57">
            <w:pPr>
              <w:pStyle w:val="74"/>
              <w:rPr>
                <w:rFonts w:hint="eastAsia"/>
                <w:kern w:val="0"/>
              </w:rPr>
            </w:pPr>
            <w:r>
              <w:rPr>
                <w:rFonts w:hint="eastAsia"/>
                <w:kern w:val="0"/>
              </w:rPr>
              <w:t>0x0000001C</w:t>
            </w:r>
          </w:p>
        </w:tc>
        <w:tc>
          <w:tcPr>
            <w:tcW w:w="1101" w:type="pct"/>
            <w:shd w:val="clear" w:color="auto" w:fill="auto"/>
            <w:vAlign w:val="center"/>
          </w:tcPr>
          <w:p w14:paraId="2771A08B">
            <w:pPr>
              <w:pStyle w:val="74"/>
              <w:rPr>
                <w:rFonts w:hint="eastAsia"/>
                <w:kern w:val="0"/>
              </w:rPr>
            </w:pPr>
            <w:r>
              <w:rPr>
                <w:rFonts w:hint="eastAsia"/>
                <w:kern w:val="0"/>
              </w:rPr>
              <w:t>0xFFFF001C</w:t>
            </w:r>
          </w:p>
        </w:tc>
      </w:tr>
    </w:tbl>
    <w:p w14:paraId="2C61C5E3">
      <w:pPr>
        <w:pStyle w:val="63"/>
        <w:numPr>
          <w:ilvl w:val="2"/>
          <w:numId w:val="6"/>
        </w:numPr>
        <w:spacing w:before="352" w:after="352"/>
      </w:pPr>
      <w:bookmarkStart w:id="6762" w:name="_Toc10454"/>
      <w:r>
        <w:rPr>
          <w:rFonts w:hint="eastAsia"/>
        </w:rPr>
        <w:t>ARM的异常状态优先级</w:t>
      </w:r>
      <w:bookmarkEnd w:id="6762"/>
    </w:p>
    <w:p w14:paraId="3DF16E41">
      <w:pPr>
        <w:pStyle w:val="4"/>
        <w:ind w:firstLine="420"/>
      </w:pPr>
      <w:r>
        <w:rPr>
          <w:rFonts w:hint="eastAsia"/>
        </w:rPr>
        <w:t>ARM的异常优先级如</w:t>
      </w:r>
      <w:r>
        <w:fldChar w:fldCharType="begin"/>
      </w:r>
      <w:r>
        <w:instrText xml:space="preserve"> </w:instrText>
      </w:r>
      <w:r>
        <w:rPr>
          <w:rFonts w:hint="eastAsia"/>
        </w:rPr>
        <w:instrText xml:space="preserve">REF QWord_XRef_Table__doVqyM \h \* CHARFORMAT</w:instrText>
      </w:r>
      <w:r>
        <w:instrText xml:space="preserve"> </w:instrText>
      </w:r>
      <w:r>
        <w:fldChar w:fldCharType="separate"/>
      </w:r>
      <w:r>
        <w:t>表 3</w:t>
      </w:r>
      <w:r>
        <w:noBreakHyphen/>
      </w:r>
      <w:r>
        <w:t>7</w:t>
      </w:r>
      <w:r>
        <w:fldChar w:fldCharType="end"/>
      </w:r>
      <w:r>
        <w:rPr>
          <w:rFonts w:hint="eastAsia"/>
        </w:rPr>
        <w:t>所示。</w:t>
      </w:r>
    </w:p>
    <w:p w14:paraId="721F96D1">
      <w:pPr>
        <w:pStyle w:val="67"/>
        <w:rPr>
          <w:rFonts w:hint="eastAsia"/>
        </w:rPr>
      </w:pPr>
      <w:bookmarkStart w:id="6763" w:name="QWord_XRef_Table__doVqyM"/>
      <w:r>
        <w:rPr>
          <w:rStyle w:val="238"/>
        </w:rPr>
        <w:t>表 </w:t>
      </w:r>
      <w:r>
        <w:rPr>
          <w:rStyle w:val="238"/>
        </w:rPr>
        <w:fldChar w:fldCharType="begin"/>
      </w:r>
      <w:r>
        <w:rPr>
          <w:rStyle w:val="238"/>
        </w:rPr>
        <w:instrText xml:space="preserve"> SEQ QWord_Heading1_Sequence \c </w:instrText>
      </w:r>
      <w:r>
        <w:rPr>
          <w:rStyle w:val="238"/>
        </w:rPr>
        <w:fldChar w:fldCharType="separate"/>
      </w:r>
      <w:r>
        <w:rPr>
          <w:rStyle w:val="238"/>
        </w:rPr>
        <w:t>3</w:t>
      </w:r>
      <w:r>
        <w:rPr>
          <w:rStyle w:val="238"/>
        </w:rPr>
        <w:fldChar w:fldCharType="end"/>
      </w:r>
      <w:r>
        <w:rPr>
          <w:rStyle w:val="238"/>
        </w:rPr>
        <w:noBreakHyphen/>
      </w:r>
      <w:r>
        <w:rPr>
          <w:rStyle w:val="238"/>
        </w:rPr>
        <w:fldChar w:fldCharType="begin"/>
      </w:r>
      <w:r>
        <w:rPr>
          <w:rStyle w:val="238"/>
        </w:rPr>
        <w:instrText xml:space="preserve"> SEQ 表 \* ARABIC \s 1 </w:instrText>
      </w:r>
      <w:r>
        <w:rPr>
          <w:rStyle w:val="238"/>
        </w:rPr>
        <w:fldChar w:fldCharType="separate"/>
      </w:r>
      <w:r>
        <w:rPr>
          <w:rStyle w:val="238"/>
        </w:rPr>
        <w:t>7</w:t>
      </w:r>
      <w:r>
        <w:rPr>
          <w:rStyle w:val="238"/>
        </w:rPr>
        <w:fldChar w:fldCharType="end"/>
      </w:r>
      <w:bookmarkEnd w:id="6763"/>
      <w:r>
        <w:t xml:space="preserve">  </w:t>
      </w:r>
      <w:r>
        <w:rPr>
          <w:rFonts w:hint="eastAsia"/>
        </w:rPr>
        <w:t>ARM的异常优先级</w:t>
      </w:r>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7"/>
        <w:gridCol w:w="1774"/>
        <w:gridCol w:w="1358"/>
        <w:gridCol w:w="941"/>
        <w:gridCol w:w="941"/>
        <w:gridCol w:w="1661"/>
      </w:tblGrid>
      <w:tr w14:paraId="00DCC34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85" w:type="pct"/>
            <w:vMerge w:val="restar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40E9BCA6">
            <w:pPr>
              <w:pStyle w:val="74"/>
              <w:rPr>
                <w:rFonts w:hint="eastAsia"/>
                <w:kern w:val="0"/>
              </w:rPr>
            </w:pPr>
            <w:r>
              <w:rPr>
                <w:rFonts w:hint="eastAsia"/>
                <w:kern w:val="0"/>
              </w:rPr>
              <w:t>异常类型</w:t>
            </w:r>
          </w:p>
        </w:tc>
        <w:tc>
          <w:tcPr>
            <w:tcW w:w="1067" w:type="pct"/>
            <w:vMerge w:val="restar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61F6F55C">
            <w:pPr>
              <w:pStyle w:val="74"/>
              <w:rPr>
                <w:rFonts w:hint="eastAsia"/>
                <w:kern w:val="0"/>
              </w:rPr>
            </w:pPr>
            <w:r>
              <w:rPr>
                <w:rFonts w:hint="eastAsia"/>
                <w:kern w:val="0"/>
              </w:rPr>
              <w:t>返回指令</w:t>
            </w:r>
          </w:p>
        </w:tc>
        <w:tc>
          <w:tcPr>
            <w:tcW w:w="817" w:type="pct"/>
            <w:vMerge w:val="restar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5A2FA815">
            <w:pPr>
              <w:pStyle w:val="74"/>
              <w:rPr>
                <w:rFonts w:hint="eastAsia"/>
                <w:kern w:val="0"/>
              </w:rPr>
            </w:pPr>
            <w:r>
              <w:rPr>
                <w:rFonts w:hint="eastAsia"/>
                <w:kern w:val="0"/>
              </w:rPr>
              <w:t>优先级</w:t>
            </w:r>
          </w:p>
        </w:tc>
        <w:tc>
          <w:tcPr>
            <w:tcW w:w="1132" w:type="pct"/>
            <w:gridSpan w:val="2"/>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7150096A">
            <w:pPr>
              <w:pStyle w:val="74"/>
              <w:rPr>
                <w:rFonts w:hint="eastAsia"/>
                <w:kern w:val="0"/>
              </w:rPr>
            </w:pPr>
            <w:r>
              <w:rPr>
                <w:rFonts w:hint="eastAsia"/>
                <w:kern w:val="0"/>
              </w:rPr>
              <w:t>之前的状态</w:t>
            </w:r>
          </w:p>
        </w:tc>
        <w:tc>
          <w:tcPr>
            <w:tcW w:w="999" w:type="pct"/>
            <w:vMerge w:val="restart"/>
            <w:tcBorders>
              <w:top w:val="single" w:color="auto" w:sz="6" w:space="0"/>
              <w:bottom w:val="single" w:color="auto" w:sz="4" w:space="0"/>
              <w:right w:val="single" w:color="auto" w:sz="6" w:space="0"/>
              <w:insideH w:val="single" w:sz="4" w:space="0"/>
              <w:insideV w:val="single" w:sz="4" w:space="0"/>
              <w:tl2br w:val="nil"/>
              <w:tr2bl w:val="nil"/>
            </w:tcBorders>
            <w:shd w:val="clear" w:color="auto" w:fill="auto"/>
            <w:vAlign w:val="center"/>
          </w:tcPr>
          <w:p w14:paraId="268614E8">
            <w:pPr>
              <w:pStyle w:val="74"/>
              <w:rPr>
                <w:rFonts w:hint="eastAsia"/>
                <w:kern w:val="0"/>
              </w:rPr>
            </w:pPr>
            <w:r>
              <w:rPr>
                <w:rFonts w:hint="eastAsia"/>
                <w:kern w:val="0"/>
              </w:rPr>
              <w:t>备注</w:t>
            </w:r>
          </w:p>
        </w:tc>
      </w:tr>
      <w:tr w14:paraId="37D8427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85" w:type="pct"/>
            <w:vMerge w:val="continue"/>
            <w:shd w:val="clear" w:color="auto" w:fill="auto"/>
            <w:vAlign w:val="center"/>
          </w:tcPr>
          <w:p w14:paraId="303B4638">
            <w:pPr>
              <w:pStyle w:val="74"/>
              <w:rPr>
                <w:rFonts w:hint="eastAsia"/>
                <w:kern w:val="0"/>
              </w:rPr>
            </w:pPr>
          </w:p>
        </w:tc>
        <w:tc>
          <w:tcPr>
            <w:tcW w:w="1067" w:type="pct"/>
            <w:vMerge w:val="continue"/>
            <w:shd w:val="clear" w:color="auto" w:fill="auto"/>
            <w:vAlign w:val="center"/>
          </w:tcPr>
          <w:p w14:paraId="6D018F42">
            <w:pPr>
              <w:pStyle w:val="74"/>
              <w:rPr>
                <w:rFonts w:hint="eastAsia"/>
                <w:kern w:val="0"/>
              </w:rPr>
            </w:pPr>
          </w:p>
        </w:tc>
        <w:tc>
          <w:tcPr>
            <w:tcW w:w="817" w:type="pct"/>
            <w:vMerge w:val="continue"/>
            <w:shd w:val="clear" w:color="auto" w:fill="auto"/>
            <w:vAlign w:val="center"/>
          </w:tcPr>
          <w:p w14:paraId="6FE1D62A">
            <w:pPr>
              <w:pStyle w:val="74"/>
              <w:rPr>
                <w:rFonts w:hint="eastAsia"/>
                <w:kern w:val="0"/>
              </w:rPr>
            </w:pPr>
          </w:p>
        </w:tc>
        <w:tc>
          <w:tcPr>
            <w:tcW w:w="566" w:type="pct"/>
            <w:shd w:val="clear" w:color="auto" w:fill="auto"/>
            <w:vAlign w:val="center"/>
          </w:tcPr>
          <w:p w14:paraId="45E2032B">
            <w:pPr>
              <w:pStyle w:val="74"/>
              <w:rPr>
                <w:rFonts w:hint="eastAsia"/>
                <w:kern w:val="0"/>
              </w:rPr>
            </w:pPr>
            <w:r>
              <w:rPr>
                <w:kern w:val="0"/>
              </w:rPr>
              <w:t>ARM</w:t>
            </w:r>
          </w:p>
          <w:p w14:paraId="0AA0507B">
            <w:pPr>
              <w:pStyle w:val="74"/>
              <w:rPr>
                <w:rFonts w:hint="eastAsia"/>
                <w:kern w:val="0"/>
              </w:rPr>
            </w:pPr>
            <w:r>
              <w:rPr>
                <w:kern w:val="0"/>
              </w:rPr>
              <w:t>R14</w:t>
            </w:r>
            <w:r>
              <w:rPr>
                <w:rFonts w:hint="eastAsia"/>
                <w:kern w:val="0"/>
              </w:rPr>
              <w:t>_</w:t>
            </w:r>
            <w:r>
              <w:rPr>
                <w:kern w:val="0"/>
              </w:rPr>
              <w:t>x</w:t>
            </w:r>
          </w:p>
        </w:tc>
        <w:tc>
          <w:tcPr>
            <w:tcW w:w="566" w:type="pct"/>
            <w:shd w:val="clear" w:color="auto" w:fill="auto"/>
            <w:vAlign w:val="center"/>
          </w:tcPr>
          <w:p w14:paraId="433C3994">
            <w:pPr>
              <w:pStyle w:val="74"/>
              <w:rPr>
                <w:rFonts w:hint="eastAsia"/>
                <w:kern w:val="0"/>
              </w:rPr>
            </w:pPr>
            <w:r>
              <w:rPr>
                <w:kern w:val="0"/>
              </w:rPr>
              <w:t>Thumb</w:t>
            </w:r>
          </w:p>
          <w:p w14:paraId="7879B3C3">
            <w:pPr>
              <w:pStyle w:val="74"/>
              <w:rPr>
                <w:rFonts w:hint="eastAsia"/>
                <w:kern w:val="0"/>
              </w:rPr>
            </w:pPr>
            <w:r>
              <w:rPr>
                <w:kern w:val="0"/>
              </w:rPr>
              <w:t>R14</w:t>
            </w:r>
            <w:r>
              <w:rPr>
                <w:rFonts w:hint="eastAsia"/>
                <w:kern w:val="0"/>
              </w:rPr>
              <w:t>_</w:t>
            </w:r>
            <w:r>
              <w:rPr>
                <w:kern w:val="0"/>
              </w:rPr>
              <w:t>x</w:t>
            </w:r>
          </w:p>
        </w:tc>
        <w:tc>
          <w:tcPr>
            <w:tcW w:w="999" w:type="pct"/>
            <w:vMerge w:val="continue"/>
            <w:shd w:val="clear" w:color="auto" w:fill="auto"/>
            <w:vAlign w:val="center"/>
          </w:tcPr>
          <w:p w14:paraId="6FF2273D">
            <w:pPr>
              <w:pStyle w:val="74"/>
              <w:rPr>
                <w:rFonts w:hint="eastAsia"/>
                <w:kern w:val="0"/>
              </w:rPr>
            </w:pPr>
          </w:p>
        </w:tc>
      </w:tr>
      <w:tr w14:paraId="67D1F3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85" w:type="pct"/>
            <w:shd w:val="clear" w:color="auto" w:fill="auto"/>
            <w:vAlign w:val="center"/>
          </w:tcPr>
          <w:p w14:paraId="7E7B0AC6">
            <w:pPr>
              <w:pStyle w:val="74"/>
              <w:rPr>
                <w:rFonts w:hint="eastAsia"/>
                <w:kern w:val="0"/>
              </w:rPr>
            </w:pPr>
            <w:r>
              <w:rPr>
                <w:rFonts w:hint="eastAsia"/>
                <w:kern w:val="0"/>
              </w:rPr>
              <w:t>软件中断SWI</w:t>
            </w:r>
          </w:p>
        </w:tc>
        <w:tc>
          <w:tcPr>
            <w:tcW w:w="1067" w:type="pct"/>
            <w:shd w:val="clear" w:color="auto" w:fill="auto"/>
            <w:vAlign w:val="center"/>
          </w:tcPr>
          <w:p w14:paraId="51594092">
            <w:pPr>
              <w:pStyle w:val="74"/>
              <w:rPr>
                <w:rFonts w:hint="eastAsia"/>
                <w:kern w:val="0"/>
              </w:rPr>
            </w:pPr>
            <w:r>
              <w:rPr>
                <w:kern w:val="0"/>
              </w:rPr>
              <w:t>MOVS PC,</w:t>
            </w:r>
          </w:p>
          <w:p w14:paraId="680EF794">
            <w:pPr>
              <w:pStyle w:val="74"/>
              <w:rPr>
                <w:rFonts w:hint="eastAsia"/>
                <w:kern w:val="0"/>
              </w:rPr>
            </w:pPr>
            <w:r>
              <w:rPr>
                <w:kern w:val="0"/>
              </w:rPr>
              <w:t>R14</w:t>
            </w:r>
            <w:r>
              <w:rPr>
                <w:rFonts w:hint="eastAsia"/>
                <w:kern w:val="0"/>
              </w:rPr>
              <w:t>_</w:t>
            </w:r>
            <w:r>
              <w:rPr>
                <w:kern w:val="0"/>
              </w:rPr>
              <w:t>sv</w:t>
            </w:r>
            <w:r>
              <w:rPr>
                <w:rFonts w:hint="eastAsia"/>
                <w:kern w:val="0"/>
              </w:rPr>
              <w:t>c</w:t>
            </w:r>
          </w:p>
        </w:tc>
        <w:tc>
          <w:tcPr>
            <w:tcW w:w="817" w:type="pct"/>
            <w:shd w:val="clear" w:color="auto" w:fill="auto"/>
            <w:vAlign w:val="center"/>
          </w:tcPr>
          <w:p w14:paraId="213CE11A">
            <w:pPr>
              <w:pStyle w:val="74"/>
              <w:rPr>
                <w:rFonts w:hint="eastAsia"/>
                <w:kern w:val="0"/>
              </w:rPr>
            </w:pPr>
            <w:r>
              <w:rPr>
                <w:rFonts w:hint="eastAsia"/>
                <w:kern w:val="0"/>
              </w:rPr>
              <w:t>最低</w:t>
            </w:r>
          </w:p>
        </w:tc>
        <w:tc>
          <w:tcPr>
            <w:tcW w:w="566" w:type="pct"/>
            <w:shd w:val="clear" w:color="auto" w:fill="auto"/>
            <w:vAlign w:val="center"/>
          </w:tcPr>
          <w:p w14:paraId="37947158">
            <w:pPr>
              <w:pStyle w:val="74"/>
              <w:rPr>
                <w:rFonts w:hint="eastAsia"/>
                <w:kern w:val="0"/>
              </w:rPr>
            </w:pPr>
            <w:bookmarkStart w:id="6764" w:name="_QWord_Source_Comparison_Para_456"/>
            <w:r>
              <w:rPr>
                <w:kern w:val="0"/>
              </w:rPr>
              <w:t>PC</w:t>
            </w:r>
            <w:r>
              <w:rPr>
                <w:rFonts w:hint="eastAsia" w:ascii="MS Gothic" w:hAnsi="MS Gothic" w:eastAsia="MS Gothic" w:cs="MS Gothic"/>
                <w:kern w:val="0"/>
              </w:rPr>
              <w:t> </w:t>
            </w:r>
            <m:oMath>
              <w:bookmarkStart w:id="6765" w:name="_QWord_Source_Comparison_8083"/>
              <w:bookmarkStart w:id="6766" w:name="_QWord_Source_Comparison_8144"/>
              <m:r>
                <m:rPr/>
                <w:rPr>
                  <w:rFonts w:ascii="Cambria Math" w:hAnsi="Cambria Math"/>
                  <w:kern w:val="0"/>
                </w:rPr>
                <m:t>+</m:t>
              </m:r>
            </m:oMath>
            <w:bookmarkEnd w:id="6765"/>
            <w:bookmarkEnd w:id="6766"/>
            <w:r>
              <w:rPr>
                <w:rFonts w:hint="eastAsia" w:ascii="MS Gothic" w:hAnsi="MS Gothic" w:eastAsia="MS Gothic" w:cs="MS Gothic"/>
                <w:kern w:val="0"/>
              </w:rPr>
              <w:t> </w:t>
            </w:r>
            <w:r>
              <w:rPr>
                <w:kern w:val="0"/>
              </w:rPr>
              <w:t>4</w:t>
            </w:r>
            <w:bookmarkEnd w:id="6764"/>
          </w:p>
        </w:tc>
        <w:tc>
          <w:tcPr>
            <w:tcW w:w="566" w:type="pct"/>
            <w:shd w:val="clear" w:color="auto" w:fill="auto"/>
            <w:vAlign w:val="center"/>
          </w:tcPr>
          <w:p w14:paraId="54CD2112">
            <w:pPr>
              <w:pStyle w:val="74"/>
              <w:rPr>
                <w:rFonts w:hint="eastAsia"/>
                <w:kern w:val="0"/>
              </w:rPr>
            </w:pPr>
            <w:r>
              <w:rPr>
                <w:kern w:val="0"/>
              </w:rPr>
              <w:t>PC</w:t>
            </w:r>
            <w:r>
              <w:rPr>
                <w:rFonts w:hint="eastAsia" w:ascii="MS Gothic" w:hAnsi="MS Gothic" w:eastAsia="MS Gothic" w:cs="MS Gothic"/>
                <w:kern w:val="0"/>
              </w:rPr>
              <w:t> </w:t>
            </w:r>
            <w:bookmarkStart w:id="6767" w:name="_QWord_Source_Comparison_8145"/>
            <w:bookmarkStart w:id="6768" w:name="_QWord_Source_Comparison_8084"/>
            <m:oMath>
              <m:r>
                <m:rPr/>
                <w:rPr>
                  <w:rFonts w:ascii="Cambria Math" w:hAnsi="Cambria Math"/>
                  <w:kern w:val="0"/>
                </w:rPr>
                <m:t>+</m:t>
              </m:r>
            </m:oMath>
            <w:bookmarkEnd w:id="6767"/>
            <w:bookmarkEnd w:id="6768"/>
            <w:r>
              <w:rPr>
                <w:rFonts w:hint="eastAsia" w:ascii="MS Gothic" w:hAnsi="MS Gothic" w:eastAsia="MS Gothic" w:cs="MS Gothic"/>
                <w:kern w:val="0"/>
              </w:rPr>
              <w:t> </w:t>
            </w:r>
            <w:r>
              <w:rPr>
                <w:kern w:val="0"/>
              </w:rPr>
              <w:t>4</w:t>
            </w:r>
          </w:p>
        </w:tc>
        <w:tc>
          <w:tcPr>
            <w:tcW w:w="999" w:type="pct"/>
            <w:vMerge w:val="restart"/>
            <w:shd w:val="clear" w:color="auto" w:fill="auto"/>
            <w:vAlign w:val="center"/>
          </w:tcPr>
          <w:p w14:paraId="5C7AA327">
            <w:pPr>
              <w:pStyle w:val="64"/>
              <w:rPr>
                <w:rFonts w:hint="eastAsia"/>
                <w:kern w:val="0"/>
              </w:rPr>
            </w:pPr>
            <w:r>
              <w:rPr>
                <w:rFonts w:hint="eastAsia"/>
                <w:kern w:val="0"/>
              </w:rPr>
              <w:t>此处PC为BL，SWI，为定义的指令取指或预取指中止指令的地址</w:t>
            </w:r>
          </w:p>
        </w:tc>
      </w:tr>
      <w:tr w14:paraId="4FCAC49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85" w:type="pct"/>
            <w:shd w:val="clear" w:color="auto" w:fill="auto"/>
            <w:vAlign w:val="center"/>
          </w:tcPr>
          <w:p w14:paraId="7C74516B">
            <w:pPr>
              <w:pStyle w:val="74"/>
              <w:rPr>
                <w:rFonts w:hint="eastAsia"/>
                <w:kern w:val="0"/>
              </w:rPr>
            </w:pPr>
            <w:r>
              <w:rPr>
                <w:rFonts w:hint="eastAsia"/>
                <w:kern w:val="0"/>
              </w:rPr>
              <w:t>未定义的指令</w:t>
            </w:r>
          </w:p>
        </w:tc>
        <w:tc>
          <w:tcPr>
            <w:tcW w:w="1067" w:type="pct"/>
            <w:shd w:val="clear" w:color="auto" w:fill="auto"/>
            <w:vAlign w:val="center"/>
          </w:tcPr>
          <w:p w14:paraId="15647840">
            <w:pPr>
              <w:pStyle w:val="74"/>
              <w:rPr>
                <w:rFonts w:hint="eastAsia"/>
                <w:kern w:val="0"/>
              </w:rPr>
            </w:pPr>
            <w:r>
              <w:rPr>
                <w:kern w:val="0"/>
              </w:rPr>
              <w:t>MOVS PC,</w:t>
            </w:r>
          </w:p>
          <w:p w14:paraId="4A65E4D3">
            <w:pPr>
              <w:pStyle w:val="74"/>
              <w:rPr>
                <w:rFonts w:hint="eastAsia"/>
                <w:kern w:val="0"/>
              </w:rPr>
            </w:pPr>
            <w:r>
              <w:rPr>
                <w:kern w:val="0"/>
              </w:rPr>
              <w:t>R14</w:t>
            </w:r>
            <w:r>
              <w:rPr>
                <w:rFonts w:hint="eastAsia"/>
                <w:kern w:val="0"/>
              </w:rPr>
              <w:t>_und</w:t>
            </w:r>
          </w:p>
        </w:tc>
        <w:tc>
          <w:tcPr>
            <w:tcW w:w="817" w:type="pct"/>
            <w:shd w:val="clear" w:color="auto" w:fill="auto"/>
            <w:vAlign w:val="center"/>
          </w:tcPr>
          <w:p w14:paraId="4208479F">
            <w:pPr>
              <w:pStyle w:val="74"/>
              <w:rPr>
                <w:rFonts w:hint="eastAsia"/>
                <w:kern w:val="0"/>
              </w:rPr>
            </w:pPr>
          </w:p>
        </w:tc>
        <w:tc>
          <w:tcPr>
            <w:tcW w:w="566" w:type="pct"/>
            <w:shd w:val="clear" w:color="auto" w:fill="auto"/>
            <w:vAlign w:val="center"/>
          </w:tcPr>
          <w:p w14:paraId="52B077DA">
            <w:pPr>
              <w:pStyle w:val="74"/>
              <w:rPr>
                <w:rFonts w:hint="eastAsia"/>
                <w:kern w:val="0"/>
              </w:rPr>
            </w:pPr>
            <w:r>
              <w:rPr>
                <w:kern w:val="0"/>
              </w:rPr>
              <w:t>PC</w:t>
            </w:r>
            <w:r>
              <w:rPr>
                <w:rFonts w:hint="eastAsia" w:ascii="MS Gothic" w:hAnsi="MS Gothic" w:eastAsia="MS Gothic" w:cs="MS Gothic"/>
                <w:kern w:val="0"/>
              </w:rPr>
              <w:t> </w:t>
            </w:r>
            <m:oMath>
              <w:bookmarkStart w:id="6769" w:name="_QWord_Source_Comparison_8085"/>
              <w:bookmarkStart w:id="6770" w:name="_QWord_Source_Comparison_8146"/>
              <m:r>
                <m:rPr/>
                <w:rPr>
                  <w:rFonts w:ascii="Cambria Math" w:hAnsi="Cambria Math"/>
                  <w:kern w:val="0"/>
                </w:rPr>
                <m:t>+</m:t>
              </m:r>
              <w:bookmarkEnd w:id="6769"/>
              <w:bookmarkEnd w:id="6770"/>
            </m:oMath>
            <w:r>
              <w:rPr>
                <w:rFonts w:hint="eastAsia" w:ascii="MS Gothic" w:hAnsi="MS Gothic" w:eastAsia="MS Gothic" w:cs="MS Gothic"/>
                <w:kern w:val="0"/>
              </w:rPr>
              <w:t> </w:t>
            </w:r>
            <w:r>
              <w:rPr>
                <w:kern w:val="0"/>
              </w:rPr>
              <w:t>4</w:t>
            </w:r>
          </w:p>
        </w:tc>
        <w:tc>
          <w:tcPr>
            <w:tcW w:w="566" w:type="pct"/>
            <w:shd w:val="clear" w:color="auto" w:fill="auto"/>
            <w:vAlign w:val="center"/>
          </w:tcPr>
          <w:p w14:paraId="56F2BEE9">
            <w:pPr>
              <w:pStyle w:val="74"/>
              <w:rPr>
                <w:rFonts w:hint="eastAsia"/>
                <w:kern w:val="0"/>
              </w:rPr>
            </w:pPr>
            <w:r>
              <w:rPr>
                <w:kern w:val="0"/>
              </w:rPr>
              <w:t>PC</w:t>
            </w:r>
            <w:r>
              <w:rPr>
                <w:rFonts w:hint="eastAsia" w:ascii="MS Gothic" w:hAnsi="MS Gothic" w:eastAsia="MS Gothic" w:cs="MS Gothic"/>
                <w:kern w:val="0"/>
              </w:rPr>
              <w:t> </w:t>
            </w:r>
            <m:oMath>
              <w:bookmarkStart w:id="6771" w:name="_QWord_Source_Comparison_8086"/>
              <w:bookmarkStart w:id="6772" w:name="_QWord_Source_Comparison_8147"/>
              <m:r>
                <m:rPr/>
                <w:rPr>
                  <w:rFonts w:ascii="Cambria Math" w:hAnsi="Cambria Math"/>
                  <w:kern w:val="0"/>
                </w:rPr>
                <m:t>+</m:t>
              </m:r>
            </m:oMath>
            <w:bookmarkEnd w:id="6771"/>
            <w:bookmarkEnd w:id="6772"/>
            <w:r>
              <w:rPr>
                <w:rFonts w:hint="eastAsia" w:ascii="MS Gothic" w:hAnsi="MS Gothic" w:eastAsia="MS Gothic" w:cs="MS Gothic"/>
                <w:kern w:val="0"/>
              </w:rPr>
              <w:t> </w:t>
            </w:r>
            <w:r>
              <w:rPr>
                <w:rFonts w:hint="eastAsia"/>
                <w:kern w:val="0"/>
              </w:rPr>
              <w:t>2</w:t>
            </w:r>
          </w:p>
        </w:tc>
        <w:tc>
          <w:tcPr>
            <w:tcW w:w="999" w:type="pct"/>
            <w:vMerge w:val="continue"/>
            <w:shd w:val="clear" w:color="auto" w:fill="auto"/>
            <w:vAlign w:val="center"/>
          </w:tcPr>
          <w:p w14:paraId="3992CCE2">
            <w:pPr>
              <w:pStyle w:val="64"/>
              <w:rPr>
                <w:rFonts w:hint="eastAsia"/>
                <w:kern w:val="0"/>
              </w:rPr>
            </w:pPr>
          </w:p>
        </w:tc>
      </w:tr>
      <w:tr w14:paraId="1AD2627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85" w:type="pct"/>
            <w:shd w:val="clear" w:color="auto" w:fill="auto"/>
            <w:vAlign w:val="center"/>
          </w:tcPr>
          <w:p w14:paraId="30E450BC">
            <w:pPr>
              <w:pStyle w:val="74"/>
              <w:rPr>
                <w:rFonts w:hint="eastAsia"/>
                <w:kern w:val="0"/>
              </w:rPr>
            </w:pPr>
            <w:r>
              <w:rPr>
                <w:rFonts w:hint="eastAsia"/>
                <w:kern w:val="0"/>
              </w:rPr>
              <w:t>预取指中止</w:t>
            </w:r>
          </w:p>
        </w:tc>
        <w:tc>
          <w:tcPr>
            <w:tcW w:w="1067" w:type="pct"/>
            <w:shd w:val="clear" w:color="auto" w:fill="auto"/>
            <w:vAlign w:val="center"/>
          </w:tcPr>
          <w:p w14:paraId="41FA1683">
            <w:pPr>
              <w:pStyle w:val="74"/>
              <w:rPr>
                <w:rFonts w:hint="eastAsia"/>
                <w:kern w:val="0"/>
              </w:rPr>
            </w:pPr>
            <w:r>
              <w:rPr>
                <w:kern w:val="0"/>
              </w:rPr>
              <w:t>SUBS PC,</w:t>
            </w:r>
          </w:p>
          <w:p w14:paraId="323E6DBE">
            <w:pPr>
              <w:pStyle w:val="74"/>
              <w:rPr>
                <w:rFonts w:hint="eastAsia"/>
                <w:kern w:val="0"/>
              </w:rPr>
            </w:pPr>
            <w:r>
              <w:rPr>
                <w:kern w:val="0"/>
              </w:rPr>
              <w:t>R</w:t>
            </w:r>
            <w:r>
              <w:rPr>
                <w:rFonts w:hint="eastAsia"/>
                <w:kern w:val="0"/>
              </w:rPr>
              <w:t>14_</w:t>
            </w:r>
            <w:r>
              <w:rPr>
                <w:kern w:val="0"/>
              </w:rPr>
              <w:t>abt,#4</w:t>
            </w:r>
          </w:p>
        </w:tc>
        <w:tc>
          <w:tcPr>
            <w:tcW w:w="817" w:type="pct"/>
            <w:shd w:val="clear" w:color="auto" w:fill="auto"/>
            <w:vAlign w:val="center"/>
          </w:tcPr>
          <w:p w14:paraId="2004D6CF">
            <w:pPr>
              <w:pStyle w:val="74"/>
              <w:rPr>
                <w:rFonts w:hint="eastAsia"/>
                <w:kern w:val="0"/>
              </w:rPr>
            </w:pPr>
          </w:p>
        </w:tc>
        <w:tc>
          <w:tcPr>
            <w:tcW w:w="566" w:type="pct"/>
            <w:shd w:val="clear" w:color="auto" w:fill="auto"/>
            <w:vAlign w:val="center"/>
          </w:tcPr>
          <w:p w14:paraId="74B1934B">
            <w:pPr>
              <w:pStyle w:val="74"/>
              <w:rPr>
                <w:rFonts w:hint="eastAsia"/>
                <w:kern w:val="0"/>
              </w:rPr>
            </w:pPr>
            <w:r>
              <w:rPr>
                <w:kern w:val="0"/>
              </w:rPr>
              <w:t>PC</w:t>
            </w:r>
            <w:r>
              <w:rPr>
                <w:rFonts w:hint="eastAsia" w:ascii="MS Gothic" w:hAnsi="MS Gothic" w:eastAsia="MS Gothic" w:cs="MS Gothic"/>
                <w:kern w:val="0"/>
              </w:rPr>
              <w:t> </w:t>
            </w:r>
            <w:bookmarkStart w:id="6773" w:name="_QWord_Source_Comparison_8087"/>
            <w:bookmarkStart w:id="6774" w:name="_QWord_Source_Comparison_8148"/>
            <m:oMath>
              <m:r>
                <m:rPr/>
                <w:rPr>
                  <w:rFonts w:ascii="Cambria Math" w:hAnsi="Cambria Math"/>
                  <w:kern w:val="0"/>
                </w:rPr>
                <m:t>+</m:t>
              </m:r>
              <w:bookmarkEnd w:id="6773"/>
              <w:bookmarkEnd w:id="6774"/>
            </m:oMath>
            <w:r>
              <w:rPr>
                <w:rFonts w:hint="eastAsia" w:ascii="MS Gothic" w:hAnsi="MS Gothic" w:eastAsia="MS Gothic" w:cs="MS Gothic"/>
                <w:kern w:val="0"/>
              </w:rPr>
              <w:t> </w:t>
            </w:r>
            <w:r>
              <w:rPr>
                <w:kern w:val="0"/>
              </w:rPr>
              <w:t>4</w:t>
            </w:r>
          </w:p>
        </w:tc>
        <w:tc>
          <w:tcPr>
            <w:tcW w:w="566" w:type="pct"/>
            <w:shd w:val="clear" w:color="auto" w:fill="auto"/>
            <w:vAlign w:val="center"/>
          </w:tcPr>
          <w:p w14:paraId="5B6CAB1E">
            <w:pPr>
              <w:pStyle w:val="74"/>
              <w:rPr>
                <w:rFonts w:hint="eastAsia"/>
                <w:kern w:val="0"/>
              </w:rPr>
            </w:pPr>
            <w:r>
              <w:rPr>
                <w:kern w:val="0"/>
              </w:rPr>
              <w:t>PC</w:t>
            </w:r>
            <w:r>
              <w:rPr>
                <w:rFonts w:hint="eastAsia" w:ascii="MS Gothic" w:hAnsi="MS Gothic" w:eastAsia="MS Gothic" w:cs="MS Gothic"/>
                <w:kern w:val="0"/>
              </w:rPr>
              <w:t> </w:t>
            </w:r>
            <m:oMath>
              <w:bookmarkStart w:id="6775" w:name="_QWord_Source_Comparison_8088"/>
              <w:bookmarkStart w:id="6776" w:name="_QWord_Source_Comparison_8149"/>
              <m:r>
                <m:rPr/>
                <w:rPr>
                  <w:rFonts w:ascii="Cambria Math" w:hAnsi="Cambria Math"/>
                  <w:kern w:val="0"/>
                </w:rPr>
                <m:t>+</m:t>
              </m:r>
              <w:bookmarkEnd w:id="6775"/>
              <w:bookmarkEnd w:id="6776"/>
            </m:oMath>
            <w:r>
              <w:rPr>
                <w:rFonts w:hint="eastAsia" w:ascii="MS Gothic" w:hAnsi="MS Gothic" w:eastAsia="MS Gothic" w:cs="MS Gothic"/>
                <w:kern w:val="0"/>
              </w:rPr>
              <w:t> </w:t>
            </w:r>
            <w:r>
              <w:rPr>
                <w:kern w:val="0"/>
              </w:rPr>
              <w:t>4</w:t>
            </w:r>
          </w:p>
        </w:tc>
        <w:tc>
          <w:tcPr>
            <w:tcW w:w="999" w:type="pct"/>
            <w:vMerge w:val="continue"/>
            <w:shd w:val="clear" w:color="auto" w:fill="auto"/>
            <w:vAlign w:val="center"/>
          </w:tcPr>
          <w:p w14:paraId="72ED75F0">
            <w:pPr>
              <w:pStyle w:val="64"/>
              <w:rPr>
                <w:rFonts w:hint="eastAsia"/>
                <w:kern w:val="0"/>
              </w:rPr>
            </w:pPr>
          </w:p>
        </w:tc>
      </w:tr>
      <w:tr w14:paraId="0C8D326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85" w:type="pct"/>
            <w:shd w:val="clear" w:color="auto" w:fill="auto"/>
            <w:vAlign w:val="center"/>
          </w:tcPr>
          <w:p w14:paraId="14172C0C">
            <w:pPr>
              <w:pStyle w:val="74"/>
              <w:rPr>
                <w:rFonts w:hint="eastAsia"/>
                <w:kern w:val="0"/>
              </w:rPr>
            </w:pPr>
            <w:r>
              <w:rPr>
                <w:rFonts w:hint="eastAsia"/>
                <w:kern w:val="0"/>
              </w:rPr>
              <w:t>中断</w:t>
            </w:r>
          </w:p>
        </w:tc>
        <w:tc>
          <w:tcPr>
            <w:tcW w:w="1067" w:type="pct"/>
            <w:shd w:val="clear" w:color="auto" w:fill="auto"/>
            <w:vAlign w:val="center"/>
          </w:tcPr>
          <w:p w14:paraId="5801752A">
            <w:pPr>
              <w:pStyle w:val="74"/>
              <w:rPr>
                <w:rFonts w:hint="eastAsia"/>
                <w:kern w:val="0"/>
              </w:rPr>
            </w:pPr>
            <w:r>
              <w:rPr>
                <w:kern w:val="0"/>
              </w:rPr>
              <w:t>SUBS PC,</w:t>
            </w:r>
          </w:p>
          <w:p w14:paraId="4AF8BDEC">
            <w:pPr>
              <w:pStyle w:val="74"/>
              <w:rPr>
                <w:rFonts w:hint="eastAsia"/>
                <w:kern w:val="0"/>
              </w:rPr>
            </w:pPr>
            <w:r>
              <w:rPr>
                <w:kern w:val="0"/>
              </w:rPr>
              <w:t>R</w:t>
            </w:r>
            <w:r>
              <w:rPr>
                <w:rFonts w:hint="eastAsia"/>
                <w:kern w:val="0"/>
              </w:rPr>
              <w:t>14_fig</w:t>
            </w:r>
            <w:r>
              <w:rPr>
                <w:kern w:val="0"/>
              </w:rPr>
              <w:t>,#4</w:t>
            </w:r>
          </w:p>
        </w:tc>
        <w:tc>
          <w:tcPr>
            <w:tcW w:w="817" w:type="pct"/>
            <w:shd w:val="clear" w:color="auto" w:fill="auto"/>
            <w:vAlign w:val="center"/>
          </w:tcPr>
          <w:p w14:paraId="439AF5A1">
            <w:pPr>
              <w:pStyle w:val="74"/>
              <w:rPr>
                <w:rFonts w:hint="eastAsia"/>
                <w:kern w:val="0"/>
              </w:rPr>
            </w:pPr>
          </w:p>
        </w:tc>
        <w:tc>
          <w:tcPr>
            <w:tcW w:w="566" w:type="pct"/>
            <w:shd w:val="clear" w:color="auto" w:fill="auto"/>
            <w:vAlign w:val="center"/>
          </w:tcPr>
          <w:p w14:paraId="2ACDF4BC">
            <w:pPr>
              <w:pStyle w:val="74"/>
              <w:rPr>
                <w:rFonts w:hint="eastAsia"/>
                <w:kern w:val="0"/>
              </w:rPr>
            </w:pPr>
            <w:r>
              <w:rPr>
                <w:kern w:val="0"/>
              </w:rPr>
              <w:t>PC</w:t>
            </w:r>
            <w:r>
              <w:rPr>
                <w:rFonts w:hint="eastAsia" w:ascii="MS Gothic" w:hAnsi="MS Gothic" w:eastAsia="MS Gothic" w:cs="MS Gothic"/>
                <w:kern w:val="0"/>
              </w:rPr>
              <w:t> </w:t>
            </w:r>
            <m:oMath>
              <w:bookmarkStart w:id="6777" w:name="_QWord_Source_Comparison_8089"/>
              <w:bookmarkStart w:id="6778" w:name="_QWord_Source_Comparison_8150"/>
              <m:r>
                <m:rPr/>
                <w:rPr>
                  <w:rFonts w:ascii="Cambria Math" w:hAnsi="Cambria Math"/>
                  <w:kern w:val="0"/>
                </w:rPr>
                <m:t>+</m:t>
              </m:r>
              <w:bookmarkEnd w:id="6777"/>
              <w:bookmarkEnd w:id="6778"/>
            </m:oMath>
            <w:r>
              <w:rPr>
                <w:rFonts w:hint="eastAsia" w:ascii="MS Gothic" w:hAnsi="MS Gothic" w:eastAsia="MS Gothic" w:cs="MS Gothic"/>
                <w:kern w:val="0"/>
              </w:rPr>
              <w:t> </w:t>
            </w:r>
            <w:r>
              <w:rPr>
                <w:kern w:val="0"/>
              </w:rPr>
              <w:t>4</w:t>
            </w:r>
          </w:p>
        </w:tc>
        <w:tc>
          <w:tcPr>
            <w:tcW w:w="566" w:type="pct"/>
            <w:shd w:val="clear" w:color="auto" w:fill="auto"/>
            <w:vAlign w:val="center"/>
          </w:tcPr>
          <w:p w14:paraId="3A32A292">
            <w:pPr>
              <w:pStyle w:val="74"/>
              <w:rPr>
                <w:rFonts w:hint="eastAsia"/>
                <w:kern w:val="0"/>
              </w:rPr>
            </w:pPr>
            <w:r>
              <w:rPr>
                <w:kern w:val="0"/>
              </w:rPr>
              <w:t>PC</w:t>
            </w:r>
            <w:r>
              <w:rPr>
                <w:rFonts w:hint="eastAsia" w:ascii="MS Gothic" w:hAnsi="MS Gothic" w:eastAsia="MS Gothic" w:cs="MS Gothic"/>
                <w:kern w:val="0"/>
              </w:rPr>
              <w:t> </w:t>
            </w:r>
            <m:oMath>
              <w:bookmarkStart w:id="6779" w:name="_QWord_Source_Comparison_8151"/>
              <w:bookmarkStart w:id="6780" w:name="_QWord_Source_Comparison_8090"/>
              <m:r>
                <m:rPr/>
                <w:rPr>
                  <w:rFonts w:ascii="Cambria Math" w:hAnsi="Cambria Math"/>
                  <w:kern w:val="0"/>
                </w:rPr>
                <m:t>+</m:t>
              </m:r>
              <w:bookmarkEnd w:id="6779"/>
              <w:bookmarkEnd w:id="6780"/>
            </m:oMath>
            <w:r>
              <w:rPr>
                <w:rFonts w:hint="eastAsia" w:ascii="MS Gothic" w:hAnsi="MS Gothic" w:eastAsia="MS Gothic" w:cs="MS Gothic"/>
                <w:kern w:val="0"/>
              </w:rPr>
              <w:t> </w:t>
            </w:r>
            <w:r>
              <w:rPr>
                <w:kern w:val="0"/>
              </w:rPr>
              <w:t>4</w:t>
            </w:r>
          </w:p>
        </w:tc>
        <w:tc>
          <w:tcPr>
            <w:tcW w:w="999" w:type="pct"/>
            <w:vMerge w:val="restart"/>
            <w:shd w:val="clear" w:color="auto" w:fill="auto"/>
            <w:vAlign w:val="center"/>
          </w:tcPr>
          <w:p w14:paraId="43937F73">
            <w:pPr>
              <w:pStyle w:val="64"/>
              <w:rPr>
                <w:rFonts w:hint="eastAsia"/>
                <w:kern w:val="0"/>
              </w:rPr>
            </w:pPr>
            <w:r>
              <w:rPr>
                <w:rFonts w:hint="eastAsia"/>
                <w:kern w:val="0"/>
              </w:rPr>
              <w:t>此处PC为由于FIO或IRO占先而没有被执行的指令的地址</w:t>
            </w:r>
          </w:p>
        </w:tc>
      </w:tr>
      <w:tr w14:paraId="65702E9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85" w:type="pct"/>
            <w:shd w:val="clear" w:color="auto" w:fill="auto"/>
            <w:vAlign w:val="center"/>
          </w:tcPr>
          <w:p w14:paraId="1FD341CE">
            <w:pPr>
              <w:pStyle w:val="74"/>
              <w:rPr>
                <w:rFonts w:hint="eastAsia"/>
                <w:kern w:val="0"/>
              </w:rPr>
            </w:pPr>
            <w:r>
              <w:rPr>
                <w:rFonts w:hint="eastAsia"/>
                <w:kern w:val="0"/>
              </w:rPr>
              <w:t>快中断</w:t>
            </w:r>
          </w:p>
        </w:tc>
        <w:tc>
          <w:tcPr>
            <w:tcW w:w="1067" w:type="pct"/>
            <w:shd w:val="clear" w:color="auto" w:fill="auto"/>
            <w:vAlign w:val="center"/>
          </w:tcPr>
          <w:p w14:paraId="06905202">
            <w:pPr>
              <w:pStyle w:val="74"/>
              <w:rPr>
                <w:rFonts w:hint="eastAsia"/>
                <w:kern w:val="0"/>
              </w:rPr>
            </w:pPr>
            <w:r>
              <w:rPr>
                <w:kern w:val="0"/>
              </w:rPr>
              <w:t>SUBS PC,</w:t>
            </w:r>
          </w:p>
          <w:p w14:paraId="69A6C5DB">
            <w:pPr>
              <w:pStyle w:val="74"/>
              <w:rPr>
                <w:rFonts w:hint="eastAsia"/>
                <w:kern w:val="0"/>
              </w:rPr>
            </w:pPr>
            <w:r>
              <w:rPr>
                <w:kern w:val="0"/>
              </w:rPr>
              <w:t>R</w:t>
            </w:r>
            <w:r>
              <w:rPr>
                <w:rFonts w:hint="eastAsia"/>
                <w:kern w:val="0"/>
              </w:rPr>
              <w:t>14_fig</w:t>
            </w:r>
            <w:r>
              <w:rPr>
                <w:kern w:val="0"/>
              </w:rPr>
              <w:t>,#4</w:t>
            </w:r>
          </w:p>
        </w:tc>
        <w:tc>
          <w:tcPr>
            <w:tcW w:w="817" w:type="pct"/>
            <w:shd w:val="clear" w:color="auto" w:fill="auto"/>
            <w:vAlign w:val="center"/>
          </w:tcPr>
          <w:p w14:paraId="3E014610">
            <w:pPr>
              <w:pStyle w:val="74"/>
              <w:rPr>
                <w:rFonts w:hint="eastAsia"/>
                <w:kern w:val="0"/>
              </w:rPr>
            </w:pPr>
          </w:p>
        </w:tc>
        <w:tc>
          <w:tcPr>
            <w:tcW w:w="566" w:type="pct"/>
            <w:shd w:val="clear" w:color="auto" w:fill="auto"/>
            <w:vAlign w:val="center"/>
          </w:tcPr>
          <w:p w14:paraId="51E9B60B">
            <w:pPr>
              <w:pStyle w:val="74"/>
              <w:rPr>
                <w:rFonts w:hint="eastAsia"/>
                <w:kern w:val="0"/>
              </w:rPr>
            </w:pPr>
            <w:r>
              <w:rPr>
                <w:kern w:val="0"/>
              </w:rPr>
              <w:t>PC</w:t>
            </w:r>
            <w:r>
              <w:rPr>
                <w:rFonts w:hint="eastAsia" w:ascii="MS Gothic" w:hAnsi="MS Gothic" w:eastAsia="MS Gothic" w:cs="MS Gothic"/>
                <w:kern w:val="0"/>
              </w:rPr>
              <w:t> </w:t>
            </w:r>
            <w:bookmarkStart w:id="6781" w:name="_QWord_Source_Comparison_8091"/>
            <w:bookmarkStart w:id="6782" w:name="_QWord_Source_Comparison_8152"/>
            <m:oMath>
              <m:r>
                <m:rPr/>
                <w:rPr>
                  <w:rFonts w:ascii="Cambria Math" w:hAnsi="Cambria Math"/>
                  <w:kern w:val="0"/>
                </w:rPr>
                <m:t>+</m:t>
              </m:r>
              <w:bookmarkEnd w:id="6781"/>
              <w:bookmarkEnd w:id="6782"/>
            </m:oMath>
            <w:r>
              <w:rPr>
                <w:rFonts w:hint="eastAsia" w:ascii="MS Gothic" w:hAnsi="MS Gothic" w:eastAsia="MS Gothic" w:cs="MS Gothic"/>
                <w:kern w:val="0"/>
              </w:rPr>
              <w:t> </w:t>
            </w:r>
            <w:r>
              <w:rPr>
                <w:kern w:val="0"/>
              </w:rPr>
              <w:t>4</w:t>
            </w:r>
          </w:p>
        </w:tc>
        <w:tc>
          <w:tcPr>
            <w:tcW w:w="566" w:type="pct"/>
            <w:shd w:val="clear" w:color="auto" w:fill="auto"/>
            <w:vAlign w:val="center"/>
          </w:tcPr>
          <w:p w14:paraId="0DF9A2DC">
            <w:pPr>
              <w:pStyle w:val="74"/>
              <w:rPr>
                <w:rFonts w:hint="eastAsia"/>
                <w:kern w:val="0"/>
              </w:rPr>
            </w:pPr>
            <w:r>
              <w:rPr>
                <w:kern w:val="0"/>
              </w:rPr>
              <w:t>PC</w:t>
            </w:r>
            <w:r>
              <w:rPr>
                <w:rFonts w:hint="eastAsia" w:ascii="MS Gothic" w:hAnsi="MS Gothic" w:eastAsia="MS Gothic" w:cs="MS Gothic"/>
                <w:kern w:val="0"/>
              </w:rPr>
              <w:t> </w:t>
            </w:r>
            <w:bookmarkStart w:id="6783" w:name="_QWord_Source_Comparison_8092"/>
            <w:bookmarkStart w:id="6784" w:name="_QWord_Source_Comparison_8153"/>
            <m:oMath>
              <m:r>
                <m:rPr/>
                <w:rPr>
                  <w:rFonts w:ascii="Cambria Math" w:hAnsi="Cambria Math"/>
                  <w:kern w:val="0"/>
                </w:rPr>
                <m:t>+</m:t>
              </m:r>
            </m:oMath>
            <w:bookmarkEnd w:id="6783"/>
            <w:bookmarkEnd w:id="6784"/>
            <w:r>
              <w:rPr>
                <w:rFonts w:hint="eastAsia" w:ascii="MS Gothic" w:hAnsi="MS Gothic" w:eastAsia="MS Gothic" w:cs="MS Gothic"/>
                <w:kern w:val="0"/>
              </w:rPr>
              <w:t> </w:t>
            </w:r>
            <w:r>
              <w:rPr>
                <w:kern w:val="0"/>
              </w:rPr>
              <w:t>4</w:t>
            </w:r>
          </w:p>
        </w:tc>
        <w:tc>
          <w:tcPr>
            <w:tcW w:w="999" w:type="pct"/>
            <w:vMerge w:val="continue"/>
            <w:shd w:val="clear" w:color="auto" w:fill="auto"/>
            <w:vAlign w:val="center"/>
          </w:tcPr>
          <w:p w14:paraId="3CE983C0">
            <w:pPr>
              <w:pStyle w:val="64"/>
              <w:rPr>
                <w:rFonts w:hint="eastAsia"/>
                <w:kern w:val="0"/>
              </w:rPr>
            </w:pPr>
          </w:p>
        </w:tc>
      </w:tr>
      <w:tr w14:paraId="7C57751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85" w:type="pct"/>
            <w:shd w:val="clear" w:color="auto" w:fill="auto"/>
            <w:vAlign w:val="center"/>
          </w:tcPr>
          <w:p w14:paraId="1BB77E5E">
            <w:pPr>
              <w:pStyle w:val="74"/>
              <w:rPr>
                <w:rFonts w:hint="eastAsia"/>
                <w:kern w:val="0"/>
              </w:rPr>
            </w:pPr>
            <w:r>
              <w:rPr>
                <w:rFonts w:hint="eastAsia"/>
                <w:kern w:val="0"/>
              </w:rPr>
              <w:t>数据中止</w:t>
            </w:r>
          </w:p>
        </w:tc>
        <w:tc>
          <w:tcPr>
            <w:tcW w:w="1067" w:type="pct"/>
            <w:shd w:val="clear" w:color="auto" w:fill="auto"/>
            <w:vAlign w:val="center"/>
          </w:tcPr>
          <w:p w14:paraId="6977A221">
            <w:pPr>
              <w:pStyle w:val="74"/>
              <w:rPr>
                <w:rFonts w:hint="eastAsia"/>
                <w:kern w:val="0"/>
              </w:rPr>
            </w:pPr>
            <w:r>
              <w:rPr>
                <w:kern w:val="0"/>
              </w:rPr>
              <w:t>SUBS PC,</w:t>
            </w:r>
          </w:p>
          <w:p w14:paraId="2D93BEDB">
            <w:pPr>
              <w:pStyle w:val="74"/>
              <w:rPr>
                <w:rFonts w:hint="eastAsia"/>
                <w:kern w:val="0"/>
              </w:rPr>
            </w:pPr>
            <w:r>
              <w:rPr>
                <w:kern w:val="0"/>
              </w:rPr>
              <w:t>R</w:t>
            </w:r>
            <w:r>
              <w:rPr>
                <w:rFonts w:hint="eastAsia"/>
                <w:kern w:val="0"/>
              </w:rPr>
              <w:t>14_fig</w:t>
            </w:r>
            <w:r>
              <w:rPr>
                <w:kern w:val="0"/>
              </w:rPr>
              <w:t>,#</w:t>
            </w:r>
            <w:r>
              <w:rPr>
                <w:rFonts w:hint="eastAsia"/>
                <w:kern w:val="0"/>
              </w:rPr>
              <w:t>8</w:t>
            </w:r>
          </w:p>
        </w:tc>
        <w:tc>
          <w:tcPr>
            <w:tcW w:w="817" w:type="pct"/>
            <w:shd w:val="clear" w:color="auto" w:fill="auto"/>
            <w:vAlign w:val="center"/>
          </w:tcPr>
          <w:p w14:paraId="180D9C7F">
            <w:pPr>
              <w:pStyle w:val="74"/>
              <w:rPr>
                <w:rFonts w:hint="eastAsia"/>
                <w:kern w:val="0"/>
              </w:rPr>
            </w:pPr>
          </w:p>
        </w:tc>
        <w:tc>
          <w:tcPr>
            <w:tcW w:w="566" w:type="pct"/>
            <w:shd w:val="clear" w:color="auto" w:fill="auto"/>
            <w:vAlign w:val="center"/>
          </w:tcPr>
          <w:p w14:paraId="5D396BCF">
            <w:pPr>
              <w:pStyle w:val="74"/>
              <w:rPr>
                <w:rFonts w:hint="eastAsia"/>
                <w:kern w:val="0"/>
              </w:rPr>
            </w:pPr>
            <w:r>
              <w:rPr>
                <w:kern w:val="0"/>
              </w:rPr>
              <w:t>PC</w:t>
            </w:r>
            <w:r>
              <w:rPr>
                <w:rFonts w:hint="eastAsia" w:ascii="MS Gothic" w:hAnsi="MS Gothic" w:eastAsia="MS Gothic" w:cs="MS Gothic"/>
                <w:kern w:val="0"/>
              </w:rPr>
              <w:t> </w:t>
            </w:r>
            <w:bookmarkStart w:id="6785" w:name="_QWord_Source_Comparison_8093"/>
            <w:bookmarkStart w:id="6786" w:name="_QWord_Source_Comparison_8154"/>
            <m:oMath>
              <m:r>
                <m:rPr/>
                <w:rPr>
                  <w:rFonts w:ascii="Cambria Math" w:hAnsi="Cambria Math"/>
                  <w:kern w:val="0"/>
                </w:rPr>
                <m:t>+</m:t>
              </m:r>
              <w:bookmarkEnd w:id="6785"/>
              <w:bookmarkEnd w:id="6786"/>
            </m:oMath>
            <w:r>
              <w:rPr>
                <w:rFonts w:hint="eastAsia" w:ascii="MS Gothic" w:hAnsi="MS Gothic" w:eastAsia="MS Gothic" w:cs="MS Gothic"/>
                <w:kern w:val="0"/>
              </w:rPr>
              <w:t> </w:t>
            </w:r>
            <w:r>
              <w:rPr>
                <w:rFonts w:hint="eastAsia"/>
                <w:kern w:val="0"/>
              </w:rPr>
              <w:t>8</w:t>
            </w:r>
          </w:p>
        </w:tc>
        <w:tc>
          <w:tcPr>
            <w:tcW w:w="566" w:type="pct"/>
            <w:shd w:val="clear" w:color="auto" w:fill="auto"/>
            <w:vAlign w:val="center"/>
          </w:tcPr>
          <w:p w14:paraId="7EE9BC76">
            <w:pPr>
              <w:pStyle w:val="74"/>
              <w:rPr>
                <w:rFonts w:hint="eastAsia"/>
                <w:kern w:val="0"/>
              </w:rPr>
            </w:pPr>
            <w:r>
              <w:rPr>
                <w:kern w:val="0"/>
              </w:rPr>
              <w:t>PC</w:t>
            </w:r>
            <w:r>
              <w:rPr>
                <w:rFonts w:hint="eastAsia" w:ascii="MS Gothic" w:hAnsi="MS Gothic" w:eastAsia="MS Gothic" w:cs="MS Gothic"/>
                <w:kern w:val="0"/>
              </w:rPr>
              <w:t> </w:t>
            </w:r>
            <m:oMath>
              <w:bookmarkStart w:id="6787" w:name="_QWord_Source_Comparison_8155"/>
              <w:bookmarkStart w:id="6788" w:name="_QWord_Source_Comparison_8094"/>
              <m:r>
                <m:rPr/>
                <w:rPr>
                  <w:rFonts w:ascii="Cambria Math" w:hAnsi="Cambria Math"/>
                  <w:kern w:val="0"/>
                </w:rPr>
                <m:t>+</m:t>
              </m:r>
            </m:oMath>
            <w:bookmarkEnd w:id="6787"/>
            <w:bookmarkEnd w:id="6788"/>
            <w:r>
              <w:rPr>
                <w:rFonts w:hint="eastAsia" w:ascii="MS Gothic" w:hAnsi="MS Gothic" w:eastAsia="MS Gothic" w:cs="MS Gothic"/>
                <w:kern w:val="0"/>
              </w:rPr>
              <w:t> </w:t>
            </w:r>
            <w:r>
              <w:rPr>
                <w:rFonts w:hint="eastAsia"/>
                <w:kern w:val="0"/>
              </w:rPr>
              <w:t>8</w:t>
            </w:r>
          </w:p>
        </w:tc>
        <w:tc>
          <w:tcPr>
            <w:tcW w:w="999" w:type="pct"/>
            <w:shd w:val="clear" w:color="auto" w:fill="auto"/>
            <w:vAlign w:val="center"/>
          </w:tcPr>
          <w:p w14:paraId="67EFFA05">
            <w:pPr>
              <w:pStyle w:val="64"/>
              <w:rPr>
                <w:rFonts w:hint="eastAsia"/>
                <w:kern w:val="0"/>
              </w:rPr>
            </w:pPr>
            <w:r>
              <w:rPr>
                <w:rFonts w:hint="eastAsia"/>
                <w:kern w:val="0"/>
              </w:rPr>
              <w:t>此处PC为产生数据中止的装载或保存指令的地址。</w:t>
            </w:r>
          </w:p>
        </w:tc>
      </w:tr>
      <w:tr w14:paraId="350BF68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85" w:type="pct"/>
            <w:shd w:val="clear" w:color="auto" w:fill="auto"/>
            <w:vAlign w:val="center"/>
          </w:tcPr>
          <w:p w14:paraId="42340D69">
            <w:pPr>
              <w:pStyle w:val="74"/>
              <w:rPr>
                <w:rFonts w:hint="eastAsia"/>
                <w:kern w:val="0"/>
              </w:rPr>
            </w:pPr>
            <w:r>
              <w:rPr>
                <w:rFonts w:hint="eastAsia"/>
                <w:kern w:val="0"/>
              </w:rPr>
              <w:t>复位</w:t>
            </w:r>
          </w:p>
        </w:tc>
        <w:tc>
          <w:tcPr>
            <w:tcW w:w="1067" w:type="pct"/>
            <w:shd w:val="clear" w:color="auto" w:fill="auto"/>
            <w:vAlign w:val="center"/>
          </w:tcPr>
          <w:p w14:paraId="61F33A00">
            <w:pPr>
              <w:pStyle w:val="74"/>
              <w:rPr>
                <w:rFonts w:hint="eastAsia"/>
                <w:kern w:val="0"/>
              </w:rPr>
            </w:pPr>
            <w:r>
              <w:rPr>
                <w:rFonts w:hint="eastAsia"/>
                <w:kern w:val="0"/>
              </w:rPr>
              <w:t>无</w:t>
            </w:r>
          </w:p>
        </w:tc>
        <w:tc>
          <w:tcPr>
            <w:tcW w:w="817" w:type="pct"/>
            <w:shd w:val="clear" w:color="auto" w:fill="auto"/>
            <w:vAlign w:val="center"/>
          </w:tcPr>
          <w:p w14:paraId="4B050F6E">
            <w:pPr>
              <w:pStyle w:val="74"/>
              <w:rPr>
                <w:rFonts w:hint="eastAsia"/>
                <w:kern w:val="0"/>
              </w:rPr>
            </w:pPr>
            <w:r>
              <w:rPr>
                <w:rFonts w:hint="eastAsia"/>
                <w:kern w:val="0"/>
              </w:rPr>
              <w:t>最高</w:t>
            </w:r>
          </w:p>
        </w:tc>
        <w:tc>
          <w:tcPr>
            <w:tcW w:w="566" w:type="pct"/>
            <w:shd w:val="clear" w:color="auto" w:fill="auto"/>
            <w:vAlign w:val="center"/>
          </w:tcPr>
          <w:p w14:paraId="1C2DCB5A">
            <w:pPr>
              <w:pStyle w:val="74"/>
              <w:rPr>
                <w:rFonts w:hint="eastAsia"/>
                <w:kern w:val="0"/>
              </w:rPr>
            </w:pPr>
            <w:r>
              <w:rPr>
                <w:kern w:val="0"/>
              </w:rPr>
              <w:t>—</w:t>
            </w:r>
          </w:p>
        </w:tc>
        <w:tc>
          <w:tcPr>
            <w:tcW w:w="566" w:type="pct"/>
            <w:shd w:val="clear" w:color="auto" w:fill="auto"/>
            <w:vAlign w:val="center"/>
          </w:tcPr>
          <w:p w14:paraId="23DEEDC0">
            <w:pPr>
              <w:pStyle w:val="74"/>
              <w:rPr>
                <w:rFonts w:hint="eastAsia"/>
                <w:kern w:val="0"/>
              </w:rPr>
            </w:pPr>
            <w:r>
              <w:rPr>
                <w:kern w:val="0"/>
              </w:rPr>
              <w:t>—</w:t>
            </w:r>
          </w:p>
        </w:tc>
        <w:tc>
          <w:tcPr>
            <w:tcW w:w="999" w:type="pct"/>
            <w:shd w:val="clear" w:color="auto" w:fill="auto"/>
            <w:vAlign w:val="center"/>
          </w:tcPr>
          <w:p w14:paraId="3A539F1D">
            <w:pPr>
              <w:pStyle w:val="64"/>
              <w:rPr>
                <w:rFonts w:hint="eastAsia"/>
                <w:kern w:val="0"/>
              </w:rPr>
            </w:pPr>
            <w:r>
              <w:rPr>
                <w:rFonts w:hint="eastAsia"/>
                <w:kern w:val="0"/>
              </w:rPr>
              <w:t>复位时保存在R14_svc中的值不可预知。</w:t>
            </w:r>
          </w:p>
        </w:tc>
      </w:tr>
    </w:tbl>
    <w:p w14:paraId="26FC539C">
      <w:pPr>
        <w:pStyle w:val="63"/>
        <w:numPr>
          <w:ilvl w:val="2"/>
          <w:numId w:val="6"/>
        </w:numPr>
        <w:spacing w:before="352" w:after="352"/>
      </w:pPr>
      <w:bookmarkStart w:id="6789" w:name="_Toc28865"/>
      <w:r>
        <w:rPr>
          <w:rFonts w:hint="eastAsia"/>
        </w:rPr>
        <w:t>ARM的异常处理流程</w:t>
      </w:r>
      <w:bookmarkEnd w:id="6789"/>
    </w:p>
    <w:p w14:paraId="3920499C">
      <w:pPr>
        <w:pStyle w:val="65"/>
        <w:numPr>
          <w:ilvl w:val="3"/>
          <w:numId w:val="6"/>
        </w:numPr>
      </w:pPr>
      <w:r>
        <w:rPr>
          <w:rFonts w:hint="eastAsia"/>
        </w:rPr>
        <w:t>进入异常</w:t>
      </w:r>
    </w:p>
    <w:p w14:paraId="26B4B985">
      <w:pPr>
        <w:pStyle w:val="4"/>
        <w:ind w:firstLine="420"/>
      </w:pPr>
      <w:r>
        <w:rPr>
          <w:rFonts w:hint="eastAsia"/>
        </w:rPr>
        <w:t>在异常发生后，ARM内核会做以下工作。在适当的LR中保存下一条指令的地址，当异常入口来自：</w:t>
      </w:r>
    </w:p>
    <w:p w14:paraId="7E3DE09B">
      <w:pPr>
        <w:pStyle w:val="175"/>
      </w:pPr>
      <w:r>
        <w:rPr>
          <w:rFonts w:hint="eastAsia"/>
        </w:rPr>
        <w:t>ARM状态，那么ARM将当前指令地址加4或8复制到LR中，取决于异常的类型；</w:t>
      </w:r>
    </w:p>
    <w:p w14:paraId="26DE8A7A">
      <w:pPr>
        <w:pStyle w:val="175"/>
      </w:pPr>
      <w:r>
        <w:rPr>
          <w:rFonts w:hint="eastAsia"/>
        </w:rPr>
        <w:t>Thumb状态，那么ARM将当前指令地址加2、4或8复制到LR中，取决于异常的类型，异常处理器程序不必确定状态。</w:t>
      </w:r>
    </w:p>
    <w:p w14:paraId="42734103">
      <w:pPr>
        <w:pStyle w:val="175"/>
      </w:pPr>
      <w:r>
        <w:rPr>
          <w:rFonts w:hint="eastAsia"/>
        </w:rPr>
        <w:t>在异常发生后，ARM7TDMI内核会</w:t>
      </w:r>
      <w:r>
        <w:rPr>
          <w:rFonts w:hint="eastAsia"/>
          <w:lang w:eastAsia="zh-CN"/>
        </w:rPr>
        <w:t>做</w:t>
      </w:r>
      <w:r>
        <w:rPr>
          <w:rFonts w:hint="eastAsia"/>
        </w:rPr>
        <w:t>以下工作：</w:t>
      </w:r>
    </w:p>
    <w:p w14:paraId="5A91EFFF">
      <w:pPr>
        <w:pStyle w:val="175"/>
      </w:pPr>
      <w:r>
        <w:rPr>
          <w:rFonts w:hint="eastAsia"/>
        </w:rPr>
        <w:t>将CPSR复制到适当的SPSR中；</w:t>
      </w:r>
    </w:p>
    <w:p w14:paraId="2BB0F6A9">
      <w:pPr>
        <w:pStyle w:val="175"/>
      </w:pPr>
      <w:r>
        <w:rPr>
          <w:rFonts w:hint="eastAsia"/>
        </w:rPr>
        <w:t>将CPSR模式位强制设置为与异常类型相对应的值；</w:t>
      </w:r>
    </w:p>
    <w:p w14:paraId="3EF36FE3">
      <w:pPr>
        <w:pStyle w:val="175"/>
      </w:pPr>
      <w:r>
        <w:rPr>
          <w:rFonts w:hint="eastAsia"/>
        </w:rPr>
        <w:t>强制PC从相关的异常向量处</w:t>
      </w:r>
      <w:r>
        <w:rPr>
          <w:rFonts w:hint="eastAsia"/>
          <w:lang w:eastAsia="zh-CN"/>
        </w:rPr>
        <w:t>取值</w:t>
      </w:r>
      <w:r>
        <w:rPr>
          <w:rFonts w:hint="eastAsia"/>
        </w:rPr>
        <w:t>。</w:t>
      </w:r>
    </w:p>
    <w:p w14:paraId="1C181DAD">
      <w:pPr>
        <w:pStyle w:val="4"/>
        <w:ind w:firstLine="420"/>
      </w:pPr>
      <w:r>
        <w:rPr>
          <w:rFonts w:hint="eastAsia"/>
        </w:rPr>
        <w:t>进入异常过程的流程如</w:t>
      </w:r>
      <w:r>
        <w:fldChar w:fldCharType="begin"/>
      </w:r>
      <w:r>
        <w:instrText xml:space="preserve"> </w:instrText>
      </w:r>
      <w:r>
        <w:rPr>
          <w:rFonts w:hint="eastAsia"/>
        </w:rPr>
        <w:instrText xml:space="preserve">REF QWord_XRef_Figure__06vsk1 \h \* CHARFORMAT</w:instrText>
      </w:r>
      <w:r>
        <w:instrText xml:space="preserve"> </w:instrText>
      </w:r>
      <w:r>
        <w:fldChar w:fldCharType="separate"/>
      </w:r>
      <w:r>
        <w:rPr>
          <w:rFonts w:hint="eastAsia"/>
        </w:rPr>
        <w:t>图 </w:t>
      </w:r>
      <w:r>
        <w:t>3</w:t>
      </w:r>
      <w:r>
        <w:noBreakHyphen/>
      </w:r>
      <w:r>
        <w:t>13</w:t>
      </w:r>
      <w:r>
        <w:fldChar w:fldCharType="end"/>
      </w:r>
      <w:r>
        <w:rPr>
          <w:rFonts w:hint="eastAsia"/>
        </w:rPr>
        <w:t>所示：</w:t>
      </w:r>
    </w:p>
    <w:p w14:paraId="643730E4">
      <w:pPr>
        <w:pStyle w:val="105"/>
      </w:pPr>
      <w:r>
        <w:t>‌</w:t>
      </w:r>
      <w:bookmarkStart w:id="6790" w:name="_QWord_ImageIndex_137"/>
      <w:r>
        <w:drawing>
          <wp:inline distT="0" distB="0" distL="0" distR="0">
            <wp:extent cx="3130550" cy="3316605"/>
            <wp:effectExtent l="0" t="0" r="0" b="0"/>
            <wp:docPr id="522762498" name="图片 8" title="QWord_ImageMark_137">
              <a:hlinkClick xmlns:a="http://schemas.openxmlformats.org/drawingml/2006/main" r:id="rId202" tooltip="QWord 图片目录：resource/images/illustration/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62498" name="图片 8" title="QWord_ImageMark_137"/>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a:xfrm>
                      <a:off x="0" y="0"/>
                      <a:ext cx="3130550" cy="3316893"/>
                    </a:xfrm>
                    <a:prstGeom prst="rect">
                      <a:avLst/>
                    </a:prstGeom>
                    <a:noFill/>
                    <a:ln>
                      <a:noFill/>
                    </a:ln>
                  </pic:spPr>
                </pic:pic>
              </a:graphicData>
            </a:graphic>
          </wp:inline>
        </w:drawing>
      </w:r>
      <w:bookmarkEnd w:id="6790"/>
    </w:p>
    <w:p w14:paraId="345B79C3">
      <w:pPr>
        <w:pStyle w:val="68"/>
      </w:pPr>
      <w:bookmarkStart w:id="6791" w:name="QWord_XRef_Figure__06vsk1"/>
      <w:r>
        <w:rPr>
          <w:rFonts w:hint="eastAsia"/>
        </w:rPr>
        <w:t>图 </w:t>
      </w:r>
      <w:r>
        <w:fldChar w:fldCharType="begin"/>
      </w:r>
      <w:r>
        <w:instrText xml:space="preserve"> SEQ QWord_Heading1_Sequence \c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13</w:t>
      </w:r>
      <w:r>
        <w:fldChar w:fldCharType="end"/>
      </w:r>
      <w:bookmarkEnd w:id="6791"/>
      <w:r>
        <w:rPr>
          <w:rFonts w:hint="eastAsia"/>
        </w:rPr>
        <w:t xml:space="preserve">  进入异常过程</w:t>
      </w:r>
    </w:p>
    <w:p w14:paraId="345B0D00">
      <w:pPr>
        <w:pStyle w:val="65"/>
        <w:numPr>
          <w:ilvl w:val="3"/>
          <w:numId w:val="6"/>
        </w:numPr>
      </w:pPr>
      <w:r>
        <w:rPr>
          <w:rFonts w:hint="eastAsia"/>
        </w:rPr>
        <w:t>退出异常</w:t>
      </w:r>
    </w:p>
    <w:p w14:paraId="240E86B4">
      <w:pPr>
        <w:pStyle w:val="4"/>
        <w:ind w:firstLine="420"/>
      </w:pPr>
      <w:r>
        <w:rPr>
          <w:rFonts w:hint="eastAsia"/>
        </w:rPr>
        <w:t>当异常结束时，异常处理程序必须：</w:t>
      </w:r>
    </w:p>
    <w:p w14:paraId="5C5268BA">
      <w:pPr>
        <w:pStyle w:val="66"/>
        <w:numPr>
          <w:ilvl w:val="4"/>
          <w:numId w:val="6"/>
        </w:numPr>
      </w:pPr>
      <w:r>
        <w:rPr>
          <w:rFonts w:hint="eastAsia"/>
        </w:rPr>
        <w:t>将LR（R14）中的值减去偏移量后存入PC，偏移量根据异常的类型而有所不同；</w:t>
      </w:r>
    </w:p>
    <w:p w14:paraId="60889065">
      <w:pPr>
        <w:pStyle w:val="66"/>
        <w:numPr>
          <w:ilvl w:val="4"/>
          <w:numId w:val="6"/>
        </w:numPr>
      </w:pPr>
      <w:r>
        <w:rPr>
          <w:rFonts w:hint="eastAsia"/>
        </w:rPr>
        <w:t>将SPSR的值复制回CPSR；</w:t>
      </w:r>
    </w:p>
    <w:p w14:paraId="721850F3">
      <w:pPr>
        <w:pStyle w:val="66"/>
        <w:numPr>
          <w:ilvl w:val="4"/>
          <w:numId w:val="6"/>
        </w:numPr>
      </w:pPr>
      <w:r>
        <w:rPr>
          <w:rFonts w:hint="eastAsia"/>
        </w:rPr>
        <w:t>清零在入口置位的中断禁止标志。</w:t>
      </w:r>
    </w:p>
    <w:p w14:paraId="29E66773">
      <w:pPr>
        <w:pStyle w:val="4"/>
        <w:ind w:firstLine="420"/>
      </w:pPr>
      <w:r>
        <w:rPr>
          <w:rFonts w:hint="eastAsia"/>
        </w:rPr>
        <w:t>流程如</w:t>
      </w:r>
      <w:r>
        <w:fldChar w:fldCharType="begin"/>
      </w:r>
      <w:r>
        <w:instrText xml:space="preserve"> </w:instrText>
      </w:r>
      <w:r>
        <w:rPr>
          <w:rFonts w:hint="eastAsia"/>
        </w:rPr>
        <w:instrText xml:space="preserve">REF QWord_XRef_Figure__HNn9m8 \h \* CHARFORMAT</w:instrText>
      </w:r>
      <w:r>
        <w:instrText xml:space="preserve"> </w:instrText>
      </w:r>
      <w:r>
        <w:fldChar w:fldCharType="separate"/>
      </w:r>
      <w:r>
        <w:rPr>
          <w:rFonts w:hint="eastAsia"/>
        </w:rPr>
        <w:t>图 </w:t>
      </w:r>
      <w:r>
        <w:t>3</w:t>
      </w:r>
      <w:r>
        <w:noBreakHyphen/>
      </w:r>
      <w:r>
        <w:t>14</w:t>
      </w:r>
      <w:r>
        <w:fldChar w:fldCharType="end"/>
      </w:r>
      <w:r>
        <w:rPr>
          <w:rFonts w:hint="eastAsia"/>
        </w:rPr>
        <w:t>所示：</w:t>
      </w:r>
    </w:p>
    <w:p w14:paraId="071B7348">
      <w:pPr>
        <w:pStyle w:val="105"/>
      </w:pPr>
      <w:r>
        <w:t>‌</w:t>
      </w:r>
      <w:bookmarkStart w:id="12056" w:name="_GoBack"/>
      <w:bookmarkStart w:id="6792" w:name="_QWord_ImageIndex_138"/>
      <w:r>
        <w:drawing>
          <wp:inline distT="0" distB="0" distL="0" distR="0">
            <wp:extent cx="3144520" cy="3261995"/>
            <wp:effectExtent l="0" t="0" r="0" b="0"/>
            <wp:docPr id="402147750" name="图片 10" title="QWord_ImageMark_138">
              <a:hlinkClick xmlns:a="http://schemas.openxmlformats.org/drawingml/2006/main" r:id="rId204" tooltip="QWord 图片目录：resource/images/illustration/1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47750" name="图片 10" title="QWord_ImageMark_138"/>
                    <pic:cNvPicPr>
                      <a:picLocks noChangeAspect="1"/>
                    </pic:cNvPicPr>
                  </pic:nvPicPr>
                  <pic:blipFill>
                    <a:blip r:embed="rId205">
                      <a:extLst>
                        <a:ext uri="{28A0092B-C50C-407E-A947-70E740481C1C}">
                          <a14:useLocalDpi xmlns:a14="http://schemas.microsoft.com/office/drawing/2010/main" val="0"/>
                        </a:ext>
                      </a:extLst>
                    </a:blip>
                    <a:stretch>
                      <a:fillRect/>
                    </a:stretch>
                  </pic:blipFill>
                  <pic:spPr>
                    <a:xfrm>
                      <a:off x="0" y="0"/>
                      <a:ext cx="3158810" cy="3276641"/>
                    </a:xfrm>
                    <a:prstGeom prst="rect">
                      <a:avLst/>
                    </a:prstGeom>
                  </pic:spPr>
                </pic:pic>
              </a:graphicData>
            </a:graphic>
          </wp:inline>
        </w:drawing>
      </w:r>
      <w:bookmarkEnd w:id="6792"/>
      <w:bookmarkEnd w:id="12056"/>
    </w:p>
    <w:p w14:paraId="43225617">
      <w:pPr>
        <w:pStyle w:val="68"/>
      </w:pPr>
      <w:bookmarkStart w:id="6793" w:name="QWord_XRef_Figure__HNn9m8"/>
      <w:r>
        <w:rPr>
          <w:rFonts w:hint="eastAsia"/>
        </w:rPr>
        <w:t>图 </w:t>
      </w:r>
      <w:r>
        <w:fldChar w:fldCharType="begin"/>
      </w:r>
      <w:r>
        <w:instrText xml:space="preserve"> SEQ QWord_Heading1_Sequence \c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14</w:t>
      </w:r>
      <w:r>
        <w:fldChar w:fldCharType="end"/>
      </w:r>
      <w:bookmarkEnd w:id="6793"/>
      <w:r>
        <w:rPr>
          <w:rFonts w:hint="eastAsia"/>
        </w:rPr>
        <w:t xml:space="preserve">  退出异常过程</w:t>
      </w:r>
    </w:p>
    <w:p w14:paraId="174D8E65">
      <w:pPr>
        <w:pStyle w:val="63"/>
        <w:numPr>
          <w:ilvl w:val="2"/>
          <w:numId w:val="6"/>
        </w:numPr>
        <w:spacing w:before="352" w:after="352"/>
      </w:pPr>
      <w:bookmarkStart w:id="6794" w:name="_Toc9454"/>
      <w:r>
        <w:rPr>
          <w:rFonts w:hint="eastAsia"/>
        </w:rPr>
        <w:t>小结</w:t>
      </w:r>
      <w:bookmarkEnd w:id="6794"/>
    </w:p>
    <w:p w14:paraId="155C6A99">
      <w:pPr>
        <w:pStyle w:val="4"/>
        <w:ind w:firstLine="420"/>
      </w:pPr>
      <w:r>
        <w:t>本章小结主要介绍了ARM处理器的异常机制，它相当于一个中断系统。首先，需要了解ARM有七种不同的异常类型，每种异常都有其特定的入口地址，并且这些异常可以在五种不同的异常模式下被处理。其次，异常之间存在优先级差异，这决定了它们被处理的顺序。最后，异常的处理过程包括进入异常处理程序和退出异常处理</w:t>
      </w:r>
      <w:r>
        <w:rPr>
          <w:rFonts w:hint="eastAsia"/>
          <w:lang w:eastAsia="zh-CN"/>
        </w:rPr>
        <w:t>涉及</w:t>
      </w:r>
      <w:r>
        <w:t>保存和恢复现场、设置异常返回地址等步骤，以确保异常处理的顺利进行和程序的连续性。</w:t>
      </w:r>
    </w:p>
    <w:p w14:paraId="15722203">
      <w:pPr>
        <w:pStyle w:val="5"/>
        <w:numPr>
          <w:ilvl w:val="1"/>
          <w:numId w:val="6"/>
        </w:numPr>
        <w:spacing w:before="705" w:after="352"/>
      </w:pPr>
      <w:bookmarkStart w:id="6795" w:name="_Toc9998"/>
      <w:r>
        <w:rPr>
          <w:rFonts w:hint="eastAsia"/>
        </w:rPr>
        <w:t>ARM的指令系统</w:t>
      </w:r>
      <w:bookmarkEnd w:id="6795"/>
    </w:p>
    <w:p w14:paraId="568F89EE">
      <w:pPr>
        <w:pStyle w:val="4"/>
        <w:ind w:firstLine="420"/>
      </w:pPr>
      <w:r>
        <w:rPr>
          <w:rFonts w:hint="eastAsia"/>
        </w:rPr>
        <w:t>ARM处理器是基于精简指令集计算机（Reduced Instruction Set Computer，简称RISC）原理设计的。具有32位ARM指令集和16位Thumb指令集。ARM指令集效率高，但是代码密度低；而Thumb指令集具有较高的代码密度，却仍然保持ARM的大多数性能上的优势，它是ARM指令集的子集。所有的ARM指令都是可以有条件执行的，而Thumb指令仅有一条指令具备条件执行功能。ARM程序和Thumb程序可相互调用，相互之间的状态切换开销几乎为零。</w:t>
      </w:r>
      <w:bookmarkStart w:id="6796" w:name="_Toc25293"/>
      <w:bookmarkStart w:id="6797" w:name="_Toc177045586"/>
    </w:p>
    <w:bookmarkEnd w:id="6796"/>
    <w:bookmarkEnd w:id="6797"/>
    <w:p w14:paraId="5BAB5C2E">
      <w:pPr>
        <w:pStyle w:val="63"/>
        <w:numPr>
          <w:ilvl w:val="2"/>
          <w:numId w:val="6"/>
        </w:numPr>
        <w:spacing w:before="352" w:after="352"/>
      </w:pPr>
      <w:bookmarkStart w:id="6798" w:name="_Toc15722"/>
      <w:r>
        <w:rPr>
          <w:rFonts w:hint="eastAsia"/>
        </w:rPr>
        <w:t>ARM的指令寻址方式</w:t>
      </w:r>
      <w:bookmarkEnd w:id="6798"/>
    </w:p>
    <w:p w14:paraId="5B12CED4">
      <w:pPr>
        <w:pStyle w:val="109"/>
        <w:ind w:firstLine="360"/>
        <w:rPr>
          <w:rStyle w:val="174"/>
          <w:rFonts w:hint="eastAsia" w:eastAsia="宋体"/>
          <w:lang w:eastAsia="zh-CN"/>
        </w:rPr>
      </w:pPr>
      <w:r>
        <w:rPr>
          <w:rStyle w:val="174"/>
          <w:rFonts w:hint="eastAsia" w:eastAsia="宋体"/>
          <w:lang w:eastAsia="zh-CN"/>
        </w:rPr>
        <w:drawing>
          <wp:inline distT="0" distB="0" distL="114300" distR="114300">
            <wp:extent cx="2286000" cy="2286000"/>
            <wp:effectExtent l="0" t="0" r="0" b="0"/>
            <wp:docPr id="96" name="图片 96" descr="3-4-1 ARM的指令寻址方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3-4-1 ARM的指令寻址方式"/>
                    <pic:cNvPicPr>
                      <a:picLocks noChangeAspect="1"/>
                    </pic:cNvPicPr>
                  </pic:nvPicPr>
                  <pic:blipFill>
                    <a:blip r:embed="rId206"/>
                    <a:stretch>
                      <a:fillRect/>
                    </a:stretch>
                  </pic:blipFill>
                  <pic:spPr>
                    <a:xfrm>
                      <a:off x="0" y="0"/>
                      <a:ext cx="2286000" cy="2286000"/>
                    </a:xfrm>
                    <a:prstGeom prst="rect">
                      <a:avLst/>
                    </a:prstGeom>
                  </pic:spPr>
                </pic:pic>
              </a:graphicData>
            </a:graphic>
          </wp:inline>
        </w:drawing>
      </w:r>
    </w:p>
    <w:p w14:paraId="57FC400E">
      <w:pPr>
        <w:pStyle w:val="109"/>
        <w:ind w:firstLine="360"/>
      </w:pPr>
      <w:r>
        <w:rPr>
          <w:rStyle w:val="174"/>
          <w:rFonts w:hint="eastAsia"/>
        </w:rPr>
        <w:t>3</w:t>
      </w:r>
      <w:r>
        <w:rPr>
          <w:rStyle w:val="174"/>
        </w:rPr>
        <w:noBreakHyphen/>
      </w:r>
      <w:r>
        <w:rPr>
          <w:rStyle w:val="174"/>
          <w:rFonts w:hint="eastAsia"/>
        </w:rPr>
        <w:t>4</w:t>
      </w:r>
      <w:r>
        <w:rPr>
          <w:rStyle w:val="174"/>
        </w:rPr>
        <w:noBreakHyphen/>
      </w:r>
      <w:r>
        <w:rPr>
          <w:rStyle w:val="174"/>
          <w:rFonts w:hint="eastAsia"/>
        </w:rPr>
        <w:t>1 ARM的指令寻址方式</w:t>
      </w:r>
    </w:p>
    <w:p w14:paraId="375FC534">
      <w:pPr>
        <w:pStyle w:val="4"/>
        <w:ind w:firstLine="420"/>
      </w:pPr>
      <w:r>
        <w:rPr>
          <w:rFonts w:hint="eastAsia"/>
        </w:rPr>
        <w:t>寻址方式是根据指令中给出的地址码字段来实现寻找真实操作数地址的方式。ARM处理器具有9种基本寻址方式。</w:t>
      </w:r>
    </w:p>
    <w:p w14:paraId="701D228C">
      <w:pPr>
        <w:pStyle w:val="175"/>
      </w:pPr>
      <w:r>
        <w:rPr>
          <w:rFonts w:hint="eastAsia"/>
        </w:rPr>
        <w:t>寄存器寻址</w:t>
      </w:r>
    </w:p>
    <w:p w14:paraId="28C350B8">
      <w:pPr>
        <w:pStyle w:val="175"/>
      </w:pPr>
      <w:r>
        <w:rPr>
          <w:rFonts w:hint="eastAsia"/>
        </w:rPr>
        <w:t>立即寻址</w:t>
      </w:r>
    </w:p>
    <w:p w14:paraId="67FC600F">
      <w:pPr>
        <w:pStyle w:val="175"/>
      </w:pPr>
      <w:r>
        <w:rPr>
          <w:rFonts w:hint="eastAsia"/>
        </w:rPr>
        <w:t>寄存器移位寻址</w:t>
      </w:r>
    </w:p>
    <w:p w14:paraId="57FE08A6">
      <w:pPr>
        <w:pStyle w:val="175"/>
      </w:pPr>
      <w:r>
        <w:rPr>
          <w:rFonts w:hint="eastAsia"/>
        </w:rPr>
        <w:t>寄存器间接寻址</w:t>
      </w:r>
    </w:p>
    <w:p w14:paraId="479EA30B">
      <w:pPr>
        <w:pStyle w:val="175"/>
      </w:pPr>
      <w:r>
        <w:rPr>
          <w:rFonts w:hint="eastAsia"/>
        </w:rPr>
        <w:t>基址寻址</w:t>
      </w:r>
    </w:p>
    <w:p w14:paraId="2BE1B590">
      <w:pPr>
        <w:pStyle w:val="175"/>
      </w:pPr>
      <w:r>
        <w:rPr>
          <w:rFonts w:hint="eastAsia"/>
        </w:rPr>
        <w:t>多寄存器寻址</w:t>
      </w:r>
    </w:p>
    <w:p w14:paraId="0CFF239E">
      <w:pPr>
        <w:pStyle w:val="175"/>
      </w:pPr>
      <w:r>
        <w:rPr>
          <w:rFonts w:hint="eastAsia"/>
        </w:rPr>
        <w:t>堆栈寻址</w:t>
      </w:r>
    </w:p>
    <w:p w14:paraId="330610C2">
      <w:pPr>
        <w:pStyle w:val="175"/>
      </w:pPr>
      <w:r>
        <w:rPr>
          <w:rFonts w:hint="eastAsia"/>
        </w:rPr>
        <w:t>块拷贝寻址</w:t>
      </w:r>
    </w:p>
    <w:p w14:paraId="0ABDAA56">
      <w:pPr>
        <w:pStyle w:val="175"/>
      </w:pPr>
      <w:r>
        <w:rPr>
          <w:rFonts w:hint="eastAsia"/>
        </w:rPr>
        <w:t>相对寻址</w:t>
      </w:r>
    </w:p>
    <w:p w14:paraId="293C6023">
      <w:pPr>
        <w:pStyle w:val="66"/>
        <w:numPr>
          <w:ilvl w:val="4"/>
          <w:numId w:val="6"/>
        </w:numPr>
      </w:pPr>
      <w:r>
        <w:rPr>
          <w:rFonts w:hint="eastAsia"/>
        </w:rPr>
        <w:t>寄存器寻址</w:t>
      </w:r>
    </w:p>
    <w:p w14:paraId="0C40EFB7">
      <w:pPr>
        <w:pStyle w:val="4"/>
        <w:ind w:firstLine="420"/>
      </w:pPr>
      <w:r>
        <w:rPr>
          <w:rFonts w:hint="eastAsia"/>
        </w:rPr>
        <w:t>操作数的值保存在寄存器中，指令中的地址码字段指出的是寄存器编号，指令执行时直接取出寄存器值来操作。寄存器寻址指令举例如下，如</w:t>
      </w:r>
      <w:r>
        <w:fldChar w:fldCharType="begin"/>
      </w:r>
      <w:r>
        <w:instrText xml:space="preserve"> </w:instrText>
      </w:r>
      <w:r>
        <w:rPr>
          <w:rFonts w:hint="eastAsia"/>
        </w:rPr>
        <w:instrText xml:space="preserve">REF QWord_XRef_Figure__vmInq8 \h \* CHARFORMAT</w:instrText>
      </w:r>
      <w:r>
        <w:instrText xml:space="preserve"> </w:instrText>
      </w:r>
      <w:r>
        <w:fldChar w:fldCharType="separate"/>
      </w:r>
      <w:r>
        <w:rPr>
          <w:rFonts w:hint="eastAsia"/>
        </w:rPr>
        <w:t>图 </w:t>
      </w:r>
      <w:r>
        <w:t>3</w:t>
      </w:r>
      <w:r>
        <w:noBreakHyphen/>
      </w:r>
      <w:r>
        <w:t>15</w:t>
      </w:r>
      <w:r>
        <w:fldChar w:fldCharType="end"/>
      </w:r>
      <w:r>
        <w:rPr>
          <w:rFonts w:hint="eastAsia"/>
        </w:rPr>
        <w:t>所示。</w:t>
      </w:r>
    </w:p>
    <w:p w14:paraId="32390085">
      <w:pPr>
        <w:pStyle w:val="179"/>
        <w:ind w:firstLine="422"/>
      </w:pPr>
      <w:r>
        <w:rPr>
          <w:rStyle w:val="219"/>
        </w:rPr>
        <w:t>MOV  R1,R2</w:t>
      </w:r>
      <w:r>
        <w:t xml:space="preserve">   </w:t>
      </w:r>
      <w:r>
        <w:rPr>
          <w:rFonts w:hint="eastAsia"/>
          <w:lang w:val="en-US" w:eastAsia="zh-CN"/>
        </w:rPr>
        <w:tab/>
      </w:r>
      <w:r>
        <w:rPr>
          <w:rFonts w:hint="eastAsia"/>
          <w:lang w:val="en-US" w:eastAsia="zh-CN"/>
        </w:rPr>
        <w:tab/>
      </w:r>
      <w:r>
        <w:t>;</w:t>
      </w:r>
      <w:r>
        <w:rPr>
          <w:rFonts w:hint="eastAsia"/>
        </w:rPr>
        <w:t>将</w:t>
      </w:r>
      <w:r>
        <w:t>R2</w:t>
      </w:r>
      <w:r>
        <w:rPr>
          <w:rFonts w:hint="eastAsia"/>
        </w:rPr>
        <w:t>的值存入</w:t>
      </w:r>
      <w:r>
        <w:t>R1</w:t>
      </w:r>
    </w:p>
    <w:p w14:paraId="4FD5BB44">
      <w:pPr>
        <w:pStyle w:val="179"/>
        <w:ind w:firstLine="422"/>
      </w:pPr>
      <w:r>
        <w:rPr>
          <w:rStyle w:val="219"/>
        </w:rPr>
        <w:t>SUB  R0,R1,R2</w:t>
      </w:r>
      <w:r>
        <w:t xml:space="preserve">    </w:t>
      </w:r>
      <w:r>
        <w:rPr>
          <w:rFonts w:hint="eastAsia"/>
          <w:lang w:val="en-US" w:eastAsia="zh-CN"/>
        </w:rPr>
        <w:tab/>
      </w:r>
      <w:r>
        <w:t>;</w:t>
      </w:r>
      <w:r>
        <w:rPr>
          <w:rFonts w:hint="eastAsia"/>
        </w:rPr>
        <w:t>将</w:t>
      </w:r>
      <w:r>
        <w:t>R1</w:t>
      </w:r>
      <w:r>
        <w:rPr>
          <w:rFonts w:hint="eastAsia"/>
        </w:rPr>
        <w:t>的值减去</w:t>
      </w:r>
      <w:r>
        <w:t>R2</w:t>
      </w:r>
      <w:r>
        <w:rPr>
          <w:rFonts w:hint="eastAsia"/>
        </w:rPr>
        <w:t>的值，结果保存到</w:t>
      </w:r>
      <w:r>
        <w:t>R0</w:t>
      </w:r>
    </w:p>
    <w:p w14:paraId="557E0E72">
      <w:pPr>
        <w:pStyle w:val="105"/>
      </w:pPr>
      <w:r>
        <w:t>‌</w:t>
      </w:r>
      <w:bookmarkStart w:id="6799" w:name="_QWord_ImageIndex_139"/>
      <w:r>
        <w:drawing>
          <wp:inline distT="0" distB="0" distL="0" distR="0">
            <wp:extent cx="1141095" cy="868045"/>
            <wp:effectExtent l="0" t="0" r="1905" b="8255"/>
            <wp:docPr id="1489454339" name="图片 1489454339" title="QWord_ImageMark_139">
              <a:hlinkClick xmlns:a="http://schemas.openxmlformats.org/drawingml/2006/main" r:id="rId207" tooltip="QWord 图片目录：resource/images/illustration/1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39" name="图片 1489454339" title="QWord_ImageMark_139"/>
                    <pic:cNvPicPr>
                      <a:picLocks noChangeAspect="1" noChangeArrowheads="1"/>
                    </pic:cNvPicPr>
                  </pic:nvPicPr>
                  <pic:blipFill>
                    <a:blip r:embed="rId208" cstate="print">
                      <a:extLst>
                        <a:ext uri="{28A0092B-C50C-407E-A947-70E740481C1C}">
                          <a14:useLocalDpi xmlns:a14="http://schemas.microsoft.com/office/drawing/2010/main" val="0"/>
                        </a:ext>
                      </a:extLst>
                    </a:blip>
                    <a:srcRect l="22808" t="17197" r="21750" b="6689"/>
                    <a:stretch>
                      <a:fillRect/>
                    </a:stretch>
                  </pic:blipFill>
                  <pic:spPr>
                    <a:xfrm>
                      <a:off x="0" y="0"/>
                      <a:ext cx="1141095" cy="868557"/>
                    </a:xfrm>
                    <a:prstGeom prst="rect">
                      <a:avLst/>
                    </a:prstGeom>
                    <a:noFill/>
                    <a:ln>
                      <a:noFill/>
                    </a:ln>
                  </pic:spPr>
                </pic:pic>
              </a:graphicData>
            </a:graphic>
          </wp:inline>
        </w:drawing>
      </w:r>
      <w:bookmarkEnd w:id="6799"/>
    </w:p>
    <w:p w14:paraId="5FFD1716">
      <w:pPr>
        <w:pStyle w:val="68"/>
      </w:pPr>
      <w:bookmarkStart w:id="6800" w:name="QWord_XRef_Figure__vmInq8"/>
      <w:r>
        <w:rPr>
          <w:rFonts w:hint="eastAsia"/>
        </w:rPr>
        <w:t>图 </w:t>
      </w:r>
      <w:r>
        <w:fldChar w:fldCharType="begin"/>
      </w:r>
      <w:r>
        <w:instrText xml:space="preserve"> SEQ QWord_Heading1_Sequence \c </w:instrText>
      </w:r>
      <w:r>
        <w:fldChar w:fldCharType="separate"/>
      </w:r>
      <w:r>
        <w:t>3</w:t>
      </w:r>
      <w:r>
        <w:fldChar w:fldCharType="end"/>
      </w:r>
      <w:r>
        <w:noBreakHyphen/>
      </w:r>
      <w:r>
        <w:fldChar w:fldCharType="begin"/>
      </w:r>
      <w:r>
        <w:instrText xml:space="preserve"> </w:instrText>
      </w:r>
      <w:bookmarkStart w:id="6801" w:name="_QWord_Source_Comparison_2250"/>
      <w:r>
        <w:rPr>
          <w:rFonts w:hint="eastAsia"/>
        </w:rPr>
        <w:instrText xml:space="preserve">SEQ </w:instrText>
      </w:r>
      <w:bookmarkEnd w:id="6801"/>
      <w:bookmarkStart w:id="6802" w:name="_QWord_Source_Comparison_2251"/>
      <w:r>
        <w:rPr>
          <w:rFonts w:hint="eastAsia"/>
        </w:rPr>
        <w:instrText xml:space="preserve">图</w:instrText>
      </w:r>
      <w:bookmarkEnd w:id="6802"/>
      <w:bookmarkStart w:id="6803" w:name="_QWord_Source_Comparison_2252"/>
      <w:r>
        <w:rPr>
          <w:rFonts w:hint="eastAsia"/>
        </w:rPr>
        <w:instrText xml:space="preserve"> \* ARABIC \s 1</w:instrText>
      </w:r>
      <w:bookmarkEnd w:id="6803"/>
      <w:bookmarkStart w:id="6804" w:name="_QWord_Source_Comparison_2253"/>
      <w:r>
        <w:instrText xml:space="preserve"> </w:instrText>
      </w:r>
      <w:bookmarkStart w:id="6805" w:name="_QWord_Source_Comparison_2254"/>
      <w:r>
        <w:fldChar w:fldCharType="separate"/>
      </w:r>
      <w:bookmarkEnd w:id="6804"/>
      <w:bookmarkEnd w:id="6805"/>
      <w:bookmarkStart w:id="6806" w:name="_QWord_Source_Comparison_2255"/>
      <w:r>
        <w:t>15</w:t>
      </w:r>
      <w:bookmarkEnd w:id="6806"/>
      <w:bookmarkStart w:id="6807" w:name="_QWord_Source_Comparison_2256"/>
      <w:r>
        <w:fldChar w:fldCharType="end"/>
      </w:r>
      <w:bookmarkEnd w:id="6800"/>
      <w:bookmarkEnd w:id="6807"/>
      <w:bookmarkStart w:id="6808" w:name="_QWord_Source_Comparison_2257"/>
      <w:r>
        <w:rPr>
          <w:rFonts w:hint="eastAsia"/>
        </w:rPr>
        <w:t xml:space="preserve">  </w:t>
      </w:r>
      <w:bookmarkEnd w:id="6808"/>
      <w:bookmarkStart w:id="6809" w:name="_QWord_Source_Comparison_2258"/>
      <w:r>
        <w:rPr>
          <w:rFonts w:hint="eastAsia"/>
        </w:rPr>
        <w:t>寄存器寻址</w:t>
      </w:r>
      <w:bookmarkEnd w:id="6809"/>
    </w:p>
    <w:p w14:paraId="0B6B8182">
      <w:pPr>
        <w:pStyle w:val="66"/>
        <w:numPr>
          <w:ilvl w:val="4"/>
          <w:numId w:val="6"/>
        </w:numPr>
      </w:pPr>
      <w:bookmarkStart w:id="6810" w:name="_QWord_Source_Comparison_2259"/>
      <w:r>
        <w:rPr>
          <w:rFonts w:hint="eastAsia"/>
        </w:rPr>
        <w:t>立即寻址</w:t>
      </w:r>
      <w:bookmarkEnd w:id="6810"/>
    </w:p>
    <w:p w14:paraId="36541BE3">
      <w:pPr>
        <w:pStyle w:val="4"/>
        <w:ind w:firstLine="420"/>
      </w:pPr>
      <w:r>
        <w:rPr>
          <w:rFonts w:hint="eastAsia"/>
        </w:rPr>
        <w:t>立即寻址指令中的操作码字段后面的地址码部分就是操作数本身，即数据就包含在指令当中，取出指令也就取出了可以立即使用的操作数，这样的数称为立即数。立即寻址指令举例如下，如</w:t>
      </w:r>
      <w:r>
        <w:fldChar w:fldCharType="begin"/>
      </w:r>
      <w:r>
        <w:instrText xml:space="preserve"> </w:instrText>
      </w:r>
      <w:r>
        <w:rPr>
          <w:rFonts w:hint="eastAsia"/>
        </w:rPr>
        <w:instrText xml:space="preserve">REF QWord_XRef_Figure__8ziiEq \h \* CHARFORMAT</w:instrText>
      </w:r>
      <w:r>
        <w:instrText xml:space="preserve"> </w:instrText>
      </w:r>
      <w:r>
        <w:fldChar w:fldCharType="separate"/>
      </w:r>
      <w:r>
        <w:rPr>
          <w:rFonts w:hint="eastAsia"/>
        </w:rPr>
        <w:t>图 </w:t>
      </w:r>
      <w:r>
        <w:t>3</w:t>
      </w:r>
      <w:r>
        <w:noBreakHyphen/>
      </w:r>
      <w:r>
        <w:t>16</w:t>
      </w:r>
      <w:r>
        <w:fldChar w:fldCharType="end"/>
      </w:r>
      <w:r>
        <w:rPr>
          <w:rFonts w:hint="eastAsia"/>
        </w:rPr>
        <w:t>所示。</w:t>
      </w:r>
    </w:p>
    <w:p w14:paraId="53BEAE21">
      <w:pPr>
        <w:pStyle w:val="179"/>
        <w:ind w:firstLine="422"/>
      </w:pPr>
      <w:r>
        <w:rPr>
          <w:rStyle w:val="219"/>
        </w:rPr>
        <w:t>SUBS</w:t>
      </w:r>
      <w:r>
        <w:rPr>
          <w:rStyle w:val="219"/>
          <w:rFonts w:hint="eastAsia"/>
        </w:rPr>
        <w:t xml:space="preserve">   </w:t>
      </w:r>
      <w:r>
        <w:rPr>
          <w:rStyle w:val="219"/>
        </w:rPr>
        <w:t>R0,R0,#1</w:t>
      </w:r>
      <w:r>
        <w:t xml:space="preserve">     ;R0</w:t>
      </w:r>
      <w:r>
        <w:rPr>
          <w:rFonts w:hint="eastAsia"/>
        </w:rPr>
        <w:t>减</w:t>
      </w:r>
      <w:r>
        <w:t>1</w:t>
      </w:r>
      <w:r>
        <w:rPr>
          <w:rFonts w:hint="eastAsia"/>
        </w:rPr>
        <w:t>，结果放入</w:t>
      </w:r>
      <w:r>
        <w:t>R0</w:t>
      </w:r>
      <w:r>
        <w:rPr>
          <w:rFonts w:hint="eastAsia"/>
        </w:rPr>
        <w:t>，并且影响标志位</w:t>
      </w:r>
    </w:p>
    <w:p w14:paraId="552AF996">
      <w:pPr>
        <w:pStyle w:val="179"/>
        <w:ind w:firstLine="422"/>
      </w:pPr>
      <w:r>
        <w:rPr>
          <w:rStyle w:val="219"/>
        </w:rPr>
        <w:t>MOV</w:t>
      </w:r>
      <w:r>
        <w:rPr>
          <w:rStyle w:val="219"/>
          <w:rFonts w:hint="eastAsia"/>
        </w:rPr>
        <w:t xml:space="preserve">   </w:t>
      </w:r>
      <w:bookmarkStart w:id="6811" w:name="_QWord_Source_Comparison_2283"/>
      <w:r>
        <w:rPr>
          <w:rStyle w:val="219"/>
        </w:rPr>
        <w:t>R0,#0xFF00</w:t>
      </w:r>
      <w:bookmarkEnd w:id="6811"/>
      <w:r>
        <w:t xml:space="preserve">  ;</w:t>
      </w:r>
      <w:r>
        <w:rPr>
          <w:rFonts w:hint="eastAsia"/>
        </w:rPr>
        <w:t>将立即数</w:t>
      </w:r>
      <w:r>
        <w:t>0xFF000</w:t>
      </w:r>
      <w:r>
        <w:rPr>
          <w:rFonts w:hint="eastAsia"/>
        </w:rPr>
        <w:t>装入</w:t>
      </w:r>
      <w:r>
        <w:t>R0</w:t>
      </w:r>
      <w:r>
        <w:rPr>
          <w:rFonts w:hint="eastAsia"/>
        </w:rPr>
        <w:t>寄存器</w:t>
      </w:r>
    </w:p>
    <w:p w14:paraId="6CB5C1E9">
      <w:pPr>
        <w:pStyle w:val="179"/>
        <w:ind w:firstLine="420"/>
      </w:pPr>
    </w:p>
    <w:p w14:paraId="13DD005B">
      <w:pPr>
        <w:pStyle w:val="105"/>
      </w:pPr>
      <w:r>
        <w:t>‌</w:t>
      </w:r>
      <w:bookmarkStart w:id="6812" w:name="_QWord_ImageIndex_140"/>
      <w:r>
        <w:drawing>
          <wp:inline distT="0" distB="0" distL="0" distR="0">
            <wp:extent cx="2916555" cy="1111885"/>
            <wp:effectExtent l="0" t="0" r="0" b="0"/>
            <wp:docPr id="1489454343" name="图片 1489454343" title="QWord_ImageMark_140">
              <a:hlinkClick xmlns:a="http://schemas.openxmlformats.org/drawingml/2006/main" r:id="rId209" tooltip="QWord 图片目录：resource/images/illustration/1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43" name="图片 1489454343" title="QWord_ImageMark_140"/>
                    <pic:cNvPicPr>
                      <a:picLocks noChangeAspect="1"/>
                    </pic:cNvPicPr>
                  </pic:nvPicPr>
                  <pic:blipFill>
                    <a:blip r:embed="rId210"/>
                    <a:srcRect b="8029"/>
                    <a:stretch>
                      <a:fillRect/>
                    </a:stretch>
                  </pic:blipFill>
                  <pic:spPr>
                    <a:xfrm>
                      <a:off x="0" y="0"/>
                      <a:ext cx="2916555" cy="1111928"/>
                    </a:xfrm>
                    <a:prstGeom prst="rect">
                      <a:avLst/>
                    </a:prstGeom>
                    <a:ln>
                      <a:noFill/>
                    </a:ln>
                  </pic:spPr>
                </pic:pic>
              </a:graphicData>
            </a:graphic>
          </wp:inline>
        </w:drawing>
      </w:r>
      <w:bookmarkEnd w:id="6812"/>
    </w:p>
    <w:p w14:paraId="20636E83">
      <w:pPr>
        <w:pStyle w:val="68"/>
      </w:pPr>
      <w:bookmarkStart w:id="6813" w:name="QWord_XRef_Figure__8ziiEq"/>
      <w:r>
        <w:rPr>
          <w:rFonts w:hint="eastAsia"/>
        </w:rPr>
        <w:t>图 </w:t>
      </w:r>
      <w:r>
        <w:fldChar w:fldCharType="begin"/>
      </w:r>
      <w:r>
        <w:instrText xml:space="preserve"> SEQ QWord_Heading1_Sequence \c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16</w:t>
      </w:r>
      <w:r>
        <w:fldChar w:fldCharType="end"/>
      </w:r>
      <w:bookmarkEnd w:id="6813"/>
      <w:r>
        <w:rPr>
          <w:rFonts w:hint="eastAsia"/>
        </w:rPr>
        <w:t xml:space="preserve">  立即寻址</w:t>
      </w:r>
    </w:p>
    <w:p w14:paraId="21936E0F">
      <w:pPr>
        <w:pStyle w:val="66"/>
        <w:numPr>
          <w:ilvl w:val="4"/>
          <w:numId w:val="6"/>
        </w:numPr>
      </w:pPr>
      <w:r>
        <w:rPr>
          <w:rFonts w:hint="eastAsia"/>
        </w:rPr>
        <w:t>寄存器移位寻址</w:t>
      </w:r>
    </w:p>
    <w:p w14:paraId="2FF20074">
      <w:pPr>
        <w:pStyle w:val="4"/>
        <w:ind w:firstLine="420"/>
      </w:pPr>
      <w:r>
        <w:rPr>
          <w:rFonts w:hint="eastAsia"/>
        </w:rPr>
        <w:t>寄存器移位寻址是ARM指令集特有的寻址方式。当第2个操作数是寄存器移位方式时，第2个寄存器操作数在与第1个操作数结合之前，选择进行移位操作。寄存器移位寻址指令举例如下，如</w:t>
      </w:r>
      <w:r>
        <w:fldChar w:fldCharType="begin"/>
      </w:r>
      <w:r>
        <w:instrText xml:space="preserve"> </w:instrText>
      </w:r>
      <w:r>
        <w:rPr>
          <w:rFonts w:hint="eastAsia"/>
        </w:rPr>
        <w:instrText xml:space="preserve">REF QWord_XRef_Figure__pE0Tv0 \h \* CHARFORMAT</w:instrText>
      </w:r>
      <w:r>
        <w:instrText xml:space="preserve"> </w:instrText>
      </w:r>
      <w:r>
        <w:fldChar w:fldCharType="separate"/>
      </w:r>
      <w:r>
        <w:rPr>
          <w:rFonts w:hint="eastAsia"/>
        </w:rPr>
        <w:t>图 </w:t>
      </w:r>
      <w:r>
        <w:t>3</w:t>
      </w:r>
      <w:r>
        <w:noBreakHyphen/>
      </w:r>
      <w:r>
        <w:t>17</w:t>
      </w:r>
      <w:r>
        <w:fldChar w:fldCharType="end"/>
      </w:r>
      <w:r>
        <w:rPr>
          <w:rFonts w:hint="eastAsia"/>
        </w:rPr>
        <w:t>所示。</w:t>
      </w:r>
    </w:p>
    <w:p w14:paraId="72083529">
      <w:pPr>
        <w:pStyle w:val="179"/>
        <w:ind w:firstLine="422"/>
      </w:pPr>
      <w:r>
        <w:rPr>
          <w:rStyle w:val="219"/>
        </w:rPr>
        <w:t>MOV</w:t>
      </w:r>
      <w:r>
        <w:rPr>
          <w:rStyle w:val="219"/>
        </w:rPr>
        <w:tab/>
      </w:r>
      <w:r>
        <w:rPr>
          <w:rStyle w:val="219"/>
        </w:rPr>
        <w:t>R0,R2,LSL #3</w:t>
      </w:r>
      <w:r>
        <w:rPr>
          <w:rFonts w:hint="eastAsia"/>
        </w:rPr>
        <w:t xml:space="preserve">      </w:t>
      </w:r>
      <w:r>
        <w:rPr>
          <w:rFonts w:hint="eastAsia"/>
          <w:lang w:val="en-US" w:eastAsia="zh-CN"/>
        </w:rPr>
        <w:t>;</w:t>
      </w:r>
      <w:r>
        <w:t>R2</w:t>
      </w:r>
      <w:r>
        <w:rPr>
          <w:rFonts w:hint="eastAsia"/>
        </w:rPr>
        <w:t>的值左移</w:t>
      </w:r>
      <w:r>
        <w:t>3</w:t>
      </w:r>
      <w:r>
        <w:rPr>
          <w:rFonts w:hint="eastAsia"/>
        </w:rPr>
        <w:t>位，结果放入</w:t>
      </w:r>
      <w:r>
        <w:t>R0</w:t>
      </w:r>
      <w:r>
        <w:rPr>
          <w:rFonts w:hint="eastAsia"/>
          <w:lang w:val="en-US" w:eastAsia="zh-CN"/>
        </w:rPr>
        <w:t xml:space="preserve"> </w:t>
      </w:r>
      <w:r>
        <w:t>;</w:t>
      </w:r>
      <w:r>
        <w:rPr>
          <w:rFonts w:hint="eastAsia"/>
        </w:rPr>
        <w:t>即</w:t>
      </w:r>
      <w:r>
        <w:t>R0=R2×8</w:t>
      </w:r>
    </w:p>
    <w:p w14:paraId="3FEC49A0">
      <w:pPr>
        <w:pStyle w:val="179"/>
        <w:ind w:firstLine="422"/>
      </w:pPr>
      <w:r>
        <w:rPr>
          <w:rStyle w:val="219"/>
        </w:rPr>
        <w:t>ANDS</w:t>
      </w:r>
      <w:r>
        <w:rPr>
          <w:rStyle w:val="219"/>
        </w:rPr>
        <w:tab/>
      </w:r>
      <w:r>
        <w:rPr>
          <w:rStyle w:val="219"/>
        </w:rPr>
        <w:t>R1,R1,R2,LSL R</w:t>
      </w:r>
      <w:r>
        <w:rPr>
          <w:rStyle w:val="219"/>
          <w:rFonts w:hint="eastAsia"/>
        </w:rPr>
        <w:t>3</w:t>
      </w:r>
      <w:r>
        <w:rPr>
          <w:rStyle w:val="219"/>
          <w:rFonts w:hint="eastAsia"/>
          <w:lang w:val="en-US" w:eastAsia="zh-CN"/>
        </w:rPr>
        <w:t xml:space="preserve">  ;</w:t>
      </w:r>
      <w:r>
        <w:rPr>
          <w:rFonts w:hint="eastAsia"/>
        </w:rPr>
        <w:t>将寄存器R1和R2的值分别左移R3寄存器中指定的位数后执行逻辑与操作，并将结果存储在寄存器R1中</w:t>
      </w:r>
    </w:p>
    <w:p w14:paraId="66D14FF8">
      <w:pPr>
        <w:pStyle w:val="179"/>
        <w:ind w:firstLine="422"/>
      </w:pPr>
      <w:r>
        <w:rPr>
          <w:rStyle w:val="219"/>
        </w:rPr>
        <w:t>MOV  R0,R2,LSL #3</w:t>
      </w:r>
      <w:r>
        <w:rPr>
          <w:rFonts w:hint="eastAsia"/>
        </w:rPr>
        <w:t xml:space="preserve"> </w:t>
      </w:r>
      <w:r>
        <w:rPr>
          <w:rFonts w:hint="eastAsia"/>
          <w:lang w:val="en-US" w:eastAsia="zh-CN"/>
        </w:rPr>
        <w:tab/>
      </w:r>
      <w:r>
        <w:rPr>
          <w:rFonts w:hint="eastAsia"/>
          <w:lang w:val="en-US" w:eastAsia="zh-CN"/>
        </w:rPr>
        <w:tab/>
      </w:r>
      <w:r>
        <w:rPr>
          <w:rFonts w:hint="eastAsia"/>
        </w:rPr>
        <w:t>；“与”操作，结果放入</w:t>
      </w:r>
      <w:r>
        <w:t>R</w:t>
      </w:r>
      <w:r>
        <w:rPr>
          <w:rFonts w:hint="eastAsia"/>
        </w:rPr>
        <w:t>0</w:t>
      </w:r>
    </w:p>
    <w:p w14:paraId="06F5DCED">
      <w:pPr>
        <w:pStyle w:val="105"/>
      </w:pPr>
      <w:r>
        <w:t>‌</w:t>
      </w:r>
      <w:bookmarkStart w:id="6814" w:name="_QWord_ImageIndex_141"/>
      <w:r>
        <w:drawing>
          <wp:inline distT="0" distB="0" distL="0" distR="0">
            <wp:extent cx="2203450" cy="901700"/>
            <wp:effectExtent l="0" t="0" r="6350" b="0"/>
            <wp:docPr id="1489454340" name="图片 1489454340" title="QWord_ImageMark_141">
              <a:hlinkClick xmlns:a="http://schemas.openxmlformats.org/drawingml/2006/main" r:id="rId211" tooltip="QWord 图片目录：resource/images/illustration/1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40" name="图片 1489454340" title="QWord_ImageMark_141"/>
                    <pic:cNvPicPr>
                      <a:picLocks noChangeAspect="1"/>
                    </pic:cNvPicPr>
                  </pic:nvPicPr>
                  <pic:blipFill>
                    <a:blip r:embed="rId212"/>
                    <a:srcRect l="5854" t="13270" r="12901" b="11346"/>
                    <a:stretch>
                      <a:fillRect/>
                    </a:stretch>
                  </pic:blipFill>
                  <pic:spPr>
                    <a:xfrm>
                      <a:off x="0" y="0"/>
                      <a:ext cx="2204482" cy="902122"/>
                    </a:xfrm>
                    <a:prstGeom prst="rect">
                      <a:avLst/>
                    </a:prstGeom>
                    <a:ln>
                      <a:noFill/>
                    </a:ln>
                  </pic:spPr>
                </pic:pic>
              </a:graphicData>
            </a:graphic>
          </wp:inline>
        </w:drawing>
      </w:r>
      <w:bookmarkEnd w:id="6814"/>
    </w:p>
    <w:p w14:paraId="21291EEE">
      <w:pPr>
        <w:pStyle w:val="68"/>
      </w:pPr>
      <w:bookmarkStart w:id="6815" w:name="QWord_XRef_Figure__pE0Tv0"/>
      <w:r>
        <w:rPr>
          <w:rFonts w:hint="eastAsia"/>
        </w:rPr>
        <w:t>图 </w:t>
      </w:r>
      <w:r>
        <w:fldChar w:fldCharType="begin"/>
      </w:r>
      <w:r>
        <w:instrText xml:space="preserve"> SEQ QWord_Heading1_Sequence \c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17</w:t>
      </w:r>
      <w:r>
        <w:fldChar w:fldCharType="end"/>
      </w:r>
      <w:bookmarkEnd w:id="6815"/>
      <w:r>
        <w:rPr>
          <w:rFonts w:hint="eastAsia"/>
        </w:rPr>
        <w:t xml:space="preserve">  寄存器移位寻址</w:t>
      </w:r>
    </w:p>
    <w:p w14:paraId="41945818">
      <w:pPr>
        <w:pStyle w:val="66"/>
        <w:numPr>
          <w:ilvl w:val="4"/>
          <w:numId w:val="6"/>
        </w:numPr>
      </w:pPr>
      <w:r>
        <w:rPr>
          <w:rFonts w:hint="eastAsia"/>
        </w:rPr>
        <w:t>寄存器间接寻址</w:t>
      </w:r>
    </w:p>
    <w:p w14:paraId="73045D11">
      <w:pPr>
        <w:pStyle w:val="4"/>
        <w:ind w:firstLine="420"/>
      </w:pPr>
      <w:r>
        <w:rPr>
          <w:rFonts w:hint="eastAsia"/>
        </w:rPr>
        <w:t>寄存器间接寻址指令中的地址码给出的是一个通用寄存器的编号，所需的操作数保存在寄存器指定地址的存储单元中，即寄存器为操作数的地址指针。寄存器间接寻址指令举例如下，如</w:t>
      </w:r>
      <w:r>
        <w:fldChar w:fldCharType="begin"/>
      </w:r>
      <w:r>
        <w:instrText xml:space="preserve"> </w:instrText>
      </w:r>
      <w:r>
        <w:rPr>
          <w:rFonts w:hint="eastAsia"/>
        </w:rPr>
        <w:instrText xml:space="preserve">REF QWord_XRef_Figure__XfSrNy \h \* CHARFORMAT</w:instrText>
      </w:r>
      <w:r>
        <w:instrText xml:space="preserve"> </w:instrText>
      </w:r>
      <w:r>
        <w:fldChar w:fldCharType="separate"/>
      </w:r>
      <w:r>
        <w:rPr>
          <w:rFonts w:hint="eastAsia"/>
        </w:rPr>
        <w:t>图 </w:t>
      </w:r>
      <w:r>
        <w:t>3</w:t>
      </w:r>
      <w:r>
        <w:noBreakHyphen/>
      </w:r>
      <w:r>
        <w:t>18</w:t>
      </w:r>
      <w:r>
        <w:fldChar w:fldCharType="end"/>
      </w:r>
      <w:r>
        <w:rPr>
          <w:rFonts w:hint="eastAsia"/>
        </w:rPr>
        <w:t>所示。</w:t>
      </w:r>
    </w:p>
    <w:p w14:paraId="097358E7">
      <w:pPr>
        <w:pStyle w:val="179"/>
        <w:ind w:firstLine="422"/>
      </w:pPr>
      <w:r>
        <w:rPr>
          <w:rStyle w:val="219"/>
        </w:rPr>
        <w:t>LDR</w:t>
      </w:r>
      <w:r>
        <w:rPr>
          <w:rStyle w:val="219"/>
          <w:rFonts w:hint="eastAsia"/>
        </w:rPr>
        <w:t xml:space="preserve">  </w:t>
      </w:r>
      <w:r>
        <w:rPr>
          <w:rStyle w:val="219"/>
        </w:rPr>
        <w:t>R1,[R2]</w:t>
      </w:r>
      <w:r>
        <w:rPr>
          <w:rStyle w:val="219"/>
          <w:rFonts w:hint="eastAsia"/>
          <w:lang w:val="en-US" w:eastAsia="zh-CN"/>
        </w:rPr>
        <w:tab/>
      </w:r>
      <w:r>
        <w:rPr>
          <w:rStyle w:val="219"/>
          <w:rFonts w:hint="eastAsia"/>
          <w:lang w:val="en-US" w:eastAsia="zh-CN"/>
        </w:rPr>
        <w:tab/>
      </w:r>
      <w:r>
        <w:rPr>
          <w:rStyle w:val="219"/>
          <w:rFonts w:hint="eastAsia"/>
        </w:rPr>
        <w:t>；</w:t>
      </w:r>
      <w:r>
        <w:rPr>
          <w:rFonts w:hint="eastAsia"/>
        </w:rPr>
        <w:t>将</w:t>
      </w:r>
      <w:r>
        <w:t>R2</w:t>
      </w:r>
      <w:r>
        <w:rPr>
          <w:rFonts w:hint="eastAsia"/>
        </w:rPr>
        <w:t>指向的存储单元的数据读出；保存在</w:t>
      </w:r>
      <w:r>
        <w:t>R1</w:t>
      </w:r>
      <w:r>
        <w:rPr>
          <w:rFonts w:hint="eastAsia"/>
        </w:rPr>
        <w:t>中</w:t>
      </w:r>
    </w:p>
    <w:p w14:paraId="292655FC">
      <w:pPr>
        <w:pStyle w:val="179"/>
        <w:ind w:firstLine="422"/>
      </w:pPr>
      <w:r>
        <w:rPr>
          <w:rStyle w:val="219"/>
        </w:rPr>
        <w:t>SWP</w:t>
      </w:r>
      <w:r>
        <w:rPr>
          <w:rStyle w:val="219"/>
          <w:rFonts w:hint="eastAsia"/>
        </w:rPr>
        <w:t xml:space="preserve">  </w:t>
      </w:r>
      <w:r>
        <w:rPr>
          <w:rStyle w:val="219"/>
        </w:rPr>
        <w:t>R1,R1,[R2]</w:t>
      </w:r>
      <w:r>
        <w:rPr>
          <w:rStyle w:val="219"/>
          <w:rFonts w:hint="eastAsia"/>
          <w:lang w:val="en-US" w:eastAsia="zh-CN"/>
        </w:rPr>
        <w:tab/>
      </w:r>
      <w:r>
        <w:rPr>
          <w:rStyle w:val="219"/>
          <w:rFonts w:hint="eastAsia"/>
          <w:lang w:val="en-US" w:eastAsia="zh-CN"/>
        </w:rPr>
        <w:tab/>
      </w:r>
      <w:r>
        <w:rPr>
          <w:rStyle w:val="219"/>
          <w:rFonts w:hint="eastAsia"/>
        </w:rPr>
        <w:t>；</w:t>
      </w:r>
      <w:r>
        <w:rPr>
          <w:rFonts w:hint="eastAsia"/>
        </w:rPr>
        <w:t>将寄存器</w:t>
      </w:r>
      <w:r>
        <w:t>R1</w:t>
      </w:r>
      <w:r>
        <w:rPr>
          <w:rFonts w:hint="eastAsia"/>
        </w:rPr>
        <w:t>的值和</w:t>
      </w:r>
      <w:r>
        <w:t>R2</w:t>
      </w:r>
      <w:r>
        <w:rPr>
          <w:rFonts w:hint="eastAsia"/>
        </w:rPr>
        <w:t>指定的存储</w:t>
      </w:r>
    </w:p>
    <w:p w14:paraId="3EBD63A3">
      <w:pPr>
        <w:pStyle w:val="179"/>
        <w:ind w:firstLine="422"/>
      </w:pPr>
      <w:r>
        <w:rPr>
          <w:rStyle w:val="219"/>
        </w:rPr>
        <w:t>LDR  R0,[R2]</w:t>
      </w:r>
      <w:r>
        <w:rPr>
          <w:rStyle w:val="219"/>
          <w:rFonts w:hint="eastAsia"/>
          <w:lang w:val="en-US" w:eastAsia="zh-CN"/>
        </w:rPr>
        <w:tab/>
      </w:r>
      <w:r>
        <w:rPr>
          <w:rStyle w:val="219"/>
          <w:rFonts w:hint="eastAsia"/>
          <w:lang w:val="en-US" w:eastAsia="zh-CN"/>
        </w:rPr>
        <w:tab/>
      </w:r>
      <w:r>
        <w:rPr>
          <w:rFonts w:hint="eastAsia"/>
        </w:rPr>
        <w:t>；单元的内容交换</w:t>
      </w:r>
    </w:p>
    <w:p w14:paraId="02A43BCF">
      <w:pPr>
        <w:pStyle w:val="105"/>
      </w:pPr>
      <w:r>
        <w:t>‌</w:t>
      </w:r>
      <w:bookmarkStart w:id="6816" w:name="_QWord_ImageIndex_142"/>
      <w:r>
        <w:drawing>
          <wp:inline distT="0" distB="0" distL="0" distR="0">
            <wp:extent cx="1865630" cy="1155700"/>
            <wp:effectExtent l="0" t="0" r="1270" b="6350"/>
            <wp:docPr id="1489454341" name="图片 1489454341" title="QWord_ImageMark_142">
              <a:hlinkClick xmlns:a="http://schemas.openxmlformats.org/drawingml/2006/main" r:id="rId213" tooltip="QWord 图片目录：resource/images/illustration/1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41" name="图片 1489454341" title="QWord_ImageMark_142"/>
                    <pic:cNvPicPr>
                      <a:picLocks noChangeAspect="1"/>
                    </pic:cNvPicPr>
                  </pic:nvPicPr>
                  <pic:blipFill>
                    <a:blip r:embed="rId214"/>
                    <a:srcRect l="17030" t="8216" r="14413" b="3754"/>
                    <a:stretch>
                      <a:fillRect/>
                    </a:stretch>
                  </pic:blipFill>
                  <pic:spPr>
                    <a:xfrm>
                      <a:off x="0" y="0"/>
                      <a:ext cx="1867590" cy="1156914"/>
                    </a:xfrm>
                    <a:prstGeom prst="rect">
                      <a:avLst/>
                    </a:prstGeom>
                    <a:ln>
                      <a:noFill/>
                    </a:ln>
                  </pic:spPr>
                </pic:pic>
              </a:graphicData>
            </a:graphic>
          </wp:inline>
        </w:drawing>
      </w:r>
      <w:bookmarkEnd w:id="6816"/>
    </w:p>
    <w:p w14:paraId="719734A3">
      <w:pPr>
        <w:pStyle w:val="68"/>
      </w:pPr>
      <w:bookmarkStart w:id="6817" w:name="QWord_XRef_Figure__XfSrNy"/>
      <w:r>
        <w:rPr>
          <w:rFonts w:hint="eastAsia"/>
        </w:rPr>
        <w:t>图 </w:t>
      </w:r>
      <w:r>
        <w:fldChar w:fldCharType="begin"/>
      </w:r>
      <w:r>
        <w:instrText xml:space="preserve"> SEQ QWord_Heading1_Sequence \c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18</w:t>
      </w:r>
      <w:r>
        <w:fldChar w:fldCharType="end"/>
      </w:r>
      <w:bookmarkEnd w:id="6817"/>
      <w:r>
        <w:rPr>
          <w:rFonts w:hint="eastAsia"/>
        </w:rPr>
        <w:t xml:space="preserve">  寄存器间接寻址</w:t>
      </w:r>
    </w:p>
    <w:p w14:paraId="50CB3326">
      <w:pPr>
        <w:pStyle w:val="66"/>
        <w:numPr>
          <w:ilvl w:val="4"/>
          <w:numId w:val="6"/>
        </w:numPr>
      </w:pPr>
      <w:r>
        <w:rPr>
          <w:rFonts w:hint="eastAsia"/>
        </w:rPr>
        <w:t>基址寻址</w:t>
      </w:r>
    </w:p>
    <w:p w14:paraId="1E7612CC">
      <w:pPr>
        <w:pStyle w:val="4"/>
        <w:ind w:firstLine="420"/>
      </w:pPr>
      <w:r>
        <w:rPr>
          <w:rFonts w:hint="eastAsia"/>
        </w:rPr>
        <w:t>基址寻址是将基址寄存器的内容与指令中给出的偏移量（</w:t>
      </w:r>
      <w:bookmarkStart w:id="6818" w:name="_QWord_Source_Comparison_8156"/>
      <w:bookmarkStart w:id="6819" w:name="_QWord_Source_Comparison_8095"/>
      <m:oMath>
        <m:r>
          <m:rPr/>
          <w:rPr>
            <w:rFonts w:ascii="Cambria Math" w:hAnsi="Cambria Math"/>
          </w:rPr>
          <m:t>&lt;</m:t>
        </m:r>
      </m:oMath>
      <w:bookmarkEnd w:id="6818"/>
      <w:bookmarkEnd w:id="6819"/>
      <w:r>
        <w:t> </w:t>
      </w:r>
      <w:r>
        <w:rPr>
          <w:rFonts w:hint="eastAsia"/>
        </w:rPr>
        <w:t>4K）相加或相减，形成操作数的有效地址。基址寻址用于访问基址附近的存储单元，常用于查表、数组操作、功能部件寄存器访问等。寄存器间接寻址是偏移量为0的基址加偏移寻址。</w:t>
      </w:r>
    </w:p>
    <w:p w14:paraId="32BBD55B">
      <w:pPr>
        <w:pStyle w:val="4"/>
        <w:ind w:firstLine="420"/>
      </w:pPr>
      <w:r>
        <w:rPr>
          <w:rFonts w:hint="eastAsia"/>
        </w:rPr>
        <w:t>基址寻址指令举例如下（前索引寻址），如</w:t>
      </w:r>
      <w:r>
        <w:fldChar w:fldCharType="begin"/>
      </w:r>
      <w:r>
        <w:instrText xml:space="preserve"> </w:instrText>
      </w:r>
      <w:r>
        <w:rPr>
          <w:rFonts w:hint="eastAsia"/>
        </w:rPr>
        <w:instrText xml:space="preserve">REF QWord_XRef_Figure__DQaGuB \h \* CHARFORMAT</w:instrText>
      </w:r>
      <w:r>
        <w:instrText xml:space="preserve"> </w:instrText>
      </w:r>
      <w:r>
        <w:fldChar w:fldCharType="separate"/>
      </w:r>
      <w:r>
        <w:rPr>
          <w:rFonts w:hint="eastAsia"/>
        </w:rPr>
        <w:t>图 </w:t>
      </w:r>
      <w:r>
        <w:t>3</w:t>
      </w:r>
      <w:r>
        <w:noBreakHyphen/>
      </w:r>
      <w:r>
        <w:t>19</w:t>
      </w:r>
      <w:r>
        <w:fldChar w:fldCharType="end"/>
      </w:r>
      <w:r>
        <w:rPr>
          <w:rFonts w:hint="eastAsia"/>
        </w:rPr>
        <w:t>所示。</w:t>
      </w:r>
    </w:p>
    <w:p w14:paraId="6AF4D534">
      <w:pPr>
        <w:pStyle w:val="179"/>
        <w:ind w:firstLine="422"/>
      </w:pPr>
      <w:r>
        <w:rPr>
          <w:rStyle w:val="219"/>
        </w:rPr>
        <w:t>LDR</w:t>
      </w:r>
      <w:r>
        <w:rPr>
          <w:rStyle w:val="219"/>
        </w:rPr>
        <w:tab/>
      </w:r>
      <w:r>
        <w:rPr>
          <w:rStyle w:val="219"/>
        </w:rPr>
        <w:t>R2,[R3,#0x0C]</w:t>
      </w:r>
      <w:r>
        <w:rPr>
          <w:rStyle w:val="219"/>
          <w:rFonts w:hint="eastAsia"/>
          <w:lang w:val="en-US" w:eastAsia="zh-CN"/>
        </w:rPr>
        <w:tab/>
      </w:r>
      <w:r>
        <w:t>;</w:t>
      </w:r>
      <w:r>
        <w:rPr>
          <w:rFonts w:hint="eastAsia"/>
        </w:rPr>
        <w:t>读取</w:t>
      </w:r>
      <w:r>
        <w:t>R3+0x0C</w:t>
      </w:r>
      <w:r>
        <w:rPr>
          <w:rFonts w:hint="eastAsia"/>
        </w:rPr>
        <w:t>地址上的存储单元的内容，放入</w:t>
      </w:r>
      <w:r>
        <w:t>R2</w:t>
      </w:r>
    </w:p>
    <w:p w14:paraId="4DA4213A">
      <w:pPr>
        <w:pStyle w:val="179"/>
        <w:ind w:firstLine="422"/>
      </w:pPr>
      <w:r>
        <w:rPr>
          <w:rStyle w:val="219"/>
        </w:rPr>
        <w:t>STR</w:t>
      </w:r>
      <w:r>
        <w:rPr>
          <w:rStyle w:val="219"/>
        </w:rPr>
        <w:tab/>
      </w:r>
      <w:r>
        <w:rPr>
          <w:rStyle w:val="219"/>
        </w:rPr>
        <w:t>R1,[R0,#</w:t>
      </w:r>
      <w:r>
        <w:rPr>
          <w:rStyle w:val="219"/>
        </w:rPr>
        <w:noBreakHyphen/>
      </w:r>
      <w:r>
        <w:rPr>
          <w:rStyle w:val="219"/>
        </w:rPr>
        <w:t>4]!</w:t>
      </w:r>
      <w:r>
        <w:t xml:space="preserve"> </w:t>
      </w:r>
      <w:r>
        <w:rPr>
          <w:rFonts w:hint="eastAsia"/>
          <w:lang w:val="en-US" w:eastAsia="zh-CN"/>
        </w:rPr>
        <w:tab/>
      </w:r>
      <w:r>
        <w:rPr>
          <w:rFonts w:hint="eastAsia"/>
          <w:lang w:val="en-US" w:eastAsia="zh-CN"/>
        </w:rPr>
        <w:tab/>
      </w:r>
      <w:r>
        <w:rPr>
          <w:rFonts w:hint="eastAsia"/>
          <w:lang w:val="en-US" w:eastAsia="zh-CN"/>
        </w:rPr>
        <w:tab/>
      </w:r>
      <w:r>
        <w:t>;</w:t>
      </w:r>
      <w:r>
        <w:rPr>
          <w:rFonts w:hint="eastAsia"/>
        </w:rPr>
        <w:t>先</w:t>
      </w:r>
      <w:r>
        <w:t>R0=R0</w:t>
      </w:r>
      <w:r>
        <w:noBreakHyphen/>
      </w:r>
      <w:r>
        <w:t>4</w:t>
      </w:r>
      <w:r>
        <w:rPr>
          <w:rFonts w:hint="eastAsia"/>
        </w:rPr>
        <w:t>，然后把</w:t>
      </w:r>
      <w:r>
        <w:t>R0</w:t>
      </w:r>
      <w:r>
        <w:rPr>
          <w:rFonts w:hint="eastAsia"/>
        </w:rPr>
        <w:t>的值寄存</w:t>
      </w:r>
    </w:p>
    <w:p w14:paraId="2C9B994B">
      <w:pPr>
        <w:pStyle w:val="179"/>
        <w:ind w:firstLine="422"/>
      </w:pPr>
      <w:r>
        <w:rPr>
          <w:rStyle w:val="219"/>
        </w:rPr>
        <w:t>LDR  R2,[R3,#0x0C]</w:t>
      </w:r>
      <w:r>
        <w:rPr>
          <w:rStyle w:val="219"/>
          <w:rFonts w:hint="eastAsia"/>
          <w:lang w:val="en-US" w:eastAsia="zh-CN"/>
        </w:rPr>
        <w:tab/>
      </w:r>
      <w:r>
        <w:rPr>
          <w:rStyle w:val="219"/>
          <w:rFonts w:hint="eastAsia"/>
          <w:lang w:val="en-US" w:eastAsia="zh-CN"/>
        </w:rPr>
        <w:tab/>
      </w:r>
      <w:r>
        <w:t>;</w:t>
      </w:r>
      <w:r>
        <w:rPr>
          <w:rFonts w:hint="eastAsia"/>
        </w:rPr>
        <w:t>到保存到</w:t>
      </w:r>
      <w:r>
        <w:t>R1</w:t>
      </w:r>
      <w:r>
        <w:rPr>
          <w:rFonts w:hint="eastAsia"/>
        </w:rPr>
        <w:t>指定的存储单元</w:t>
      </w:r>
    </w:p>
    <w:p w14:paraId="6854A950">
      <w:pPr>
        <w:pStyle w:val="179"/>
        <w:ind w:firstLine="422"/>
      </w:pPr>
      <w:r>
        <w:rPr>
          <w:rStyle w:val="219"/>
        </w:rPr>
        <w:t>LDR</w:t>
      </w:r>
      <w:r>
        <w:rPr>
          <w:rStyle w:val="219"/>
        </w:rPr>
        <w:tab/>
      </w:r>
      <w:r>
        <w:rPr>
          <w:rStyle w:val="219"/>
        </w:rPr>
        <w:t xml:space="preserve">R0,[R1] ,#4 </w:t>
      </w:r>
      <w:r>
        <w:rPr>
          <w:rStyle w:val="219"/>
          <w:rFonts w:hint="eastAsia"/>
          <w:lang w:val="en-US" w:eastAsia="zh-CN"/>
        </w:rPr>
        <w:tab/>
      </w:r>
      <w:r>
        <w:rPr>
          <w:rStyle w:val="219"/>
          <w:rFonts w:hint="eastAsia"/>
          <w:lang w:val="en-US" w:eastAsia="zh-CN"/>
        </w:rPr>
        <w:tab/>
      </w:r>
      <w:r>
        <w:t>;R0=[R1]</w:t>
      </w:r>
      <w:r>
        <w:rPr>
          <w:rFonts w:hint="eastAsia"/>
        </w:rPr>
        <w:t>，</w:t>
      </w:r>
      <w:r>
        <w:t>R1=R1+4;</w:t>
      </w:r>
      <w:r>
        <w:rPr>
          <w:rFonts w:hint="eastAsia"/>
        </w:rPr>
        <w:t>后索引基址寻址，</w:t>
      </w:r>
      <w:r>
        <w:t>ARM</w:t>
      </w:r>
      <w:r>
        <w:rPr>
          <w:rFonts w:hint="eastAsia"/>
        </w:rPr>
        <w:t>这种自动索引机制不消耗额外的时间</w:t>
      </w:r>
    </w:p>
    <w:p w14:paraId="12F03E74">
      <w:pPr>
        <w:pStyle w:val="179"/>
        <w:ind w:firstLine="422"/>
      </w:pPr>
      <w:r>
        <w:rPr>
          <w:rStyle w:val="219"/>
        </w:rPr>
        <w:t>LDR    R0</w:t>
      </w:r>
      <w:r>
        <w:rPr>
          <w:rStyle w:val="219"/>
          <w:rFonts w:hint="eastAsia"/>
        </w:rPr>
        <w:t>，</w:t>
      </w:r>
      <w:r>
        <w:rPr>
          <w:rStyle w:val="219"/>
        </w:rPr>
        <w:t>[R1,R2]</w:t>
      </w:r>
      <w:r>
        <w:rPr>
          <w:rStyle w:val="219"/>
          <w:rFonts w:hint="eastAsia"/>
          <w:lang w:val="en-US" w:eastAsia="zh-CN"/>
        </w:rPr>
        <w:tab/>
      </w:r>
      <w:r>
        <w:rPr>
          <w:rStyle w:val="219"/>
          <w:rFonts w:hint="eastAsia"/>
          <w:lang w:val="en-US" w:eastAsia="zh-CN"/>
        </w:rPr>
        <w:tab/>
      </w:r>
      <w:r>
        <w:t>;R0=[R1+R2]</w:t>
      </w:r>
    </w:p>
    <w:p w14:paraId="25989A32">
      <w:pPr>
        <w:pStyle w:val="105"/>
      </w:pPr>
      <w:r>
        <w:t>‌</w:t>
      </w:r>
      <w:bookmarkStart w:id="6820" w:name="_QWord_ImageIndex_143"/>
      <w:r>
        <w:drawing>
          <wp:inline distT="0" distB="0" distL="0" distR="0">
            <wp:extent cx="2387600" cy="1149350"/>
            <wp:effectExtent l="0" t="0" r="0" b="0"/>
            <wp:docPr id="1489454342" name="图片 1489454342" title="QWord_ImageMark_143">
              <a:hlinkClick xmlns:a="http://schemas.openxmlformats.org/drawingml/2006/main" r:id="rId215" tooltip="QWord 图片目录：resource/images/illustration/1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42" name="图片 1489454342" title="QWord_ImageMark_143"/>
                    <pic:cNvPicPr>
                      <a:picLocks noChangeAspect="1"/>
                    </pic:cNvPicPr>
                  </pic:nvPicPr>
                  <pic:blipFill>
                    <a:blip r:embed="rId216"/>
                    <a:srcRect t="6786" r="16674" b="5477"/>
                    <a:stretch>
                      <a:fillRect/>
                    </a:stretch>
                  </pic:blipFill>
                  <pic:spPr>
                    <a:xfrm>
                      <a:off x="0" y="0"/>
                      <a:ext cx="2387915" cy="1149502"/>
                    </a:xfrm>
                    <a:prstGeom prst="rect">
                      <a:avLst/>
                    </a:prstGeom>
                    <a:ln>
                      <a:noFill/>
                    </a:ln>
                  </pic:spPr>
                </pic:pic>
              </a:graphicData>
            </a:graphic>
          </wp:inline>
        </w:drawing>
      </w:r>
      <w:bookmarkEnd w:id="6820"/>
    </w:p>
    <w:p w14:paraId="6A603086">
      <w:pPr>
        <w:pStyle w:val="68"/>
      </w:pPr>
      <w:bookmarkStart w:id="6821" w:name="QWord_XRef_Figure__DQaGuB"/>
      <w:r>
        <w:rPr>
          <w:rFonts w:hint="eastAsia"/>
        </w:rPr>
        <w:t>图 </w:t>
      </w:r>
      <w:r>
        <w:fldChar w:fldCharType="begin"/>
      </w:r>
      <w:r>
        <w:instrText xml:space="preserve"> SEQ QWord_Heading1_Sequence \c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19</w:t>
      </w:r>
      <w:r>
        <w:fldChar w:fldCharType="end"/>
      </w:r>
      <w:bookmarkEnd w:id="6821"/>
      <w:r>
        <w:rPr>
          <w:rFonts w:hint="eastAsia"/>
        </w:rPr>
        <w:t xml:space="preserve">  基址寻址</w:t>
      </w:r>
    </w:p>
    <w:p w14:paraId="07328602">
      <w:pPr>
        <w:pStyle w:val="66"/>
        <w:numPr>
          <w:ilvl w:val="4"/>
          <w:numId w:val="6"/>
        </w:numPr>
      </w:pPr>
      <w:r>
        <w:rPr>
          <w:rFonts w:hint="eastAsia"/>
        </w:rPr>
        <w:t>多寄存器寻址</w:t>
      </w:r>
    </w:p>
    <w:p w14:paraId="384BC1D6">
      <w:pPr>
        <w:pStyle w:val="4"/>
        <w:ind w:firstLine="420"/>
      </w:pPr>
      <w:r>
        <w:rPr>
          <w:rFonts w:hint="eastAsia"/>
        </w:rPr>
        <w:t>多寄存器寻址一次可传送几个寄存器值，允许一条指令传送16个寄存器的任何子集或所有寄存器。多寄存器寻址指令举例如下，如</w:t>
      </w:r>
      <w:r>
        <w:fldChar w:fldCharType="begin"/>
      </w:r>
      <w:r>
        <w:instrText xml:space="preserve"> </w:instrText>
      </w:r>
      <w:r>
        <w:rPr>
          <w:rFonts w:hint="eastAsia"/>
        </w:rPr>
        <w:instrText xml:space="preserve">REF QWord_XRef_Figure__GYstKK \h \* CHARFORMAT</w:instrText>
      </w:r>
      <w:r>
        <w:instrText xml:space="preserve"> </w:instrText>
      </w:r>
      <w:r>
        <w:fldChar w:fldCharType="separate"/>
      </w:r>
      <w:r>
        <w:rPr>
          <w:rFonts w:hint="eastAsia"/>
        </w:rPr>
        <w:t>图 </w:t>
      </w:r>
      <w:r>
        <w:t>3</w:t>
      </w:r>
      <w:r>
        <w:noBreakHyphen/>
      </w:r>
      <w:r>
        <w:t>20</w:t>
      </w:r>
      <w:r>
        <w:fldChar w:fldCharType="end"/>
      </w:r>
      <w:r>
        <w:rPr>
          <w:rFonts w:hint="eastAsia"/>
        </w:rPr>
        <w:t>所示。</w:t>
      </w:r>
    </w:p>
    <w:p w14:paraId="4D57F0AE">
      <w:pPr>
        <w:pStyle w:val="179"/>
        <w:ind w:firstLine="422"/>
      </w:pPr>
      <w:r>
        <w:rPr>
          <w:rStyle w:val="219"/>
        </w:rPr>
        <w:t>LDMIA</w:t>
      </w:r>
      <w:r>
        <w:rPr>
          <w:rStyle w:val="219"/>
        </w:rPr>
        <w:tab/>
      </w:r>
      <w:r>
        <w:rPr>
          <w:rStyle w:val="219"/>
        </w:rPr>
        <w:t>R1!,{R2</w:t>
      </w:r>
      <w:r>
        <w:rPr>
          <w:rStyle w:val="219"/>
        </w:rPr>
        <w:noBreakHyphen/>
      </w:r>
      <w:r>
        <w:rPr>
          <w:rStyle w:val="219"/>
        </w:rPr>
        <w:t xml:space="preserve">R7,R12} </w:t>
      </w:r>
      <w:r>
        <w:rPr>
          <w:rStyle w:val="219"/>
          <w:rFonts w:hint="eastAsia"/>
        </w:rPr>
        <w:t xml:space="preserve"> </w:t>
      </w:r>
      <w:r>
        <w:rPr>
          <w:rStyle w:val="219"/>
          <w:rFonts w:hint="eastAsia"/>
          <w:lang w:val="en-US" w:eastAsia="zh-CN"/>
        </w:rPr>
        <w:t>;</w:t>
      </w:r>
      <w:r>
        <w:rPr>
          <w:rFonts w:hint="eastAsia"/>
        </w:rPr>
        <w:t>将</w:t>
      </w:r>
      <w:r>
        <w:t>R1</w:t>
      </w:r>
      <w:r>
        <w:rPr>
          <w:rFonts w:hint="eastAsia"/>
        </w:rPr>
        <w:t>指向的单元中的数据读出到</w:t>
      </w:r>
      <w:r>
        <w:t>R2</w:t>
      </w:r>
      <w:r>
        <w:rPr>
          <w:rFonts w:hint="eastAsia"/>
        </w:rPr>
        <w:t>～</w:t>
      </w:r>
      <w:r>
        <w:t>R7</w:t>
      </w:r>
      <w:r>
        <w:rPr>
          <w:rFonts w:hint="eastAsia"/>
        </w:rPr>
        <w:t>、</w:t>
      </w:r>
      <w:r>
        <w:t>R12</w:t>
      </w:r>
      <w:r>
        <w:rPr>
          <w:rFonts w:hint="eastAsia"/>
        </w:rPr>
        <w:t>中（</w:t>
      </w:r>
      <w:r>
        <w:t>R1</w:t>
      </w:r>
      <w:r>
        <w:rPr>
          <w:rFonts w:hint="eastAsia"/>
        </w:rPr>
        <w:t>自动加</w:t>
      </w:r>
      <w:r>
        <w:t>4</w:t>
      </w:r>
      <w:r>
        <w:rPr>
          <w:rFonts w:hint="eastAsia"/>
        </w:rPr>
        <w:t>）；</w:t>
      </w:r>
    </w:p>
    <w:p w14:paraId="41B9170E">
      <w:pPr>
        <w:pStyle w:val="179"/>
        <w:ind w:firstLine="422"/>
      </w:pPr>
      <w:r>
        <w:rPr>
          <w:rStyle w:val="219"/>
        </w:rPr>
        <w:t>STMIA</w:t>
      </w:r>
      <w:r>
        <w:rPr>
          <w:rStyle w:val="219"/>
        </w:rPr>
        <w:tab/>
      </w:r>
      <w:r>
        <w:rPr>
          <w:rStyle w:val="219"/>
        </w:rPr>
        <w:t>R0!,{R2</w:t>
      </w:r>
      <w:r>
        <w:rPr>
          <w:rStyle w:val="219"/>
        </w:rPr>
        <w:noBreakHyphen/>
      </w:r>
      <w:r>
        <w:rPr>
          <w:rStyle w:val="219"/>
        </w:rPr>
        <w:t xml:space="preserve">R7,R12}  </w:t>
      </w:r>
      <w:r>
        <w:rPr>
          <w:rStyle w:val="219"/>
          <w:rFonts w:hint="eastAsia"/>
        </w:rPr>
        <w:t xml:space="preserve"> </w:t>
      </w:r>
      <w:r>
        <w:rPr>
          <w:rStyle w:val="219"/>
          <w:rFonts w:hint="eastAsia"/>
          <w:lang w:val="en-US" w:eastAsia="zh-CN"/>
        </w:rPr>
        <w:t>;</w:t>
      </w:r>
      <w:r>
        <w:rPr>
          <w:rFonts w:hint="eastAsia"/>
        </w:rPr>
        <w:t>将寄存器</w:t>
      </w:r>
      <w:r>
        <w:t>R2</w:t>
      </w:r>
      <w:r>
        <w:rPr>
          <w:rFonts w:hint="eastAsia"/>
        </w:rPr>
        <w:t>～</w:t>
      </w:r>
      <w:r>
        <w:t>R7</w:t>
      </w:r>
      <w:r>
        <w:rPr>
          <w:rFonts w:hint="eastAsia"/>
        </w:rPr>
        <w:t>、</w:t>
      </w:r>
      <w:r>
        <w:t>R12</w:t>
      </w:r>
      <w:r>
        <w:rPr>
          <w:rFonts w:hint="eastAsia"/>
        </w:rPr>
        <w:t>的值保存到</w:t>
      </w:r>
      <w:r>
        <w:t>R0</w:t>
      </w:r>
      <w:r>
        <w:rPr>
          <w:rFonts w:hint="eastAsia"/>
        </w:rPr>
        <w:t>指向的存储单元中（</w:t>
      </w:r>
      <w:r>
        <w:t>R0</w:t>
      </w:r>
      <w:r>
        <w:rPr>
          <w:rFonts w:hint="eastAsia"/>
        </w:rPr>
        <w:t>自动加</w:t>
      </w:r>
      <w:r>
        <w:t>4</w:t>
      </w:r>
      <w:r>
        <w:rPr>
          <w:rFonts w:hint="eastAsia"/>
        </w:rPr>
        <w:t>）；</w:t>
      </w:r>
    </w:p>
    <w:p w14:paraId="74B657BD">
      <w:pPr>
        <w:pStyle w:val="179"/>
        <w:ind w:firstLine="422"/>
      </w:pPr>
      <w:r>
        <w:rPr>
          <w:rStyle w:val="219"/>
        </w:rPr>
        <w:t>LDR  R1!,{R2</w:t>
      </w:r>
      <w:r>
        <w:rPr>
          <w:rStyle w:val="219"/>
        </w:rPr>
        <w:noBreakHyphen/>
      </w:r>
      <w:r>
        <w:rPr>
          <w:rStyle w:val="219"/>
        </w:rPr>
        <w:t>R4,R6}</w:t>
      </w:r>
      <w:r>
        <w:rPr>
          <w:rStyle w:val="219"/>
          <w:rFonts w:hint="eastAsia"/>
        </w:rPr>
        <w:t xml:space="preserve">     </w:t>
      </w:r>
      <w:r>
        <w:rPr>
          <w:rStyle w:val="219"/>
          <w:rFonts w:hint="eastAsia"/>
          <w:lang w:val="en-US" w:eastAsia="zh-CN"/>
        </w:rPr>
        <w:t>;</w:t>
      </w:r>
      <w:r>
        <w:rPr>
          <w:rFonts w:hint="eastAsia"/>
        </w:rPr>
        <w:t>每读取一个数据后，R1的值会自动增加4，以便读取下一个数据。</w:t>
      </w:r>
    </w:p>
    <w:p w14:paraId="1250DDD5">
      <w:pPr>
        <w:pStyle w:val="105"/>
      </w:pPr>
      <w:r>
        <w:t>‌</w:t>
      </w:r>
      <w:bookmarkStart w:id="6822" w:name="_QWord_ImageIndex_144"/>
      <w:r>
        <w:drawing>
          <wp:inline distT="0" distB="0" distL="0" distR="0">
            <wp:extent cx="2503805" cy="1181100"/>
            <wp:effectExtent l="0" t="0" r="0" b="0"/>
            <wp:docPr id="1489454344" name="图片 1489454344" title="QWord_ImageMark_144">
              <a:hlinkClick xmlns:a="http://schemas.openxmlformats.org/drawingml/2006/main" r:id="rId217" tooltip="QWord 图片目录：resource/images/illustration/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44" name="图片 1489454344" title="QWord_ImageMark_144"/>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a:xfrm>
                      <a:off x="0" y="0"/>
                      <a:ext cx="2503805" cy="1181197"/>
                    </a:xfrm>
                    <a:prstGeom prst="rect">
                      <a:avLst/>
                    </a:prstGeom>
                    <a:noFill/>
                    <a:ln>
                      <a:noFill/>
                    </a:ln>
                  </pic:spPr>
                </pic:pic>
              </a:graphicData>
            </a:graphic>
          </wp:inline>
        </w:drawing>
      </w:r>
      <w:bookmarkEnd w:id="6822"/>
    </w:p>
    <w:p w14:paraId="435AE4B5">
      <w:pPr>
        <w:pStyle w:val="68"/>
      </w:pPr>
      <w:bookmarkStart w:id="6823" w:name="QWord_XRef_Figure__GYstKK"/>
      <w:r>
        <w:rPr>
          <w:rFonts w:hint="eastAsia"/>
        </w:rPr>
        <w:t>图 </w:t>
      </w:r>
      <w:r>
        <w:fldChar w:fldCharType="begin"/>
      </w:r>
      <w:r>
        <w:instrText xml:space="preserve"> SEQ QWord_Heading1_Sequence \c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20</w:t>
      </w:r>
      <w:r>
        <w:fldChar w:fldCharType="end"/>
      </w:r>
      <w:bookmarkEnd w:id="6823"/>
      <w:r>
        <w:rPr>
          <w:rFonts w:hint="eastAsia"/>
        </w:rPr>
        <w:t xml:space="preserve">  多寄存器寻址</w:t>
      </w:r>
    </w:p>
    <w:p w14:paraId="1104D3AA">
      <w:pPr>
        <w:pStyle w:val="66"/>
        <w:numPr>
          <w:ilvl w:val="4"/>
          <w:numId w:val="6"/>
        </w:numPr>
      </w:pPr>
      <w:r>
        <w:rPr>
          <w:rFonts w:hint="eastAsia"/>
        </w:rPr>
        <w:t>堆栈寻址</w:t>
      </w:r>
    </w:p>
    <w:p w14:paraId="0138E76B">
      <w:pPr>
        <w:pStyle w:val="4"/>
        <w:ind w:firstLine="420"/>
      </w:pPr>
      <w:r>
        <w:rPr>
          <w:rFonts w:hint="eastAsia"/>
        </w:rPr>
        <w:t>堆栈是一个按特定顺序进行存取的存储区，操作顺序为后进先出。堆栈寻址是隐含的，它使用一个专门的寄存器（堆栈指针）指向一块存储区域（堆栈），指针所指向的存储单元是堆栈的栈顶，如</w:t>
      </w:r>
      <w:r>
        <w:fldChar w:fldCharType="begin"/>
      </w:r>
      <w:r>
        <w:instrText xml:space="preserve"> </w:instrText>
      </w:r>
      <w:r>
        <w:rPr>
          <w:rFonts w:hint="eastAsia"/>
        </w:rPr>
        <w:instrText xml:space="preserve">REF QWord_XRef_Figure__PZqkOk \h \* CHARFORMAT</w:instrText>
      </w:r>
      <w:r>
        <w:instrText xml:space="preserve"> </w:instrText>
      </w:r>
      <w:r>
        <w:fldChar w:fldCharType="separate"/>
      </w:r>
      <w:r>
        <w:rPr>
          <w:rFonts w:hint="eastAsia"/>
        </w:rPr>
        <w:t>图 </w:t>
      </w:r>
      <w:r>
        <w:t>3</w:t>
      </w:r>
      <w:r>
        <w:noBreakHyphen/>
      </w:r>
      <w:r>
        <w:t>21</w:t>
      </w:r>
      <w:r>
        <w:fldChar w:fldCharType="end"/>
      </w:r>
      <w:r>
        <w:rPr>
          <w:rFonts w:hint="eastAsia"/>
        </w:rPr>
        <w:t>所示。存储器堆栈可分为两种：</w:t>
      </w:r>
    </w:p>
    <w:p w14:paraId="7F12B25C">
      <w:pPr>
        <w:pStyle w:val="175"/>
      </w:pPr>
      <w:r>
        <w:rPr>
          <w:rFonts w:hint="eastAsia"/>
        </w:rPr>
        <w:t>向上生长。向高地址方向生长，称为递增堆栈。</w:t>
      </w:r>
    </w:p>
    <w:p w14:paraId="0B515FFF">
      <w:pPr>
        <w:pStyle w:val="175"/>
      </w:pPr>
      <w:r>
        <w:rPr>
          <w:rFonts w:hint="eastAsia"/>
        </w:rPr>
        <w:t>向下生长。向低地址方向生长，称为递减堆栈。</w:t>
      </w:r>
    </w:p>
    <w:p w14:paraId="4BDC804B">
      <w:pPr>
        <w:pStyle w:val="105"/>
      </w:pPr>
      <w:r>
        <w:t>‌</w:t>
      </w:r>
      <w:bookmarkStart w:id="6824" w:name="_QWord_ImageIndex_145"/>
      <w:r>
        <w:drawing>
          <wp:inline distT="0" distB="0" distL="0" distR="0">
            <wp:extent cx="3208020" cy="1857375"/>
            <wp:effectExtent l="0" t="0" r="0" b="9525"/>
            <wp:docPr id="1489454345" name="图片 1489454345" title="QWord_ImageMark_145">
              <a:hlinkClick xmlns:a="http://schemas.openxmlformats.org/drawingml/2006/main" r:id="rId219" tooltip="QWord 图片目录：resource/images/illustration/1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45" name="图片 1489454345" title="QWord_ImageMark_145"/>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a:xfrm>
                      <a:off x="0" y="0"/>
                      <a:ext cx="3208020" cy="1857494"/>
                    </a:xfrm>
                    <a:prstGeom prst="rect">
                      <a:avLst/>
                    </a:prstGeom>
                    <a:noFill/>
                    <a:ln>
                      <a:noFill/>
                    </a:ln>
                  </pic:spPr>
                </pic:pic>
              </a:graphicData>
            </a:graphic>
          </wp:inline>
        </w:drawing>
      </w:r>
      <w:bookmarkEnd w:id="6824"/>
    </w:p>
    <w:p w14:paraId="6532A219">
      <w:pPr>
        <w:pStyle w:val="68"/>
      </w:pPr>
      <w:bookmarkStart w:id="6825" w:name="QWord_XRef_Figure__PZqkOk"/>
      <w:r>
        <w:rPr>
          <w:rFonts w:hint="eastAsia"/>
        </w:rPr>
        <w:t>图 </w:t>
      </w:r>
      <w:r>
        <w:fldChar w:fldCharType="begin"/>
      </w:r>
      <w:r>
        <w:instrText xml:space="preserve"> SEQ QWord_Heading1_Sequence \c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21</w:t>
      </w:r>
      <w:r>
        <w:fldChar w:fldCharType="end"/>
      </w:r>
      <w:bookmarkEnd w:id="6825"/>
      <w:r>
        <w:rPr>
          <w:rFonts w:hint="eastAsia"/>
        </w:rPr>
        <w:t xml:space="preserve">  堆栈寻址</w:t>
      </w:r>
    </w:p>
    <w:p w14:paraId="628185A7">
      <w:pPr>
        <w:pStyle w:val="4"/>
        <w:ind w:firstLine="420"/>
      </w:pPr>
      <w:r>
        <w:rPr>
          <w:rFonts w:hint="eastAsia"/>
        </w:rPr>
        <w:t>堆栈指针指向最后压入的堆栈的有效数据项，称为满堆栈；堆栈指针指向下一个待压入数据的空位置，称为空堆栈。满堆栈与空堆栈如</w:t>
      </w:r>
      <w:r>
        <w:fldChar w:fldCharType="begin"/>
      </w:r>
      <w:r>
        <w:instrText xml:space="preserve"> </w:instrText>
      </w:r>
      <w:r>
        <w:rPr>
          <w:rFonts w:hint="eastAsia"/>
        </w:rPr>
        <w:instrText xml:space="preserve">REF QWord_XRef_Figure__5Hs52F \h \* CHARFORMAT</w:instrText>
      </w:r>
      <w:r>
        <w:instrText xml:space="preserve"> </w:instrText>
      </w:r>
      <w:r>
        <w:fldChar w:fldCharType="separate"/>
      </w:r>
      <w:r>
        <w:rPr>
          <w:rFonts w:hint="eastAsia"/>
        </w:rPr>
        <w:t>图 </w:t>
      </w:r>
      <w:r>
        <w:t>3</w:t>
      </w:r>
      <w:r>
        <w:noBreakHyphen/>
      </w:r>
      <w:r>
        <w:t>22</w:t>
      </w:r>
      <w:r>
        <w:fldChar w:fldCharType="end"/>
      </w:r>
      <w:r>
        <w:rPr>
          <w:rFonts w:hint="eastAsia"/>
        </w:rPr>
        <w:t>所示。</w:t>
      </w:r>
    </w:p>
    <w:p w14:paraId="1DF13914">
      <w:pPr>
        <w:pStyle w:val="105"/>
      </w:pPr>
      <w:r>
        <w:t>‌</w:t>
      </w:r>
      <w:bookmarkStart w:id="6826" w:name="_QWord_ImageIndex_146"/>
      <w:r>
        <w:drawing>
          <wp:inline distT="0" distB="0" distL="0" distR="0">
            <wp:extent cx="3366770" cy="1321435"/>
            <wp:effectExtent l="0" t="0" r="5080" b="0"/>
            <wp:docPr id="1489454346" name="图片 1489454346" title="QWord_ImageMark_146">
              <a:hlinkClick xmlns:a="http://schemas.openxmlformats.org/drawingml/2006/main" r:id="rId221" tooltip="QWord 图片目录：resource/images/illustration/1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46" name="图片 1489454346" title="QWord_ImageMark_146"/>
                    <pic:cNvPicPr>
                      <a:picLocks noChangeAspect="1" noChangeArrowheads="1"/>
                    </pic:cNvPicPr>
                  </pic:nvPicPr>
                  <pic:blipFill>
                    <a:blip r:embed="rId222" cstate="print">
                      <a:clrChange>
                        <a:clrFrom>
                          <a:srgbClr val="C8C8C8"/>
                        </a:clrFrom>
                        <a:clrTo>
                          <a:srgbClr val="C8C8C8">
                            <a:alpha val="0"/>
                          </a:srgbClr>
                        </a:clrTo>
                      </a:clrChange>
                      <a:extLst>
                        <a:ext uri="{28A0092B-C50C-407E-A947-70E740481C1C}">
                          <a14:useLocalDpi xmlns:a14="http://schemas.microsoft.com/office/drawing/2010/main" val="0"/>
                        </a:ext>
                      </a:extLst>
                    </a:blip>
                    <a:srcRect/>
                    <a:stretch>
                      <a:fillRect/>
                    </a:stretch>
                  </pic:blipFill>
                  <pic:spPr>
                    <a:xfrm>
                      <a:off x="0" y="0"/>
                      <a:ext cx="3366770" cy="1321769"/>
                    </a:xfrm>
                    <a:prstGeom prst="rect">
                      <a:avLst/>
                    </a:prstGeom>
                    <a:noFill/>
                    <a:ln>
                      <a:noFill/>
                    </a:ln>
                  </pic:spPr>
                </pic:pic>
              </a:graphicData>
            </a:graphic>
          </wp:inline>
        </w:drawing>
      </w:r>
      <w:bookmarkEnd w:id="6826"/>
    </w:p>
    <w:p w14:paraId="4A276CD6">
      <w:pPr>
        <w:pStyle w:val="68"/>
      </w:pPr>
      <w:bookmarkStart w:id="6827" w:name="QWord_XRef_Figure__5Hs52F"/>
      <w:r>
        <w:rPr>
          <w:rFonts w:hint="eastAsia"/>
        </w:rPr>
        <w:t>图 </w:t>
      </w:r>
      <w:r>
        <w:fldChar w:fldCharType="begin"/>
      </w:r>
      <w:r>
        <w:instrText xml:space="preserve"> SEQ QWord_Heading1_Sequence \c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22</w:t>
      </w:r>
      <w:r>
        <w:fldChar w:fldCharType="end"/>
      </w:r>
      <w:bookmarkEnd w:id="6827"/>
      <w:r>
        <w:rPr>
          <w:rFonts w:hint="eastAsia"/>
        </w:rPr>
        <w:t xml:space="preserve">  满堆栈与空堆栈</w:t>
      </w:r>
    </w:p>
    <w:p w14:paraId="65872CE6">
      <w:pPr>
        <w:pStyle w:val="4"/>
        <w:ind w:firstLine="420"/>
      </w:pPr>
      <w:r>
        <w:rPr>
          <w:rFonts w:hint="eastAsia"/>
        </w:rPr>
        <w:t>所以可以组合出四种类型的堆栈方式：</w:t>
      </w:r>
    </w:p>
    <w:p w14:paraId="0DD2679F">
      <w:pPr>
        <w:pStyle w:val="175"/>
      </w:pPr>
      <w:r>
        <w:rPr>
          <w:rFonts w:hint="eastAsia"/>
        </w:rPr>
        <w:t>满递增。堆栈向上增长，堆栈指针指向内含有效数据项的最高地址。指令如LDMFA、STMFA等。</w:t>
      </w:r>
    </w:p>
    <w:p w14:paraId="5BDE0019">
      <w:pPr>
        <w:pStyle w:val="175"/>
      </w:pPr>
      <w:r>
        <w:rPr>
          <w:rFonts w:hint="eastAsia"/>
        </w:rPr>
        <w:t>空递增。堆栈向上增长，堆栈指针指向堆栈上的第一个空位置。指令如LDMEA、STMEA等。</w:t>
      </w:r>
    </w:p>
    <w:p w14:paraId="6EB6A7E7">
      <w:pPr>
        <w:pStyle w:val="175"/>
      </w:pPr>
      <w:r>
        <w:rPr>
          <w:rFonts w:hint="eastAsia"/>
        </w:rPr>
        <w:t>满递减。堆栈向下增长，堆栈指针指向内含有效数据项的最低地址。指令如LDMFD、STMFD等。</w:t>
      </w:r>
    </w:p>
    <w:p w14:paraId="70544D8A">
      <w:pPr>
        <w:pStyle w:val="175"/>
      </w:pPr>
      <w:r>
        <w:rPr>
          <w:rFonts w:hint="eastAsia"/>
        </w:rPr>
        <w:t>空递减。堆栈向下增长，堆栈指针向堆栈下的第一个空位置。指令如LDMED、STMED等。</w:t>
      </w:r>
    </w:p>
    <w:p w14:paraId="6D2F9473">
      <w:pPr>
        <w:pStyle w:val="66"/>
        <w:numPr>
          <w:ilvl w:val="4"/>
          <w:numId w:val="6"/>
        </w:numPr>
      </w:pPr>
      <w:r>
        <w:rPr>
          <w:rFonts w:hint="eastAsia"/>
        </w:rPr>
        <w:t>块拷贝寻址</w:t>
      </w:r>
    </w:p>
    <w:p w14:paraId="555F0094">
      <w:pPr>
        <w:pStyle w:val="4"/>
        <w:ind w:firstLine="420"/>
      </w:pPr>
      <w:r>
        <w:rPr>
          <w:rFonts w:hint="eastAsia"/>
        </w:rPr>
        <w:t>多寄存器传送指令用于将一块数据从存储器的某一位置拷贝到另一位置。如：</w:t>
      </w:r>
    </w:p>
    <w:p w14:paraId="38A610E6">
      <w:pPr>
        <w:pStyle w:val="179"/>
        <w:ind w:firstLine="422"/>
      </w:pPr>
      <w:r>
        <w:rPr>
          <w:rStyle w:val="219"/>
        </w:rPr>
        <w:t>STMIA</w:t>
      </w:r>
      <w:r>
        <w:rPr>
          <w:rStyle w:val="219"/>
        </w:rPr>
        <w:tab/>
      </w:r>
      <w:r>
        <w:rPr>
          <w:rStyle w:val="219"/>
        </w:rPr>
        <w:t>R0!,{R1</w:t>
      </w:r>
      <w:r>
        <w:rPr>
          <w:rStyle w:val="219"/>
        </w:rPr>
        <w:noBreakHyphen/>
      </w:r>
      <w:r>
        <w:rPr>
          <w:rStyle w:val="219"/>
        </w:rPr>
        <w:t>R7}</w:t>
      </w:r>
      <w:r>
        <w:rPr>
          <w:rStyle w:val="219"/>
          <w:rFonts w:hint="eastAsia"/>
        </w:rPr>
        <w:t xml:space="preserve">         </w:t>
      </w:r>
      <w:r>
        <w:rPr>
          <w:rStyle w:val="219"/>
          <w:rFonts w:hint="eastAsia"/>
          <w:lang w:val="en-US" w:eastAsia="zh-CN"/>
        </w:rPr>
        <w:t>;</w:t>
      </w:r>
      <w:r>
        <w:rPr>
          <w:rFonts w:hint="eastAsia"/>
        </w:rPr>
        <w:t>将</w:t>
      </w:r>
      <w:r>
        <w:t>R1</w:t>
      </w:r>
      <w:r>
        <w:rPr>
          <w:rFonts w:hint="eastAsia"/>
        </w:rPr>
        <w:t>～</w:t>
      </w:r>
      <w:r>
        <w:t>R7</w:t>
      </w:r>
      <w:r>
        <w:rPr>
          <w:rFonts w:hint="eastAsia"/>
        </w:rPr>
        <w:t>的数据保存到存储器中。存储指针</w:t>
      </w:r>
      <w:r>
        <w:t>R0</w:t>
      </w:r>
      <w:r>
        <w:rPr>
          <w:rFonts w:hint="eastAsia"/>
        </w:rPr>
        <w:t>在保存第一个值之后增加，增长方向为向上增长。</w:t>
      </w:r>
    </w:p>
    <w:p w14:paraId="55E306F1">
      <w:pPr>
        <w:pStyle w:val="179"/>
        <w:ind w:firstLine="422"/>
      </w:pPr>
      <w:r>
        <w:rPr>
          <w:rStyle w:val="219"/>
        </w:rPr>
        <w:t>STMIB</w:t>
      </w:r>
      <w:r>
        <w:rPr>
          <w:rStyle w:val="219"/>
        </w:rPr>
        <w:tab/>
      </w:r>
      <w:r>
        <w:rPr>
          <w:rStyle w:val="219"/>
        </w:rPr>
        <w:t>R0!,{R1</w:t>
      </w:r>
      <w:r>
        <w:rPr>
          <w:rStyle w:val="219"/>
        </w:rPr>
        <w:noBreakHyphen/>
      </w:r>
      <w:r>
        <w:rPr>
          <w:rStyle w:val="219"/>
        </w:rPr>
        <w:t>R7};</w:t>
      </w:r>
      <w:r>
        <w:rPr>
          <w:rStyle w:val="219"/>
          <w:rFonts w:hint="eastAsia"/>
        </w:rPr>
        <w:t xml:space="preserve">         </w:t>
      </w:r>
      <w:r>
        <w:rPr>
          <w:rStyle w:val="219"/>
          <w:rFonts w:hint="eastAsia"/>
          <w:lang w:val="en-US" w:eastAsia="zh-CN"/>
        </w:rPr>
        <w:t>;</w:t>
      </w:r>
      <w:r>
        <w:rPr>
          <w:rFonts w:hint="eastAsia"/>
        </w:rPr>
        <w:t>将</w:t>
      </w:r>
      <w:r>
        <w:t>R1</w:t>
      </w:r>
      <w:r>
        <w:rPr>
          <w:rFonts w:hint="eastAsia"/>
        </w:rPr>
        <w:t>～</w:t>
      </w:r>
      <w:r>
        <w:t>R7</w:t>
      </w:r>
      <w:r>
        <w:rPr>
          <w:rFonts w:hint="eastAsia"/>
        </w:rPr>
        <w:t>的数据保存到存储器中。存储指针</w:t>
      </w:r>
      <w:r>
        <w:t>R0</w:t>
      </w:r>
      <w:r>
        <w:rPr>
          <w:rFonts w:hint="eastAsia"/>
        </w:rPr>
        <w:t>在保存第一个值之前增加，增长方向为向上增长。</w:t>
      </w:r>
    </w:p>
    <w:p w14:paraId="018E3F05">
      <w:pPr>
        <w:pStyle w:val="66"/>
        <w:numPr>
          <w:ilvl w:val="4"/>
          <w:numId w:val="6"/>
        </w:numPr>
      </w:pPr>
      <w:r>
        <w:rPr>
          <w:rFonts w:hint="eastAsia"/>
        </w:rPr>
        <w:t>相对寻址</w:t>
      </w:r>
    </w:p>
    <w:p w14:paraId="491452C5">
      <w:pPr>
        <w:pStyle w:val="4"/>
        <w:ind w:firstLine="420"/>
      </w:pPr>
      <w:r>
        <w:rPr>
          <w:rFonts w:hint="eastAsia"/>
        </w:rPr>
        <w:t>相对寻址是基址寻址的一种变通。由程序计数器PC提供基准地址，指令中的地址码字段作为偏移量，两者相加后得到的地址即为操作数的有效地址。相对寻址指令举例如下。</w:t>
      </w:r>
    </w:p>
    <w:p w14:paraId="2BB83300">
      <w:pPr>
        <w:pStyle w:val="179"/>
        <w:ind w:firstLine="420"/>
      </w:pPr>
      <w:r>
        <w:rPr>
          <w:b/>
          <w:bCs/>
        </w:rPr>
        <w:t>BL</w:t>
      </w:r>
      <w:r>
        <w:rPr>
          <w:rFonts w:hint="eastAsia"/>
          <w:b/>
          <w:bCs/>
        </w:rPr>
        <w:t xml:space="preserve">  </w:t>
      </w:r>
      <w:r>
        <w:rPr>
          <w:b/>
          <w:bCs/>
        </w:rPr>
        <w:t>SUBR1</w:t>
      </w:r>
      <w:r>
        <w:rPr>
          <w:rFonts w:hint="eastAsia"/>
        </w:rPr>
        <w:t xml:space="preserve">  </w:t>
      </w:r>
      <w:r>
        <w:rPr>
          <w:rFonts w:hint="eastAsia"/>
          <w:lang w:val="en-US" w:eastAsia="zh-CN"/>
        </w:rPr>
        <w:tab/>
      </w:r>
      <w:r>
        <w:t>;</w:t>
      </w:r>
      <w:r>
        <w:rPr>
          <w:rFonts w:hint="eastAsia"/>
        </w:rPr>
        <w:t>调用到</w:t>
      </w:r>
      <w:r>
        <w:t>SUBR1</w:t>
      </w:r>
      <w:r>
        <w:rPr>
          <w:rFonts w:hint="eastAsia"/>
        </w:rPr>
        <w:t>子程序</w:t>
      </w:r>
    </w:p>
    <w:p w14:paraId="5489475D">
      <w:pPr>
        <w:pStyle w:val="179"/>
        <w:ind w:firstLine="422"/>
      </w:pPr>
      <w:r>
        <w:rPr>
          <w:rStyle w:val="219"/>
        </w:rPr>
        <w:t>BEQ</w:t>
      </w:r>
      <w:r>
        <w:rPr>
          <w:rStyle w:val="219"/>
          <w:rFonts w:hint="eastAsia"/>
        </w:rPr>
        <w:t xml:space="preserve">  </w:t>
      </w:r>
      <w:r>
        <w:rPr>
          <w:rStyle w:val="219"/>
        </w:rPr>
        <w:t>LOOP</w:t>
      </w:r>
      <w:r>
        <w:tab/>
      </w:r>
      <w:r>
        <w:rPr>
          <w:rStyle w:val="219"/>
          <w:rFonts w:hint="eastAsia"/>
        </w:rPr>
        <w:t xml:space="preserve">  </w:t>
      </w:r>
      <w:r>
        <w:rPr>
          <w:rStyle w:val="219"/>
          <w:rFonts w:hint="eastAsia"/>
          <w:lang w:val="en-US" w:eastAsia="zh-CN"/>
        </w:rPr>
        <w:tab/>
      </w:r>
      <w:r>
        <w:rPr>
          <w:rStyle w:val="219"/>
        </w:rPr>
        <w:t>;</w:t>
      </w:r>
      <w:r>
        <w:rPr>
          <w:rStyle w:val="219"/>
          <w:rFonts w:hint="eastAsia"/>
        </w:rPr>
        <w:t>条件跳转到</w:t>
      </w:r>
      <w:r>
        <w:rPr>
          <w:rStyle w:val="219"/>
        </w:rPr>
        <w:t>LOOP</w:t>
      </w:r>
      <w:r>
        <w:rPr>
          <w:rStyle w:val="219"/>
          <w:rFonts w:hint="eastAsia"/>
        </w:rPr>
        <w:t>标号处</w:t>
      </w:r>
    </w:p>
    <w:p w14:paraId="318395C0">
      <w:pPr>
        <w:pStyle w:val="179"/>
        <w:ind w:firstLine="420"/>
      </w:pPr>
      <w:r>
        <w:t>...</w:t>
      </w:r>
    </w:p>
    <w:p w14:paraId="2014ADDC">
      <w:pPr>
        <w:pStyle w:val="179"/>
        <w:ind w:firstLine="420"/>
        <w:rPr>
          <w:b/>
          <w:bCs/>
        </w:rPr>
      </w:pPr>
      <w:r>
        <w:rPr>
          <w:b/>
          <w:bCs/>
        </w:rPr>
        <w:t>LOOPMOV</w:t>
      </w:r>
      <w:r>
        <w:rPr>
          <w:b/>
          <w:bCs/>
        </w:rPr>
        <w:tab/>
      </w:r>
      <w:r>
        <w:rPr>
          <w:b/>
          <w:bCs/>
        </w:rPr>
        <w:t>R6,#1</w:t>
      </w:r>
    </w:p>
    <w:p w14:paraId="545E92DC">
      <w:pPr>
        <w:pStyle w:val="179"/>
        <w:ind w:firstLine="420"/>
      </w:pPr>
      <w:r>
        <w:t>...</w:t>
      </w:r>
    </w:p>
    <w:p w14:paraId="4B34D5C4">
      <w:pPr>
        <w:pStyle w:val="179"/>
        <w:ind w:firstLine="420"/>
        <w:rPr>
          <w:b/>
          <w:bCs/>
        </w:rPr>
      </w:pPr>
      <w:r>
        <w:rPr>
          <w:b/>
          <w:bCs/>
        </w:rPr>
        <w:t>SUBR1...</w:t>
      </w:r>
    </w:p>
    <w:p w14:paraId="4DB2F6B3">
      <w:pPr>
        <w:pStyle w:val="109"/>
        <w:ind w:firstLine="360"/>
        <w:rPr>
          <w:rStyle w:val="174"/>
          <w:rFonts w:hint="eastAsia" w:eastAsia="宋体"/>
          <w:lang w:eastAsia="zh-CN"/>
        </w:rPr>
      </w:pPr>
      <w:r>
        <w:rPr>
          <w:rStyle w:val="174"/>
          <w:rFonts w:hint="eastAsia" w:eastAsia="宋体"/>
          <w:lang w:eastAsia="zh-CN"/>
        </w:rPr>
        <w:drawing>
          <wp:inline distT="0" distB="0" distL="114300" distR="114300">
            <wp:extent cx="2286000" cy="2286000"/>
            <wp:effectExtent l="0" t="0" r="0" b="0"/>
            <wp:docPr id="97" name="图片 97" descr="3-4-2 ARM的指令集介绍.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3-4-2 ARM的指令集介绍.mp4"/>
                    <pic:cNvPicPr>
                      <a:picLocks noChangeAspect="1"/>
                    </pic:cNvPicPr>
                  </pic:nvPicPr>
                  <pic:blipFill>
                    <a:blip r:embed="rId223"/>
                    <a:stretch>
                      <a:fillRect/>
                    </a:stretch>
                  </pic:blipFill>
                  <pic:spPr>
                    <a:xfrm>
                      <a:off x="0" y="0"/>
                      <a:ext cx="2286000" cy="2286000"/>
                    </a:xfrm>
                    <a:prstGeom prst="rect">
                      <a:avLst/>
                    </a:prstGeom>
                  </pic:spPr>
                </pic:pic>
              </a:graphicData>
            </a:graphic>
          </wp:inline>
        </w:drawing>
      </w:r>
    </w:p>
    <w:p w14:paraId="44F9A3DC">
      <w:pPr>
        <w:pStyle w:val="109"/>
        <w:ind w:firstLine="360"/>
      </w:pPr>
      <w:r>
        <w:rPr>
          <w:rStyle w:val="174"/>
          <w:rFonts w:hint="eastAsia"/>
        </w:rPr>
        <w:t>3</w:t>
      </w:r>
      <w:r>
        <w:rPr>
          <w:rStyle w:val="174"/>
        </w:rPr>
        <w:noBreakHyphen/>
      </w:r>
      <w:r>
        <w:rPr>
          <w:rStyle w:val="174"/>
          <w:rFonts w:hint="eastAsia"/>
        </w:rPr>
        <w:t>4</w:t>
      </w:r>
      <w:r>
        <w:rPr>
          <w:rStyle w:val="174"/>
        </w:rPr>
        <w:noBreakHyphen/>
      </w:r>
      <w:r>
        <w:rPr>
          <w:rStyle w:val="174"/>
          <w:rFonts w:hint="eastAsia"/>
        </w:rPr>
        <w:t>2 ARM的指令集介绍</w:t>
      </w:r>
    </w:p>
    <w:p w14:paraId="380FF8BA">
      <w:pPr>
        <w:pStyle w:val="63"/>
        <w:numPr>
          <w:ilvl w:val="2"/>
          <w:numId w:val="6"/>
        </w:numPr>
        <w:spacing w:before="352" w:after="352"/>
      </w:pPr>
      <w:bookmarkStart w:id="6828" w:name="_Toc31247"/>
      <w:r>
        <w:rPr>
          <w:rFonts w:hint="eastAsia"/>
        </w:rPr>
        <w:t>ARM的指令集介绍</w:t>
      </w:r>
      <w:bookmarkEnd w:id="6828"/>
    </w:p>
    <w:p w14:paraId="57C5CE30">
      <w:pPr>
        <w:pStyle w:val="4"/>
        <w:ind w:firstLine="420"/>
      </w:pPr>
      <w:r>
        <w:rPr>
          <w:rFonts w:hint="eastAsia"/>
        </w:rPr>
        <w:t>ARM微处理器的指令集采用了加载</w:t>
      </w:r>
      <w:r>
        <w:t>/</w:t>
      </w:r>
      <w:r>
        <w:rPr>
          <w:rFonts w:hint="eastAsia"/>
        </w:rPr>
        <w:t>存储架构，这意味着处理器仅能直接操作寄存器内的数据。任何计算结果都需被存回相应的寄存器，而访问系统内存则依赖于专门的加载和存储指令来完成。</w:t>
      </w:r>
    </w:p>
    <w:p w14:paraId="5A83E060">
      <w:pPr>
        <w:pStyle w:val="66"/>
        <w:numPr>
          <w:ilvl w:val="4"/>
          <w:numId w:val="6"/>
        </w:numPr>
      </w:pPr>
      <w:r>
        <w:rPr>
          <w:rFonts w:hint="eastAsia"/>
        </w:rPr>
        <w:t>基本指令格式</w:t>
      </w:r>
    </w:p>
    <w:p w14:paraId="1043B405">
      <w:pPr>
        <w:pStyle w:val="4"/>
        <w:ind w:firstLine="420"/>
      </w:pPr>
      <w:r>
        <w:rPr>
          <w:rFonts w:hint="eastAsia"/>
        </w:rPr>
        <w:t>ARM是三地址指令格式，指令的基本格式如下：</w:t>
      </w:r>
    </w:p>
    <w:p w14:paraId="105DE1EF">
      <w:pPr>
        <w:pStyle w:val="179"/>
        <w:ind w:firstLine="420"/>
      </w:pPr>
      <w:r>
        <w:rPr>
          <w:rFonts w:cs="宋体"/>
        </w:rPr>
        <w:t>&lt;</w:t>
      </w:r>
      <w:r>
        <w:t>opcode&gt; {&lt;cond&gt;} {S}    &lt;Rd</w:t>
      </w:r>
      <w:r>
        <w:rPr>
          <w:rFonts w:cs="宋体"/>
        </w:rPr>
        <w:t>&gt;</w:t>
      </w:r>
      <w:r>
        <w:t xml:space="preserve"> ,</w:t>
      </w:r>
      <w:r>
        <w:rPr>
          <w:rFonts w:cs="宋体"/>
        </w:rPr>
        <w:t>&lt;</w:t>
      </w:r>
      <w:r>
        <w:t>Rn</w:t>
      </w:r>
      <w:r>
        <w:rPr>
          <w:rFonts w:cs="宋体"/>
        </w:rPr>
        <w:t>&gt;</w:t>
      </w:r>
      <w:r>
        <w:t>{,</w:t>
      </w:r>
      <w:r>
        <w:rPr>
          <w:rFonts w:cs="宋体"/>
        </w:rPr>
        <w:t>&lt;</w:t>
      </w:r>
      <w:r>
        <w:t>operand2</w:t>
      </w:r>
      <w:r>
        <w:rPr>
          <w:rFonts w:cs="宋体"/>
        </w:rPr>
        <w:t>&gt;</w:t>
      </w:r>
      <w:r>
        <w:t>}</w:t>
      </w:r>
    </w:p>
    <w:p w14:paraId="7CB1578D">
      <w:pPr>
        <w:pStyle w:val="4"/>
        <w:ind w:firstLine="420"/>
      </w:pPr>
      <w:r>
        <w:rPr>
          <w:rFonts w:hint="eastAsia"/>
        </w:rPr>
        <w:t>其中</w:t>
      </w:r>
      <w:r>
        <w:t>&lt;</w:t>
      </w:r>
      <w:r>
        <w:rPr>
          <w:rFonts w:hint="eastAsia"/>
          <w:lang w:val="en-US" w:eastAsia="zh-CN"/>
        </w:rPr>
        <w:t>&gt;号</w:t>
      </w:r>
      <w:r>
        <w:rPr>
          <w:rFonts w:hint="eastAsia"/>
        </w:rPr>
        <w:t>的项是必</w:t>
      </w:r>
      <w:r>
        <w:rPr>
          <w:rFonts w:hint="eastAsia"/>
          <w:lang w:val="en-US" w:eastAsia="zh-CN"/>
        </w:rPr>
        <w:t>需</w:t>
      </w:r>
      <w:r>
        <w:rPr>
          <w:rFonts w:hint="eastAsia"/>
        </w:rPr>
        <w:t>的，{}号内的项是可选的。</w:t>
      </w:r>
    </w:p>
    <w:p w14:paraId="3A78B23C">
      <w:pPr>
        <w:pStyle w:val="4"/>
        <w:ind w:firstLine="422"/>
      </w:pPr>
      <w:r>
        <w:rPr>
          <w:rStyle w:val="219"/>
        </w:rPr>
        <w:t>opcode</w:t>
      </w:r>
      <w:r>
        <w:rPr>
          <w:rFonts w:hint="eastAsia"/>
        </w:rPr>
        <w:t>：指令助记符；</w:t>
      </w:r>
    </w:p>
    <w:p w14:paraId="435A84EF">
      <w:pPr>
        <w:pStyle w:val="4"/>
        <w:ind w:firstLine="422"/>
      </w:pPr>
      <w:r>
        <w:rPr>
          <w:rStyle w:val="219"/>
        </w:rPr>
        <w:t>cond</w:t>
      </w:r>
      <w:r>
        <w:rPr>
          <w:rFonts w:hint="eastAsia"/>
        </w:rPr>
        <w:t>：执行条件；</w:t>
      </w:r>
    </w:p>
    <w:p w14:paraId="02AA9633">
      <w:pPr>
        <w:pStyle w:val="4"/>
        <w:ind w:firstLine="422"/>
      </w:pPr>
      <w:r>
        <w:rPr>
          <w:rStyle w:val="219"/>
        </w:rPr>
        <w:t>S</w:t>
      </w:r>
      <w:r>
        <w:rPr>
          <w:rFonts w:hint="eastAsia"/>
        </w:rPr>
        <w:t>：是否影响CPSR寄存器的值；</w:t>
      </w:r>
    </w:p>
    <w:p w14:paraId="6550E00B">
      <w:pPr>
        <w:pStyle w:val="4"/>
        <w:ind w:firstLine="422"/>
      </w:pPr>
      <w:r>
        <w:rPr>
          <w:rStyle w:val="219"/>
        </w:rPr>
        <w:t>Rd</w:t>
      </w:r>
      <w:r>
        <w:rPr>
          <w:rFonts w:hint="eastAsia"/>
        </w:rPr>
        <w:t>：目标寄存器；</w:t>
      </w:r>
    </w:p>
    <w:p w14:paraId="6AAFE4B5">
      <w:pPr>
        <w:pStyle w:val="4"/>
        <w:ind w:firstLine="422"/>
      </w:pPr>
      <w:r>
        <w:rPr>
          <w:rStyle w:val="219"/>
        </w:rPr>
        <w:t>Rn</w:t>
      </w:r>
      <w:r>
        <w:rPr>
          <w:rFonts w:hint="eastAsia"/>
        </w:rPr>
        <w:t>：第1个操作数的寄存器；</w:t>
      </w:r>
    </w:p>
    <w:p w14:paraId="78E5D502">
      <w:pPr>
        <w:pStyle w:val="4"/>
        <w:ind w:firstLine="422"/>
      </w:pPr>
      <w:r>
        <w:rPr>
          <w:rStyle w:val="219"/>
        </w:rPr>
        <w:t>operand2</w:t>
      </w:r>
      <w:r>
        <w:rPr>
          <w:rFonts w:hint="eastAsia"/>
        </w:rPr>
        <w:t>：第2个操作数。</w:t>
      </w:r>
    </w:p>
    <w:p w14:paraId="2429A517">
      <w:pPr>
        <w:pStyle w:val="66"/>
        <w:numPr>
          <w:ilvl w:val="4"/>
          <w:numId w:val="6"/>
        </w:numPr>
      </w:pPr>
      <w:r>
        <w:rPr>
          <w:rFonts w:hint="eastAsia"/>
        </w:rPr>
        <w:t>桶形移位器</w:t>
      </w:r>
    </w:p>
    <w:p w14:paraId="6CAF2477">
      <w:pPr>
        <w:pStyle w:val="4"/>
        <w:ind w:firstLine="420"/>
      </w:pPr>
      <w:r>
        <w:rPr>
          <w:rFonts w:hint="eastAsia"/>
        </w:rPr>
        <w:t>桶形移位器（Barrel shifter）是一种在计算机系统中常见的用于实现移位操作的硬件单元。它通常用于处理数据的位移操作，例如逻辑左移（LSL）、逻辑右移（LSR）、算术右移（ASR）、循环左移（ROL）等操作，如</w:t>
      </w:r>
      <w:r>
        <w:fldChar w:fldCharType="begin"/>
      </w:r>
      <w:r>
        <w:instrText xml:space="preserve"> </w:instrText>
      </w:r>
      <w:r>
        <w:rPr>
          <w:rFonts w:hint="eastAsia"/>
        </w:rPr>
        <w:instrText xml:space="preserve">REF QWord_XRef_Figure__0Nimb6 \h \* CHARFORMAT</w:instrText>
      </w:r>
      <w:r>
        <w:instrText xml:space="preserve"> </w:instrText>
      </w:r>
      <w:r>
        <w:fldChar w:fldCharType="separate"/>
      </w:r>
      <w:r>
        <w:rPr>
          <w:rFonts w:hint="eastAsia"/>
        </w:rPr>
        <w:t>图 </w:t>
      </w:r>
      <w:r>
        <w:t>3</w:t>
      </w:r>
      <w:r>
        <w:noBreakHyphen/>
      </w:r>
      <w:r>
        <w:t>23</w:t>
      </w:r>
      <w:r>
        <w:fldChar w:fldCharType="end"/>
      </w:r>
      <w:r>
        <w:rPr>
          <w:rFonts w:hint="eastAsia"/>
        </w:rPr>
        <w:t>所示。</w:t>
      </w:r>
    </w:p>
    <w:p w14:paraId="1616E384">
      <w:pPr>
        <w:pStyle w:val="105"/>
      </w:pPr>
      <w:r>
        <w:t>‌</w:t>
      </w:r>
      <w:bookmarkStart w:id="6829" w:name="_QWord_ImageIndex_147"/>
      <w:r>
        <w:drawing>
          <wp:inline distT="0" distB="0" distL="0" distR="0">
            <wp:extent cx="2022475" cy="1757045"/>
            <wp:effectExtent l="0" t="0" r="0" b="0"/>
            <wp:docPr id="1489454347" name="图片 1489454347" title="QWord_ImageMark_147">
              <a:hlinkClick xmlns:a="http://schemas.openxmlformats.org/drawingml/2006/main" r:id="rId224" tooltip="QWord 图片目录：resource/images/illustration/1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47" name="图片 1489454347" title="QWord_ImageMark_147"/>
                    <pic:cNvPicPr>
                      <a:picLocks noChangeAspect="1" noChangeArrowheads="1"/>
                    </pic:cNvPicPr>
                  </pic:nvPicPr>
                  <pic:blipFill>
                    <a:blip r:embed="rId225" cstate="print">
                      <a:extLst>
                        <a:ext uri="{28A0092B-C50C-407E-A947-70E740481C1C}">
                          <a14:useLocalDpi xmlns:a14="http://schemas.microsoft.com/office/drawing/2010/main" val="0"/>
                        </a:ext>
                      </a:extLst>
                    </a:blip>
                    <a:srcRect l="6946" t="6558" r="10531" b="8834"/>
                    <a:stretch>
                      <a:fillRect/>
                    </a:stretch>
                  </pic:blipFill>
                  <pic:spPr>
                    <a:xfrm>
                      <a:off x="0" y="0"/>
                      <a:ext cx="2030671" cy="1764017"/>
                    </a:xfrm>
                    <a:prstGeom prst="rect">
                      <a:avLst/>
                    </a:prstGeom>
                    <a:noFill/>
                    <a:ln>
                      <a:noFill/>
                    </a:ln>
                  </pic:spPr>
                </pic:pic>
              </a:graphicData>
            </a:graphic>
          </wp:inline>
        </w:drawing>
      </w:r>
      <w:bookmarkEnd w:id="6829"/>
    </w:p>
    <w:p w14:paraId="07230337">
      <w:pPr>
        <w:pStyle w:val="68"/>
      </w:pPr>
      <w:bookmarkStart w:id="6830" w:name="QWord_XRef_Figure__0Nimb6"/>
      <w:r>
        <w:rPr>
          <w:rFonts w:hint="eastAsia"/>
        </w:rPr>
        <w:t>图 </w:t>
      </w:r>
      <w:r>
        <w:fldChar w:fldCharType="begin"/>
      </w:r>
      <w:r>
        <w:instrText xml:space="preserve"> SEQ QWord_Heading1_Sequence \c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23</w:t>
      </w:r>
      <w:r>
        <w:fldChar w:fldCharType="end"/>
      </w:r>
      <w:bookmarkEnd w:id="6830"/>
      <w:r>
        <w:rPr>
          <w:rFonts w:hint="eastAsia"/>
        </w:rPr>
        <w:t xml:space="preserve">  桶形移位器</w:t>
      </w:r>
    </w:p>
    <w:p w14:paraId="653F1AA9">
      <w:pPr>
        <w:pStyle w:val="66"/>
        <w:numPr>
          <w:ilvl w:val="4"/>
          <w:numId w:val="6"/>
        </w:numPr>
      </w:pPr>
      <w:r>
        <w:rPr>
          <w:rFonts w:hint="eastAsia"/>
        </w:rPr>
        <w:t>第</w:t>
      </w:r>
      <w:r>
        <w:t>2</w:t>
      </w:r>
      <w:r>
        <w:rPr>
          <w:rFonts w:hint="eastAsia"/>
        </w:rPr>
        <w:t>个操作数</w:t>
      </w:r>
    </w:p>
    <w:p w14:paraId="40EEC2C0">
      <w:pPr>
        <w:pStyle w:val="4"/>
        <w:ind w:firstLine="420"/>
      </w:pPr>
      <w:r>
        <w:rPr>
          <w:rFonts w:hint="eastAsia"/>
        </w:rPr>
        <w:t>在ARM微处理器的指令集中，每条指令通常包含两个操作数。第二个操作数可以是一个寄存器（表示为Rm），并且可以通过移位操作来修改这个寄存器的内容，而这些移位操作不会额外消耗时间。</w:t>
      </w:r>
    </w:p>
    <w:p w14:paraId="22B2152C">
      <w:pPr>
        <w:pStyle w:val="4"/>
        <w:ind w:firstLine="420"/>
      </w:pPr>
      <w:r>
        <w:rPr>
          <w:rFonts w:hint="eastAsia"/>
        </w:rPr>
        <w:t>Rm,shift</w:t>
      </w:r>
      <w:r>
        <w:rPr>
          <w:rFonts w:hint="eastAsia"/>
          <w:position w:val="2"/>
          <w:lang w:eastAsia="zh-CN"/>
        </w:rPr>
        <w:t>——</w:t>
      </w:r>
      <w:r>
        <w:rPr>
          <w:rFonts w:hint="eastAsia"/>
        </w:rPr>
        <w:t>寄存器移位方式</w:t>
      </w:r>
    </w:p>
    <w:p w14:paraId="24E2EF29">
      <w:pPr>
        <w:pStyle w:val="4"/>
        <w:ind w:firstLine="420"/>
      </w:pPr>
      <w:r>
        <w:rPr>
          <w:rFonts w:hint="eastAsia"/>
        </w:rPr>
        <w:t>将寄存器的移位结果作为操作数（移位操作不消耗额外的时间），但Rm值保持不变，移位方法如</w:t>
      </w:r>
      <w:r>
        <w:fldChar w:fldCharType="begin"/>
      </w:r>
      <w:r>
        <w:instrText xml:space="preserve"> </w:instrText>
      </w:r>
      <w:r>
        <w:rPr>
          <w:rFonts w:hint="eastAsia"/>
        </w:rPr>
        <w:instrText xml:space="preserve">REF QWord_XRef_Table__Om9zvV \h \* CHARFORMAT</w:instrText>
      </w:r>
      <w:r>
        <w:instrText xml:space="preserve"> </w:instrText>
      </w:r>
      <w:r>
        <w:fldChar w:fldCharType="separate"/>
      </w:r>
      <w:r>
        <w:t>表 3</w:t>
      </w:r>
      <w:r>
        <w:noBreakHyphen/>
      </w:r>
      <w:r>
        <w:t>8</w:t>
      </w:r>
      <w:r>
        <w:fldChar w:fldCharType="end"/>
      </w:r>
      <w:r>
        <w:rPr>
          <w:rFonts w:hint="eastAsia"/>
        </w:rPr>
        <w:t>所示。</w:t>
      </w:r>
    </w:p>
    <w:p w14:paraId="30FDB7E2">
      <w:pPr>
        <w:pStyle w:val="67"/>
        <w:rPr>
          <w:rFonts w:hint="eastAsia"/>
        </w:rPr>
      </w:pPr>
      <w:bookmarkStart w:id="6831" w:name="QWord_XRef_Table__Om9zvV"/>
      <w:r>
        <w:rPr>
          <w:rStyle w:val="238"/>
        </w:rPr>
        <w:t>表 </w:t>
      </w:r>
      <w:r>
        <w:rPr>
          <w:rStyle w:val="238"/>
        </w:rPr>
        <w:fldChar w:fldCharType="begin"/>
      </w:r>
      <w:r>
        <w:rPr>
          <w:rStyle w:val="238"/>
        </w:rPr>
        <w:instrText xml:space="preserve"> SEQ QWord_Heading1_Sequence \c </w:instrText>
      </w:r>
      <w:r>
        <w:rPr>
          <w:rStyle w:val="238"/>
        </w:rPr>
        <w:fldChar w:fldCharType="separate"/>
      </w:r>
      <w:r>
        <w:rPr>
          <w:rStyle w:val="238"/>
        </w:rPr>
        <w:t>3</w:t>
      </w:r>
      <w:r>
        <w:rPr>
          <w:rStyle w:val="238"/>
        </w:rPr>
        <w:fldChar w:fldCharType="end"/>
      </w:r>
      <w:r>
        <w:rPr>
          <w:rStyle w:val="238"/>
        </w:rPr>
        <w:noBreakHyphen/>
      </w:r>
      <w:r>
        <w:rPr>
          <w:rStyle w:val="238"/>
        </w:rPr>
        <w:fldChar w:fldCharType="begin"/>
      </w:r>
      <w:r>
        <w:rPr>
          <w:rStyle w:val="238"/>
        </w:rPr>
        <w:instrText xml:space="preserve"> SEQ 表 \* ARABIC \s 1 </w:instrText>
      </w:r>
      <w:r>
        <w:rPr>
          <w:rStyle w:val="238"/>
        </w:rPr>
        <w:fldChar w:fldCharType="separate"/>
      </w:r>
      <w:r>
        <w:rPr>
          <w:rStyle w:val="238"/>
        </w:rPr>
        <w:t>8</w:t>
      </w:r>
      <w:r>
        <w:rPr>
          <w:rStyle w:val="238"/>
        </w:rPr>
        <w:fldChar w:fldCharType="end"/>
      </w:r>
      <w:bookmarkEnd w:id="6831"/>
      <w:r>
        <w:t xml:space="preserve">  </w:t>
      </w:r>
      <w:r>
        <w:rPr>
          <w:rFonts w:hint="eastAsia"/>
        </w:rPr>
        <w:t>移位方法</w:t>
      </w:r>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230"/>
        <w:gridCol w:w="7082"/>
      </w:tblGrid>
      <w:tr w14:paraId="53191E5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tblHeader/>
          <w:jc w:val="center"/>
        </w:trPr>
        <w:tc>
          <w:tcPr>
            <w:tcW w:w="740" w:type="pc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10843797">
            <w:pPr>
              <w:pStyle w:val="74"/>
              <w:rPr>
                <w:rFonts w:hint="eastAsia"/>
                <w:kern w:val="0"/>
              </w:rPr>
            </w:pPr>
            <w:r>
              <w:rPr>
                <w:rFonts w:hint="eastAsia"/>
                <w:kern w:val="0"/>
              </w:rPr>
              <w:t>操作码</w:t>
            </w:r>
          </w:p>
        </w:tc>
        <w:tc>
          <w:tcPr>
            <w:tcW w:w="4260" w:type="pct"/>
            <w:tcBorders>
              <w:top w:val="single" w:color="auto" w:sz="6" w:space="0"/>
              <w:bottom w:val="single" w:color="auto" w:sz="4" w:space="0"/>
              <w:right w:val="single" w:color="auto" w:sz="6" w:space="0"/>
              <w:insideH w:val="single" w:sz="4" w:space="0"/>
              <w:insideV w:val="single" w:sz="4" w:space="0"/>
              <w:tl2br w:val="nil"/>
              <w:tr2bl w:val="nil"/>
            </w:tcBorders>
            <w:shd w:val="clear" w:color="auto" w:fill="auto"/>
            <w:vAlign w:val="center"/>
          </w:tcPr>
          <w:p w14:paraId="3B555134">
            <w:pPr>
              <w:pStyle w:val="74"/>
              <w:rPr>
                <w:rFonts w:hint="eastAsia"/>
                <w:kern w:val="0"/>
              </w:rPr>
            </w:pPr>
            <w:r>
              <w:rPr>
                <w:rFonts w:hint="eastAsia"/>
                <w:kern w:val="0"/>
              </w:rPr>
              <w:t>说明</w:t>
            </w:r>
          </w:p>
        </w:tc>
      </w:tr>
      <w:tr w14:paraId="16BA4E5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740" w:type="pct"/>
            <w:shd w:val="clear" w:color="auto" w:fill="auto"/>
            <w:vAlign w:val="center"/>
          </w:tcPr>
          <w:p w14:paraId="05ACEEE2">
            <w:pPr>
              <w:pStyle w:val="74"/>
              <w:rPr>
                <w:rFonts w:hint="eastAsia"/>
                <w:kern w:val="0"/>
              </w:rPr>
            </w:pPr>
            <w:r>
              <w:rPr>
                <w:kern w:val="0"/>
              </w:rPr>
              <w:t>ASR  #n</w:t>
            </w:r>
          </w:p>
        </w:tc>
        <w:tc>
          <w:tcPr>
            <w:tcW w:w="4260" w:type="pct"/>
            <w:shd w:val="clear" w:color="auto" w:fill="auto"/>
            <w:vAlign w:val="center"/>
          </w:tcPr>
          <w:p w14:paraId="56550554">
            <w:pPr>
              <w:pStyle w:val="74"/>
              <w:rPr>
                <w:rFonts w:hint="eastAsia"/>
                <w:kern w:val="0"/>
              </w:rPr>
            </w:pPr>
            <w:r>
              <w:rPr>
                <w:rFonts w:hint="eastAsia"/>
                <w:kern w:val="0"/>
              </w:rPr>
              <w:t>算术右移</w:t>
            </w:r>
            <w:r>
              <w:rPr>
                <w:kern w:val="0"/>
              </w:rPr>
              <w:t>n</w:t>
            </w:r>
            <w:r>
              <w:rPr>
                <w:rFonts w:hint="eastAsia"/>
                <w:kern w:val="0"/>
              </w:rPr>
              <w:t>位</w:t>
            </w:r>
          </w:p>
        </w:tc>
      </w:tr>
      <w:tr w14:paraId="2772CD7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740" w:type="pct"/>
            <w:shd w:val="clear" w:color="auto" w:fill="auto"/>
            <w:vAlign w:val="center"/>
          </w:tcPr>
          <w:p w14:paraId="045B5B5C">
            <w:pPr>
              <w:pStyle w:val="74"/>
              <w:rPr>
                <w:rFonts w:hint="eastAsia"/>
                <w:kern w:val="0"/>
              </w:rPr>
            </w:pPr>
            <w:r>
              <w:rPr>
                <w:kern w:val="0"/>
              </w:rPr>
              <w:t>LSL  #n</w:t>
            </w:r>
          </w:p>
        </w:tc>
        <w:tc>
          <w:tcPr>
            <w:tcW w:w="4260" w:type="pct"/>
            <w:shd w:val="clear" w:color="auto" w:fill="auto"/>
            <w:vAlign w:val="center"/>
          </w:tcPr>
          <w:p w14:paraId="3FCC9B68">
            <w:pPr>
              <w:pStyle w:val="74"/>
              <w:rPr>
                <w:rFonts w:hint="eastAsia"/>
                <w:kern w:val="0"/>
              </w:rPr>
            </w:pPr>
            <w:r>
              <w:rPr>
                <w:rFonts w:hint="eastAsia"/>
                <w:kern w:val="0"/>
              </w:rPr>
              <w:t>逻辑左移</w:t>
            </w:r>
            <w:r>
              <w:rPr>
                <w:kern w:val="0"/>
              </w:rPr>
              <w:t>n</w:t>
            </w:r>
            <w:r>
              <w:rPr>
                <w:rFonts w:hint="eastAsia"/>
                <w:kern w:val="0"/>
              </w:rPr>
              <w:t>位</w:t>
            </w:r>
          </w:p>
        </w:tc>
      </w:tr>
      <w:tr w14:paraId="5E6A34E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740" w:type="pct"/>
            <w:shd w:val="clear" w:color="auto" w:fill="auto"/>
            <w:vAlign w:val="center"/>
          </w:tcPr>
          <w:p w14:paraId="7A40D1D3">
            <w:pPr>
              <w:pStyle w:val="74"/>
              <w:rPr>
                <w:rFonts w:hint="eastAsia"/>
                <w:kern w:val="0"/>
              </w:rPr>
            </w:pPr>
            <w:r>
              <w:rPr>
                <w:kern w:val="0"/>
              </w:rPr>
              <w:t>LSR  #n</w:t>
            </w:r>
          </w:p>
        </w:tc>
        <w:tc>
          <w:tcPr>
            <w:tcW w:w="4260" w:type="pct"/>
            <w:shd w:val="clear" w:color="auto" w:fill="auto"/>
            <w:vAlign w:val="center"/>
          </w:tcPr>
          <w:p w14:paraId="23BE8111">
            <w:pPr>
              <w:pStyle w:val="74"/>
              <w:rPr>
                <w:rFonts w:hint="eastAsia"/>
                <w:kern w:val="0"/>
              </w:rPr>
            </w:pPr>
            <w:r>
              <w:rPr>
                <w:rFonts w:hint="eastAsia"/>
                <w:kern w:val="0"/>
              </w:rPr>
              <w:t>逻辑右移</w:t>
            </w:r>
            <w:r>
              <w:rPr>
                <w:kern w:val="0"/>
              </w:rPr>
              <w:t>n</w:t>
            </w:r>
            <w:r>
              <w:rPr>
                <w:rFonts w:hint="eastAsia"/>
                <w:kern w:val="0"/>
              </w:rPr>
              <w:t>位</w:t>
            </w:r>
          </w:p>
        </w:tc>
      </w:tr>
      <w:tr w14:paraId="32DCC48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740" w:type="pct"/>
            <w:shd w:val="clear" w:color="auto" w:fill="auto"/>
            <w:vAlign w:val="center"/>
          </w:tcPr>
          <w:p w14:paraId="2B7D5A71">
            <w:pPr>
              <w:pStyle w:val="74"/>
              <w:rPr>
                <w:rFonts w:hint="eastAsia"/>
                <w:kern w:val="0"/>
              </w:rPr>
            </w:pPr>
            <w:r>
              <w:rPr>
                <w:kern w:val="0"/>
              </w:rPr>
              <w:t>ROR  #n</w:t>
            </w:r>
          </w:p>
        </w:tc>
        <w:tc>
          <w:tcPr>
            <w:tcW w:w="4260" w:type="pct"/>
            <w:shd w:val="clear" w:color="auto" w:fill="auto"/>
            <w:vAlign w:val="center"/>
          </w:tcPr>
          <w:p w14:paraId="03035B93">
            <w:pPr>
              <w:pStyle w:val="74"/>
              <w:rPr>
                <w:rFonts w:hint="eastAsia"/>
                <w:kern w:val="0"/>
              </w:rPr>
            </w:pPr>
            <w:r>
              <w:rPr>
                <w:rFonts w:hint="eastAsia"/>
                <w:kern w:val="0"/>
              </w:rPr>
              <w:t>循环右移</w:t>
            </w:r>
            <w:r>
              <w:rPr>
                <w:kern w:val="0"/>
              </w:rPr>
              <w:t>n</w:t>
            </w:r>
            <w:r>
              <w:rPr>
                <w:rFonts w:hint="eastAsia"/>
                <w:kern w:val="0"/>
              </w:rPr>
              <w:t>位</w:t>
            </w:r>
          </w:p>
        </w:tc>
      </w:tr>
      <w:tr w14:paraId="5BF02EE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740" w:type="pct"/>
            <w:shd w:val="clear" w:color="auto" w:fill="auto"/>
            <w:vAlign w:val="center"/>
          </w:tcPr>
          <w:p w14:paraId="5A6D7798">
            <w:pPr>
              <w:pStyle w:val="74"/>
              <w:rPr>
                <w:rFonts w:hint="eastAsia"/>
                <w:kern w:val="0"/>
              </w:rPr>
            </w:pPr>
            <w:r>
              <w:rPr>
                <w:kern w:val="0"/>
              </w:rPr>
              <w:t>RRX</w:t>
            </w:r>
          </w:p>
        </w:tc>
        <w:tc>
          <w:tcPr>
            <w:tcW w:w="4260" w:type="pct"/>
            <w:shd w:val="clear" w:color="auto" w:fill="auto"/>
            <w:vAlign w:val="center"/>
          </w:tcPr>
          <w:p w14:paraId="3491E44D">
            <w:pPr>
              <w:pStyle w:val="74"/>
              <w:rPr>
                <w:rFonts w:hint="eastAsia"/>
                <w:kern w:val="0"/>
              </w:rPr>
            </w:pPr>
            <w:r>
              <w:rPr>
                <w:rFonts w:hint="eastAsia"/>
                <w:kern w:val="0"/>
              </w:rPr>
              <w:t>带扩展的循环右移</w:t>
            </w:r>
            <w:r>
              <w:rPr>
                <w:kern w:val="0"/>
              </w:rPr>
              <w:t>1</w:t>
            </w:r>
            <w:r>
              <w:rPr>
                <w:rFonts w:hint="eastAsia"/>
                <w:kern w:val="0"/>
              </w:rPr>
              <w:t>位</w:t>
            </w:r>
          </w:p>
        </w:tc>
      </w:tr>
      <w:tr w14:paraId="056F8A8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740" w:type="pct"/>
            <w:shd w:val="clear" w:color="auto" w:fill="auto"/>
            <w:vAlign w:val="center"/>
          </w:tcPr>
          <w:p w14:paraId="2843E7A0">
            <w:pPr>
              <w:pStyle w:val="74"/>
              <w:rPr>
                <w:rFonts w:hint="eastAsia"/>
                <w:kern w:val="0"/>
              </w:rPr>
            </w:pPr>
            <w:r>
              <w:rPr>
                <w:kern w:val="0"/>
              </w:rPr>
              <w:t>Type  Rs</w:t>
            </w:r>
          </w:p>
        </w:tc>
        <w:tc>
          <w:tcPr>
            <w:tcW w:w="4260" w:type="pct"/>
            <w:shd w:val="clear" w:color="auto" w:fill="auto"/>
            <w:vAlign w:val="center"/>
          </w:tcPr>
          <w:p w14:paraId="5019B632">
            <w:pPr>
              <w:pStyle w:val="74"/>
              <w:rPr>
                <w:rFonts w:hint="eastAsia"/>
                <w:kern w:val="0"/>
              </w:rPr>
            </w:pPr>
            <w:r>
              <w:rPr>
                <w:kern w:val="0"/>
              </w:rPr>
              <w:t>Type</w:t>
            </w:r>
            <w:r>
              <w:rPr>
                <w:rFonts w:hint="eastAsia"/>
                <w:kern w:val="0"/>
              </w:rPr>
              <w:t>为移位的一种类型，</w:t>
            </w:r>
            <w:r>
              <w:rPr>
                <w:kern w:val="0"/>
              </w:rPr>
              <w:t>Rs</w:t>
            </w:r>
            <w:r>
              <w:rPr>
                <w:rFonts w:hint="eastAsia"/>
                <w:kern w:val="0"/>
              </w:rPr>
              <w:t>为偏移量寄存器，低</w:t>
            </w:r>
            <w:r>
              <w:rPr>
                <w:kern w:val="0"/>
              </w:rPr>
              <w:t>8</w:t>
            </w:r>
            <w:r>
              <w:rPr>
                <w:rFonts w:hint="eastAsia"/>
                <w:kern w:val="0"/>
              </w:rPr>
              <w:t>位有效。</w:t>
            </w:r>
          </w:p>
        </w:tc>
      </w:tr>
    </w:tbl>
    <w:p w14:paraId="2322729A">
      <w:pPr>
        <w:pStyle w:val="259"/>
      </w:pPr>
    </w:p>
    <w:p w14:paraId="7B9346B3">
      <w:pPr>
        <w:pStyle w:val="4"/>
        <w:ind w:firstLine="420"/>
      </w:pPr>
      <w:r>
        <w:rPr>
          <w:rFonts w:hint="eastAsia"/>
        </w:rPr>
        <w:t>例如：</w:t>
      </w:r>
    </w:p>
    <w:p w14:paraId="5C0C292D">
      <w:pPr>
        <w:pStyle w:val="179"/>
        <w:ind w:firstLine="422"/>
      </w:pPr>
      <w:r>
        <w:rPr>
          <w:rStyle w:val="219"/>
        </w:rPr>
        <w:t>ADD</w:t>
      </w:r>
      <w:r>
        <w:rPr>
          <w:rStyle w:val="219"/>
          <w:rFonts w:hint="eastAsia"/>
        </w:rPr>
        <w:t xml:space="preserve">   </w:t>
      </w:r>
      <w:r>
        <w:rPr>
          <w:rStyle w:val="219"/>
        </w:rPr>
        <w:t>R1,R1,R1,LSL #3</w:t>
      </w:r>
      <w:r>
        <w:tab/>
      </w:r>
      <w:r>
        <w:rPr>
          <w:rStyle w:val="219"/>
        </w:rPr>
        <w:t>;R1</w:t>
      </w:r>
      <w:r>
        <w:t>=</w:t>
      </w:r>
      <w:r>
        <w:rPr>
          <w:rStyle w:val="219"/>
        </w:rPr>
        <w:t>R1</w:t>
      </w:r>
      <w:r>
        <w:t>+</w:t>
      </w:r>
      <w:r>
        <w:rPr>
          <w:rStyle w:val="219"/>
        </w:rPr>
        <w:t>R1</w:t>
      </w:r>
      <w:r>
        <w:t>&lt;&lt;</w:t>
      </w:r>
      <w:r>
        <w:rPr>
          <w:rStyle w:val="219"/>
        </w:rPr>
        <w:t>3</w:t>
      </w:r>
    </w:p>
    <w:p w14:paraId="59948FC5">
      <w:pPr>
        <w:pStyle w:val="179"/>
        <w:ind w:firstLine="420"/>
      </w:pPr>
      <w:r>
        <w:rPr>
          <w:b/>
          <w:bCs/>
        </w:rPr>
        <w:t>SUB</w:t>
      </w:r>
      <w:r>
        <w:rPr>
          <w:b/>
          <w:bCs/>
        </w:rPr>
        <w:tab/>
      </w:r>
      <w:r>
        <w:rPr>
          <w:b/>
          <w:bCs/>
        </w:rPr>
        <w:t>R1,R1,R2,LSR R3</w:t>
      </w:r>
      <w:r>
        <w:tab/>
      </w:r>
      <w:r>
        <w:rPr>
          <w:rFonts w:hint="eastAsia"/>
          <w:lang w:val="en-US" w:eastAsia="zh-CN"/>
        </w:rPr>
        <w:tab/>
      </w:r>
      <w:r>
        <w:t>;R1=R1</w:t>
      </w:r>
      <w:r>
        <w:noBreakHyphen/>
      </w:r>
      <w:r>
        <w:t>R2&gt;&gt;R3</w:t>
      </w:r>
    </w:p>
    <w:p w14:paraId="335C4C0A">
      <w:pPr>
        <w:pStyle w:val="66"/>
        <w:numPr>
          <w:ilvl w:val="4"/>
          <w:numId w:val="6"/>
        </w:numPr>
      </w:pPr>
      <w:r>
        <w:rPr>
          <w:rFonts w:hint="eastAsia"/>
        </w:rPr>
        <w:t>桶形移位器操作</w:t>
      </w:r>
    </w:p>
    <w:p w14:paraId="76DDDC71">
      <w:pPr>
        <w:pStyle w:val="4"/>
        <w:ind w:firstLine="420"/>
      </w:pPr>
      <w:r>
        <w:rPr>
          <w:rFonts w:hint="eastAsia"/>
        </w:rPr>
        <w:t>在ARM指令集中，桶形移位器操作被用来执行特定的移位操作，常见于第二个操作数的处理过程中，桶形移位器的操作如</w:t>
      </w:r>
      <w:r>
        <w:fldChar w:fldCharType="begin"/>
      </w:r>
      <w:r>
        <w:instrText xml:space="preserve"> </w:instrText>
      </w:r>
      <w:r>
        <w:rPr>
          <w:rFonts w:hint="eastAsia"/>
        </w:rPr>
        <w:instrText xml:space="preserve">REF QWord_XRef_Table__ntR6aY \h \* CHARFORMAT</w:instrText>
      </w:r>
      <w:r>
        <w:instrText xml:space="preserve"> </w:instrText>
      </w:r>
      <w:r>
        <w:fldChar w:fldCharType="separate"/>
      </w:r>
      <w:r>
        <w:t>表 3</w:t>
      </w:r>
      <w:r>
        <w:noBreakHyphen/>
      </w:r>
      <w:r>
        <w:t>9</w:t>
      </w:r>
      <w:r>
        <w:fldChar w:fldCharType="end"/>
      </w:r>
      <w:r>
        <w:rPr>
          <w:rFonts w:hint="eastAsia"/>
        </w:rPr>
        <w:t>所示。</w:t>
      </w:r>
    </w:p>
    <w:p w14:paraId="385EDFD3">
      <w:pPr>
        <w:pStyle w:val="67"/>
        <w:rPr>
          <w:rFonts w:hint="eastAsia"/>
        </w:rPr>
      </w:pPr>
      <w:bookmarkStart w:id="6832" w:name="_QWord_Source_Comparison_2988"/>
      <w:bookmarkStart w:id="6833" w:name="QWord_XRef_Table__ntR6aY"/>
      <w:r>
        <w:rPr>
          <w:rStyle w:val="238"/>
        </w:rPr>
        <w:t>表 </w:t>
      </w:r>
      <w:bookmarkEnd w:id="6832"/>
      <w:r>
        <w:rPr>
          <w:rStyle w:val="238"/>
        </w:rPr>
        <w:fldChar w:fldCharType="begin"/>
      </w:r>
      <w:r>
        <w:rPr>
          <w:rStyle w:val="238"/>
        </w:rPr>
        <w:instrText xml:space="preserve"> SEQ QWord_Heading1_Sequence \c </w:instrText>
      </w:r>
      <w:r>
        <w:rPr>
          <w:rStyle w:val="238"/>
        </w:rPr>
        <w:fldChar w:fldCharType="separate"/>
      </w:r>
      <w:r>
        <w:rPr>
          <w:rStyle w:val="238"/>
        </w:rPr>
        <w:t>3</w:t>
      </w:r>
      <w:r>
        <w:rPr>
          <w:rStyle w:val="238"/>
        </w:rPr>
        <w:fldChar w:fldCharType="end"/>
      </w:r>
      <w:r>
        <w:rPr>
          <w:rStyle w:val="238"/>
        </w:rPr>
        <w:noBreakHyphen/>
      </w:r>
      <w:r>
        <w:rPr>
          <w:rStyle w:val="238"/>
        </w:rPr>
        <w:fldChar w:fldCharType="begin"/>
      </w:r>
      <w:r>
        <w:rPr>
          <w:rStyle w:val="238"/>
        </w:rPr>
        <w:instrText xml:space="preserve"> SEQ 表 \* ARABIC \s 1 </w:instrText>
      </w:r>
      <w:r>
        <w:rPr>
          <w:rStyle w:val="238"/>
        </w:rPr>
        <w:fldChar w:fldCharType="separate"/>
      </w:r>
      <w:r>
        <w:rPr>
          <w:rStyle w:val="238"/>
        </w:rPr>
        <w:t>9</w:t>
      </w:r>
      <w:r>
        <w:rPr>
          <w:rStyle w:val="238"/>
        </w:rPr>
        <w:fldChar w:fldCharType="end"/>
      </w:r>
      <w:bookmarkEnd w:id="6833"/>
      <w:r>
        <w:t xml:space="preserve">  </w:t>
      </w:r>
      <w:r>
        <w:rPr>
          <w:rFonts w:hint="eastAsia"/>
        </w:rPr>
        <w:t>桶形移位器操作</w:t>
      </w:r>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436"/>
        <w:gridCol w:w="1438"/>
        <w:gridCol w:w="1438"/>
        <w:gridCol w:w="2440"/>
        <w:gridCol w:w="1560"/>
      </w:tblGrid>
      <w:tr w14:paraId="47F20B0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tblHeader/>
          <w:jc w:val="center"/>
        </w:trPr>
        <w:tc>
          <w:tcPr>
            <w:tcW w:w="864" w:type="pc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2ABD7666">
            <w:pPr>
              <w:pStyle w:val="74"/>
              <w:rPr>
                <w:rFonts w:hint="eastAsia"/>
                <w:kern w:val="0"/>
              </w:rPr>
            </w:pPr>
            <w:r>
              <w:rPr>
                <w:rFonts w:hint="eastAsia"/>
                <w:kern w:val="0"/>
              </w:rPr>
              <w:t>助记符</w:t>
            </w:r>
          </w:p>
        </w:tc>
        <w:tc>
          <w:tcPr>
            <w:tcW w:w="865"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4173EB3D">
            <w:pPr>
              <w:pStyle w:val="74"/>
              <w:rPr>
                <w:rFonts w:hint="eastAsia"/>
                <w:kern w:val="0"/>
              </w:rPr>
            </w:pPr>
            <w:r>
              <w:rPr>
                <w:rFonts w:hint="eastAsia"/>
                <w:kern w:val="0"/>
              </w:rPr>
              <w:t>说明</w:t>
            </w:r>
          </w:p>
        </w:tc>
        <w:tc>
          <w:tcPr>
            <w:tcW w:w="865"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1714683E">
            <w:pPr>
              <w:pStyle w:val="74"/>
              <w:rPr>
                <w:rFonts w:hint="eastAsia"/>
                <w:kern w:val="0"/>
              </w:rPr>
            </w:pPr>
            <w:r>
              <w:rPr>
                <w:rFonts w:hint="eastAsia"/>
                <w:kern w:val="0"/>
              </w:rPr>
              <w:t>移位操作</w:t>
            </w:r>
          </w:p>
        </w:tc>
        <w:tc>
          <w:tcPr>
            <w:tcW w:w="1468"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04EFC747">
            <w:pPr>
              <w:pStyle w:val="74"/>
              <w:rPr>
                <w:rFonts w:hint="eastAsia"/>
                <w:kern w:val="0"/>
              </w:rPr>
            </w:pPr>
            <w:r>
              <w:rPr>
                <w:rFonts w:hint="eastAsia"/>
                <w:kern w:val="0"/>
              </w:rPr>
              <w:t>结果</w:t>
            </w:r>
          </w:p>
        </w:tc>
        <w:tc>
          <w:tcPr>
            <w:tcW w:w="938" w:type="pct"/>
            <w:tcBorders>
              <w:top w:val="single" w:color="auto" w:sz="6" w:space="0"/>
              <w:bottom w:val="single" w:color="auto" w:sz="4" w:space="0"/>
              <w:right w:val="single" w:color="auto" w:sz="6" w:space="0"/>
              <w:insideH w:val="single" w:sz="4" w:space="0"/>
              <w:insideV w:val="single" w:sz="4" w:space="0"/>
              <w:tl2br w:val="nil"/>
              <w:tr2bl w:val="nil"/>
            </w:tcBorders>
            <w:shd w:val="clear" w:color="auto" w:fill="auto"/>
            <w:vAlign w:val="center"/>
          </w:tcPr>
          <w:p w14:paraId="7DBC9D78">
            <w:pPr>
              <w:pStyle w:val="74"/>
              <w:rPr>
                <w:rFonts w:hint="eastAsia"/>
                <w:kern w:val="0"/>
              </w:rPr>
            </w:pPr>
            <w:r>
              <w:rPr>
                <w:rFonts w:hint="eastAsia"/>
                <w:kern w:val="0"/>
              </w:rPr>
              <w:t>Y值</w:t>
            </w:r>
          </w:p>
        </w:tc>
      </w:tr>
      <w:tr w14:paraId="5CDE12C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864" w:type="pct"/>
            <w:shd w:val="clear" w:color="auto" w:fill="auto"/>
            <w:vAlign w:val="center"/>
          </w:tcPr>
          <w:p w14:paraId="2B9D6D33">
            <w:pPr>
              <w:pStyle w:val="74"/>
              <w:rPr>
                <w:rFonts w:hint="eastAsia"/>
                <w:kern w:val="0"/>
              </w:rPr>
            </w:pPr>
            <w:r>
              <w:rPr>
                <w:rFonts w:hint="eastAsia"/>
                <w:kern w:val="0"/>
              </w:rPr>
              <w:t>LSL</w:t>
            </w:r>
          </w:p>
        </w:tc>
        <w:tc>
          <w:tcPr>
            <w:tcW w:w="865" w:type="pct"/>
            <w:shd w:val="clear" w:color="auto" w:fill="auto"/>
            <w:vAlign w:val="center"/>
          </w:tcPr>
          <w:p w14:paraId="517301B6">
            <w:pPr>
              <w:pStyle w:val="74"/>
              <w:rPr>
                <w:rFonts w:hint="eastAsia"/>
                <w:kern w:val="0"/>
              </w:rPr>
            </w:pPr>
            <w:r>
              <w:rPr>
                <w:rFonts w:hint="eastAsia"/>
                <w:kern w:val="0"/>
              </w:rPr>
              <w:t>逻辑左移</w:t>
            </w:r>
          </w:p>
        </w:tc>
        <w:tc>
          <w:tcPr>
            <w:tcW w:w="865" w:type="pct"/>
            <w:shd w:val="clear" w:color="auto" w:fill="auto"/>
            <w:vAlign w:val="center"/>
          </w:tcPr>
          <w:p w14:paraId="44158832">
            <w:pPr>
              <w:pStyle w:val="74"/>
              <w:rPr>
                <w:rFonts w:hint="eastAsia"/>
                <w:kern w:val="0"/>
              </w:rPr>
            </w:pPr>
            <w:r>
              <w:rPr>
                <w:kern w:val="0"/>
              </w:rPr>
              <w:t>xLSL y</w:t>
            </w:r>
          </w:p>
        </w:tc>
        <w:tc>
          <w:tcPr>
            <w:tcW w:w="1468" w:type="pct"/>
            <w:shd w:val="clear" w:color="auto" w:fill="auto"/>
            <w:vAlign w:val="center"/>
          </w:tcPr>
          <w:p w14:paraId="0916C148">
            <w:pPr>
              <w:pStyle w:val="74"/>
              <w:rPr>
                <w:rFonts w:hint="eastAsia"/>
                <w:kern w:val="0"/>
              </w:rPr>
            </w:pPr>
            <w:r>
              <w:rPr>
                <w:rFonts w:hint="eastAsia"/>
                <w:kern w:val="0"/>
              </w:rPr>
              <w:t>x</w:t>
            </w:r>
            <w:r>
              <w:rPr>
                <w:kern w:val="0"/>
              </w:rPr>
              <w:t> </w:t>
            </w:r>
            <w:bookmarkStart w:id="6834" w:name="_QWord_Source_Comparison_8096"/>
            <w:bookmarkStart w:id="6835" w:name="_QWord_Source_Comparison_8157"/>
            <m:oMath>
              <m:r>
                <m:rPr/>
                <w:rPr>
                  <w:rFonts w:ascii="Cambria Math" w:hAnsi="Cambria Math"/>
                  <w:kern w:val="0"/>
                </w:rPr>
                <m:t>&lt;&lt;</m:t>
              </m:r>
            </m:oMath>
            <w:bookmarkEnd w:id="6834"/>
            <w:bookmarkEnd w:id="6835"/>
            <w:r>
              <w:rPr>
                <w:kern w:val="0"/>
              </w:rPr>
              <w:t> </w:t>
            </w:r>
            <w:r>
              <w:rPr>
                <w:rFonts w:hint="eastAsia"/>
                <w:kern w:val="0"/>
              </w:rPr>
              <w:t>y</w:t>
            </w:r>
          </w:p>
        </w:tc>
        <w:tc>
          <w:tcPr>
            <w:tcW w:w="938" w:type="pct"/>
            <w:shd w:val="clear" w:color="auto" w:fill="auto"/>
            <w:vAlign w:val="center"/>
          </w:tcPr>
          <w:p w14:paraId="490195D6">
            <w:pPr>
              <w:pStyle w:val="74"/>
              <w:rPr>
                <w:rFonts w:hint="eastAsia"/>
                <w:kern w:val="0"/>
              </w:rPr>
            </w:pPr>
            <w:r>
              <w:rPr>
                <w:kern w:val="0"/>
              </w:rPr>
              <w:t>#0</w:t>
            </w:r>
            <w:r>
              <w:rPr>
                <w:kern w:val="0"/>
              </w:rPr>
              <w:noBreakHyphen/>
            </w:r>
            <w:r>
              <w:rPr>
                <w:kern w:val="0"/>
              </w:rPr>
              <w:t>31 or Rs</w:t>
            </w:r>
          </w:p>
        </w:tc>
      </w:tr>
      <w:tr w14:paraId="54DE9F9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864" w:type="pct"/>
            <w:shd w:val="clear" w:color="auto" w:fill="auto"/>
            <w:vAlign w:val="center"/>
          </w:tcPr>
          <w:p w14:paraId="4E841711">
            <w:pPr>
              <w:pStyle w:val="74"/>
              <w:rPr>
                <w:rFonts w:hint="eastAsia"/>
                <w:kern w:val="0"/>
              </w:rPr>
            </w:pPr>
            <w:r>
              <w:rPr>
                <w:rFonts w:hint="eastAsia"/>
                <w:kern w:val="0"/>
              </w:rPr>
              <w:t>LSR</w:t>
            </w:r>
          </w:p>
        </w:tc>
        <w:tc>
          <w:tcPr>
            <w:tcW w:w="865" w:type="pct"/>
            <w:shd w:val="clear" w:color="auto" w:fill="auto"/>
            <w:vAlign w:val="center"/>
          </w:tcPr>
          <w:p w14:paraId="3C75C3CA">
            <w:pPr>
              <w:pStyle w:val="74"/>
              <w:rPr>
                <w:rFonts w:hint="eastAsia"/>
                <w:kern w:val="0"/>
              </w:rPr>
            </w:pPr>
            <w:r>
              <w:rPr>
                <w:rFonts w:hint="eastAsia"/>
                <w:kern w:val="0"/>
              </w:rPr>
              <w:t>逻辑右移</w:t>
            </w:r>
          </w:p>
        </w:tc>
        <w:tc>
          <w:tcPr>
            <w:tcW w:w="865" w:type="pct"/>
            <w:shd w:val="clear" w:color="auto" w:fill="auto"/>
            <w:vAlign w:val="center"/>
          </w:tcPr>
          <w:p w14:paraId="0CE4E358">
            <w:pPr>
              <w:pStyle w:val="74"/>
              <w:rPr>
                <w:rFonts w:hint="eastAsia"/>
                <w:kern w:val="0"/>
              </w:rPr>
            </w:pPr>
            <w:r>
              <w:rPr>
                <w:kern w:val="0"/>
              </w:rPr>
              <w:t>x LSR y</w:t>
            </w:r>
          </w:p>
        </w:tc>
        <w:tc>
          <w:tcPr>
            <w:tcW w:w="1468" w:type="pct"/>
            <w:shd w:val="clear" w:color="auto" w:fill="auto"/>
            <w:vAlign w:val="center"/>
          </w:tcPr>
          <w:p w14:paraId="43F25AF8">
            <w:pPr>
              <w:pStyle w:val="74"/>
              <w:rPr>
                <w:rFonts w:hint="eastAsia"/>
                <w:kern w:val="0"/>
              </w:rPr>
            </w:pPr>
            <w:r>
              <w:rPr>
                <w:rFonts w:hint="eastAsia"/>
                <w:kern w:val="0"/>
              </w:rPr>
              <w:t>(unsigned)x</w:t>
            </w:r>
            <w:r>
              <w:rPr>
                <w:kern w:val="0"/>
              </w:rPr>
              <w:t> </w:t>
            </w:r>
            <m:oMath>
              <w:bookmarkStart w:id="6836" w:name="_QWord_Source_Comparison_8158"/>
              <w:bookmarkStart w:id="6837" w:name="_QWord_Source_Comparison_8097"/>
              <m:r>
                <m:rPr/>
                <w:rPr>
                  <w:rFonts w:ascii="Cambria Math" w:hAnsi="Cambria Math"/>
                  <w:kern w:val="0"/>
                </w:rPr>
                <m:t>&gt;&gt;</m:t>
              </m:r>
              <w:bookmarkEnd w:id="6836"/>
              <w:bookmarkEnd w:id="6837"/>
            </m:oMath>
            <w:r>
              <w:rPr>
                <w:kern w:val="0"/>
              </w:rPr>
              <w:t> </w:t>
            </w:r>
            <w:r>
              <w:rPr>
                <w:rFonts w:hint="eastAsia"/>
                <w:kern w:val="0"/>
              </w:rPr>
              <w:t>y</w:t>
            </w:r>
          </w:p>
        </w:tc>
        <w:tc>
          <w:tcPr>
            <w:tcW w:w="938" w:type="pct"/>
            <w:shd w:val="clear" w:color="auto" w:fill="auto"/>
            <w:vAlign w:val="center"/>
          </w:tcPr>
          <w:p w14:paraId="4398B82E">
            <w:pPr>
              <w:pStyle w:val="74"/>
              <w:rPr>
                <w:rFonts w:hint="eastAsia"/>
                <w:kern w:val="0"/>
              </w:rPr>
            </w:pPr>
            <w:r>
              <w:rPr>
                <w:kern w:val="0"/>
              </w:rPr>
              <w:t>#1</w:t>
            </w:r>
            <w:r>
              <w:rPr>
                <w:kern w:val="0"/>
              </w:rPr>
              <w:noBreakHyphen/>
            </w:r>
            <w:r>
              <w:rPr>
                <w:kern w:val="0"/>
              </w:rPr>
              <w:t>32 or Rs</w:t>
            </w:r>
          </w:p>
        </w:tc>
      </w:tr>
      <w:tr w14:paraId="1843FB6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864" w:type="pct"/>
            <w:shd w:val="clear" w:color="auto" w:fill="auto"/>
            <w:vAlign w:val="center"/>
          </w:tcPr>
          <w:p w14:paraId="7B9E413E">
            <w:pPr>
              <w:pStyle w:val="74"/>
              <w:rPr>
                <w:rFonts w:hint="eastAsia"/>
                <w:kern w:val="0"/>
              </w:rPr>
            </w:pPr>
            <w:r>
              <w:rPr>
                <w:rFonts w:hint="eastAsia"/>
                <w:kern w:val="0"/>
              </w:rPr>
              <w:t>ASR</w:t>
            </w:r>
          </w:p>
        </w:tc>
        <w:tc>
          <w:tcPr>
            <w:tcW w:w="865" w:type="pct"/>
            <w:shd w:val="clear" w:color="auto" w:fill="auto"/>
            <w:vAlign w:val="center"/>
          </w:tcPr>
          <w:p w14:paraId="0139E75B">
            <w:pPr>
              <w:pStyle w:val="74"/>
              <w:rPr>
                <w:rFonts w:hint="eastAsia"/>
                <w:kern w:val="0"/>
              </w:rPr>
            </w:pPr>
            <w:r>
              <w:rPr>
                <w:rFonts w:hint="eastAsia"/>
                <w:kern w:val="0"/>
              </w:rPr>
              <w:t>算术右移</w:t>
            </w:r>
          </w:p>
        </w:tc>
        <w:tc>
          <w:tcPr>
            <w:tcW w:w="865" w:type="pct"/>
            <w:shd w:val="clear" w:color="auto" w:fill="auto"/>
            <w:vAlign w:val="center"/>
          </w:tcPr>
          <w:p w14:paraId="256D3D0A">
            <w:pPr>
              <w:pStyle w:val="74"/>
              <w:rPr>
                <w:rFonts w:hint="eastAsia"/>
                <w:kern w:val="0"/>
              </w:rPr>
            </w:pPr>
            <w:r>
              <w:rPr>
                <w:rFonts w:hint="eastAsia"/>
                <w:kern w:val="0"/>
              </w:rPr>
              <w:t xml:space="preserve">x </w:t>
            </w:r>
            <w:r>
              <w:rPr>
                <w:kern w:val="0"/>
              </w:rPr>
              <w:t>ASR y</w:t>
            </w:r>
          </w:p>
        </w:tc>
        <w:tc>
          <w:tcPr>
            <w:tcW w:w="1468" w:type="pct"/>
            <w:shd w:val="clear" w:color="auto" w:fill="auto"/>
            <w:vAlign w:val="center"/>
          </w:tcPr>
          <w:p w14:paraId="6ACB7E33">
            <w:pPr>
              <w:pStyle w:val="74"/>
              <w:rPr>
                <w:rFonts w:hint="eastAsia"/>
                <w:kern w:val="0"/>
              </w:rPr>
            </w:pPr>
            <w:r>
              <w:rPr>
                <w:rFonts w:hint="eastAsia"/>
                <w:kern w:val="0"/>
              </w:rPr>
              <w:t>(signed)x</w:t>
            </w:r>
            <w:r>
              <w:rPr>
                <w:kern w:val="0"/>
              </w:rPr>
              <w:t> </w:t>
            </w:r>
            <w:bookmarkStart w:id="6838" w:name="_QWord_Source_Comparison_8159"/>
            <w:bookmarkStart w:id="6839" w:name="_QWord_Source_Comparison_8098"/>
            <m:oMath>
              <m:r>
                <m:rPr/>
                <w:rPr>
                  <w:rFonts w:ascii="Cambria Math" w:hAnsi="Cambria Math"/>
                  <w:kern w:val="0"/>
                </w:rPr>
                <m:t>&gt;&gt;</m:t>
              </m:r>
            </m:oMath>
            <w:bookmarkEnd w:id="6838"/>
            <w:bookmarkEnd w:id="6839"/>
            <w:r>
              <w:rPr>
                <w:kern w:val="0"/>
              </w:rPr>
              <w:t> </w:t>
            </w:r>
            <w:r>
              <w:rPr>
                <w:rFonts w:hint="eastAsia"/>
                <w:kern w:val="0"/>
              </w:rPr>
              <w:t>y</w:t>
            </w:r>
          </w:p>
        </w:tc>
        <w:tc>
          <w:tcPr>
            <w:tcW w:w="938" w:type="pct"/>
            <w:shd w:val="clear" w:color="auto" w:fill="auto"/>
            <w:vAlign w:val="center"/>
          </w:tcPr>
          <w:p w14:paraId="1BB56081">
            <w:pPr>
              <w:pStyle w:val="74"/>
              <w:rPr>
                <w:rFonts w:hint="eastAsia"/>
                <w:kern w:val="0"/>
              </w:rPr>
            </w:pPr>
            <w:r>
              <w:rPr>
                <w:kern w:val="0"/>
              </w:rPr>
              <w:t>#1</w:t>
            </w:r>
            <w:r>
              <w:rPr>
                <w:kern w:val="0"/>
              </w:rPr>
              <w:noBreakHyphen/>
            </w:r>
            <w:r>
              <w:rPr>
                <w:kern w:val="0"/>
              </w:rPr>
              <w:t>32 or Rs</w:t>
            </w:r>
          </w:p>
        </w:tc>
      </w:tr>
      <w:tr w14:paraId="0BBC764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864" w:type="pct"/>
            <w:shd w:val="clear" w:color="auto" w:fill="auto"/>
            <w:vAlign w:val="center"/>
          </w:tcPr>
          <w:p w14:paraId="030F426F">
            <w:pPr>
              <w:pStyle w:val="74"/>
              <w:rPr>
                <w:rFonts w:hint="eastAsia"/>
                <w:kern w:val="0"/>
              </w:rPr>
            </w:pPr>
            <w:r>
              <w:rPr>
                <w:rFonts w:hint="eastAsia"/>
                <w:kern w:val="0"/>
              </w:rPr>
              <w:t>ROR</w:t>
            </w:r>
          </w:p>
        </w:tc>
        <w:tc>
          <w:tcPr>
            <w:tcW w:w="865" w:type="pct"/>
            <w:shd w:val="clear" w:color="auto" w:fill="auto"/>
            <w:vAlign w:val="center"/>
          </w:tcPr>
          <w:p w14:paraId="7B744468">
            <w:pPr>
              <w:pStyle w:val="74"/>
              <w:rPr>
                <w:rFonts w:hint="eastAsia"/>
                <w:kern w:val="0"/>
              </w:rPr>
            </w:pPr>
            <w:r>
              <w:rPr>
                <w:rFonts w:hint="eastAsia"/>
                <w:kern w:val="0"/>
              </w:rPr>
              <w:t>算术左移</w:t>
            </w:r>
          </w:p>
        </w:tc>
        <w:tc>
          <w:tcPr>
            <w:tcW w:w="865" w:type="pct"/>
            <w:shd w:val="clear" w:color="auto" w:fill="auto"/>
            <w:vAlign w:val="center"/>
          </w:tcPr>
          <w:p w14:paraId="367150CE">
            <w:pPr>
              <w:pStyle w:val="74"/>
              <w:rPr>
                <w:rFonts w:hint="eastAsia"/>
                <w:kern w:val="0"/>
              </w:rPr>
            </w:pPr>
            <w:r>
              <w:rPr>
                <w:rFonts w:hint="eastAsia"/>
                <w:kern w:val="0"/>
              </w:rPr>
              <w:t xml:space="preserve">x </w:t>
            </w:r>
            <w:r>
              <w:rPr>
                <w:kern w:val="0"/>
              </w:rPr>
              <w:t>ROR y</w:t>
            </w:r>
          </w:p>
        </w:tc>
        <w:tc>
          <w:tcPr>
            <w:tcW w:w="1468" w:type="pct"/>
            <w:shd w:val="clear" w:color="auto" w:fill="auto"/>
            <w:vAlign w:val="center"/>
          </w:tcPr>
          <w:p w14:paraId="3435C587">
            <w:pPr>
              <w:pStyle w:val="74"/>
              <w:rPr>
                <w:rFonts w:hint="eastAsia"/>
                <w:kern w:val="0"/>
              </w:rPr>
            </w:pPr>
            <w:r>
              <w:rPr>
                <w:kern w:val="0"/>
              </w:rPr>
              <w:t>((unsigned)x </w:t>
            </w:r>
            <m:oMath>
              <w:bookmarkStart w:id="6840" w:name="_QWord_Source_Comparison_8099"/>
              <w:bookmarkStart w:id="6841" w:name="_QWord_Source_Comparison_8160"/>
              <m:r>
                <m:rPr/>
                <w:rPr>
                  <w:rFonts w:ascii="Cambria Math" w:hAnsi="Cambria Math"/>
                  <w:kern w:val="0"/>
                </w:rPr>
                <m:t>&gt;&gt;</m:t>
              </m:r>
              <w:bookmarkEnd w:id="6840"/>
              <w:bookmarkEnd w:id="6841"/>
            </m:oMath>
            <w:r>
              <w:rPr>
                <w:kern w:val="0"/>
              </w:rPr>
              <w:t> y|(x </w:t>
            </w:r>
            <w:bookmarkStart w:id="6842" w:name="_QWord_Source_Comparison_8100"/>
            <w:bookmarkStart w:id="6843" w:name="_QWord_Source_Comparison_8161"/>
            <m:oMath>
              <m:r>
                <m:rPr/>
                <w:rPr>
                  <w:rFonts w:ascii="Cambria Math" w:hAnsi="Cambria Math"/>
                  <w:kern w:val="0"/>
                </w:rPr>
                <m:t>&lt;&lt;</m:t>
              </m:r>
            </m:oMath>
            <w:bookmarkEnd w:id="6842"/>
            <w:bookmarkEnd w:id="6843"/>
            <w:r>
              <w:rPr>
                <w:kern w:val="0"/>
              </w:rPr>
              <w:t> 32</w:t>
            </w:r>
            <w:r>
              <w:rPr>
                <w:kern w:val="0"/>
              </w:rPr>
              <w:noBreakHyphen/>
            </w:r>
            <w:r>
              <w:rPr>
                <w:kern w:val="0"/>
              </w:rPr>
              <w:t>y))</w:t>
            </w:r>
          </w:p>
        </w:tc>
        <w:tc>
          <w:tcPr>
            <w:tcW w:w="938" w:type="pct"/>
            <w:shd w:val="clear" w:color="auto" w:fill="auto"/>
            <w:vAlign w:val="center"/>
          </w:tcPr>
          <w:p w14:paraId="0DE7ABF4">
            <w:pPr>
              <w:pStyle w:val="74"/>
              <w:rPr>
                <w:rFonts w:hint="eastAsia"/>
                <w:kern w:val="0"/>
              </w:rPr>
            </w:pPr>
            <w:r>
              <w:rPr>
                <w:kern w:val="0"/>
              </w:rPr>
              <w:t>#1</w:t>
            </w:r>
            <w:r>
              <w:rPr>
                <w:kern w:val="0"/>
              </w:rPr>
              <w:noBreakHyphen/>
            </w:r>
            <w:r>
              <w:rPr>
                <w:kern w:val="0"/>
              </w:rPr>
              <w:t>32 or Rs</w:t>
            </w:r>
          </w:p>
        </w:tc>
      </w:tr>
      <w:tr w14:paraId="5D173DB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864" w:type="pct"/>
            <w:shd w:val="clear" w:color="auto" w:fill="auto"/>
            <w:vAlign w:val="center"/>
          </w:tcPr>
          <w:p w14:paraId="58132676">
            <w:pPr>
              <w:pStyle w:val="74"/>
              <w:rPr>
                <w:rFonts w:hint="eastAsia"/>
                <w:kern w:val="0"/>
              </w:rPr>
            </w:pPr>
            <w:r>
              <w:rPr>
                <w:rFonts w:hint="eastAsia"/>
                <w:kern w:val="0"/>
              </w:rPr>
              <w:t>RRX</w:t>
            </w:r>
          </w:p>
        </w:tc>
        <w:tc>
          <w:tcPr>
            <w:tcW w:w="865" w:type="pct"/>
            <w:shd w:val="clear" w:color="auto" w:fill="auto"/>
            <w:vAlign w:val="center"/>
          </w:tcPr>
          <w:p w14:paraId="71B76970">
            <w:pPr>
              <w:pStyle w:val="74"/>
              <w:rPr>
                <w:rFonts w:hint="eastAsia"/>
                <w:kern w:val="0"/>
              </w:rPr>
            </w:pPr>
            <w:r>
              <w:rPr>
                <w:rFonts w:hint="eastAsia"/>
                <w:kern w:val="0"/>
              </w:rPr>
              <w:t>扩展的循环右移</w:t>
            </w:r>
          </w:p>
        </w:tc>
        <w:tc>
          <w:tcPr>
            <w:tcW w:w="865" w:type="pct"/>
            <w:shd w:val="clear" w:color="auto" w:fill="auto"/>
            <w:vAlign w:val="center"/>
          </w:tcPr>
          <w:p w14:paraId="2454CF19">
            <w:pPr>
              <w:pStyle w:val="74"/>
              <w:rPr>
                <w:rFonts w:hint="eastAsia"/>
                <w:kern w:val="0"/>
              </w:rPr>
            </w:pPr>
            <w:r>
              <w:rPr>
                <w:rFonts w:hint="eastAsia"/>
                <w:kern w:val="0"/>
              </w:rPr>
              <w:t>x RRX y</w:t>
            </w:r>
          </w:p>
        </w:tc>
        <w:tc>
          <w:tcPr>
            <w:tcW w:w="1468" w:type="pct"/>
            <w:shd w:val="clear" w:color="auto" w:fill="auto"/>
            <w:vAlign w:val="center"/>
          </w:tcPr>
          <w:p w14:paraId="6499AAA7">
            <w:pPr>
              <w:pStyle w:val="74"/>
              <w:rPr>
                <w:rFonts w:hint="eastAsia"/>
                <w:kern w:val="0"/>
              </w:rPr>
            </w:pPr>
            <w:r>
              <w:rPr>
                <w:kern w:val="0"/>
              </w:rPr>
              <w:t>(cflag </w:t>
            </w:r>
            <m:oMath>
              <w:bookmarkStart w:id="6844" w:name="_QWord_Source_Comparison_8162"/>
              <w:bookmarkStart w:id="6845" w:name="_QWord_Source_Comparison_8101"/>
              <m:r>
                <m:rPr/>
                <w:rPr>
                  <w:rFonts w:ascii="Cambria Math" w:hAnsi="Cambria Math"/>
                  <w:kern w:val="0"/>
                </w:rPr>
                <m:t>&lt;&lt;</m:t>
              </m:r>
              <w:bookmarkEnd w:id="6844"/>
              <w:bookmarkEnd w:id="6845"/>
            </m:oMath>
            <w:r>
              <w:rPr>
                <w:kern w:val="0"/>
              </w:rPr>
              <w:t> 31)|((unsigned) x </w:t>
            </w:r>
            <m:oMath>
              <w:bookmarkStart w:id="6846" w:name="_QWord_Source_Comparison_8102"/>
              <w:bookmarkStart w:id="6847" w:name="_QWord_Source_Comparison_8163"/>
              <m:r>
                <m:rPr/>
                <w:rPr>
                  <w:rFonts w:ascii="Cambria Math" w:hAnsi="Cambria Math"/>
                  <w:kern w:val="0"/>
                </w:rPr>
                <m:t>&gt;&gt;</m:t>
              </m:r>
            </m:oMath>
            <w:bookmarkEnd w:id="6846"/>
            <w:bookmarkEnd w:id="6847"/>
            <w:r>
              <w:rPr>
                <w:kern w:val="0"/>
              </w:rPr>
              <w:t> 1)</w:t>
            </w:r>
          </w:p>
        </w:tc>
        <w:tc>
          <w:tcPr>
            <w:tcW w:w="938" w:type="pct"/>
            <w:shd w:val="clear" w:color="auto" w:fill="auto"/>
            <w:vAlign w:val="center"/>
          </w:tcPr>
          <w:p w14:paraId="7634A7D3">
            <w:pPr>
              <w:pStyle w:val="74"/>
              <w:rPr>
                <w:rFonts w:hint="eastAsia"/>
                <w:kern w:val="0"/>
              </w:rPr>
            </w:pPr>
            <w:r>
              <w:rPr>
                <w:kern w:val="0"/>
              </w:rPr>
              <w:t>none</w:t>
            </w:r>
          </w:p>
        </w:tc>
      </w:tr>
    </w:tbl>
    <w:p w14:paraId="5FA77D41">
      <w:pPr>
        <w:pStyle w:val="259"/>
      </w:pPr>
    </w:p>
    <w:p w14:paraId="377D1668">
      <w:pPr>
        <w:pStyle w:val="66"/>
        <w:numPr>
          <w:ilvl w:val="4"/>
          <w:numId w:val="6"/>
        </w:numPr>
      </w:pPr>
      <w:r>
        <w:rPr>
          <w:rFonts w:hint="eastAsia"/>
        </w:rPr>
        <w:t>条形码：</w:t>
      </w:r>
    </w:p>
    <w:p w14:paraId="54D16DEB">
      <w:pPr>
        <w:pStyle w:val="4"/>
        <w:ind w:firstLine="420"/>
      </w:pPr>
      <w:r>
        <w:rPr>
          <w:rFonts w:hint="eastAsia"/>
        </w:rPr>
        <w:t>ARM指令的基本格式如下：</w:t>
      </w:r>
    </w:p>
    <w:p w14:paraId="0172BDEC">
      <w:pPr>
        <w:pStyle w:val="179"/>
        <w:ind w:firstLine="420"/>
      </w:pPr>
      <w:r>
        <w:t>&lt;opcode&gt; {&lt;cond&gt;} {S}    &lt;Rd&gt; ,&lt;Rn&gt;{,&lt;operand2&gt;}</w:t>
      </w:r>
    </w:p>
    <w:p w14:paraId="29ECA947">
      <w:pPr>
        <w:pStyle w:val="4"/>
        <w:ind w:firstLine="420"/>
      </w:pPr>
      <w:r>
        <w:rPr>
          <w:rFonts w:hint="eastAsia"/>
        </w:rPr>
        <w:t>使用条件码“</w:t>
      </w:r>
      <w:r>
        <w:rPr>
          <w:rStyle w:val="219"/>
        </w:rPr>
        <w:t>cond</w:t>
      </w:r>
      <w:r>
        <w:rPr>
          <w:rFonts w:hint="eastAsia"/>
        </w:rPr>
        <w:t>”可以实现高效的逻辑操作（节省跳转和条件语句），提高代码效率。</w:t>
      </w:r>
    </w:p>
    <w:p w14:paraId="7726D884">
      <w:pPr>
        <w:pStyle w:val="4"/>
        <w:ind w:firstLine="420"/>
      </w:pPr>
      <w:r>
        <w:rPr>
          <w:rFonts w:hint="eastAsia"/>
        </w:rPr>
        <w:t>所有的ARM指令都可以条件执行，而Thumb指令只有B（跳转）指令具有条件执行功能。如果指令不标明条件代码，将默认为无条件（AL）执行。条件助记符表如</w:t>
      </w:r>
      <w:r>
        <w:fldChar w:fldCharType="begin"/>
      </w:r>
      <w:r>
        <w:instrText xml:space="preserve"> </w:instrText>
      </w:r>
      <w:r>
        <w:rPr>
          <w:rFonts w:hint="eastAsia"/>
        </w:rPr>
        <w:instrText xml:space="preserve">REF QWord_XRef_Table__a9oaSW \h \* CHARFORMAT</w:instrText>
      </w:r>
      <w:r>
        <w:instrText xml:space="preserve"> </w:instrText>
      </w:r>
      <w:r>
        <w:fldChar w:fldCharType="separate"/>
      </w:r>
      <w:r>
        <w:t>表 3</w:t>
      </w:r>
      <w:r>
        <w:noBreakHyphen/>
      </w:r>
      <w:r>
        <w:t>10</w:t>
      </w:r>
      <w:r>
        <w:fldChar w:fldCharType="end"/>
      </w:r>
      <w:r>
        <w:rPr>
          <w:rFonts w:hint="eastAsia"/>
        </w:rPr>
        <w:t>所示。</w:t>
      </w:r>
    </w:p>
    <w:p w14:paraId="284D2F7C">
      <w:pPr>
        <w:pStyle w:val="67"/>
        <w:rPr>
          <w:rFonts w:hint="eastAsia"/>
        </w:rPr>
      </w:pPr>
      <w:bookmarkStart w:id="6848" w:name="QWord_XRef_Table__a9oaSW"/>
      <w:r>
        <w:rPr>
          <w:rStyle w:val="238"/>
        </w:rPr>
        <w:t>表 </w:t>
      </w:r>
      <w:r>
        <w:rPr>
          <w:rStyle w:val="238"/>
        </w:rPr>
        <w:fldChar w:fldCharType="begin"/>
      </w:r>
      <w:r>
        <w:rPr>
          <w:rStyle w:val="238"/>
        </w:rPr>
        <w:instrText xml:space="preserve"> SEQ QWord_Heading1_Sequence \c </w:instrText>
      </w:r>
      <w:r>
        <w:rPr>
          <w:rStyle w:val="238"/>
        </w:rPr>
        <w:fldChar w:fldCharType="separate"/>
      </w:r>
      <w:r>
        <w:rPr>
          <w:rStyle w:val="238"/>
        </w:rPr>
        <w:t>3</w:t>
      </w:r>
      <w:r>
        <w:rPr>
          <w:rStyle w:val="238"/>
        </w:rPr>
        <w:fldChar w:fldCharType="end"/>
      </w:r>
      <w:r>
        <w:rPr>
          <w:rStyle w:val="238"/>
        </w:rPr>
        <w:noBreakHyphen/>
      </w:r>
      <w:r>
        <w:rPr>
          <w:rStyle w:val="238"/>
        </w:rPr>
        <w:fldChar w:fldCharType="begin"/>
      </w:r>
      <w:r>
        <w:rPr>
          <w:rStyle w:val="238"/>
        </w:rPr>
        <w:instrText xml:space="preserve"> SEQ 表 \* ARABIC \s 1 </w:instrText>
      </w:r>
      <w:r>
        <w:rPr>
          <w:rStyle w:val="238"/>
        </w:rPr>
        <w:fldChar w:fldCharType="separate"/>
      </w:r>
      <w:r>
        <w:rPr>
          <w:rStyle w:val="238"/>
        </w:rPr>
        <w:t>10</w:t>
      </w:r>
      <w:r>
        <w:rPr>
          <w:rStyle w:val="238"/>
        </w:rPr>
        <w:fldChar w:fldCharType="end"/>
      </w:r>
      <w:bookmarkEnd w:id="6848"/>
      <w:r>
        <w:t xml:space="preserve">  </w:t>
      </w:r>
      <w:r>
        <w:rPr>
          <w:rFonts w:hint="eastAsia"/>
        </w:rPr>
        <w:t>条件助记符表</w:t>
      </w:r>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60"/>
        <w:gridCol w:w="2060"/>
        <w:gridCol w:w="2060"/>
        <w:gridCol w:w="2132"/>
      </w:tblGrid>
      <w:tr w14:paraId="483DD66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tblHeader/>
          <w:jc w:val="center"/>
        </w:trPr>
        <w:tc>
          <w:tcPr>
            <w:tcW w:w="1239" w:type="pc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34237D17">
            <w:pPr>
              <w:pStyle w:val="74"/>
              <w:rPr>
                <w:rFonts w:hint="eastAsia"/>
                <w:kern w:val="0"/>
              </w:rPr>
            </w:pPr>
            <w:r>
              <w:rPr>
                <w:rFonts w:hint="eastAsia"/>
                <w:kern w:val="0"/>
              </w:rPr>
              <w:t>操作码</w:t>
            </w:r>
          </w:p>
        </w:tc>
        <w:tc>
          <w:tcPr>
            <w:tcW w:w="1239"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5082BB6A">
            <w:pPr>
              <w:pStyle w:val="74"/>
              <w:rPr>
                <w:rFonts w:hint="eastAsia"/>
                <w:kern w:val="0"/>
              </w:rPr>
            </w:pPr>
            <w:r>
              <w:rPr>
                <w:rFonts w:hint="eastAsia"/>
                <w:kern w:val="0"/>
              </w:rPr>
              <w:t>条件助记符</w:t>
            </w:r>
          </w:p>
        </w:tc>
        <w:tc>
          <w:tcPr>
            <w:tcW w:w="1239"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425CA61A">
            <w:pPr>
              <w:pStyle w:val="74"/>
              <w:rPr>
                <w:rFonts w:hint="eastAsia"/>
                <w:kern w:val="0"/>
              </w:rPr>
            </w:pPr>
            <w:r>
              <w:rPr>
                <w:rFonts w:hint="eastAsia"/>
                <w:kern w:val="0"/>
              </w:rPr>
              <w:t>标志</w:t>
            </w:r>
          </w:p>
        </w:tc>
        <w:tc>
          <w:tcPr>
            <w:tcW w:w="1282" w:type="pct"/>
            <w:tcBorders>
              <w:top w:val="single" w:color="auto" w:sz="6" w:space="0"/>
              <w:bottom w:val="single" w:color="auto" w:sz="4" w:space="0"/>
              <w:right w:val="single" w:color="auto" w:sz="6" w:space="0"/>
              <w:insideH w:val="single" w:sz="4" w:space="0"/>
              <w:insideV w:val="single" w:sz="4" w:space="0"/>
              <w:tl2br w:val="nil"/>
              <w:tr2bl w:val="nil"/>
            </w:tcBorders>
            <w:shd w:val="clear" w:color="auto" w:fill="auto"/>
            <w:vAlign w:val="center"/>
          </w:tcPr>
          <w:p w14:paraId="775D100E">
            <w:pPr>
              <w:pStyle w:val="74"/>
              <w:rPr>
                <w:rFonts w:hint="eastAsia"/>
                <w:kern w:val="0"/>
              </w:rPr>
            </w:pPr>
            <w:r>
              <w:rPr>
                <w:rFonts w:hint="eastAsia"/>
                <w:kern w:val="0"/>
              </w:rPr>
              <w:t>含义</w:t>
            </w:r>
          </w:p>
        </w:tc>
      </w:tr>
      <w:tr w14:paraId="5242417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39" w:type="pct"/>
            <w:shd w:val="clear" w:color="auto" w:fill="auto"/>
            <w:vAlign w:val="center"/>
          </w:tcPr>
          <w:p w14:paraId="07572E39">
            <w:pPr>
              <w:pStyle w:val="74"/>
              <w:rPr>
                <w:rFonts w:hint="eastAsia"/>
                <w:kern w:val="0"/>
              </w:rPr>
            </w:pPr>
            <w:r>
              <w:rPr>
                <w:rFonts w:hint="eastAsia"/>
                <w:kern w:val="0"/>
              </w:rPr>
              <w:t>0000</w:t>
            </w:r>
          </w:p>
        </w:tc>
        <w:tc>
          <w:tcPr>
            <w:tcW w:w="1239" w:type="pct"/>
            <w:shd w:val="clear" w:color="auto" w:fill="auto"/>
            <w:vAlign w:val="center"/>
          </w:tcPr>
          <w:p w14:paraId="3694FD66">
            <w:pPr>
              <w:pStyle w:val="74"/>
              <w:rPr>
                <w:rFonts w:hint="eastAsia"/>
                <w:kern w:val="0"/>
              </w:rPr>
            </w:pPr>
            <w:r>
              <w:rPr>
                <w:rFonts w:hint="eastAsia"/>
                <w:kern w:val="0"/>
              </w:rPr>
              <w:t>EQ</w:t>
            </w:r>
          </w:p>
        </w:tc>
        <w:tc>
          <w:tcPr>
            <w:tcW w:w="1239" w:type="pct"/>
            <w:shd w:val="clear" w:color="auto" w:fill="auto"/>
            <w:vAlign w:val="center"/>
          </w:tcPr>
          <w:p w14:paraId="0CCA10D8">
            <w:pPr>
              <w:pStyle w:val="74"/>
              <w:rPr>
                <w:rFonts w:hint="eastAsia"/>
                <w:kern w:val="0"/>
              </w:rPr>
            </w:pPr>
            <w:r>
              <w:rPr>
                <w:kern w:val="0"/>
              </w:rPr>
              <w:t>Z </w:t>
            </w:r>
            <w:bookmarkStart w:id="6849" w:name="_QWord_Source_Comparison_8103"/>
            <w:bookmarkStart w:id="6850" w:name="_QWord_Source_Comparison_8164"/>
            <m:oMath>
              <m:r>
                <m:rPr/>
                <w:rPr>
                  <w:rFonts w:ascii="Cambria Math" w:hAnsi="Cambria Math"/>
                  <w:kern w:val="0"/>
                </w:rPr>
                <m:t>=</m:t>
              </m:r>
              <w:bookmarkEnd w:id="6849"/>
              <w:bookmarkEnd w:id="6850"/>
            </m:oMath>
            <w:r>
              <w:rPr>
                <w:kern w:val="0"/>
              </w:rPr>
              <w:t> 1</w:t>
            </w:r>
          </w:p>
        </w:tc>
        <w:tc>
          <w:tcPr>
            <w:tcW w:w="1282" w:type="pct"/>
            <w:shd w:val="clear" w:color="auto" w:fill="auto"/>
            <w:vAlign w:val="center"/>
          </w:tcPr>
          <w:p w14:paraId="3EF4D954">
            <w:pPr>
              <w:pStyle w:val="74"/>
              <w:rPr>
                <w:rFonts w:hint="eastAsia"/>
                <w:kern w:val="0"/>
              </w:rPr>
            </w:pPr>
            <w:r>
              <w:rPr>
                <w:rFonts w:hint="eastAsia"/>
                <w:kern w:val="0"/>
              </w:rPr>
              <w:t>相等</w:t>
            </w:r>
          </w:p>
        </w:tc>
      </w:tr>
      <w:tr w14:paraId="39B9673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39" w:type="pct"/>
            <w:shd w:val="clear" w:color="auto" w:fill="auto"/>
            <w:vAlign w:val="center"/>
          </w:tcPr>
          <w:p w14:paraId="52D60C74">
            <w:pPr>
              <w:pStyle w:val="74"/>
              <w:rPr>
                <w:rFonts w:hint="eastAsia"/>
                <w:kern w:val="0"/>
              </w:rPr>
            </w:pPr>
            <w:r>
              <w:rPr>
                <w:rFonts w:hint="eastAsia"/>
                <w:kern w:val="0"/>
              </w:rPr>
              <w:t>0001</w:t>
            </w:r>
          </w:p>
        </w:tc>
        <w:tc>
          <w:tcPr>
            <w:tcW w:w="1239" w:type="pct"/>
            <w:shd w:val="clear" w:color="auto" w:fill="auto"/>
            <w:vAlign w:val="center"/>
          </w:tcPr>
          <w:p w14:paraId="78A8AE01">
            <w:pPr>
              <w:pStyle w:val="74"/>
              <w:rPr>
                <w:rFonts w:hint="eastAsia"/>
                <w:kern w:val="0"/>
              </w:rPr>
            </w:pPr>
            <w:r>
              <w:rPr>
                <w:rFonts w:hint="eastAsia"/>
                <w:kern w:val="0"/>
              </w:rPr>
              <w:t>NE</w:t>
            </w:r>
          </w:p>
        </w:tc>
        <w:tc>
          <w:tcPr>
            <w:tcW w:w="1239" w:type="pct"/>
            <w:shd w:val="clear" w:color="auto" w:fill="auto"/>
            <w:vAlign w:val="center"/>
          </w:tcPr>
          <w:p w14:paraId="7A2863D5">
            <w:pPr>
              <w:pStyle w:val="74"/>
              <w:rPr>
                <w:rFonts w:hint="eastAsia"/>
                <w:kern w:val="0"/>
              </w:rPr>
            </w:pPr>
            <w:r>
              <w:rPr>
                <w:kern w:val="0"/>
              </w:rPr>
              <w:t>Z </w:t>
            </w:r>
            <w:bookmarkStart w:id="6851" w:name="_QWord_Source_Comparison_8104"/>
            <w:bookmarkStart w:id="6852" w:name="_QWord_Source_Comparison_8165"/>
            <m:oMath>
              <m:r>
                <m:rPr/>
                <w:rPr>
                  <w:rFonts w:ascii="Cambria Math" w:hAnsi="Cambria Math"/>
                  <w:kern w:val="0"/>
                </w:rPr>
                <m:t>=</m:t>
              </m:r>
            </m:oMath>
            <w:bookmarkEnd w:id="6851"/>
            <w:bookmarkEnd w:id="6852"/>
            <w:r>
              <w:rPr>
                <w:kern w:val="0"/>
              </w:rPr>
              <w:t> 0</w:t>
            </w:r>
          </w:p>
        </w:tc>
        <w:tc>
          <w:tcPr>
            <w:tcW w:w="1282" w:type="pct"/>
            <w:shd w:val="clear" w:color="auto" w:fill="auto"/>
            <w:vAlign w:val="center"/>
          </w:tcPr>
          <w:p w14:paraId="7A8ACBCD">
            <w:pPr>
              <w:pStyle w:val="74"/>
              <w:rPr>
                <w:rFonts w:hint="eastAsia"/>
                <w:kern w:val="0"/>
              </w:rPr>
            </w:pPr>
            <w:r>
              <w:rPr>
                <w:rFonts w:hint="eastAsia"/>
                <w:kern w:val="0"/>
              </w:rPr>
              <w:t>不相等</w:t>
            </w:r>
          </w:p>
        </w:tc>
      </w:tr>
      <w:tr w14:paraId="154B03F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39" w:type="pct"/>
            <w:shd w:val="clear" w:color="auto" w:fill="auto"/>
            <w:vAlign w:val="center"/>
          </w:tcPr>
          <w:p w14:paraId="18B8960D">
            <w:pPr>
              <w:pStyle w:val="74"/>
              <w:rPr>
                <w:rFonts w:hint="eastAsia"/>
                <w:kern w:val="0"/>
              </w:rPr>
            </w:pPr>
            <w:r>
              <w:rPr>
                <w:rFonts w:hint="eastAsia"/>
                <w:kern w:val="0"/>
              </w:rPr>
              <w:t>0010</w:t>
            </w:r>
          </w:p>
        </w:tc>
        <w:tc>
          <w:tcPr>
            <w:tcW w:w="1239" w:type="pct"/>
            <w:shd w:val="clear" w:color="auto" w:fill="auto"/>
            <w:vAlign w:val="center"/>
          </w:tcPr>
          <w:p w14:paraId="7C611CA1">
            <w:pPr>
              <w:pStyle w:val="74"/>
              <w:rPr>
                <w:rFonts w:hint="eastAsia"/>
                <w:kern w:val="0"/>
              </w:rPr>
            </w:pPr>
            <w:r>
              <w:rPr>
                <w:rFonts w:hint="eastAsia"/>
                <w:kern w:val="0"/>
              </w:rPr>
              <w:t>CS</w:t>
            </w:r>
            <w:r>
              <w:rPr>
                <w:kern w:val="0"/>
              </w:rPr>
              <w:t>/</w:t>
            </w:r>
            <w:r>
              <w:rPr>
                <w:rFonts w:hint="eastAsia"/>
                <w:kern w:val="0"/>
              </w:rPr>
              <w:t>HS</w:t>
            </w:r>
          </w:p>
        </w:tc>
        <w:tc>
          <w:tcPr>
            <w:tcW w:w="1239" w:type="pct"/>
            <w:shd w:val="clear" w:color="auto" w:fill="auto"/>
            <w:vAlign w:val="center"/>
          </w:tcPr>
          <w:p w14:paraId="34943743">
            <w:pPr>
              <w:pStyle w:val="74"/>
              <w:rPr>
                <w:rFonts w:hint="eastAsia"/>
                <w:kern w:val="0"/>
              </w:rPr>
            </w:pPr>
            <w:r>
              <w:rPr>
                <w:rFonts w:hint="eastAsia"/>
                <w:kern w:val="0"/>
              </w:rPr>
              <w:t>C</w:t>
            </w:r>
            <w:r>
              <w:rPr>
                <w:kern w:val="0"/>
              </w:rPr>
              <w:t> </w:t>
            </w:r>
            <m:oMath>
              <w:bookmarkStart w:id="6853" w:name="_QWord_Source_Comparison_8105"/>
              <w:bookmarkStart w:id="6854" w:name="_QWord_Source_Comparison_8166"/>
              <m:r>
                <m:rPr/>
                <w:rPr>
                  <w:rFonts w:ascii="Cambria Math" w:hAnsi="Cambria Math"/>
                  <w:kern w:val="0"/>
                </w:rPr>
                <m:t>=</m:t>
              </m:r>
            </m:oMath>
            <w:bookmarkEnd w:id="6853"/>
            <w:bookmarkEnd w:id="6854"/>
            <w:r>
              <w:rPr>
                <w:kern w:val="0"/>
              </w:rPr>
              <w:t> </w:t>
            </w:r>
            <w:r>
              <w:rPr>
                <w:rFonts w:hint="eastAsia"/>
                <w:kern w:val="0"/>
              </w:rPr>
              <w:t>1</w:t>
            </w:r>
          </w:p>
        </w:tc>
        <w:tc>
          <w:tcPr>
            <w:tcW w:w="1282" w:type="pct"/>
            <w:shd w:val="clear" w:color="auto" w:fill="auto"/>
            <w:vAlign w:val="center"/>
          </w:tcPr>
          <w:p w14:paraId="3518D909">
            <w:pPr>
              <w:pStyle w:val="74"/>
              <w:rPr>
                <w:rFonts w:hint="eastAsia"/>
                <w:kern w:val="0"/>
              </w:rPr>
            </w:pPr>
            <w:r>
              <w:rPr>
                <w:rFonts w:hint="eastAsia"/>
                <w:kern w:val="0"/>
              </w:rPr>
              <w:t>无符号数大于或等于</w:t>
            </w:r>
          </w:p>
        </w:tc>
      </w:tr>
      <w:tr w14:paraId="1B637AD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39" w:type="pct"/>
            <w:shd w:val="clear" w:color="auto" w:fill="auto"/>
            <w:vAlign w:val="center"/>
          </w:tcPr>
          <w:p w14:paraId="79E4D2F4">
            <w:pPr>
              <w:pStyle w:val="74"/>
              <w:rPr>
                <w:rFonts w:hint="eastAsia"/>
                <w:kern w:val="0"/>
              </w:rPr>
            </w:pPr>
            <w:r>
              <w:rPr>
                <w:rFonts w:hint="eastAsia"/>
                <w:kern w:val="0"/>
              </w:rPr>
              <w:t>0011</w:t>
            </w:r>
          </w:p>
        </w:tc>
        <w:tc>
          <w:tcPr>
            <w:tcW w:w="1239" w:type="pct"/>
            <w:shd w:val="clear" w:color="auto" w:fill="auto"/>
            <w:vAlign w:val="center"/>
          </w:tcPr>
          <w:p w14:paraId="5A7DD6DF">
            <w:pPr>
              <w:pStyle w:val="74"/>
              <w:rPr>
                <w:rFonts w:hint="eastAsia"/>
                <w:kern w:val="0"/>
              </w:rPr>
            </w:pPr>
            <w:r>
              <w:rPr>
                <w:rFonts w:hint="eastAsia"/>
                <w:kern w:val="0"/>
              </w:rPr>
              <w:t>CC</w:t>
            </w:r>
            <w:r>
              <w:rPr>
                <w:kern w:val="0"/>
              </w:rPr>
              <w:t>/</w:t>
            </w:r>
            <w:r>
              <w:rPr>
                <w:rFonts w:hint="eastAsia"/>
                <w:kern w:val="0"/>
              </w:rPr>
              <w:t>LO</w:t>
            </w:r>
          </w:p>
        </w:tc>
        <w:tc>
          <w:tcPr>
            <w:tcW w:w="1239" w:type="pct"/>
            <w:shd w:val="clear" w:color="auto" w:fill="auto"/>
            <w:vAlign w:val="center"/>
          </w:tcPr>
          <w:p w14:paraId="28A90925">
            <w:pPr>
              <w:pStyle w:val="74"/>
              <w:rPr>
                <w:rFonts w:hint="eastAsia"/>
                <w:kern w:val="0"/>
              </w:rPr>
            </w:pPr>
            <w:r>
              <w:rPr>
                <w:rFonts w:hint="eastAsia"/>
                <w:kern w:val="0"/>
              </w:rPr>
              <w:t>C</w:t>
            </w:r>
            <w:r>
              <w:rPr>
                <w:kern w:val="0"/>
              </w:rPr>
              <w:t> </w:t>
            </w:r>
            <m:oMath>
              <w:bookmarkStart w:id="6855" w:name="_QWord_Source_Comparison_8167"/>
              <w:bookmarkStart w:id="6856" w:name="_QWord_Source_Comparison_8106"/>
              <m:r>
                <m:rPr/>
                <w:rPr>
                  <w:rFonts w:ascii="Cambria Math" w:hAnsi="Cambria Math"/>
                  <w:kern w:val="0"/>
                </w:rPr>
                <m:t>=</m:t>
              </m:r>
            </m:oMath>
            <w:bookmarkEnd w:id="6855"/>
            <w:bookmarkEnd w:id="6856"/>
            <w:r>
              <w:rPr>
                <w:kern w:val="0"/>
              </w:rPr>
              <w:t> </w:t>
            </w:r>
            <w:r>
              <w:rPr>
                <w:rFonts w:hint="eastAsia"/>
                <w:kern w:val="0"/>
              </w:rPr>
              <w:t>0</w:t>
            </w:r>
          </w:p>
        </w:tc>
        <w:tc>
          <w:tcPr>
            <w:tcW w:w="1282" w:type="pct"/>
            <w:shd w:val="clear" w:color="auto" w:fill="auto"/>
            <w:vAlign w:val="center"/>
          </w:tcPr>
          <w:p w14:paraId="77D0AC00">
            <w:pPr>
              <w:pStyle w:val="74"/>
              <w:rPr>
                <w:rFonts w:hint="eastAsia"/>
                <w:kern w:val="0"/>
              </w:rPr>
            </w:pPr>
            <w:r>
              <w:rPr>
                <w:rFonts w:hint="eastAsia"/>
                <w:kern w:val="0"/>
              </w:rPr>
              <w:t>无符号数小于</w:t>
            </w:r>
          </w:p>
        </w:tc>
      </w:tr>
      <w:tr w14:paraId="5674443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39" w:type="pct"/>
            <w:shd w:val="clear" w:color="auto" w:fill="auto"/>
            <w:vAlign w:val="center"/>
          </w:tcPr>
          <w:p w14:paraId="526CEAF7">
            <w:pPr>
              <w:pStyle w:val="74"/>
              <w:rPr>
                <w:rFonts w:hint="eastAsia"/>
                <w:kern w:val="0"/>
              </w:rPr>
            </w:pPr>
            <w:r>
              <w:rPr>
                <w:rFonts w:hint="eastAsia"/>
                <w:kern w:val="0"/>
              </w:rPr>
              <w:t>0100</w:t>
            </w:r>
          </w:p>
        </w:tc>
        <w:tc>
          <w:tcPr>
            <w:tcW w:w="1239" w:type="pct"/>
            <w:shd w:val="clear" w:color="auto" w:fill="auto"/>
            <w:vAlign w:val="center"/>
          </w:tcPr>
          <w:p w14:paraId="377EE38B">
            <w:pPr>
              <w:pStyle w:val="74"/>
              <w:rPr>
                <w:rFonts w:hint="eastAsia"/>
                <w:kern w:val="0"/>
              </w:rPr>
            </w:pPr>
            <w:r>
              <w:rPr>
                <w:rFonts w:hint="eastAsia"/>
                <w:kern w:val="0"/>
              </w:rPr>
              <w:t>MI</w:t>
            </w:r>
          </w:p>
        </w:tc>
        <w:tc>
          <w:tcPr>
            <w:tcW w:w="1239" w:type="pct"/>
            <w:shd w:val="clear" w:color="auto" w:fill="auto"/>
            <w:vAlign w:val="center"/>
          </w:tcPr>
          <w:p w14:paraId="19EC0EDC">
            <w:pPr>
              <w:pStyle w:val="74"/>
              <w:rPr>
                <w:rFonts w:hint="eastAsia"/>
                <w:kern w:val="0"/>
              </w:rPr>
            </w:pPr>
            <w:r>
              <w:rPr>
                <w:kern w:val="0"/>
              </w:rPr>
              <w:t>N </w:t>
            </w:r>
            <m:oMath>
              <w:bookmarkStart w:id="6857" w:name="_QWord_Source_Comparison_8168"/>
              <w:bookmarkStart w:id="6858" w:name="_QWord_Source_Comparison_8107"/>
              <m:r>
                <m:rPr/>
                <w:rPr>
                  <w:rFonts w:ascii="Cambria Math" w:hAnsi="Cambria Math"/>
                  <w:kern w:val="0"/>
                </w:rPr>
                <m:t>=</m:t>
              </m:r>
              <w:bookmarkEnd w:id="6857"/>
              <w:bookmarkEnd w:id="6858"/>
            </m:oMath>
            <w:r>
              <w:rPr>
                <w:kern w:val="0"/>
              </w:rPr>
              <w:t> 1</w:t>
            </w:r>
          </w:p>
        </w:tc>
        <w:tc>
          <w:tcPr>
            <w:tcW w:w="1282" w:type="pct"/>
            <w:shd w:val="clear" w:color="auto" w:fill="auto"/>
            <w:vAlign w:val="center"/>
          </w:tcPr>
          <w:p w14:paraId="1002CCB7">
            <w:pPr>
              <w:pStyle w:val="74"/>
              <w:rPr>
                <w:rFonts w:hint="eastAsia"/>
                <w:kern w:val="0"/>
              </w:rPr>
            </w:pPr>
            <w:r>
              <w:rPr>
                <w:rFonts w:hint="eastAsia"/>
                <w:kern w:val="0"/>
              </w:rPr>
              <w:t>负数</w:t>
            </w:r>
          </w:p>
        </w:tc>
      </w:tr>
      <w:tr w14:paraId="547BE2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39" w:type="pct"/>
            <w:shd w:val="clear" w:color="auto" w:fill="auto"/>
            <w:vAlign w:val="center"/>
          </w:tcPr>
          <w:p w14:paraId="45692973">
            <w:pPr>
              <w:pStyle w:val="74"/>
              <w:rPr>
                <w:rFonts w:hint="eastAsia"/>
                <w:kern w:val="0"/>
              </w:rPr>
            </w:pPr>
            <w:r>
              <w:rPr>
                <w:rFonts w:hint="eastAsia"/>
                <w:kern w:val="0"/>
              </w:rPr>
              <w:t>0101</w:t>
            </w:r>
          </w:p>
        </w:tc>
        <w:tc>
          <w:tcPr>
            <w:tcW w:w="1239" w:type="pct"/>
            <w:shd w:val="clear" w:color="auto" w:fill="auto"/>
            <w:vAlign w:val="center"/>
          </w:tcPr>
          <w:p w14:paraId="6E680135">
            <w:pPr>
              <w:pStyle w:val="74"/>
              <w:rPr>
                <w:rFonts w:hint="eastAsia"/>
                <w:kern w:val="0"/>
              </w:rPr>
            </w:pPr>
            <w:r>
              <w:rPr>
                <w:rFonts w:hint="eastAsia"/>
                <w:kern w:val="0"/>
              </w:rPr>
              <w:t>PL</w:t>
            </w:r>
          </w:p>
        </w:tc>
        <w:tc>
          <w:tcPr>
            <w:tcW w:w="1239" w:type="pct"/>
            <w:shd w:val="clear" w:color="auto" w:fill="auto"/>
            <w:vAlign w:val="center"/>
          </w:tcPr>
          <w:p w14:paraId="270345B1">
            <w:pPr>
              <w:pStyle w:val="74"/>
              <w:rPr>
                <w:rFonts w:hint="eastAsia"/>
                <w:kern w:val="0"/>
              </w:rPr>
            </w:pPr>
            <w:r>
              <w:rPr>
                <w:kern w:val="0"/>
              </w:rPr>
              <w:t>N </w:t>
            </w:r>
            <w:bookmarkStart w:id="6859" w:name="_QWord_Source_Comparison_8169"/>
            <w:bookmarkStart w:id="6860" w:name="_QWord_Source_Comparison_8108"/>
            <m:oMath>
              <m:r>
                <m:rPr/>
                <w:rPr>
                  <w:rFonts w:ascii="Cambria Math" w:hAnsi="Cambria Math"/>
                  <w:kern w:val="0"/>
                </w:rPr>
                <m:t>=</m:t>
              </m:r>
              <w:bookmarkEnd w:id="6859"/>
              <w:bookmarkEnd w:id="6860"/>
            </m:oMath>
            <w:r>
              <w:rPr>
                <w:kern w:val="0"/>
              </w:rPr>
              <w:t> 0</w:t>
            </w:r>
          </w:p>
        </w:tc>
        <w:tc>
          <w:tcPr>
            <w:tcW w:w="1282" w:type="pct"/>
            <w:shd w:val="clear" w:color="auto" w:fill="auto"/>
            <w:vAlign w:val="center"/>
          </w:tcPr>
          <w:p w14:paraId="43955F75">
            <w:pPr>
              <w:pStyle w:val="74"/>
              <w:rPr>
                <w:rFonts w:hint="eastAsia"/>
                <w:kern w:val="0"/>
              </w:rPr>
            </w:pPr>
            <w:r>
              <w:rPr>
                <w:rFonts w:hint="eastAsia"/>
                <w:kern w:val="0"/>
              </w:rPr>
              <w:t>正数或零</w:t>
            </w:r>
          </w:p>
        </w:tc>
      </w:tr>
      <w:tr w14:paraId="31EB304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39" w:type="pct"/>
            <w:shd w:val="clear" w:color="auto" w:fill="auto"/>
            <w:vAlign w:val="center"/>
          </w:tcPr>
          <w:p w14:paraId="2FA457F2">
            <w:pPr>
              <w:pStyle w:val="74"/>
              <w:rPr>
                <w:rFonts w:hint="eastAsia"/>
                <w:kern w:val="0"/>
              </w:rPr>
            </w:pPr>
            <w:r>
              <w:rPr>
                <w:rFonts w:hint="eastAsia"/>
                <w:kern w:val="0"/>
              </w:rPr>
              <w:t>0110</w:t>
            </w:r>
          </w:p>
        </w:tc>
        <w:tc>
          <w:tcPr>
            <w:tcW w:w="1239" w:type="pct"/>
            <w:shd w:val="clear" w:color="auto" w:fill="auto"/>
            <w:vAlign w:val="center"/>
          </w:tcPr>
          <w:p w14:paraId="4ECEA173">
            <w:pPr>
              <w:pStyle w:val="74"/>
              <w:rPr>
                <w:rFonts w:hint="eastAsia"/>
                <w:kern w:val="0"/>
              </w:rPr>
            </w:pPr>
            <w:r>
              <w:rPr>
                <w:rFonts w:hint="eastAsia"/>
                <w:kern w:val="0"/>
              </w:rPr>
              <w:t>VS</w:t>
            </w:r>
          </w:p>
        </w:tc>
        <w:tc>
          <w:tcPr>
            <w:tcW w:w="1239" w:type="pct"/>
            <w:shd w:val="clear" w:color="auto" w:fill="auto"/>
            <w:vAlign w:val="center"/>
          </w:tcPr>
          <w:p w14:paraId="68149E01">
            <w:pPr>
              <w:pStyle w:val="74"/>
              <w:rPr>
                <w:rFonts w:hint="eastAsia"/>
                <w:kern w:val="0"/>
              </w:rPr>
            </w:pPr>
            <w:r>
              <w:rPr>
                <w:kern w:val="0"/>
              </w:rPr>
              <w:t>V </w:t>
            </w:r>
            <w:bookmarkStart w:id="6861" w:name="_QWord_Source_Comparison_8109"/>
            <w:bookmarkStart w:id="6862" w:name="_QWord_Source_Comparison_8170"/>
            <m:oMath>
              <m:r>
                <m:rPr/>
                <w:rPr>
                  <w:rFonts w:ascii="Cambria Math" w:hAnsi="Cambria Math"/>
                  <w:kern w:val="0"/>
                </w:rPr>
                <m:t>=</m:t>
              </m:r>
            </m:oMath>
            <w:bookmarkEnd w:id="6861"/>
            <w:bookmarkEnd w:id="6862"/>
            <w:r>
              <w:rPr>
                <w:kern w:val="0"/>
              </w:rPr>
              <w:t> 1</w:t>
            </w:r>
          </w:p>
        </w:tc>
        <w:tc>
          <w:tcPr>
            <w:tcW w:w="1282" w:type="pct"/>
            <w:shd w:val="clear" w:color="auto" w:fill="auto"/>
            <w:vAlign w:val="center"/>
          </w:tcPr>
          <w:p w14:paraId="79FE7569">
            <w:pPr>
              <w:pStyle w:val="74"/>
              <w:rPr>
                <w:rFonts w:hint="eastAsia"/>
                <w:kern w:val="0"/>
              </w:rPr>
            </w:pPr>
            <w:r>
              <w:rPr>
                <w:rFonts w:hint="eastAsia"/>
                <w:kern w:val="0"/>
              </w:rPr>
              <w:t>溢出</w:t>
            </w:r>
          </w:p>
        </w:tc>
      </w:tr>
      <w:tr w14:paraId="71CE7A0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39" w:type="pct"/>
            <w:shd w:val="clear" w:color="auto" w:fill="auto"/>
            <w:vAlign w:val="center"/>
          </w:tcPr>
          <w:p w14:paraId="26A92795">
            <w:pPr>
              <w:pStyle w:val="74"/>
              <w:rPr>
                <w:rFonts w:hint="eastAsia"/>
                <w:kern w:val="0"/>
              </w:rPr>
            </w:pPr>
            <w:r>
              <w:rPr>
                <w:rFonts w:hint="eastAsia"/>
                <w:kern w:val="0"/>
              </w:rPr>
              <w:t>0111</w:t>
            </w:r>
          </w:p>
        </w:tc>
        <w:tc>
          <w:tcPr>
            <w:tcW w:w="1239" w:type="pct"/>
            <w:shd w:val="clear" w:color="auto" w:fill="auto"/>
            <w:vAlign w:val="center"/>
          </w:tcPr>
          <w:p w14:paraId="426053A6">
            <w:pPr>
              <w:pStyle w:val="74"/>
              <w:rPr>
                <w:rFonts w:hint="eastAsia"/>
                <w:kern w:val="0"/>
              </w:rPr>
            </w:pPr>
            <w:r>
              <w:rPr>
                <w:rFonts w:hint="eastAsia"/>
                <w:kern w:val="0"/>
              </w:rPr>
              <w:t>VC</w:t>
            </w:r>
          </w:p>
        </w:tc>
        <w:tc>
          <w:tcPr>
            <w:tcW w:w="1239" w:type="pct"/>
            <w:shd w:val="clear" w:color="auto" w:fill="auto"/>
            <w:vAlign w:val="center"/>
          </w:tcPr>
          <w:p w14:paraId="0475DCF4">
            <w:pPr>
              <w:pStyle w:val="74"/>
              <w:rPr>
                <w:rFonts w:hint="eastAsia"/>
                <w:kern w:val="0"/>
              </w:rPr>
            </w:pPr>
            <w:r>
              <w:rPr>
                <w:kern w:val="0"/>
              </w:rPr>
              <w:t>V </w:t>
            </w:r>
            <m:oMath>
              <w:bookmarkStart w:id="6863" w:name="_QWord_Source_Comparison_8110"/>
              <w:bookmarkStart w:id="6864" w:name="_QWord_Source_Comparison_8171"/>
              <m:r>
                <m:rPr/>
                <w:rPr>
                  <w:rFonts w:ascii="Cambria Math" w:hAnsi="Cambria Math"/>
                  <w:kern w:val="0"/>
                </w:rPr>
                <m:t>=</m:t>
              </m:r>
            </m:oMath>
            <w:bookmarkEnd w:id="6863"/>
            <w:bookmarkEnd w:id="6864"/>
            <w:r>
              <w:rPr>
                <w:kern w:val="0"/>
              </w:rPr>
              <w:t> 0</w:t>
            </w:r>
          </w:p>
        </w:tc>
        <w:tc>
          <w:tcPr>
            <w:tcW w:w="1282" w:type="pct"/>
            <w:shd w:val="clear" w:color="auto" w:fill="auto"/>
            <w:vAlign w:val="center"/>
          </w:tcPr>
          <w:p w14:paraId="38AA215B">
            <w:pPr>
              <w:pStyle w:val="74"/>
              <w:rPr>
                <w:rFonts w:hint="eastAsia"/>
                <w:kern w:val="0"/>
              </w:rPr>
            </w:pPr>
            <w:r>
              <w:rPr>
                <w:rFonts w:hint="eastAsia"/>
                <w:kern w:val="0"/>
              </w:rPr>
              <w:t>没有溢出</w:t>
            </w:r>
          </w:p>
        </w:tc>
      </w:tr>
      <w:tr w14:paraId="2C2DFC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39" w:type="pct"/>
            <w:shd w:val="clear" w:color="auto" w:fill="auto"/>
            <w:vAlign w:val="center"/>
          </w:tcPr>
          <w:p w14:paraId="192CFDF8">
            <w:pPr>
              <w:pStyle w:val="74"/>
              <w:rPr>
                <w:rFonts w:hint="eastAsia"/>
                <w:kern w:val="0"/>
              </w:rPr>
            </w:pPr>
            <w:r>
              <w:rPr>
                <w:rFonts w:hint="eastAsia"/>
                <w:kern w:val="0"/>
              </w:rPr>
              <w:t>1000</w:t>
            </w:r>
          </w:p>
        </w:tc>
        <w:tc>
          <w:tcPr>
            <w:tcW w:w="1239" w:type="pct"/>
            <w:shd w:val="clear" w:color="auto" w:fill="auto"/>
            <w:vAlign w:val="center"/>
          </w:tcPr>
          <w:p w14:paraId="6E17E43D">
            <w:pPr>
              <w:pStyle w:val="74"/>
              <w:rPr>
                <w:rFonts w:hint="eastAsia"/>
                <w:kern w:val="0"/>
              </w:rPr>
            </w:pPr>
            <w:r>
              <w:rPr>
                <w:rFonts w:hint="eastAsia"/>
                <w:kern w:val="0"/>
              </w:rPr>
              <w:t>HI</w:t>
            </w:r>
          </w:p>
        </w:tc>
        <w:tc>
          <w:tcPr>
            <w:tcW w:w="1239" w:type="pct"/>
            <w:shd w:val="clear" w:color="auto" w:fill="auto"/>
            <w:vAlign w:val="center"/>
          </w:tcPr>
          <w:p w14:paraId="259BED80">
            <w:pPr>
              <w:pStyle w:val="74"/>
              <w:rPr>
                <w:rFonts w:hint="eastAsia"/>
                <w:kern w:val="0"/>
              </w:rPr>
            </w:pPr>
            <w:r>
              <w:rPr>
                <w:kern w:val="0"/>
              </w:rPr>
              <w:t>C </w:t>
            </w:r>
            <m:oMath>
              <w:bookmarkStart w:id="6865" w:name="_QWord_Source_Comparison_8111"/>
              <w:bookmarkStart w:id="6866" w:name="_QWord_Source_Comparison_8172"/>
              <m:r>
                <m:rPr/>
                <w:rPr>
                  <w:rFonts w:ascii="Cambria Math" w:hAnsi="Cambria Math"/>
                  <w:kern w:val="0"/>
                </w:rPr>
                <m:t>=</m:t>
              </m:r>
              <w:bookmarkEnd w:id="6865"/>
              <w:bookmarkEnd w:id="6866"/>
            </m:oMath>
            <w:r>
              <w:rPr>
                <w:kern w:val="0"/>
              </w:rPr>
              <w:t> 1,Z</w:t>
            </w:r>
            <w:r>
              <w:rPr>
                <w:kern w:val="0"/>
              </w:rPr>
              <w:noBreakHyphen/>
            </w:r>
            <w:r>
              <w:rPr>
                <w:kern w:val="0"/>
              </w:rPr>
              <w:t>0</w:t>
            </w:r>
          </w:p>
        </w:tc>
        <w:tc>
          <w:tcPr>
            <w:tcW w:w="1282" w:type="pct"/>
            <w:shd w:val="clear" w:color="auto" w:fill="auto"/>
            <w:vAlign w:val="center"/>
          </w:tcPr>
          <w:p w14:paraId="69F30C5B">
            <w:pPr>
              <w:pStyle w:val="74"/>
              <w:rPr>
                <w:rFonts w:hint="eastAsia"/>
                <w:kern w:val="0"/>
              </w:rPr>
            </w:pPr>
            <w:r>
              <w:rPr>
                <w:rFonts w:hint="eastAsia"/>
                <w:kern w:val="0"/>
              </w:rPr>
              <w:t>无符号数大于</w:t>
            </w:r>
          </w:p>
        </w:tc>
      </w:tr>
      <w:tr w14:paraId="1728CE7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39" w:type="pct"/>
            <w:shd w:val="clear" w:color="auto" w:fill="auto"/>
            <w:vAlign w:val="center"/>
          </w:tcPr>
          <w:p w14:paraId="7B3C23CB">
            <w:pPr>
              <w:pStyle w:val="74"/>
              <w:rPr>
                <w:rFonts w:hint="eastAsia"/>
                <w:kern w:val="0"/>
              </w:rPr>
            </w:pPr>
            <w:r>
              <w:rPr>
                <w:rFonts w:hint="eastAsia"/>
                <w:kern w:val="0"/>
              </w:rPr>
              <w:t>1001</w:t>
            </w:r>
          </w:p>
        </w:tc>
        <w:tc>
          <w:tcPr>
            <w:tcW w:w="1239" w:type="pct"/>
            <w:shd w:val="clear" w:color="auto" w:fill="auto"/>
            <w:vAlign w:val="center"/>
          </w:tcPr>
          <w:p w14:paraId="4D362186">
            <w:pPr>
              <w:pStyle w:val="74"/>
              <w:rPr>
                <w:rFonts w:hint="eastAsia"/>
                <w:kern w:val="0"/>
              </w:rPr>
            </w:pPr>
            <w:r>
              <w:rPr>
                <w:rFonts w:hint="eastAsia"/>
                <w:kern w:val="0"/>
              </w:rPr>
              <w:t>LS</w:t>
            </w:r>
          </w:p>
        </w:tc>
        <w:tc>
          <w:tcPr>
            <w:tcW w:w="1239" w:type="pct"/>
            <w:shd w:val="clear" w:color="auto" w:fill="auto"/>
            <w:vAlign w:val="center"/>
          </w:tcPr>
          <w:p w14:paraId="30B0F868">
            <w:pPr>
              <w:pStyle w:val="74"/>
              <w:rPr>
                <w:rFonts w:hint="eastAsia"/>
                <w:kern w:val="0"/>
              </w:rPr>
            </w:pPr>
            <w:bookmarkStart w:id="6867" w:name="_QWord_Paragraph__728"/>
            <w:bookmarkStart w:id="6868" w:name="_QWord_Source_Comparison_Para_728"/>
            <w:r>
              <w:rPr>
                <w:kern w:val="0"/>
              </w:rPr>
              <w:t>C </w:t>
            </w:r>
            <m:oMath>
              <w:bookmarkStart w:id="6869" w:name="_QWord_Source_Comparison_8112"/>
              <w:bookmarkStart w:id="6870" w:name="_QWord_Source_Comparison_8173"/>
              <m:r>
                <m:rPr/>
                <w:rPr>
                  <w:rFonts w:ascii="Cambria Math" w:hAnsi="Cambria Math"/>
                  <w:kern w:val="0"/>
                </w:rPr>
                <m:t>=</m:t>
              </m:r>
            </m:oMath>
            <w:bookmarkEnd w:id="6869"/>
            <w:bookmarkEnd w:id="6870"/>
            <w:r>
              <w:rPr>
                <w:kern w:val="0"/>
              </w:rPr>
              <w:t> 0,Z </w:t>
            </w:r>
            <m:oMath>
              <w:bookmarkStart w:id="6871" w:name="_QWord_Source_Comparison_8113"/>
              <w:bookmarkStart w:id="6872" w:name="_QWord_Source_Comparison_8174"/>
              <m:r>
                <m:rPr/>
                <w:rPr>
                  <w:rFonts w:ascii="Cambria Math" w:hAnsi="Cambria Math"/>
                  <w:kern w:val="0"/>
                </w:rPr>
                <m:t>=</m:t>
              </m:r>
              <w:bookmarkEnd w:id="6871"/>
              <w:bookmarkEnd w:id="6872"/>
            </m:oMath>
            <w:r>
              <w:rPr>
                <w:kern w:val="0"/>
              </w:rPr>
              <w:t> 1</w:t>
            </w:r>
            <w:bookmarkEnd w:id="6867"/>
            <w:bookmarkEnd w:id="6868"/>
          </w:p>
        </w:tc>
        <w:tc>
          <w:tcPr>
            <w:tcW w:w="1282" w:type="pct"/>
            <w:shd w:val="clear" w:color="auto" w:fill="auto"/>
            <w:vAlign w:val="center"/>
          </w:tcPr>
          <w:p w14:paraId="103688BF">
            <w:pPr>
              <w:pStyle w:val="74"/>
              <w:rPr>
                <w:rFonts w:hint="eastAsia"/>
                <w:kern w:val="0"/>
              </w:rPr>
            </w:pPr>
            <w:bookmarkStart w:id="6873" w:name="_QWord_Paragraph__729"/>
            <w:bookmarkStart w:id="6874" w:name="_QWord_Source_Comparison_Para_729"/>
            <w:r>
              <w:rPr>
                <w:rFonts w:hint="eastAsia"/>
                <w:kern w:val="0"/>
              </w:rPr>
              <w:t>无符号数小于或等于</w:t>
            </w:r>
            <w:bookmarkEnd w:id="6873"/>
            <w:bookmarkEnd w:id="6874"/>
          </w:p>
        </w:tc>
      </w:tr>
      <w:tr w14:paraId="6F29B91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39" w:type="pct"/>
            <w:shd w:val="clear" w:color="auto" w:fill="auto"/>
            <w:vAlign w:val="center"/>
          </w:tcPr>
          <w:p w14:paraId="1386A014">
            <w:pPr>
              <w:pStyle w:val="74"/>
              <w:rPr>
                <w:rFonts w:hint="eastAsia"/>
                <w:kern w:val="0"/>
              </w:rPr>
            </w:pPr>
            <w:bookmarkStart w:id="6875" w:name="_QWord_Paragraph__730"/>
            <w:bookmarkStart w:id="6876" w:name="_QWord_Source_Comparison_Para_730"/>
            <w:r>
              <w:rPr>
                <w:rFonts w:hint="eastAsia"/>
                <w:kern w:val="0"/>
              </w:rPr>
              <w:t>1010</w:t>
            </w:r>
            <w:bookmarkEnd w:id="6875"/>
            <w:bookmarkEnd w:id="6876"/>
          </w:p>
        </w:tc>
        <w:tc>
          <w:tcPr>
            <w:tcW w:w="1239" w:type="pct"/>
            <w:shd w:val="clear" w:color="auto" w:fill="auto"/>
            <w:vAlign w:val="center"/>
          </w:tcPr>
          <w:p w14:paraId="2EB7CCC0">
            <w:pPr>
              <w:pStyle w:val="74"/>
              <w:rPr>
                <w:rFonts w:hint="eastAsia"/>
                <w:kern w:val="0"/>
              </w:rPr>
            </w:pPr>
            <w:bookmarkStart w:id="6877" w:name="_QWord_Paragraph__731"/>
            <w:bookmarkStart w:id="6878" w:name="_QWord_Source_Comparison_Para_731"/>
            <w:r>
              <w:rPr>
                <w:rFonts w:hint="eastAsia"/>
                <w:kern w:val="0"/>
              </w:rPr>
              <w:t>GE</w:t>
            </w:r>
            <w:bookmarkEnd w:id="6877"/>
            <w:bookmarkEnd w:id="6878"/>
          </w:p>
        </w:tc>
        <w:tc>
          <w:tcPr>
            <w:tcW w:w="1239" w:type="pct"/>
            <w:shd w:val="clear" w:color="auto" w:fill="auto"/>
            <w:vAlign w:val="center"/>
          </w:tcPr>
          <w:p w14:paraId="5C369F0A">
            <w:pPr>
              <w:pStyle w:val="74"/>
              <w:rPr>
                <w:rFonts w:hint="eastAsia"/>
                <w:kern w:val="0"/>
              </w:rPr>
            </w:pPr>
            <w:bookmarkStart w:id="6879" w:name="_QWord_Source_Comparison_Para_732"/>
            <w:bookmarkStart w:id="6880" w:name="_QWord_Paragraph__732"/>
            <w:r>
              <w:rPr>
                <w:kern w:val="0"/>
              </w:rPr>
              <w:t>N </w:t>
            </w:r>
            <m:oMath>
              <w:bookmarkStart w:id="6881" w:name="_QWord_Source_Comparison_8175"/>
              <w:bookmarkStart w:id="6882" w:name="_QWord_Source_Comparison_8114"/>
              <m:r>
                <m:rPr/>
                <w:rPr>
                  <w:rFonts w:ascii="Cambria Math" w:hAnsi="Cambria Math"/>
                  <w:kern w:val="0"/>
                </w:rPr>
                <m:t>=</m:t>
              </m:r>
              <w:bookmarkEnd w:id="6881"/>
              <w:bookmarkEnd w:id="6882"/>
            </m:oMath>
            <w:r>
              <w:rPr>
                <w:kern w:val="0"/>
              </w:rPr>
              <w:t> V</w:t>
            </w:r>
            <w:bookmarkEnd w:id="6879"/>
            <w:bookmarkEnd w:id="6880"/>
          </w:p>
        </w:tc>
        <w:tc>
          <w:tcPr>
            <w:tcW w:w="1282" w:type="pct"/>
            <w:shd w:val="clear" w:color="auto" w:fill="auto"/>
            <w:vAlign w:val="center"/>
          </w:tcPr>
          <w:p w14:paraId="368032CD">
            <w:pPr>
              <w:pStyle w:val="74"/>
              <w:rPr>
                <w:rFonts w:hint="eastAsia"/>
                <w:kern w:val="0"/>
              </w:rPr>
            </w:pPr>
            <w:bookmarkStart w:id="6883" w:name="_QWord_Paragraph__733"/>
            <w:bookmarkStart w:id="6884" w:name="_QWord_Source_Comparison_Para_733"/>
            <w:r>
              <w:rPr>
                <w:rFonts w:hint="eastAsia"/>
                <w:kern w:val="0"/>
              </w:rPr>
              <w:t>有符号数大于或等于</w:t>
            </w:r>
            <w:bookmarkEnd w:id="6883"/>
            <w:bookmarkEnd w:id="6884"/>
          </w:p>
        </w:tc>
      </w:tr>
      <w:tr w14:paraId="15CEDE0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39" w:type="pct"/>
            <w:shd w:val="clear" w:color="auto" w:fill="auto"/>
            <w:vAlign w:val="center"/>
          </w:tcPr>
          <w:p w14:paraId="2EAE804C">
            <w:pPr>
              <w:pStyle w:val="74"/>
              <w:rPr>
                <w:rFonts w:hint="eastAsia"/>
                <w:kern w:val="0"/>
              </w:rPr>
            </w:pPr>
            <w:bookmarkStart w:id="6885" w:name="_QWord_Paragraph__734"/>
            <w:bookmarkStart w:id="6886" w:name="_QWord_Source_Comparison_Para_734"/>
            <w:r>
              <w:rPr>
                <w:rFonts w:hint="eastAsia"/>
                <w:kern w:val="0"/>
              </w:rPr>
              <w:t>1011</w:t>
            </w:r>
            <w:bookmarkEnd w:id="6885"/>
            <w:bookmarkEnd w:id="6886"/>
          </w:p>
        </w:tc>
        <w:tc>
          <w:tcPr>
            <w:tcW w:w="1239" w:type="pct"/>
            <w:shd w:val="clear" w:color="auto" w:fill="auto"/>
            <w:vAlign w:val="center"/>
          </w:tcPr>
          <w:p w14:paraId="777CAE76">
            <w:pPr>
              <w:pStyle w:val="74"/>
              <w:rPr>
                <w:rFonts w:hint="eastAsia"/>
                <w:kern w:val="0"/>
              </w:rPr>
            </w:pPr>
            <w:bookmarkStart w:id="6887" w:name="_QWord_Source_Comparison_Para_735"/>
            <w:bookmarkStart w:id="6888" w:name="_QWord_Paragraph__735"/>
            <w:r>
              <w:rPr>
                <w:rFonts w:hint="eastAsia"/>
                <w:kern w:val="0"/>
              </w:rPr>
              <w:t>LT</w:t>
            </w:r>
            <w:bookmarkEnd w:id="6887"/>
            <w:bookmarkEnd w:id="6888"/>
          </w:p>
        </w:tc>
        <w:tc>
          <w:tcPr>
            <w:tcW w:w="1239" w:type="pct"/>
            <w:shd w:val="clear" w:color="auto" w:fill="auto"/>
            <w:vAlign w:val="center"/>
          </w:tcPr>
          <w:p w14:paraId="053DD051">
            <w:pPr>
              <w:pStyle w:val="74"/>
              <w:rPr>
                <w:rFonts w:hint="eastAsia"/>
                <w:kern w:val="0"/>
              </w:rPr>
            </w:pPr>
            <w:bookmarkStart w:id="6889" w:name="_QWord_Paragraph__736"/>
            <w:bookmarkStart w:id="6890" w:name="_QWord_Source_Comparison_Para_736"/>
            <w:r>
              <w:rPr>
                <w:kern w:val="0"/>
              </w:rPr>
              <w:t>N! </w:t>
            </w:r>
            <m:oMath>
              <w:bookmarkStart w:id="6891" w:name="_QWord_Source_Comparison_8115"/>
              <w:bookmarkStart w:id="6892" w:name="_QWord_Source_Comparison_8176"/>
              <m:r>
                <m:rPr/>
                <w:rPr>
                  <w:rFonts w:ascii="Cambria Math" w:hAnsi="Cambria Math"/>
                  <w:kern w:val="0"/>
                </w:rPr>
                <m:t>=</m:t>
              </m:r>
            </m:oMath>
            <w:bookmarkEnd w:id="6891"/>
            <w:bookmarkEnd w:id="6892"/>
            <w:r>
              <w:rPr>
                <w:kern w:val="0"/>
              </w:rPr>
              <w:t> V</w:t>
            </w:r>
            <w:bookmarkEnd w:id="6889"/>
            <w:bookmarkEnd w:id="6890"/>
          </w:p>
        </w:tc>
        <w:tc>
          <w:tcPr>
            <w:tcW w:w="1282" w:type="pct"/>
            <w:shd w:val="clear" w:color="auto" w:fill="auto"/>
            <w:vAlign w:val="center"/>
          </w:tcPr>
          <w:p w14:paraId="2F6D792F">
            <w:pPr>
              <w:pStyle w:val="74"/>
              <w:rPr>
                <w:rFonts w:hint="eastAsia"/>
                <w:kern w:val="0"/>
              </w:rPr>
            </w:pPr>
            <w:bookmarkStart w:id="6893" w:name="_QWord_Source_Comparison_Para_737"/>
            <w:bookmarkStart w:id="6894" w:name="_QWord_Paragraph__737"/>
            <w:r>
              <w:rPr>
                <w:rFonts w:hint="eastAsia"/>
                <w:kern w:val="0"/>
              </w:rPr>
              <w:t>有符号数小于</w:t>
            </w:r>
            <w:bookmarkEnd w:id="6893"/>
            <w:bookmarkEnd w:id="6894"/>
          </w:p>
        </w:tc>
      </w:tr>
      <w:tr w14:paraId="0AE7EA7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39" w:type="pct"/>
            <w:shd w:val="clear" w:color="auto" w:fill="auto"/>
            <w:vAlign w:val="center"/>
          </w:tcPr>
          <w:p w14:paraId="3C28D091">
            <w:pPr>
              <w:pStyle w:val="74"/>
              <w:rPr>
                <w:rFonts w:hint="eastAsia"/>
                <w:kern w:val="0"/>
              </w:rPr>
            </w:pPr>
            <w:bookmarkStart w:id="6895" w:name="_QWord_Paragraph__738"/>
            <w:bookmarkStart w:id="6896" w:name="_QWord_Source_Comparison_Para_738"/>
            <w:r>
              <w:rPr>
                <w:rFonts w:hint="eastAsia"/>
                <w:kern w:val="0"/>
              </w:rPr>
              <w:t>1100</w:t>
            </w:r>
            <w:bookmarkEnd w:id="6895"/>
            <w:bookmarkEnd w:id="6896"/>
          </w:p>
        </w:tc>
        <w:tc>
          <w:tcPr>
            <w:tcW w:w="1239" w:type="pct"/>
            <w:shd w:val="clear" w:color="auto" w:fill="auto"/>
            <w:vAlign w:val="center"/>
          </w:tcPr>
          <w:p w14:paraId="04D62797">
            <w:pPr>
              <w:pStyle w:val="74"/>
              <w:rPr>
                <w:rFonts w:hint="eastAsia"/>
                <w:kern w:val="0"/>
              </w:rPr>
            </w:pPr>
            <w:bookmarkStart w:id="6897" w:name="_QWord_Source_Comparison_Para_739"/>
            <w:bookmarkStart w:id="6898" w:name="_QWord_Paragraph__739"/>
            <w:r>
              <w:rPr>
                <w:rFonts w:hint="eastAsia"/>
                <w:kern w:val="0"/>
              </w:rPr>
              <w:t>GT</w:t>
            </w:r>
            <w:bookmarkEnd w:id="6897"/>
            <w:bookmarkEnd w:id="6898"/>
          </w:p>
        </w:tc>
        <w:tc>
          <w:tcPr>
            <w:tcW w:w="1239" w:type="pct"/>
            <w:shd w:val="clear" w:color="auto" w:fill="auto"/>
            <w:vAlign w:val="center"/>
          </w:tcPr>
          <w:p w14:paraId="26B98853">
            <w:pPr>
              <w:pStyle w:val="74"/>
              <w:rPr>
                <w:rFonts w:hint="eastAsia"/>
                <w:kern w:val="0"/>
              </w:rPr>
            </w:pPr>
            <w:bookmarkStart w:id="6899" w:name="_QWord_Source_Comparison_Para_740"/>
            <w:bookmarkStart w:id="6900" w:name="_QWord_Paragraph__740"/>
            <w:r>
              <w:rPr>
                <w:kern w:val="0"/>
              </w:rPr>
              <w:t>Z</w:t>
            </w:r>
            <w:r>
              <w:rPr>
                <w:kern w:val="0"/>
              </w:rPr>
              <w:noBreakHyphen/>
            </w:r>
            <w:r>
              <w:rPr>
                <w:kern w:val="0"/>
              </w:rPr>
              <w:t>0,N </w:t>
            </w:r>
            <m:oMath>
              <w:bookmarkStart w:id="6901" w:name="_QWord_Source_Comparison_8177"/>
              <w:bookmarkStart w:id="6902" w:name="_QWord_Source_Comparison_8116"/>
              <m:r>
                <m:rPr/>
                <w:rPr>
                  <w:rFonts w:ascii="Cambria Math" w:hAnsi="Cambria Math"/>
                  <w:kern w:val="0"/>
                </w:rPr>
                <m:t>=</m:t>
              </m:r>
              <w:bookmarkEnd w:id="6901"/>
              <w:bookmarkEnd w:id="6902"/>
            </m:oMath>
            <w:r>
              <w:rPr>
                <w:kern w:val="0"/>
              </w:rPr>
              <w:t> V</w:t>
            </w:r>
            <w:bookmarkEnd w:id="6899"/>
            <w:bookmarkEnd w:id="6900"/>
          </w:p>
        </w:tc>
        <w:tc>
          <w:tcPr>
            <w:tcW w:w="1282" w:type="pct"/>
            <w:shd w:val="clear" w:color="auto" w:fill="auto"/>
            <w:vAlign w:val="center"/>
          </w:tcPr>
          <w:p w14:paraId="36AFA208">
            <w:pPr>
              <w:pStyle w:val="74"/>
              <w:rPr>
                <w:rFonts w:hint="eastAsia"/>
                <w:kern w:val="0"/>
              </w:rPr>
            </w:pPr>
            <w:bookmarkStart w:id="6903" w:name="_QWord_Paragraph__741"/>
            <w:bookmarkStart w:id="6904" w:name="_QWord_Source_Comparison_Para_741"/>
            <w:r>
              <w:rPr>
                <w:rFonts w:hint="eastAsia"/>
                <w:kern w:val="0"/>
              </w:rPr>
              <w:t>有符号数大于</w:t>
            </w:r>
            <w:bookmarkEnd w:id="6903"/>
            <w:bookmarkEnd w:id="6904"/>
          </w:p>
        </w:tc>
      </w:tr>
      <w:tr w14:paraId="2A92530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39" w:type="pct"/>
            <w:shd w:val="clear" w:color="auto" w:fill="auto"/>
            <w:vAlign w:val="center"/>
          </w:tcPr>
          <w:p w14:paraId="7E1BB897">
            <w:pPr>
              <w:pStyle w:val="74"/>
              <w:rPr>
                <w:rFonts w:hint="eastAsia"/>
                <w:kern w:val="0"/>
              </w:rPr>
            </w:pPr>
            <w:bookmarkStart w:id="6905" w:name="_QWord_Paragraph__742"/>
            <w:bookmarkStart w:id="6906" w:name="_QWord_Source_Comparison_Para_742"/>
            <w:r>
              <w:rPr>
                <w:rFonts w:hint="eastAsia"/>
                <w:kern w:val="0"/>
              </w:rPr>
              <w:t>1101</w:t>
            </w:r>
            <w:bookmarkEnd w:id="6905"/>
            <w:bookmarkEnd w:id="6906"/>
          </w:p>
        </w:tc>
        <w:tc>
          <w:tcPr>
            <w:tcW w:w="1239" w:type="pct"/>
            <w:shd w:val="clear" w:color="auto" w:fill="auto"/>
            <w:vAlign w:val="center"/>
          </w:tcPr>
          <w:p w14:paraId="08856A60">
            <w:pPr>
              <w:pStyle w:val="74"/>
              <w:rPr>
                <w:rFonts w:hint="eastAsia"/>
                <w:kern w:val="0"/>
              </w:rPr>
            </w:pPr>
            <w:bookmarkStart w:id="6907" w:name="_QWord_Paragraph__743"/>
            <w:bookmarkStart w:id="6908" w:name="_QWord_Source_Comparison_Para_743"/>
            <w:r>
              <w:rPr>
                <w:rFonts w:hint="eastAsia"/>
                <w:kern w:val="0"/>
              </w:rPr>
              <w:t>LE</w:t>
            </w:r>
            <w:bookmarkEnd w:id="6907"/>
            <w:bookmarkEnd w:id="6908"/>
          </w:p>
        </w:tc>
        <w:tc>
          <w:tcPr>
            <w:tcW w:w="1239" w:type="pct"/>
            <w:shd w:val="clear" w:color="auto" w:fill="auto"/>
            <w:vAlign w:val="center"/>
          </w:tcPr>
          <w:p w14:paraId="014E9F8C">
            <w:pPr>
              <w:pStyle w:val="74"/>
              <w:rPr>
                <w:rFonts w:hint="eastAsia"/>
                <w:kern w:val="0"/>
              </w:rPr>
            </w:pPr>
            <w:bookmarkStart w:id="6909" w:name="_QWord_Paragraph__744"/>
            <w:bookmarkStart w:id="6910" w:name="_QWord_Source_Comparison_Para_744"/>
            <w:r>
              <w:rPr>
                <w:kern w:val="0"/>
              </w:rPr>
              <w:t>Z </w:t>
            </w:r>
            <w:bookmarkStart w:id="6911" w:name="_QWord_Source_Comparison_8178"/>
            <w:bookmarkStart w:id="6912" w:name="_QWord_Source_Comparison_8117"/>
            <m:oMath>
              <m:r>
                <m:rPr/>
                <w:rPr>
                  <w:rFonts w:ascii="Cambria Math" w:hAnsi="Cambria Math"/>
                  <w:kern w:val="0"/>
                </w:rPr>
                <m:t>=</m:t>
              </m:r>
              <w:bookmarkEnd w:id="6911"/>
              <w:bookmarkEnd w:id="6912"/>
            </m:oMath>
            <w:r>
              <w:rPr>
                <w:kern w:val="0"/>
              </w:rPr>
              <w:t> 1,N! </w:t>
            </w:r>
            <w:bookmarkStart w:id="6913" w:name="_QWord_Source_Comparison_8118"/>
            <w:bookmarkStart w:id="6914" w:name="_QWord_Source_Comparison_8179"/>
            <m:oMath>
              <m:r>
                <m:rPr/>
                <w:rPr>
                  <w:rFonts w:ascii="Cambria Math" w:hAnsi="Cambria Math"/>
                  <w:kern w:val="0"/>
                </w:rPr>
                <m:t>=</m:t>
              </m:r>
            </m:oMath>
            <w:bookmarkEnd w:id="6913"/>
            <w:bookmarkEnd w:id="6914"/>
            <w:r>
              <w:rPr>
                <w:kern w:val="0"/>
              </w:rPr>
              <w:t> V</w:t>
            </w:r>
            <w:bookmarkEnd w:id="6909"/>
            <w:bookmarkEnd w:id="6910"/>
          </w:p>
        </w:tc>
        <w:tc>
          <w:tcPr>
            <w:tcW w:w="1282" w:type="pct"/>
            <w:shd w:val="clear" w:color="auto" w:fill="auto"/>
            <w:vAlign w:val="center"/>
          </w:tcPr>
          <w:p w14:paraId="404B79F4">
            <w:pPr>
              <w:pStyle w:val="74"/>
              <w:rPr>
                <w:rFonts w:hint="eastAsia"/>
                <w:kern w:val="0"/>
              </w:rPr>
            </w:pPr>
            <w:bookmarkStart w:id="6915" w:name="_QWord_Paragraph__745"/>
            <w:bookmarkStart w:id="6916" w:name="_QWord_Source_Comparison_Para_745"/>
            <w:r>
              <w:rPr>
                <w:rFonts w:hint="eastAsia"/>
                <w:kern w:val="0"/>
              </w:rPr>
              <w:t>有符号数小于或等于</w:t>
            </w:r>
            <w:bookmarkEnd w:id="6915"/>
            <w:bookmarkEnd w:id="6916"/>
          </w:p>
        </w:tc>
      </w:tr>
      <w:tr w14:paraId="696AE2B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39" w:type="pct"/>
            <w:shd w:val="clear" w:color="auto" w:fill="auto"/>
            <w:vAlign w:val="center"/>
          </w:tcPr>
          <w:p w14:paraId="4A88A44A">
            <w:pPr>
              <w:pStyle w:val="74"/>
              <w:rPr>
                <w:rFonts w:hint="eastAsia"/>
                <w:kern w:val="0"/>
              </w:rPr>
            </w:pPr>
            <w:bookmarkStart w:id="6917" w:name="_QWord_Source_Comparison_Para_746"/>
            <w:bookmarkStart w:id="6918" w:name="_QWord_Paragraph__746"/>
            <w:r>
              <w:rPr>
                <w:rFonts w:hint="eastAsia"/>
                <w:kern w:val="0"/>
              </w:rPr>
              <w:t>1110</w:t>
            </w:r>
            <w:bookmarkEnd w:id="6917"/>
            <w:bookmarkEnd w:id="6918"/>
          </w:p>
        </w:tc>
        <w:tc>
          <w:tcPr>
            <w:tcW w:w="1239" w:type="pct"/>
            <w:shd w:val="clear" w:color="auto" w:fill="auto"/>
            <w:vAlign w:val="center"/>
          </w:tcPr>
          <w:p w14:paraId="771375CF">
            <w:pPr>
              <w:pStyle w:val="74"/>
              <w:rPr>
                <w:rFonts w:hint="eastAsia"/>
                <w:kern w:val="0"/>
              </w:rPr>
            </w:pPr>
            <w:bookmarkStart w:id="6919" w:name="_QWord_Source_Comparison_Para_747"/>
            <w:bookmarkStart w:id="6920" w:name="_QWord_Paragraph__747"/>
            <w:r>
              <w:rPr>
                <w:rFonts w:hint="eastAsia"/>
                <w:kern w:val="0"/>
              </w:rPr>
              <w:t>AL</w:t>
            </w:r>
            <w:bookmarkEnd w:id="6919"/>
            <w:bookmarkEnd w:id="6920"/>
          </w:p>
        </w:tc>
        <w:tc>
          <w:tcPr>
            <w:tcW w:w="1239" w:type="pct"/>
            <w:shd w:val="clear" w:color="auto" w:fill="auto"/>
            <w:vAlign w:val="center"/>
          </w:tcPr>
          <w:p w14:paraId="409B789D">
            <w:pPr>
              <w:pStyle w:val="74"/>
              <w:rPr>
                <w:rFonts w:hint="eastAsia"/>
                <w:kern w:val="0"/>
              </w:rPr>
            </w:pPr>
            <w:bookmarkStart w:id="6921" w:name="_QWord_Paragraph__748"/>
            <w:bookmarkStart w:id="6922" w:name="_QWord_Source_Comparison_Para_748"/>
            <w:r>
              <w:rPr>
                <w:rFonts w:hint="eastAsia"/>
                <w:kern w:val="0"/>
              </w:rPr>
              <w:t>任何</w:t>
            </w:r>
            <w:bookmarkEnd w:id="6921"/>
            <w:bookmarkEnd w:id="6922"/>
          </w:p>
        </w:tc>
        <w:tc>
          <w:tcPr>
            <w:tcW w:w="1282" w:type="pct"/>
            <w:shd w:val="clear" w:color="auto" w:fill="auto"/>
            <w:vAlign w:val="center"/>
          </w:tcPr>
          <w:p w14:paraId="276F06F6">
            <w:pPr>
              <w:pStyle w:val="74"/>
              <w:rPr>
                <w:rFonts w:hint="eastAsia"/>
                <w:kern w:val="0"/>
              </w:rPr>
            </w:pPr>
            <w:bookmarkStart w:id="6923" w:name="_QWord_Source_Comparison_Para_749"/>
            <w:bookmarkStart w:id="6924" w:name="_QWord_Paragraph__749"/>
            <w:r>
              <w:rPr>
                <w:rFonts w:hint="eastAsia"/>
                <w:kern w:val="0"/>
              </w:rPr>
              <w:t>无条件执行（指令默认条件）</w:t>
            </w:r>
            <w:bookmarkEnd w:id="6923"/>
            <w:bookmarkEnd w:id="6924"/>
          </w:p>
        </w:tc>
      </w:tr>
      <w:tr w14:paraId="5F7C732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39" w:type="pct"/>
            <w:shd w:val="clear" w:color="auto" w:fill="auto"/>
            <w:vAlign w:val="center"/>
          </w:tcPr>
          <w:p w14:paraId="44891832">
            <w:pPr>
              <w:pStyle w:val="74"/>
              <w:rPr>
                <w:rFonts w:hint="eastAsia"/>
                <w:kern w:val="0"/>
              </w:rPr>
            </w:pPr>
            <w:bookmarkStart w:id="6925" w:name="_QWord_Paragraph__750"/>
            <w:bookmarkStart w:id="6926" w:name="_QWord_Source_Comparison_Para_750"/>
            <w:r>
              <w:rPr>
                <w:rFonts w:hint="eastAsia"/>
                <w:kern w:val="0"/>
              </w:rPr>
              <w:t>1111</w:t>
            </w:r>
            <w:bookmarkEnd w:id="6925"/>
            <w:bookmarkEnd w:id="6926"/>
          </w:p>
        </w:tc>
        <w:tc>
          <w:tcPr>
            <w:tcW w:w="1239" w:type="pct"/>
            <w:shd w:val="clear" w:color="auto" w:fill="auto"/>
            <w:vAlign w:val="center"/>
          </w:tcPr>
          <w:p w14:paraId="5A71FE18">
            <w:pPr>
              <w:pStyle w:val="74"/>
              <w:rPr>
                <w:rFonts w:hint="eastAsia"/>
                <w:kern w:val="0"/>
              </w:rPr>
            </w:pPr>
            <w:bookmarkStart w:id="6927" w:name="_QWord_Source_Comparison_Para_751"/>
            <w:bookmarkStart w:id="6928" w:name="_QWord_Paragraph__751"/>
            <w:r>
              <w:rPr>
                <w:rFonts w:hint="eastAsia"/>
                <w:kern w:val="0"/>
              </w:rPr>
              <w:t>NV</w:t>
            </w:r>
            <w:bookmarkEnd w:id="6927"/>
            <w:bookmarkEnd w:id="6928"/>
          </w:p>
        </w:tc>
        <w:tc>
          <w:tcPr>
            <w:tcW w:w="1239" w:type="pct"/>
            <w:shd w:val="clear" w:color="auto" w:fill="auto"/>
            <w:vAlign w:val="center"/>
          </w:tcPr>
          <w:p w14:paraId="622DC6F1">
            <w:pPr>
              <w:pStyle w:val="74"/>
              <w:rPr>
                <w:rFonts w:hint="eastAsia"/>
                <w:kern w:val="0"/>
              </w:rPr>
            </w:pPr>
            <w:bookmarkStart w:id="6929" w:name="_QWord_Paragraph__752"/>
            <w:bookmarkStart w:id="6930" w:name="_QWord_Source_Comparison_Para_752"/>
            <w:r>
              <w:rPr>
                <w:rFonts w:hint="eastAsia"/>
                <w:kern w:val="0"/>
              </w:rPr>
              <w:t>任何</w:t>
            </w:r>
            <w:bookmarkEnd w:id="6929"/>
            <w:bookmarkEnd w:id="6930"/>
          </w:p>
        </w:tc>
        <w:tc>
          <w:tcPr>
            <w:tcW w:w="1282" w:type="pct"/>
            <w:shd w:val="clear" w:color="auto" w:fill="auto"/>
            <w:vAlign w:val="center"/>
          </w:tcPr>
          <w:p w14:paraId="1135FECB">
            <w:pPr>
              <w:pStyle w:val="74"/>
              <w:rPr>
                <w:rFonts w:hint="eastAsia"/>
                <w:kern w:val="0"/>
              </w:rPr>
            </w:pPr>
            <w:bookmarkStart w:id="6931" w:name="_QWord_Source_Comparison_Para_753"/>
            <w:bookmarkStart w:id="6932" w:name="_QWord_Paragraph__753"/>
            <w:r>
              <w:rPr>
                <w:rFonts w:hint="eastAsia"/>
                <w:kern w:val="0"/>
              </w:rPr>
              <w:t>从不执行（不要使用）</w:t>
            </w:r>
            <w:bookmarkEnd w:id="6931"/>
            <w:bookmarkEnd w:id="6932"/>
          </w:p>
        </w:tc>
      </w:tr>
    </w:tbl>
    <w:p w14:paraId="445AB553">
      <w:pPr>
        <w:pStyle w:val="259"/>
      </w:pPr>
    </w:p>
    <w:p w14:paraId="66EB0B4A">
      <w:pPr>
        <w:pStyle w:val="4"/>
        <w:ind w:firstLine="420"/>
      </w:pPr>
      <w:bookmarkStart w:id="6933" w:name="_QWord_Source_Comparison_Para_755"/>
      <w:bookmarkStart w:id="6934" w:name="_QWord_Paragraph__755"/>
      <w:r>
        <w:rPr>
          <w:rFonts w:hint="eastAsia"/>
        </w:rPr>
        <w:t>示例代码参考。</w:t>
      </w:r>
      <w:bookmarkEnd w:id="6933"/>
      <w:bookmarkEnd w:id="6934"/>
    </w:p>
    <w:p w14:paraId="621D036D">
      <w:pPr>
        <w:pStyle w:val="179"/>
        <w:ind w:firstLine="420"/>
      </w:pPr>
      <w:bookmarkStart w:id="6935" w:name="_QWord_Paragraph__756"/>
      <w:bookmarkStart w:id="6936" w:name="_QWord_Source_Comparison_Para_756"/>
      <w:r>
        <w:rPr>
          <w:rFonts w:hint="eastAsia"/>
        </w:rPr>
        <w:t>C代码：</w:t>
      </w:r>
      <w:bookmarkEnd w:id="6935"/>
      <w:bookmarkEnd w:id="6936"/>
    </w:p>
    <w:p w14:paraId="0E195BDF">
      <w:pPr>
        <w:pStyle w:val="179"/>
        <w:ind w:firstLine="420"/>
        <w:rPr>
          <w:b/>
          <w:bCs/>
        </w:rPr>
      </w:pPr>
      <w:bookmarkStart w:id="6937" w:name="_QWord_Paragraph__757"/>
      <w:bookmarkStart w:id="6938" w:name="_QWord_Source_Comparison_Para_757"/>
      <w:r>
        <w:rPr>
          <w:b/>
          <w:bCs/>
        </w:rPr>
        <w:t>if(a &gt; b)</w:t>
      </w:r>
      <w:bookmarkEnd w:id="6937"/>
      <w:bookmarkEnd w:id="6938"/>
    </w:p>
    <w:p w14:paraId="7DE6235E">
      <w:pPr>
        <w:pStyle w:val="179"/>
        <w:ind w:firstLine="420"/>
        <w:rPr>
          <w:b/>
          <w:bCs/>
        </w:rPr>
      </w:pPr>
      <w:bookmarkStart w:id="6939" w:name="_QWord_Paragraph__758"/>
      <w:bookmarkStart w:id="6940" w:name="_QWord_Source_Comparison_Para_758"/>
      <w:r>
        <w:rPr>
          <w:b/>
          <w:bCs/>
        </w:rPr>
        <w:t xml:space="preserve">    a++;</w:t>
      </w:r>
      <w:bookmarkEnd w:id="6939"/>
      <w:bookmarkEnd w:id="6940"/>
    </w:p>
    <w:p w14:paraId="00E7D78C">
      <w:pPr>
        <w:pStyle w:val="179"/>
        <w:ind w:firstLine="420"/>
        <w:rPr>
          <w:b/>
          <w:bCs/>
        </w:rPr>
      </w:pPr>
      <w:bookmarkStart w:id="6941" w:name="_QWord_Source_Comparison_Para_759"/>
      <w:bookmarkStart w:id="6942" w:name="_QWord_Paragraph__759"/>
      <w:r>
        <w:rPr>
          <w:b/>
          <w:bCs/>
        </w:rPr>
        <w:t>else</w:t>
      </w:r>
      <w:bookmarkEnd w:id="6941"/>
      <w:bookmarkEnd w:id="6942"/>
    </w:p>
    <w:p w14:paraId="5944B5DA">
      <w:pPr>
        <w:pStyle w:val="179"/>
        <w:ind w:firstLine="420"/>
        <w:rPr>
          <w:b/>
          <w:bCs/>
        </w:rPr>
      </w:pPr>
      <w:bookmarkStart w:id="6943" w:name="_QWord_Source_Comparison_Para_760"/>
      <w:bookmarkStart w:id="6944" w:name="_QWord_Paragraph__760"/>
      <w:r>
        <w:rPr>
          <w:b/>
          <w:bCs/>
        </w:rPr>
        <w:t xml:space="preserve">    b++;</w:t>
      </w:r>
      <w:bookmarkEnd w:id="6943"/>
      <w:bookmarkEnd w:id="6944"/>
    </w:p>
    <w:p w14:paraId="3C015B8A">
      <w:pPr>
        <w:pStyle w:val="4"/>
        <w:ind w:firstLine="420"/>
      </w:pPr>
      <w:bookmarkStart w:id="6945" w:name="_QWord_Source_Comparison_Para_761"/>
      <w:bookmarkStart w:id="6946" w:name="_QWord_Paragraph__761"/>
      <w:r>
        <w:rPr>
          <w:rFonts w:hint="eastAsia"/>
        </w:rPr>
        <w:t>对应的汇编代码：</w:t>
      </w:r>
      <w:bookmarkEnd w:id="6945"/>
      <w:bookmarkEnd w:id="6946"/>
    </w:p>
    <w:p w14:paraId="1B219F4B">
      <w:pPr>
        <w:pStyle w:val="179"/>
        <w:ind w:firstLine="420"/>
      </w:pPr>
      <w:bookmarkStart w:id="6947" w:name="_QWord_Paragraph__762"/>
      <w:bookmarkStart w:id="6948" w:name="_QWord_Source_Comparison_Para_762"/>
      <w:r>
        <w:rPr>
          <w:b/>
          <w:bCs/>
        </w:rPr>
        <w:t>CMP   R0,R1</w:t>
      </w:r>
      <w:r>
        <w:t xml:space="preserve">     ;R0</w:t>
      </w:r>
      <w:r>
        <w:rPr>
          <w:rFonts w:hint="eastAsia"/>
        </w:rPr>
        <w:t>（</w:t>
      </w:r>
      <w:r>
        <w:t>a</w:t>
      </w:r>
      <w:r>
        <w:rPr>
          <w:rFonts w:hint="eastAsia"/>
        </w:rPr>
        <w:t>）与</w:t>
      </w:r>
      <w:r>
        <w:t>R1</w:t>
      </w:r>
      <w:r>
        <w:rPr>
          <w:rFonts w:hint="eastAsia"/>
        </w:rPr>
        <w:t>（</w:t>
      </w:r>
      <w:r>
        <w:t>b</w:t>
      </w:r>
      <w:r>
        <w:rPr>
          <w:rFonts w:hint="eastAsia"/>
        </w:rPr>
        <w:t>）比较</w:t>
      </w:r>
      <w:bookmarkEnd w:id="6947"/>
      <w:bookmarkEnd w:id="6948"/>
    </w:p>
    <w:p w14:paraId="73E8B1C5">
      <w:pPr>
        <w:pStyle w:val="179"/>
        <w:ind w:firstLine="420"/>
      </w:pPr>
      <w:bookmarkStart w:id="6949" w:name="_QWord_Paragraph__763"/>
      <w:bookmarkStart w:id="6950" w:name="_QWord_Source_Comparison_Para_763"/>
      <w:r>
        <w:rPr>
          <w:b/>
          <w:bCs/>
        </w:rPr>
        <w:t>ADDHI R0,R0,#1</w:t>
      </w:r>
      <w:r>
        <w:t xml:space="preserve">  ;</w:t>
      </w:r>
      <w:r>
        <w:rPr>
          <w:rFonts w:hint="eastAsia"/>
        </w:rPr>
        <w:t>若</w:t>
      </w:r>
      <w:r>
        <w:t>R0&gt;R1</w:t>
      </w:r>
      <w:r>
        <w:rPr>
          <w:rFonts w:hint="eastAsia"/>
        </w:rPr>
        <w:t>，则</w:t>
      </w:r>
      <w:r>
        <w:t>R0=R0+1</w:t>
      </w:r>
      <w:bookmarkEnd w:id="6949"/>
      <w:bookmarkEnd w:id="6950"/>
    </w:p>
    <w:p w14:paraId="40F8D53E">
      <w:pPr>
        <w:pStyle w:val="179"/>
        <w:ind w:firstLine="420"/>
      </w:pPr>
      <w:bookmarkStart w:id="6951" w:name="_QWord_Paragraph__764"/>
      <w:bookmarkStart w:id="6952" w:name="_QWord_Source_Comparison_Para_764"/>
      <w:r>
        <w:rPr>
          <w:b/>
          <w:bCs/>
        </w:rPr>
        <w:t>ADDLS R1,R1,#1</w:t>
      </w:r>
      <w:r>
        <w:t xml:space="preserve">  ;</w:t>
      </w:r>
      <w:r>
        <w:rPr>
          <w:rFonts w:hint="eastAsia"/>
        </w:rPr>
        <w:t>若</w:t>
      </w:r>
      <w:r>
        <w:t>R0</w:t>
      </w:r>
      <w:r>
        <w:rPr>
          <w:rFonts w:ascii="Cambria Math" w:hAnsi="Cambria Math" w:cs="Cambria Math"/>
        </w:rPr>
        <w:t>⩽</w:t>
      </w:r>
      <w:r>
        <w:t>1</w:t>
      </w:r>
      <w:r>
        <w:rPr>
          <w:rFonts w:hint="eastAsia"/>
        </w:rPr>
        <w:t>，则</w:t>
      </w:r>
      <w:r>
        <w:t>R1=R1+1</w:t>
      </w:r>
      <w:bookmarkEnd w:id="6951"/>
      <w:bookmarkEnd w:id="6952"/>
    </w:p>
    <w:p w14:paraId="25197CF9">
      <w:pPr>
        <w:pStyle w:val="63"/>
        <w:numPr>
          <w:ilvl w:val="2"/>
          <w:numId w:val="6"/>
        </w:numPr>
        <w:spacing w:before="352" w:after="352"/>
      </w:pPr>
      <w:bookmarkStart w:id="6953" w:name="_QWord_Source_Comparison_Para_765"/>
      <w:bookmarkStart w:id="6954" w:name="_QWord_Paragraph__765"/>
      <w:bookmarkStart w:id="6955" w:name="_Toc802"/>
      <w:r>
        <w:rPr>
          <w:rFonts w:hint="eastAsia"/>
        </w:rPr>
        <w:t>ARM的各类指令</w:t>
      </w:r>
      <w:bookmarkEnd w:id="6953"/>
      <w:bookmarkEnd w:id="6954"/>
      <w:bookmarkEnd w:id="6955"/>
    </w:p>
    <w:p w14:paraId="3304D3B0">
      <w:pPr>
        <w:pStyle w:val="109"/>
        <w:ind w:firstLine="360"/>
        <w:rPr>
          <w:rStyle w:val="174"/>
          <w:rFonts w:hint="eastAsia" w:eastAsia="宋体"/>
          <w:lang w:eastAsia="zh-CN"/>
        </w:rPr>
      </w:pPr>
      <w:bookmarkStart w:id="6956" w:name="_QWord_Paragraph__766"/>
      <w:bookmarkStart w:id="6957" w:name="_QWord_Source_Comparison_Para_766"/>
      <w:r>
        <w:rPr>
          <w:rStyle w:val="174"/>
          <w:rFonts w:hint="eastAsia" w:eastAsia="宋体"/>
          <w:lang w:eastAsia="zh-CN"/>
        </w:rPr>
        <w:drawing>
          <wp:inline distT="0" distB="0" distL="114300" distR="114300">
            <wp:extent cx="2286000" cy="2286000"/>
            <wp:effectExtent l="0" t="0" r="0" b="0"/>
            <wp:docPr id="98" name="图片 98" descr="3-4-3 ARM的各类指令.pp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3-4-3 ARM的各类指令.pptx"/>
                    <pic:cNvPicPr>
                      <a:picLocks noChangeAspect="1"/>
                    </pic:cNvPicPr>
                  </pic:nvPicPr>
                  <pic:blipFill>
                    <a:blip r:embed="rId226"/>
                    <a:stretch>
                      <a:fillRect/>
                    </a:stretch>
                  </pic:blipFill>
                  <pic:spPr>
                    <a:xfrm>
                      <a:off x="0" y="0"/>
                      <a:ext cx="2286000" cy="2286000"/>
                    </a:xfrm>
                    <a:prstGeom prst="rect">
                      <a:avLst/>
                    </a:prstGeom>
                  </pic:spPr>
                </pic:pic>
              </a:graphicData>
            </a:graphic>
          </wp:inline>
        </w:drawing>
      </w:r>
    </w:p>
    <w:p w14:paraId="5DDC20F1">
      <w:pPr>
        <w:pStyle w:val="109"/>
        <w:ind w:firstLine="360"/>
      </w:pPr>
      <w:r>
        <w:rPr>
          <w:rStyle w:val="174"/>
          <w:rFonts w:hint="eastAsia"/>
        </w:rPr>
        <w:t>3</w:t>
      </w:r>
      <w:r>
        <w:rPr>
          <w:rStyle w:val="174"/>
        </w:rPr>
        <w:noBreakHyphen/>
      </w:r>
      <w:r>
        <w:rPr>
          <w:rStyle w:val="174"/>
          <w:rFonts w:hint="eastAsia"/>
        </w:rPr>
        <w:t>4</w:t>
      </w:r>
      <w:r>
        <w:rPr>
          <w:rStyle w:val="174"/>
        </w:rPr>
        <w:noBreakHyphen/>
      </w:r>
      <w:r>
        <w:rPr>
          <w:rStyle w:val="174"/>
          <w:rFonts w:hint="eastAsia"/>
        </w:rPr>
        <w:t>3 ARM的各类指令</w:t>
      </w:r>
      <w:bookmarkEnd w:id="6956"/>
      <w:bookmarkEnd w:id="6957"/>
    </w:p>
    <w:p w14:paraId="60E89823">
      <w:pPr>
        <w:pStyle w:val="65"/>
        <w:numPr>
          <w:ilvl w:val="3"/>
          <w:numId w:val="6"/>
        </w:numPr>
      </w:pPr>
      <w:bookmarkStart w:id="6958" w:name="_QWord_Paragraph__767"/>
      <w:bookmarkStart w:id="6959" w:name="_QWord_Source_Comparison_Para_767"/>
      <w:r>
        <w:rPr>
          <w:rFonts w:hint="eastAsia"/>
        </w:rPr>
        <w:t>存储器访问指令</w:t>
      </w:r>
      <w:bookmarkEnd w:id="6958"/>
      <w:bookmarkEnd w:id="6959"/>
    </w:p>
    <w:p w14:paraId="562167B5">
      <w:pPr>
        <w:pStyle w:val="4"/>
        <w:ind w:firstLine="420"/>
      </w:pPr>
      <w:bookmarkStart w:id="6960" w:name="_QWord_Source_Comparison_Para_768"/>
      <w:bookmarkStart w:id="6961" w:name="_QWord_Paragraph__768"/>
      <w:r>
        <w:rPr>
          <w:rFonts w:hint="eastAsia"/>
        </w:rPr>
        <w:t>ARM处理器是典型的RISC处理器，对存储器的访问只能使用加载和存储指令实现。ARM7处理器是冯•诺依曼存储结构，RAM存储空间及I</w:t>
      </w:r>
      <w:r>
        <w:t>/</w:t>
      </w:r>
      <w:r>
        <w:rPr>
          <w:rFonts w:hint="eastAsia"/>
        </w:rPr>
        <w:t>O映射空间统一编址，除对RAM操作以外，对外围</w:t>
      </w:r>
      <w:r>
        <w:rPr>
          <w:rFonts w:hint="eastAsia"/>
          <w:lang w:eastAsia="zh-CN"/>
        </w:rPr>
        <w:t>I/O</w:t>
      </w:r>
      <w:r>
        <w:rPr>
          <w:rFonts w:hint="eastAsia"/>
        </w:rPr>
        <w:t>、程序数据的访问均要通过加载</w:t>
      </w:r>
      <w:r>
        <w:t>/</w:t>
      </w:r>
      <w:r>
        <w:rPr>
          <w:rFonts w:hint="eastAsia"/>
        </w:rPr>
        <w:t>存储指令进行。存储器访问指令分为单寄存器操作指令和多寄存器操作指令。</w:t>
      </w:r>
      <w:bookmarkEnd w:id="6960"/>
      <w:bookmarkEnd w:id="6961"/>
    </w:p>
    <w:p w14:paraId="5A94614B">
      <w:pPr>
        <w:pStyle w:val="66"/>
        <w:numPr>
          <w:ilvl w:val="4"/>
          <w:numId w:val="6"/>
        </w:numPr>
      </w:pPr>
      <w:bookmarkStart w:id="6962" w:name="_QWord_Paragraph__769"/>
      <w:bookmarkStart w:id="6963" w:name="_QWord_Source_Comparison_Para_769"/>
      <w:r>
        <w:rPr>
          <w:rFonts w:hint="eastAsia"/>
        </w:rPr>
        <w:t>单寄存器操作指令</w:t>
      </w:r>
      <w:bookmarkEnd w:id="6962"/>
      <w:bookmarkEnd w:id="6963"/>
    </w:p>
    <w:p w14:paraId="09657296">
      <w:pPr>
        <w:pStyle w:val="4"/>
        <w:ind w:firstLine="420"/>
      </w:pPr>
      <w:bookmarkStart w:id="6964" w:name="_QWord_Source_Comparison_Para_770"/>
      <w:bookmarkStart w:id="6965" w:name="_QWord_Paragraph__770"/>
      <w:r>
        <w:rPr>
          <w:rFonts w:hint="eastAsia"/>
        </w:rPr>
        <w:t>单寄存器加载指令如</w:t>
      </w:r>
      <w:r>
        <w:fldChar w:fldCharType="begin"/>
      </w:r>
      <w:r>
        <w:instrText xml:space="preserve"> </w:instrText>
      </w:r>
      <w:r>
        <w:rPr>
          <w:rFonts w:hint="eastAsia"/>
        </w:rPr>
        <w:instrText xml:space="preserve">REF QWord_XRef_Table__TG6ov0 \h \* CHARFORMAT</w:instrText>
      </w:r>
      <w:r>
        <w:instrText xml:space="preserve"> </w:instrText>
      </w:r>
      <w:r>
        <w:fldChar w:fldCharType="separate"/>
      </w:r>
      <w:r>
        <w:t>表 3</w:t>
      </w:r>
      <w:r>
        <w:noBreakHyphen/>
      </w:r>
      <w:r>
        <w:t>11</w:t>
      </w:r>
      <w:r>
        <w:fldChar w:fldCharType="end"/>
      </w:r>
      <w:r>
        <w:rPr>
          <w:rFonts w:hint="eastAsia"/>
        </w:rPr>
        <w:t>所示，单寄存器存储指令如</w:t>
      </w:r>
      <w:r>
        <w:fldChar w:fldCharType="begin"/>
      </w:r>
      <w:r>
        <w:instrText xml:space="preserve"> </w:instrText>
      </w:r>
      <w:r>
        <w:rPr>
          <w:rFonts w:hint="eastAsia"/>
        </w:rPr>
        <w:instrText xml:space="preserve">REF QWord_XRef_Table__Cag2Xp \h \* CHARFORMAT</w:instrText>
      </w:r>
      <w:r>
        <w:instrText xml:space="preserve"> </w:instrText>
      </w:r>
      <w:r>
        <w:fldChar w:fldCharType="separate"/>
      </w:r>
      <w:r>
        <w:t>表 3</w:t>
      </w:r>
      <w:r>
        <w:noBreakHyphen/>
      </w:r>
      <w:r>
        <w:t>12</w:t>
      </w:r>
      <w:r>
        <w:fldChar w:fldCharType="end"/>
      </w:r>
      <w:r>
        <w:rPr>
          <w:rFonts w:hint="eastAsia"/>
        </w:rPr>
        <w:t>所示。</w:t>
      </w:r>
      <w:bookmarkEnd w:id="6964"/>
      <w:bookmarkEnd w:id="6965"/>
    </w:p>
    <w:p w14:paraId="13E98D08">
      <w:pPr>
        <w:pStyle w:val="67"/>
        <w:rPr>
          <w:rFonts w:hint="eastAsia"/>
        </w:rPr>
      </w:pPr>
      <w:bookmarkStart w:id="6966" w:name="QWord_XRef_Table__TG6ov0"/>
      <w:bookmarkStart w:id="6967" w:name="_QWord_Paragraph__771"/>
      <w:bookmarkStart w:id="6968" w:name="_QWord_Source_Comparison_Para_771"/>
      <w:r>
        <w:rPr>
          <w:rStyle w:val="238"/>
        </w:rPr>
        <w:t>表 </w:t>
      </w:r>
      <w:r>
        <w:rPr>
          <w:rStyle w:val="238"/>
        </w:rPr>
        <w:fldChar w:fldCharType="begin"/>
      </w:r>
      <w:r>
        <w:rPr>
          <w:rStyle w:val="238"/>
        </w:rPr>
        <w:instrText xml:space="preserve"> SEQ QWord_Heading1_Sequence \c </w:instrText>
      </w:r>
      <w:r>
        <w:rPr>
          <w:rStyle w:val="238"/>
        </w:rPr>
        <w:fldChar w:fldCharType="separate"/>
      </w:r>
      <w:r>
        <w:rPr>
          <w:rStyle w:val="238"/>
        </w:rPr>
        <w:t>3</w:t>
      </w:r>
      <w:r>
        <w:rPr>
          <w:rStyle w:val="238"/>
        </w:rPr>
        <w:fldChar w:fldCharType="end"/>
      </w:r>
      <w:r>
        <w:rPr>
          <w:rStyle w:val="238"/>
        </w:rPr>
        <w:noBreakHyphen/>
      </w:r>
      <w:r>
        <w:rPr>
          <w:rStyle w:val="238"/>
        </w:rPr>
        <w:fldChar w:fldCharType="begin"/>
      </w:r>
      <w:r>
        <w:rPr>
          <w:rStyle w:val="238"/>
        </w:rPr>
        <w:instrText xml:space="preserve"> SEQ 表 \* ARABIC \s 1 </w:instrText>
      </w:r>
      <w:r>
        <w:rPr>
          <w:rStyle w:val="238"/>
        </w:rPr>
        <w:fldChar w:fldCharType="separate"/>
      </w:r>
      <w:r>
        <w:rPr>
          <w:rStyle w:val="238"/>
        </w:rPr>
        <w:t>11</w:t>
      </w:r>
      <w:r>
        <w:rPr>
          <w:rStyle w:val="238"/>
        </w:rPr>
        <w:fldChar w:fldCharType="end"/>
      </w:r>
      <w:bookmarkEnd w:id="6966"/>
      <w:r>
        <w:t xml:space="preserve">  </w:t>
      </w:r>
      <w:r>
        <w:rPr>
          <w:rFonts w:hint="eastAsia"/>
        </w:rPr>
        <w:t>单寄存器加载指令</w:t>
      </w:r>
      <w:bookmarkEnd w:id="6967"/>
      <w:bookmarkEnd w:id="6968"/>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176"/>
        <w:gridCol w:w="1866"/>
        <w:gridCol w:w="2662"/>
        <w:gridCol w:w="1608"/>
      </w:tblGrid>
      <w:tr w14:paraId="53E8158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tblHeader/>
          <w:jc w:val="center"/>
        </w:trPr>
        <w:tc>
          <w:tcPr>
            <w:tcW w:w="1309" w:type="pc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01D429A7">
            <w:pPr>
              <w:pStyle w:val="74"/>
              <w:rPr>
                <w:rFonts w:hint="eastAsia"/>
                <w:kern w:val="0"/>
              </w:rPr>
            </w:pPr>
            <w:bookmarkStart w:id="6969" w:name="_QWord_Source_Comparison_Para_772"/>
            <w:bookmarkStart w:id="6970" w:name="_QWord_Paragraph__772"/>
            <w:r>
              <w:rPr>
                <w:rFonts w:hint="eastAsia"/>
                <w:kern w:val="0"/>
              </w:rPr>
              <w:t>助记符</w:t>
            </w:r>
            <w:bookmarkEnd w:id="6969"/>
            <w:bookmarkEnd w:id="6970"/>
          </w:p>
        </w:tc>
        <w:tc>
          <w:tcPr>
            <w:tcW w:w="1122"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434E928E">
            <w:pPr>
              <w:pStyle w:val="74"/>
              <w:rPr>
                <w:rFonts w:hint="eastAsia"/>
                <w:kern w:val="0"/>
              </w:rPr>
            </w:pPr>
            <w:bookmarkStart w:id="6971" w:name="_QWord_Source_Comparison_Para_773"/>
            <w:bookmarkStart w:id="6972" w:name="_QWord_Paragraph__773"/>
            <w:r>
              <w:rPr>
                <w:rFonts w:hint="eastAsia"/>
                <w:kern w:val="0"/>
              </w:rPr>
              <w:t>说明</w:t>
            </w:r>
            <w:bookmarkEnd w:id="6971"/>
            <w:bookmarkEnd w:id="6972"/>
          </w:p>
        </w:tc>
        <w:tc>
          <w:tcPr>
            <w:tcW w:w="1601"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385935D8">
            <w:pPr>
              <w:pStyle w:val="74"/>
              <w:rPr>
                <w:rFonts w:hint="eastAsia"/>
                <w:kern w:val="0"/>
              </w:rPr>
            </w:pPr>
            <w:bookmarkStart w:id="6973" w:name="_QWord_Source_Comparison_Para_774"/>
            <w:bookmarkStart w:id="6974" w:name="_QWord_Paragraph__774"/>
            <w:r>
              <w:rPr>
                <w:rFonts w:hint="eastAsia"/>
                <w:kern w:val="0"/>
              </w:rPr>
              <w:t>操作</w:t>
            </w:r>
            <w:bookmarkEnd w:id="6973"/>
            <w:bookmarkEnd w:id="6974"/>
          </w:p>
        </w:tc>
        <w:tc>
          <w:tcPr>
            <w:tcW w:w="967" w:type="pct"/>
            <w:tcBorders>
              <w:top w:val="single" w:color="auto" w:sz="6" w:space="0"/>
              <w:bottom w:val="single" w:color="auto" w:sz="4" w:space="0"/>
              <w:right w:val="single" w:color="auto" w:sz="6" w:space="0"/>
              <w:insideH w:val="single" w:sz="4" w:space="0"/>
              <w:insideV w:val="single" w:sz="4" w:space="0"/>
              <w:tl2br w:val="nil"/>
              <w:tr2bl w:val="nil"/>
            </w:tcBorders>
            <w:shd w:val="clear" w:color="auto" w:fill="auto"/>
            <w:vAlign w:val="center"/>
          </w:tcPr>
          <w:p w14:paraId="51736B4C">
            <w:pPr>
              <w:pStyle w:val="74"/>
              <w:rPr>
                <w:rFonts w:hint="eastAsia"/>
                <w:kern w:val="0"/>
              </w:rPr>
            </w:pPr>
            <w:bookmarkStart w:id="6975" w:name="_QWord_Paragraph__775"/>
            <w:bookmarkStart w:id="6976" w:name="_QWord_Source_Comparison_Para_775"/>
            <w:r>
              <w:rPr>
                <w:rFonts w:hint="eastAsia"/>
                <w:kern w:val="0"/>
              </w:rPr>
              <w:t>条件码位置</w:t>
            </w:r>
            <w:bookmarkEnd w:id="6975"/>
            <w:bookmarkEnd w:id="6976"/>
          </w:p>
        </w:tc>
      </w:tr>
      <w:tr w14:paraId="048CB42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09" w:type="pct"/>
            <w:shd w:val="clear" w:color="auto" w:fill="auto"/>
            <w:vAlign w:val="center"/>
          </w:tcPr>
          <w:p w14:paraId="098FC55A">
            <w:pPr>
              <w:pStyle w:val="74"/>
              <w:rPr>
                <w:rFonts w:hint="eastAsia"/>
                <w:kern w:val="0"/>
              </w:rPr>
            </w:pPr>
            <w:bookmarkStart w:id="6977" w:name="_QWord_Paragraph__776"/>
            <w:bookmarkStart w:id="6978" w:name="_QWord_Source_Comparison_Para_776"/>
            <w:r>
              <w:rPr>
                <w:kern w:val="0"/>
              </w:rPr>
              <w:t>LDR Rd,addressing</w:t>
            </w:r>
            <w:bookmarkEnd w:id="6977"/>
            <w:bookmarkEnd w:id="6978"/>
          </w:p>
        </w:tc>
        <w:tc>
          <w:tcPr>
            <w:tcW w:w="1122" w:type="pct"/>
            <w:shd w:val="clear" w:color="auto" w:fill="auto"/>
            <w:vAlign w:val="center"/>
          </w:tcPr>
          <w:p w14:paraId="6B92BC39">
            <w:pPr>
              <w:pStyle w:val="74"/>
              <w:rPr>
                <w:rFonts w:hint="eastAsia"/>
                <w:kern w:val="0"/>
              </w:rPr>
            </w:pPr>
            <w:bookmarkStart w:id="6979" w:name="_QWord_Paragraph__777"/>
            <w:bookmarkStart w:id="6980" w:name="_QWord_Source_Comparison_Para_777"/>
            <w:r>
              <w:rPr>
                <w:rFonts w:hint="eastAsia"/>
                <w:kern w:val="0"/>
              </w:rPr>
              <w:t>加载字数据</w:t>
            </w:r>
            <w:bookmarkEnd w:id="6979"/>
            <w:bookmarkEnd w:id="6980"/>
          </w:p>
        </w:tc>
        <w:tc>
          <w:tcPr>
            <w:tcW w:w="1601" w:type="pct"/>
            <w:shd w:val="clear" w:color="auto" w:fill="auto"/>
            <w:vAlign w:val="center"/>
          </w:tcPr>
          <w:p w14:paraId="774BCF30">
            <w:pPr>
              <w:pStyle w:val="74"/>
              <w:rPr>
                <w:rFonts w:hint="eastAsia"/>
                <w:kern w:val="0"/>
              </w:rPr>
            </w:pPr>
            <w:bookmarkStart w:id="6981" w:name="_QWord_Paragraph__778"/>
            <w:bookmarkStart w:id="6982" w:name="_QWord_Source_Comparison_Para_778"/>
            <w:r>
              <w:rPr>
                <w:rFonts w:hint="eastAsia"/>
                <w:kern w:val="0"/>
              </w:rPr>
              <w:t>Rd←[addressing],addressing索引</w:t>
            </w:r>
            <w:bookmarkEnd w:id="6981"/>
            <w:bookmarkEnd w:id="6982"/>
          </w:p>
        </w:tc>
        <w:tc>
          <w:tcPr>
            <w:tcW w:w="967" w:type="pct"/>
            <w:shd w:val="clear" w:color="auto" w:fill="auto"/>
            <w:vAlign w:val="center"/>
          </w:tcPr>
          <w:p w14:paraId="325867A3">
            <w:pPr>
              <w:pStyle w:val="74"/>
              <w:rPr>
                <w:rFonts w:hint="eastAsia"/>
                <w:kern w:val="0"/>
              </w:rPr>
            </w:pPr>
            <w:bookmarkStart w:id="6983" w:name="_QWord_Paragraph__779"/>
            <w:bookmarkStart w:id="6984" w:name="_QWord_Source_Comparison_Para_779"/>
            <w:r>
              <w:rPr>
                <w:kern w:val="0"/>
              </w:rPr>
              <w:t>LDR {cond}</w:t>
            </w:r>
            <w:bookmarkEnd w:id="6983"/>
            <w:bookmarkEnd w:id="6984"/>
          </w:p>
        </w:tc>
      </w:tr>
      <w:tr w14:paraId="6512655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09" w:type="pct"/>
            <w:shd w:val="clear" w:color="auto" w:fill="auto"/>
            <w:vAlign w:val="center"/>
          </w:tcPr>
          <w:p w14:paraId="24E81123">
            <w:pPr>
              <w:pStyle w:val="74"/>
              <w:rPr>
                <w:rFonts w:hint="eastAsia"/>
                <w:kern w:val="0"/>
              </w:rPr>
            </w:pPr>
            <w:bookmarkStart w:id="6985" w:name="_QWord_Paragraph__780"/>
            <w:bookmarkStart w:id="6986" w:name="_QWord_Source_Comparison_Para_780"/>
            <w:r>
              <w:rPr>
                <w:kern w:val="0"/>
              </w:rPr>
              <w:t>LDRB Rd,addressing</w:t>
            </w:r>
            <w:bookmarkEnd w:id="6985"/>
            <w:bookmarkEnd w:id="6986"/>
          </w:p>
        </w:tc>
        <w:tc>
          <w:tcPr>
            <w:tcW w:w="1122" w:type="pct"/>
            <w:shd w:val="clear" w:color="auto" w:fill="auto"/>
            <w:vAlign w:val="center"/>
          </w:tcPr>
          <w:p w14:paraId="75E644CD">
            <w:pPr>
              <w:pStyle w:val="74"/>
              <w:rPr>
                <w:rFonts w:hint="eastAsia"/>
                <w:kern w:val="0"/>
              </w:rPr>
            </w:pPr>
            <w:bookmarkStart w:id="6987" w:name="_QWord_Source_Comparison_Para_781"/>
            <w:bookmarkStart w:id="6988" w:name="_QWord_Paragraph__781"/>
            <w:r>
              <w:rPr>
                <w:rFonts w:hint="eastAsia"/>
                <w:kern w:val="0"/>
              </w:rPr>
              <w:t>加载无符号字节数据</w:t>
            </w:r>
            <w:bookmarkEnd w:id="6987"/>
            <w:bookmarkEnd w:id="6988"/>
          </w:p>
        </w:tc>
        <w:tc>
          <w:tcPr>
            <w:tcW w:w="1601" w:type="pct"/>
            <w:shd w:val="clear" w:color="auto" w:fill="auto"/>
            <w:vAlign w:val="center"/>
          </w:tcPr>
          <w:p w14:paraId="1DEA6B8E">
            <w:pPr>
              <w:pStyle w:val="74"/>
              <w:rPr>
                <w:rFonts w:hint="eastAsia"/>
                <w:kern w:val="0"/>
              </w:rPr>
            </w:pPr>
            <w:bookmarkStart w:id="6989" w:name="_QWord_Source_Comparison_Para_782"/>
            <w:bookmarkStart w:id="6990" w:name="_QWord_Paragraph__782"/>
            <w:r>
              <w:rPr>
                <w:rFonts w:hint="eastAsia"/>
                <w:kern w:val="0"/>
              </w:rPr>
              <w:t>Rd←[addressing],addressing索引</w:t>
            </w:r>
            <w:bookmarkEnd w:id="6989"/>
            <w:bookmarkEnd w:id="6990"/>
          </w:p>
        </w:tc>
        <w:tc>
          <w:tcPr>
            <w:tcW w:w="967" w:type="pct"/>
            <w:shd w:val="clear" w:color="auto" w:fill="auto"/>
            <w:vAlign w:val="center"/>
          </w:tcPr>
          <w:p w14:paraId="452CDC76">
            <w:pPr>
              <w:pStyle w:val="74"/>
              <w:rPr>
                <w:rFonts w:hint="eastAsia"/>
                <w:kern w:val="0"/>
              </w:rPr>
            </w:pPr>
            <w:bookmarkStart w:id="6991" w:name="_QWord_Paragraph__783"/>
            <w:bookmarkStart w:id="6992" w:name="_QWord_Source_Comparison_Para_783"/>
            <w:r>
              <w:rPr>
                <w:kern w:val="0"/>
              </w:rPr>
              <w:t>LDR {cond} B</w:t>
            </w:r>
            <w:bookmarkEnd w:id="6991"/>
            <w:bookmarkEnd w:id="6992"/>
          </w:p>
        </w:tc>
      </w:tr>
      <w:tr w14:paraId="4B4958C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09" w:type="pct"/>
            <w:shd w:val="clear" w:color="auto" w:fill="auto"/>
            <w:vAlign w:val="center"/>
          </w:tcPr>
          <w:p w14:paraId="0DC6CFF1">
            <w:pPr>
              <w:pStyle w:val="74"/>
              <w:rPr>
                <w:rFonts w:hint="eastAsia"/>
                <w:kern w:val="0"/>
              </w:rPr>
            </w:pPr>
            <w:bookmarkStart w:id="6993" w:name="_QWord_Source_Comparison_Para_784"/>
            <w:bookmarkStart w:id="6994" w:name="_QWord_Paragraph__784"/>
            <w:r>
              <w:rPr>
                <w:kern w:val="0"/>
              </w:rPr>
              <w:t>LDRT Rd,addressing</w:t>
            </w:r>
            <w:bookmarkEnd w:id="6993"/>
            <w:bookmarkEnd w:id="6994"/>
          </w:p>
        </w:tc>
        <w:tc>
          <w:tcPr>
            <w:tcW w:w="1122" w:type="pct"/>
            <w:shd w:val="clear" w:color="auto" w:fill="auto"/>
            <w:vAlign w:val="center"/>
          </w:tcPr>
          <w:p w14:paraId="1F240467">
            <w:pPr>
              <w:pStyle w:val="74"/>
              <w:rPr>
                <w:rFonts w:hint="eastAsia"/>
                <w:kern w:val="0"/>
              </w:rPr>
            </w:pPr>
            <w:bookmarkStart w:id="6995" w:name="_QWord_Source_Comparison_Para_785"/>
            <w:bookmarkStart w:id="6996" w:name="_QWord_Paragraph__785"/>
            <w:r>
              <w:rPr>
                <w:rFonts w:hint="eastAsia"/>
                <w:kern w:val="0"/>
              </w:rPr>
              <w:t>以用户模式加载字数据</w:t>
            </w:r>
            <w:bookmarkEnd w:id="6995"/>
            <w:bookmarkEnd w:id="6996"/>
          </w:p>
        </w:tc>
        <w:tc>
          <w:tcPr>
            <w:tcW w:w="1601" w:type="pct"/>
            <w:shd w:val="clear" w:color="auto" w:fill="auto"/>
            <w:vAlign w:val="center"/>
          </w:tcPr>
          <w:p w14:paraId="43C9B191">
            <w:pPr>
              <w:pStyle w:val="74"/>
              <w:rPr>
                <w:rFonts w:hint="eastAsia"/>
                <w:kern w:val="0"/>
              </w:rPr>
            </w:pPr>
            <w:bookmarkStart w:id="6997" w:name="_QWord_Paragraph__786"/>
            <w:bookmarkStart w:id="6998" w:name="_QWord_Source_Comparison_Para_786"/>
            <w:r>
              <w:rPr>
                <w:rFonts w:hint="eastAsia"/>
                <w:kern w:val="0"/>
              </w:rPr>
              <w:t>Rd←[addressing],addressing索引</w:t>
            </w:r>
            <w:bookmarkEnd w:id="6997"/>
            <w:bookmarkEnd w:id="6998"/>
          </w:p>
        </w:tc>
        <w:tc>
          <w:tcPr>
            <w:tcW w:w="967" w:type="pct"/>
            <w:shd w:val="clear" w:color="auto" w:fill="auto"/>
            <w:vAlign w:val="center"/>
          </w:tcPr>
          <w:p w14:paraId="2BADF2D3">
            <w:pPr>
              <w:pStyle w:val="74"/>
              <w:rPr>
                <w:rFonts w:hint="eastAsia"/>
                <w:kern w:val="0"/>
              </w:rPr>
            </w:pPr>
            <w:bookmarkStart w:id="6999" w:name="_QWord_Source_Comparison_Para_787"/>
            <w:bookmarkStart w:id="7000" w:name="_QWord_Paragraph__787"/>
            <w:r>
              <w:rPr>
                <w:kern w:val="0"/>
              </w:rPr>
              <w:t>LDR {cond} T</w:t>
            </w:r>
            <w:bookmarkEnd w:id="6999"/>
            <w:bookmarkEnd w:id="7000"/>
          </w:p>
        </w:tc>
      </w:tr>
      <w:tr w14:paraId="2056B1D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09" w:type="pct"/>
            <w:shd w:val="clear" w:color="auto" w:fill="auto"/>
            <w:vAlign w:val="center"/>
          </w:tcPr>
          <w:p w14:paraId="57DE9E42">
            <w:pPr>
              <w:pStyle w:val="74"/>
              <w:rPr>
                <w:rFonts w:hint="eastAsia"/>
                <w:kern w:val="0"/>
              </w:rPr>
            </w:pPr>
            <w:bookmarkStart w:id="7001" w:name="_QWord_Paragraph__788"/>
            <w:bookmarkStart w:id="7002" w:name="_QWord_Source_Comparison_Para_788"/>
            <w:r>
              <w:rPr>
                <w:kern w:val="0"/>
              </w:rPr>
              <w:t>LDRBT Rd,addressing</w:t>
            </w:r>
            <w:bookmarkEnd w:id="7001"/>
            <w:bookmarkEnd w:id="7002"/>
          </w:p>
        </w:tc>
        <w:tc>
          <w:tcPr>
            <w:tcW w:w="1122" w:type="pct"/>
            <w:shd w:val="clear" w:color="auto" w:fill="auto"/>
            <w:vAlign w:val="center"/>
          </w:tcPr>
          <w:p w14:paraId="126A2205">
            <w:pPr>
              <w:pStyle w:val="74"/>
              <w:rPr>
                <w:rFonts w:hint="eastAsia"/>
                <w:kern w:val="0"/>
              </w:rPr>
            </w:pPr>
            <w:bookmarkStart w:id="7003" w:name="_QWord_Paragraph__789"/>
            <w:bookmarkStart w:id="7004" w:name="_QWord_Source_Comparison_Para_789"/>
            <w:r>
              <w:rPr>
                <w:rFonts w:hint="eastAsia"/>
                <w:kern w:val="0"/>
              </w:rPr>
              <w:t>以用户模式加载无符号字节数据</w:t>
            </w:r>
            <w:bookmarkEnd w:id="7003"/>
            <w:bookmarkEnd w:id="7004"/>
          </w:p>
        </w:tc>
        <w:tc>
          <w:tcPr>
            <w:tcW w:w="1601" w:type="pct"/>
            <w:shd w:val="clear" w:color="auto" w:fill="auto"/>
            <w:vAlign w:val="center"/>
          </w:tcPr>
          <w:p w14:paraId="0CA7DDB4">
            <w:pPr>
              <w:pStyle w:val="74"/>
              <w:rPr>
                <w:rFonts w:hint="eastAsia"/>
                <w:kern w:val="0"/>
              </w:rPr>
            </w:pPr>
            <w:bookmarkStart w:id="7005" w:name="_QWord_Source_Comparison_Para_790"/>
            <w:bookmarkStart w:id="7006" w:name="_QWord_Paragraph__790"/>
            <w:r>
              <w:rPr>
                <w:rFonts w:hint="eastAsia"/>
                <w:kern w:val="0"/>
              </w:rPr>
              <w:t>Rd←[addressing],addressing索引</w:t>
            </w:r>
            <w:bookmarkEnd w:id="7005"/>
            <w:bookmarkEnd w:id="7006"/>
          </w:p>
        </w:tc>
        <w:tc>
          <w:tcPr>
            <w:tcW w:w="967" w:type="pct"/>
            <w:shd w:val="clear" w:color="auto" w:fill="auto"/>
            <w:vAlign w:val="center"/>
          </w:tcPr>
          <w:p w14:paraId="1EF10B99">
            <w:pPr>
              <w:pStyle w:val="74"/>
              <w:rPr>
                <w:rFonts w:hint="eastAsia"/>
                <w:kern w:val="0"/>
              </w:rPr>
            </w:pPr>
            <w:bookmarkStart w:id="7007" w:name="_QWord_Source_Comparison_Para_791"/>
            <w:bookmarkStart w:id="7008" w:name="_QWord_Paragraph__791"/>
            <w:r>
              <w:rPr>
                <w:kern w:val="0"/>
              </w:rPr>
              <w:t>LDR {cond} BT</w:t>
            </w:r>
            <w:bookmarkEnd w:id="7007"/>
            <w:bookmarkEnd w:id="7008"/>
          </w:p>
        </w:tc>
      </w:tr>
      <w:tr w14:paraId="0AF9F79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09" w:type="pct"/>
            <w:shd w:val="clear" w:color="auto" w:fill="auto"/>
            <w:vAlign w:val="center"/>
          </w:tcPr>
          <w:p w14:paraId="38F07279">
            <w:pPr>
              <w:pStyle w:val="74"/>
              <w:rPr>
                <w:rFonts w:hint="eastAsia"/>
                <w:kern w:val="0"/>
              </w:rPr>
            </w:pPr>
            <w:bookmarkStart w:id="7009" w:name="_QWord_Source_Comparison_Para_792"/>
            <w:bookmarkStart w:id="7010" w:name="_QWord_Paragraph__792"/>
            <w:r>
              <w:rPr>
                <w:kern w:val="0"/>
              </w:rPr>
              <w:t>LDRH Rd, addressing</w:t>
            </w:r>
            <w:bookmarkEnd w:id="7009"/>
            <w:bookmarkEnd w:id="7010"/>
          </w:p>
        </w:tc>
        <w:tc>
          <w:tcPr>
            <w:tcW w:w="1122" w:type="pct"/>
            <w:shd w:val="clear" w:color="auto" w:fill="auto"/>
            <w:vAlign w:val="center"/>
          </w:tcPr>
          <w:p w14:paraId="7B6453BC">
            <w:pPr>
              <w:pStyle w:val="74"/>
              <w:rPr>
                <w:rFonts w:hint="eastAsia"/>
                <w:kern w:val="0"/>
              </w:rPr>
            </w:pPr>
            <w:bookmarkStart w:id="7011" w:name="_QWord_Source_Comparison_Para_793"/>
            <w:bookmarkStart w:id="7012" w:name="_QWord_Paragraph__793"/>
            <w:r>
              <w:rPr>
                <w:rFonts w:hint="eastAsia"/>
                <w:kern w:val="0"/>
              </w:rPr>
              <w:t>加载无符号半字数据</w:t>
            </w:r>
            <w:bookmarkEnd w:id="7011"/>
            <w:bookmarkEnd w:id="7012"/>
          </w:p>
        </w:tc>
        <w:tc>
          <w:tcPr>
            <w:tcW w:w="1601" w:type="pct"/>
            <w:shd w:val="clear" w:color="auto" w:fill="auto"/>
            <w:vAlign w:val="center"/>
          </w:tcPr>
          <w:p w14:paraId="52ED53F3">
            <w:pPr>
              <w:pStyle w:val="74"/>
              <w:rPr>
                <w:rFonts w:hint="eastAsia"/>
                <w:kern w:val="0"/>
              </w:rPr>
            </w:pPr>
            <w:bookmarkStart w:id="7013" w:name="_QWord_Paragraph__794"/>
            <w:bookmarkStart w:id="7014" w:name="_QWord_Source_Comparison_Para_794"/>
            <w:r>
              <w:rPr>
                <w:rFonts w:hint="eastAsia"/>
                <w:kern w:val="0"/>
              </w:rPr>
              <w:t>Rd←[addressing],addressing索引</w:t>
            </w:r>
            <w:bookmarkEnd w:id="7013"/>
            <w:bookmarkEnd w:id="7014"/>
          </w:p>
        </w:tc>
        <w:tc>
          <w:tcPr>
            <w:tcW w:w="967" w:type="pct"/>
            <w:shd w:val="clear" w:color="auto" w:fill="auto"/>
            <w:vAlign w:val="center"/>
          </w:tcPr>
          <w:p w14:paraId="75BA6678">
            <w:pPr>
              <w:pStyle w:val="74"/>
              <w:rPr>
                <w:rFonts w:hint="eastAsia"/>
                <w:kern w:val="0"/>
              </w:rPr>
            </w:pPr>
            <w:bookmarkStart w:id="7015" w:name="_QWord_Paragraph__795"/>
            <w:bookmarkStart w:id="7016" w:name="_QWord_Source_Comparison_Para_795"/>
            <w:r>
              <w:rPr>
                <w:kern w:val="0"/>
              </w:rPr>
              <w:t>LDR {cond} H</w:t>
            </w:r>
            <w:bookmarkEnd w:id="7015"/>
            <w:bookmarkEnd w:id="7016"/>
          </w:p>
        </w:tc>
      </w:tr>
      <w:tr w14:paraId="619F549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09" w:type="pct"/>
            <w:shd w:val="clear" w:color="auto" w:fill="auto"/>
            <w:vAlign w:val="center"/>
          </w:tcPr>
          <w:p w14:paraId="329C2835">
            <w:pPr>
              <w:pStyle w:val="74"/>
              <w:rPr>
                <w:rFonts w:hint="eastAsia"/>
                <w:kern w:val="0"/>
              </w:rPr>
            </w:pPr>
            <w:bookmarkStart w:id="7017" w:name="_QWord_Paragraph__796"/>
            <w:bookmarkStart w:id="7018" w:name="_QWord_Source_Comparison_Para_796"/>
            <w:r>
              <w:rPr>
                <w:kern w:val="0"/>
              </w:rPr>
              <w:t>LDRSB Rd, addressing</w:t>
            </w:r>
            <w:bookmarkEnd w:id="7017"/>
            <w:bookmarkEnd w:id="7018"/>
          </w:p>
        </w:tc>
        <w:tc>
          <w:tcPr>
            <w:tcW w:w="1122" w:type="pct"/>
            <w:shd w:val="clear" w:color="auto" w:fill="auto"/>
            <w:vAlign w:val="center"/>
          </w:tcPr>
          <w:p w14:paraId="2BBF569E">
            <w:pPr>
              <w:pStyle w:val="74"/>
              <w:rPr>
                <w:rFonts w:hint="eastAsia"/>
                <w:kern w:val="0"/>
              </w:rPr>
            </w:pPr>
            <w:bookmarkStart w:id="7019" w:name="_QWord_Source_Comparison_Para_797"/>
            <w:bookmarkStart w:id="7020" w:name="_QWord_Paragraph__797"/>
            <w:r>
              <w:rPr>
                <w:rFonts w:hint="eastAsia"/>
                <w:kern w:val="0"/>
              </w:rPr>
              <w:t>加载有符号字节数据</w:t>
            </w:r>
            <w:bookmarkEnd w:id="7019"/>
            <w:bookmarkEnd w:id="7020"/>
          </w:p>
        </w:tc>
        <w:tc>
          <w:tcPr>
            <w:tcW w:w="1601" w:type="pct"/>
            <w:shd w:val="clear" w:color="auto" w:fill="auto"/>
            <w:vAlign w:val="center"/>
          </w:tcPr>
          <w:p w14:paraId="666AAB4F">
            <w:pPr>
              <w:pStyle w:val="74"/>
              <w:rPr>
                <w:rFonts w:hint="eastAsia"/>
                <w:kern w:val="0"/>
              </w:rPr>
            </w:pPr>
            <w:bookmarkStart w:id="7021" w:name="_QWord_Source_Comparison_Para_798"/>
            <w:bookmarkStart w:id="7022" w:name="_QWord_Paragraph__798"/>
            <w:r>
              <w:rPr>
                <w:rFonts w:hint="eastAsia"/>
                <w:kern w:val="0"/>
              </w:rPr>
              <w:t>Rd←[addressing],addressing索引</w:t>
            </w:r>
            <w:bookmarkEnd w:id="7021"/>
            <w:bookmarkEnd w:id="7022"/>
          </w:p>
        </w:tc>
        <w:tc>
          <w:tcPr>
            <w:tcW w:w="967" w:type="pct"/>
            <w:shd w:val="clear" w:color="auto" w:fill="auto"/>
            <w:vAlign w:val="center"/>
          </w:tcPr>
          <w:p w14:paraId="253AF395">
            <w:pPr>
              <w:pStyle w:val="74"/>
              <w:rPr>
                <w:rFonts w:hint="eastAsia"/>
                <w:kern w:val="0"/>
              </w:rPr>
            </w:pPr>
            <w:bookmarkStart w:id="7023" w:name="_QWord_Paragraph__799"/>
            <w:bookmarkStart w:id="7024" w:name="_QWord_Source_Comparison_Para_799"/>
            <w:r>
              <w:rPr>
                <w:kern w:val="0"/>
              </w:rPr>
              <w:t xml:space="preserve">LDR </w:t>
            </w:r>
            <w:r>
              <w:rPr>
                <w:rFonts w:hint="eastAsia"/>
                <w:kern w:val="0"/>
              </w:rPr>
              <w:t>{</w:t>
            </w:r>
            <w:r>
              <w:rPr>
                <w:kern w:val="0"/>
              </w:rPr>
              <w:t>cond} SB</w:t>
            </w:r>
            <w:bookmarkEnd w:id="7023"/>
            <w:bookmarkEnd w:id="7024"/>
          </w:p>
        </w:tc>
      </w:tr>
      <w:tr w14:paraId="23E0770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09" w:type="pct"/>
            <w:shd w:val="clear" w:color="auto" w:fill="auto"/>
            <w:vAlign w:val="center"/>
          </w:tcPr>
          <w:p w14:paraId="387D57A3">
            <w:pPr>
              <w:pStyle w:val="74"/>
              <w:rPr>
                <w:rFonts w:hint="eastAsia"/>
                <w:kern w:val="0"/>
              </w:rPr>
            </w:pPr>
            <w:bookmarkStart w:id="7025" w:name="_QWord_Source_Comparison_Para_800"/>
            <w:bookmarkStart w:id="7026" w:name="_QWord_Paragraph__800"/>
            <w:r>
              <w:rPr>
                <w:kern w:val="0"/>
              </w:rPr>
              <w:t>LDRSH Rd, addressing</w:t>
            </w:r>
            <w:bookmarkEnd w:id="7025"/>
            <w:bookmarkEnd w:id="7026"/>
          </w:p>
        </w:tc>
        <w:tc>
          <w:tcPr>
            <w:tcW w:w="1122" w:type="pct"/>
            <w:shd w:val="clear" w:color="auto" w:fill="auto"/>
            <w:vAlign w:val="center"/>
          </w:tcPr>
          <w:p w14:paraId="3B97CAD4">
            <w:pPr>
              <w:pStyle w:val="74"/>
              <w:rPr>
                <w:rFonts w:hint="eastAsia"/>
                <w:kern w:val="0"/>
              </w:rPr>
            </w:pPr>
            <w:bookmarkStart w:id="7027" w:name="_QWord_Source_Comparison_Para_801"/>
            <w:bookmarkStart w:id="7028" w:name="_QWord_Paragraph__801"/>
            <w:r>
              <w:rPr>
                <w:rFonts w:hint="eastAsia"/>
                <w:kern w:val="0"/>
              </w:rPr>
              <w:t>加载有符号半字数据</w:t>
            </w:r>
            <w:bookmarkEnd w:id="7027"/>
            <w:bookmarkEnd w:id="7028"/>
          </w:p>
        </w:tc>
        <w:tc>
          <w:tcPr>
            <w:tcW w:w="1601" w:type="pct"/>
            <w:shd w:val="clear" w:color="auto" w:fill="auto"/>
            <w:vAlign w:val="center"/>
          </w:tcPr>
          <w:p w14:paraId="494CECD9">
            <w:pPr>
              <w:pStyle w:val="74"/>
              <w:rPr>
                <w:rFonts w:hint="eastAsia"/>
                <w:kern w:val="0"/>
              </w:rPr>
            </w:pPr>
            <w:bookmarkStart w:id="7029" w:name="_QWord_Source_Comparison_Para_802"/>
            <w:bookmarkStart w:id="7030" w:name="_QWord_Paragraph__802"/>
            <w:r>
              <w:rPr>
                <w:rFonts w:hint="eastAsia"/>
                <w:kern w:val="0"/>
              </w:rPr>
              <w:t>Rd←[addressing],addressing索引</w:t>
            </w:r>
            <w:bookmarkEnd w:id="7029"/>
            <w:bookmarkEnd w:id="7030"/>
          </w:p>
        </w:tc>
        <w:tc>
          <w:tcPr>
            <w:tcW w:w="967" w:type="pct"/>
            <w:shd w:val="clear" w:color="auto" w:fill="auto"/>
            <w:vAlign w:val="center"/>
          </w:tcPr>
          <w:p w14:paraId="272725C3">
            <w:pPr>
              <w:pStyle w:val="74"/>
              <w:rPr>
                <w:rFonts w:hint="eastAsia"/>
                <w:kern w:val="0"/>
              </w:rPr>
            </w:pPr>
            <w:bookmarkStart w:id="7031" w:name="_QWord_Source_Comparison_Para_803"/>
            <w:bookmarkStart w:id="7032" w:name="_QWord_Paragraph__803"/>
            <w:r>
              <w:rPr>
                <w:kern w:val="0"/>
              </w:rPr>
              <w:t>LDR</w:t>
            </w:r>
            <w:r>
              <w:rPr>
                <w:rFonts w:hint="eastAsia"/>
                <w:kern w:val="0"/>
              </w:rPr>
              <w:t>{</w:t>
            </w:r>
            <w:r>
              <w:rPr>
                <w:kern w:val="0"/>
              </w:rPr>
              <w:t>cond}SH</w:t>
            </w:r>
            <w:bookmarkEnd w:id="7031"/>
            <w:bookmarkEnd w:id="7032"/>
          </w:p>
        </w:tc>
      </w:tr>
    </w:tbl>
    <w:p w14:paraId="7542B1BC">
      <w:pPr>
        <w:pStyle w:val="67"/>
        <w:rPr>
          <w:rFonts w:hint="eastAsia"/>
        </w:rPr>
      </w:pPr>
      <w:bookmarkStart w:id="7033" w:name="QWord_XRef_Table__Cag2Xp"/>
      <w:bookmarkStart w:id="7034" w:name="_QWord_Source_Comparison_Para_804"/>
      <w:bookmarkStart w:id="7035" w:name="_QWord_Paragraph__804"/>
      <w:r>
        <w:rPr>
          <w:rStyle w:val="238"/>
        </w:rPr>
        <w:t>表 </w:t>
      </w:r>
      <w:r>
        <w:rPr>
          <w:rStyle w:val="238"/>
        </w:rPr>
        <w:fldChar w:fldCharType="begin"/>
      </w:r>
      <w:r>
        <w:rPr>
          <w:rStyle w:val="238"/>
        </w:rPr>
        <w:instrText xml:space="preserve"> SEQ QWord_Heading1_Sequence \c </w:instrText>
      </w:r>
      <w:r>
        <w:rPr>
          <w:rStyle w:val="238"/>
        </w:rPr>
        <w:fldChar w:fldCharType="separate"/>
      </w:r>
      <w:r>
        <w:rPr>
          <w:rStyle w:val="238"/>
        </w:rPr>
        <w:t>3</w:t>
      </w:r>
      <w:r>
        <w:rPr>
          <w:rStyle w:val="238"/>
        </w:rPr>
        <w:fldChar w:fldCharType="end"/>
      </w:r>
      <w:r>
        <w:rPr>
          <w:rStyle w:val="238"/>
        </w:rPr>
        <w:noBreakHyphen/>
      </w:r>
      <w:r>
        <w:rPr>
          <w:rStyle w:val="238"/>
        </w:rPr>
        <w:fldChar w:fldCharType="begin"/>
      </w:r>
      <w:r>
        <w:rPr>
          <w:rStyle w:val="238"/>
        </w:rPr>
        <w:instrText xml:space="preserve"> SEQ 表 \* ARABIC \s 1 </w:instrText>
      </w:r>
      <w:r>
        <w:rPr>
          <w:rStyle w:val="238"/>
        </w:rPr>
        <w:fldChar w:fldCharType="separate"/>
      </w:r>
      <w:r>
        <w:rPr>
          <w:rStyle w:val="238"/>
        </w:rPr>
        <w:t>12</w:t>
      </w:r>
      <w:r>
        <w:rPr>
          <w:rStyle w:val="238"/>
        </w:rPr>
        <w:fldChar w:fldCharType="end"/>
      </w:r>
      <w:bookmarkEnd w:id="7033"/>
      <w:r>
        <w:t xml:space="preserve">  </w:t>
      </w:r>
      <w:r>
        <w:rPr>
          <w:rFonts w:hint="eastAsia"/>
        </w:rPr>
        <w:t>单寄存器存储指令</w:t>
      </w:r>
      <w:bookmarkEnd w:id="7034"/>
      <w:bookmarkEnd w:id="7035"/>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199"/>
        <w:gridCol w:w="1616"/>
        <w:gridCol w:w="2580"/>
        <w:gridCol w:w="1917"/>
      </w:tblGrid>
      <w:tr w14:paraId="687629F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tblHeader/>
          <w:jc w:val="center"/>
        </w:trPr>
        <w:tc>
          <w:tcPr>
            <w:tcW w:w="1323" w:type="pc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1AA97EF9">
            <w:pPr>
              <w:pStyle w:val="74"/>
              <w:rPr>
                <w:rFonts w:hint="eastAsia"/>
                <w:kern w:val="0"/>
              </w:rPr>
            </w:pPr>
            <w:bookmarkStart w:id="7036" w:name="_QWord_Source_Comparison_Para_805"/>
            <w:bookmarkStart w:id="7037" w:name="_QWord_Paragraph__805"/>
            <w:r>
              <w:rPr>
                <w:rFonts w:hint="eastAsia"/>
                <w:kern w:val="0"/>
              </w:rPr>
              <w:t>助记符</w:t>
            </w:r>
            <w:bookmarkEnd w:id="7036"/>
            <w:bookmarkEnd w:id="7037"/>
          </w:p>
        </w:tc>
        <w:tc>
          <w:tcPr>
            <w:tcW w:w="972"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7378CBBA">
            <w:pPr>
              <w:pStyle w:val="74"/>
              <w:rPr>
                <w:rFonts w:hint="eastAsia"/>
                <w:kern w:val="0"/>
              </w:rPr>
            </w:pPr>
            <w:bookmarkStart w:id="7038" w:name="_QWord_Paragraph__806"/>
            <w:bookmarkStart w:id="7039" w:name="_QWord_Source_Comparison_Para_806"/>
            <w:r>
              <w:rPr>
                <w:rFonts w:hint="eastAsia"/>
                <w:kern w:val="0"/>
              </w:rPr>
              <w:t>说明</w:t>
            </w:r>
            <w:bookmarkEnd w:id="7038"/>
            <w:bookmarkEnd w:id="7039"/>
          </w:p>
        </w:tc>
        <w:tc>
          <w:tcPr>
            <w:tcW w:w="1552"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7C2CA464">
            <w:pPr>
              <w:pStyle w:val="74"/>
              <w:rPr>
                <w:rFonts w:hint="eastAsia"/>
                <w:kern w:val="0"/>
              </w:rPr>
            </w:pPr>
            <w:bookmarkStart w:id="7040" w:name="_QWord_Source_Comparison_Para_807"/>
            <w:bookmarkStart w:id="7041" w:name="_QWord_Paragraph__807"/>
            <w:r>
              <w:rPr>
                <w:rFonts w:hint="eastAsia"/>
                <w:kern w:val="0"/>
              </w:rPr>
              <w:t>操作</w:t>
            </w:r>
            <w:bookmarkEnd w:id="7040"/>
            <w:bookmarkEnd w:id="7041"/>
          </w:p>
        </w:tc>
        <w:tc>
          <w:tcPr>
            <w:tcW w:w="1154" w:type="pct"/>
            <w:tcBorders>
              <w:top w:val="single" w:color="auto" w:sz="6" w:space="0"/>
              <w:bottom w:val="single" w:color="auto" w:sz="4" w:space="0"/>
              <w:right w:val="single" w:color="auto" w:sz="6" w:space="0"/>
              <w:insideH w:val="single" w:sz="4" w:space="0"/>
              <w:insideV w:val="single" w:sz="4" w:space="0"/>
              <w:tl2br w:val="nil"/>
              <w:tr2bl w:val="nil"/>
            </w:tcBorders>
            <w:shd w:val="clear" w:color="auto" w:fill="auto"/>
            <w:vAlign w:val="center"/>
          </w:tcPr>
          <w:p w14:paraId="57AB7A0D">
            <w:pPr>
              <w:pStyle w:val="74"/>
              <w:rPr>
                <w:rFonts w:hint="eastAsia"/>
                <w:kern w:val="0"/>
              </w:rPr>
            </w:pPr>
            <w:bookmarkStart w:id="7042" w:name="_QWord_Paragraph__808"/>
            <w:bookmarkStart w:id="7043" w:name="_QWord_Source_Comparison_Para_808"/>
            <w:r>
              <w:rPr>
                <w:rFonts w:hint="eastAsia"/>
                <w:kern w:val="0"/>
              </w:rPr>
              <w:t>条件码位置</w:t>
            </w:r>
            <w:bookmarkEnd w:id="7042"/>
            <w:bookmarkEnd w:id="7043"/>
          </w:p>
        </w:tc>
      </w:tr>
      <w:tr w14:paraId="23BFBA1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23" w:type="pct"/>
            <w:shd w:val="clear" w:color="auto" w:fill="auto"/>
            <w:vAlign w:val="center"/>
          </w:tcPr>
          <w:p w14:paraId="18343854">
            <w:pPr>
              <w:pStyle w:val="74"/>
              <w:rPr>
                <w:rFonts w:hint="eastAsia"/>
                <w:kern w:val="0"/>
              </w:rPr>
            </w:pPr>
            <w:bookmarkStart w:id="7044" w:name="_QWord_Source_Comparison_Para_809"/>
            <w:bookmarkStart w:id="7045" w:name="_QWord_Paragraph__809"/>
            <w:r>
              <w:rPr>
                <w:kern w:val="0"/>
              </w:rPr>
              <w:t>STR Rd,addressing</w:t>
            </w:r>
            <w:bookmarkEnd w:id="7044"/>
            <w:bookmarkEnd w:id="7045"/>
          </w:p>
        </w:tc>
        <w:tc>
          <w:tcPr>
            <w:tcW w:w="972" w:type="pct"/>
            <w:shd w:val="clear" w:color="auto" w:fill="auto"/>
            <w:vAlign w:val="center"/>
          </w:tcPr>
          <w:p w14:paraId="2661BB52">
            <w:pPr>
              <w:pStyle w:val="74"/>
              <w:rPr>
                <w:rFonts w:hint="eastAsia"/>
                <w:kern w:val="0"/>
              </w:rPr>
            </w:pPr>
            <w:bookmarkStart w:id="7046" w:name="_QWord_Source_Comparison_Para_810"/>
            <w:bookmarkStart w:id="7047" w:name="_QWord_Paragraph__810"/>
            <w:r>
              <w:rPr>
                <w:rFonts w:hint="eastAsia"/>
                <w:kern w:val="0"/>
              </w:rPr>
              <w:t>存储字数据</w:t>
            </w:r>
            <w:bookmarkEnd w:id="7046"/>
            <w:bookmarkEnd w:id="7047"/>
          </w:p>
        </w:tc>
        <w:tc>
          <w:tcPr>
            <w:tcW w:w="1552" w:type="pct"/>
            <w:shd w:val="clear" w:color="auto" w:fill="auto"/>
            <w:vAlign w:val="center"/>
          </w:tcPr>
          <w:p w14:paraId="0E5BF33D">
            <w:pPr>
              <w:pStyle w:val="74"/>
              <w:rPr>
                <w:rFonts w:hint="eastAsia"/>
                <w:kern w:val="0"/>
              </w:rPr>
            </w:pPr>
            <w:bookmarkStart w:id="7048" w:name="_QWord_Paragraph__811"/>
            <w:bookmarkStart w:id="7049" w:name="_QWord_Source_Comparison_Para_811"/>
            <w:r>
              <w:rPr>
                <w:rFonts w:hint="eastAsia"/>
                <w:kern w:val="0"/>
              </w:rPr>
              <w:t>[addressing]←Rd,addressing索引</w:t>
            </w:r>
            <w:bookmarkEnd w:id="7048"/>
            <w:bookmarkEnd w:id="7049"/>
          </w:p>
        </w:tc>
        <w:tc>
          <w:tcPr>
            <w:tcW w:w="1154" w:type="pct"/>
            <w:shd w:val="clear" w:color="auto" w:fill="auto"/>
            <w:vAlign w:val="center"/>
          </w:tcPr>
          <w:p w14:paraId="788F1258">
            <w:pPr>
              <w:pStyle w:val="74"/>
              <w:rPr>
                <w:rFonts w:hint="eastAsia"/>
                <w:kern w:val="0"/>
              </w:rPr>
            </w:pPr>
            <w:bookmarkStart w:id="7050" w:name="_QWord_Source_Comparison_Para_812"/>
            <w:bookmarkStart w:id="7051" w:name="_QWord_Paragraph__812"/>
            <w:r>
              <w:rPr>
                <w:kern w:val="0"/>
              </w:rPr>
              <w:t>STR {cond}</w:t>
            </w:r>
            <w:bookmarkEnd w:id="7050"/>
            <w:bookmarkEnd w:id="7051"/>
          </w:p>
        </w:tc>
      </w:tr>
      <w:tr w14:paraId="3D570B9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23" w:type="pct"/>
            <w:shd w:val="clear" w:color="auto" w:fill="auto"/>
            <w:vAlign w:val="center"/>
          </w:tcPr>
          <w:p w14:paraId="0D531BF0">
            <w:pPr>
              <w:pStyle w:val="74"/>
              <w:rPr>
                <w:rFonts w:hint="eastAsia"/>
                <w:kern w:val="0"/>
              </w:rPr>
            </w:pPr>
            <w:bookmarkStart w:id="7052" w:name="_QWord_Source_Comparison_Para_813"/>
            <w:bookmarkStart w:id="7053" w:name="_QWord_Paragraph__813"/>
            <w:r>
              <w:rPr>
                <w:kern w:val="0"/>
              </w:rPr>
              <w:t>STRB Rd,addressing</w:t>
            </w:r>
            <w:bookmarkEnd w:id="7052"/>
            <w:bookmarkEnd w:id="7053"/>
          </w:p>
        </w:tc>
        <w:tc>
          <w:tcPr>
            <w:tcW w:w="972" w:type="pct"/>
            <w:shd w:val="clear" w:color="auto" w:fill="auto"/>
            <w:vAlign w:val="center"/>
          </w:tcPr>
          <w:p w14:paraId="48638B45">
            <w:pPr>
              <w:pStyle w:val="74"/>
              <w:rPr>
                <w:rFonts w:hint="eastAsia"/>
                <w:kern w:val="0"/>
              </w:rPr>
            </w:pPr>
            <w:bookmarkStart w:id="7054" w:name="_QWord_Paragraph__814"/>
            <w:bookmarkStart w:id="7055" w:name="_QWord_Source_Comparison_Para_814"/>
            <w:r>
              <w:rPr>
                <w:rFonts w:hint="eastAsia"/>
                <w:kern w:val="0"/>
              </w:rPr>
              <w:t>存储字节数据</w:t>
            </w:r>
            <w:bookmarkEnd w:id="7054"/>
            <w:bookmarkEnd w:id="7055"/>
          </w:p>
        </w:tc>
        <w:tc>
          <w:tcPr>
            <w:tcW w:w="1552" w:type="pct"/>
            <w:shd w:val="clear" w:color="auto" w:fill="auto"/>
            <w:vAlign w:val="center"/>
          </w:tcPr>
          <w:p w14:paraId="2DE2C20A">
            <w:pPr>
              <w:pStyle w:val="74"/>
              <w:rPr>
                <w:rFonts w:hint="eastAsia"/>
                <w:kern w:val="0"/>
              </w:rPr>
            </w:pPr>
            <w:bookmarkStart w:id="7056" w:name="_QWord_Paragraph__815"/>
            <w:bookmarkStart w:id="7057" w:name="_QWord_Source_Comparison_Para_815"/>
            <w:r>
              <w:rPr>
                <w:rFonts w:hint="eastAsia"/>
                <w:kern w:val="0"/>
              </w:rPr>
              <w:t>[addressing]←Rd,addressing索引</w:t>
            </w:r>
            <w:bookmarkEnd w:id="7056"/>
            <w:bookmarkEnd w:id="7057"/>
          </w:p>
        </w:tc>
        <w:tc>
          <w:tcPr>
            <w:tcW w:w="1154" w:type="pct"/>
            <w:shd w:val="clear" w:color="auto" w:fill="auto"/>
            <w:vAlign w:val="center"/>
          </w:tcPr>
          <w:p w14:paraId="6F3AC9A7">
            <w:pPr>
              <w:pStyle w:val="74"/>
              <w:rPr>
                <w:rFonts w:hint="eastAsia"/>
                <w:kern w:val="0"/>
              </w:rPr>
            </w:pPr>
            <w:bookmarkStart w:id="7058" w:name="_QWord_Paragraph__816"/>
            <w:bookmarkStart w:id="7059" w:name="_QWord_Source_Comparison_Para_816"/>
            <w:r>
              <w:rPr>
                <w:kern w:val="0"/>
              </w:rPr>
              <w:t>STR {cond} B</w:t>
            </w:r>
            <w:bookmarkEnd w:id="7058"/>
            <w:bookmarkEnd w:id="7059"/>
          </w:p>
        </w:tc>
      </w:tr>
      <w:tr w14:paraId="2943823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23" w:type="pct"/>
            <w:shd w:val="clear" w:color="auto" w:fill="auto"/>
            <w:vAlign w:val="center"/>
          </w:tcPr>
          <w:p w14:paraId="4F63BC46">
            <w:pPr>
              <w:pStyle w:val="74"/>
              <w:rPr>
                <w:rFonts w:hint="eastAsia"/>
                <w:kern w:val="0"/>
              </w:rPr>
            </w:pPr>
            <w:bookmarkStart w:id="7060" w:name="_QWord_Source_Comparison_Para_817"/>
            <w:bookmarkStart w:id="7061" w:name="_QWord_Paragraph__817"/>
            <w:r>
              <w:rPr>
                <w:kern w:val="0"/>
              </w:rPr>
              <w:t>STRT Rd,addressing</w:t>
            </w:r>
            <w:bookmarkEnd w:id="7060"/>
            <w:bookmarkEnd w:id="7061"/>
          </w:p>
        </w:tc>
        <w:tc>
          <w:tcPr>
            <w:tcW w:w="972" w:type="pct"/>
            <w:shd w:val="clear" w:color="auto" w:fill="auto"/>
            <w:vAlign w:val="center"/>
          </w:tcPr>
          <w:p w14:paraId="403ABA46">
            <w:pPr>
              <w:pStyle w:val="74"/>
              <w:rPr>
                <w:rFonts w:hint="eastAsia"/>
                <w:kern w:val="0"/>
              </w:rPr>
            </w:pPr>
            <w:bookmarkStart w:id="7062" w:name="_QWord_Paragraph__818"/>
            <w:bookmarkStart w:id="7063" w:name="_QWord_Source_Comparison_Para_818"/>
            <w:r>
              <w:rPr>
                <w:rFonts w:hint="eastAsia"/>
                <w:kern w:val="0"/>
              </w:rPr>
              <w:t>以用户模式存储字数据</w:t>
            </w:r>
            <w:bookmarkEnd w:id="7062"/>
            <w:bookmarkEnd w:id="7063"/>
          </w:p>
        </w:tc>
        <w:tc>
          <w:tcPr>
            <w:tcW w:w="1552" w:type="pct"/>
            <w:shd w:val="clear" w:color="auto" w:fill="auto"/>
            <w:vAlign w:val="center"/>
          </w:tcPr>
          <w:p w14:paraId="2808D809">
            <w:pPr>
              <w:pStyle w:val="74"/>
              <w:rPr>
                <w:rFonts w:hint="eastAsia"/>
                <w:kern w:val="0"/>
              </w:rPr>
            </w:pPr>
            <w:bookmarkStart w:id="7064" w:name="_QWord_Source_Comparison_Para_819"/>
            <w:bookmarkStart w:id="7065" w:name="_QWord_Paragraph__819"/>
            <w:r>
              <w:rPr>
                <w:rFonts w:hint="eastAsia"/>
                <w:kern w:val="0"/>
              </w:rPr>
              <w:t>[addressing]←Rd,addressing索引</w:t>
            </w:r>
            <w:bookmarkEnd w:id="7064"/>
            <w:bookmarkEnd w:id="7065"/>
          </w:p>
        </w:tc>
        <w:tc>
          <w:tcPr>
            <w:tcW w:w="1154" w:type="pct"/>
            <w:shd w:val="clear" w:color="auto" w:fill="auto"/>
            <w:vAlign w:val="center"/>
          </w:tcPr>
          <w:p w14:paraId="7654AB7B">
            <w:pPr>
              <w:pStyle w:val="74"/>
              <w:rPr>
                <w:rFonts w:hint="eastAsia"/>
                <w:kern w:val="0"/>
              </w:rPr>
            </w:pPr>
            <w:bookmarkStart w:id="7066" w:name="_QWord_Source_Comparison_Para_820"/>
            <w:bookmarkStart w:id="7067" w:name="_QWord_Paragraph__820"/>
            <w:r>
              <w:rPr>
                <w:kern w:val="0"/>
              </w:rPr>
              <w:t>STR {cond} T</w:t>
            </w:r>
            <w:bookmarkEnd w:id="7066"/>
            <w:bookmarkEnd w:id="7067"/>
          </w:p>
        </w:tc>
      </w:tr>
      <w:tr w14:paraId="28B3161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23" w:type="pct"/>
            <w:shd w:val="clear" w:color="auto" w:fill="auto"/>
            <w:vAlign w:val="center"/>
          </w:tcPr>
          <w:p w14:paraId="1DE6A364">
            <w:pPr>
              <w:pStyle w:val="74"/>
              <w:rPr>
                <w:rFonts w:hint="eastAsia"/>
                <w:kern w:val="0"/>
              </w:rPr>
            </w:pPr>
            <w:bookmarkStart w:id="7068" w:name="_QWord_Paragraph__821"/>
            <w:bookmarkStart w:id="7069" w:name="_QWord_Source_Comparison_Para_821"/>
            <w:r>
              <w:rPr>
                <w:kern w:val="0"/>
              </w:rPr>
              <w:t>STRBT Rd,addressing</w:t>
            </w:r>
            <w:bookmarkEnd w:id="7068"/>
            <w:bookmarkEnd w:id="7069"/>
          </w:p>
        </w:tc>
        <w:tc>
          <w:tcPr>
            <w:tcW w:w="972" w:type="pct"/>
            <w:shd w:val="clear" w:color="auto" w:fill="auto"/>
            <w:vAlign w:val="center"/>
          </w:tcPr>
          <w:p w14:paraId="3416E408">
            <w:pPr>
              <w:pStyle w:val="74"/>
              <w:rPr>
                <w:rFonts w:hint="eastAsia"/>
                <w:kern w:val="0"/>
              </w:rPr>
            </w:pPr>
            <w:bookmarkStart w:id="7070" w:name="_QWord_Paragraph__822"/>
            <w:bookmarkStart w:id="7071" w:name="_QWord_Source_Comparison_Para_822"/>
            <w:r>
              <w:rPr>
                <w:rFonts w:hint="eastAsia"/>
                <w:kern w:val="0"/>
              </w:rPr>
              <w:t>以用户模式存储字节数据</w:t>
            </w:r>
            <w:bookmarkEnd w:id="7070"/>
            <w:bookmarkEnd w:id="7071"/>
          </w:p>
        </w:tc>
        <w:tc>
          <w:tcPr>
            <w:tcW w:w="1552" w:type="pct"/>
            <w:shd w:val="clear" w:color="auto" w:fill="auto"/>
            <w:vAlign w:val="center"/>
          </w:tcPr>
          <w:p w14:paraId="6D36E34A">
            <w:pPr>
              <w:pStyle w:val="74"/>
              <w:rPr>
                <w:rFonts w:hint="eastAsia"/>
                <w:kern w:val="0"/>
              </w:rPr>
            </w:pPr>
            <w:bookmarkStart w:id="7072" w:name="_QWord_Paragraph__823"/>
            <w:bookmarkStart w:id="7073" w:name="_QWord_Source_Comparison_Para_823"/>
            <w:r>
              <w:rPr>
                <w:rFonts w:hint="eastAsia"/>
                <w:kern w:val="0"/>
              </w:rPr>
              <w:t>[addressing]←Rd,addressing索引</w:t>
            </w:r>
            <w:bookmarkEnd w:id="7072"/>
            <w:bookmarkEnd w:id="7073"/>
          </w:p>
        </w:tc>
        <w:tc>
          <w:tcPr>
            <w:tcW w:w="1154" w:type="pct"/>
            <w:shd w:val="clear" w:color="auto" w:fill="auto"/>
            <w:vAlign w:val="center"/>
          </w:tcPr>
          <w:p w14:paraId="6DBA8CA9">
            <w:pPr>
              <w:pStyle w:val="74"/>
              <w:rPr>
                <w:rFonts w:hint="eastAsia"/>
                <w:kern w:val="0"/>
              </w:rPr>
            </w:pPr>
            <w:bookmarkStart w:id="7074" w:name="_QWord_Source_Comparison_Para_824"/>
            <w:bookmarkStart w:id="7075" w:name="_QWord_Paragraph__824"/>
            <w:r>
              <w:rPr>
                <w:kern w:val="0"/>
              </w:rPr>
              <w:t>STR {cond} BT</w:t>
            </w:r>
            <w:bookmarkEnd w:id="7074"/>
            <w:bookmarkEnd w:id="7075"/>
          </w:p>
        </w:tc>
      </w:tr>
      <w:tr w14:paraId="108E309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23" w:type="pct"/>
            <w:shd w:val="clear" w:color="auto" w:fill="auto"/>
            <w:vAlign w:val="center"/>
          </w:tcPr>
          <w:p w14:paraId="79647E4C">
            <w:pPr>
              <w:pStyle w:val="74"/>
              <w:rPr>
                <w:rFonts w:hint="eastAsia"/>
                <w:kern w:val="0"/>
              </w:rPr>
            </w:pPr>
            <w:bookmarkStart w:id="7076" w:name="_QWord_Source_Comparison_Para_825"/>
            <w:bookmarkStart w:id="7077" w:name="_QWord_Paragraph__825"/>
            <w:r>
              <w:rPr>
                <w:kern w:val="0"/>
              </w:rPr>
              <w:t>STRH Rd,addressing</w:t>
            </w:r>
            <w:bookmarkEnd w:id="7076"/>
            <w:bookmarkEnd w:id="7077"/>
          </w:p>
        </w:tc>
        <w:tc>
          <w:tcPr>
            <w:tcW w:w="972" w:type="pct"/>
            <w:shd w:val="clear" w:color="auto" w:fill="auto"/>
            <w:vAlign w:val="center"/>
          </w:tcPr>
          <w:p w14:paraId="1F4E1E0D">
            <w:pPr>
              <w:pStyle w:val="74"/>
              <w:rPr>
                <w:rFonts w:hint="eastAsia"/>
                <w:kern w:val="0"/>
              </w:rPr>
            </w:pPr>
            <w:bookmarkStart w:id="7078" w:name="_QWord_Source_Comparison_Para_826"/>
            <w:bookmarkStart w:id="7079" w:name="_QWord_Paragraph__826"/>
            <w:r>
              <w:rPr>
                <w:rFonts w:hint="eastAsia"/>
                <w:kern w:val="0"/>
              </w:rPr>
              <w:t>存储半字数据</w:t>
            </w:r>
            <w:bookmarkEnd w:id="7078"/>
            <w:bookmarkEnd w:id="7079"/>
          </w:p>
        </w:tc>
        <w:tc>
          <w:tcPr>
            <w:tcW w:w="1552" w:type="pct"/>
            <w:shd w:val="clear" w:color="auto" w:fill="auto"/>
            <w:vAlign w:val="center"/>
          </w:tcPr>
          <w:p w14:paraId="12E396B1">
            <w:pPr>
              <w:pStyle w:val="74"/>
              <w:rPr>
                <w:rFonts w:hint="eastAsia"/>
                <w:kern w:val="0"/>
              </w:rPr>
            </w:pPr>
            <w:bookmarkStart w:id="7080" w:name="_QWord_Source_Comparison_Para_827"/>
            <w:bookmarkStart w:id="7081" w:name="_QWord_Paragraph__827"/>
            <w:r>
              <w:rPr>
                <w:rFonts w:hint="eastAsia"/>
                <w:kern w:val="0"/>
              </w:rPr>
              <w:t>[addressing]←Rd,addressing索引</w:t>
            </w:r>
            <w:bookmarkEnd w:id="7080"/>
            <w:bookmarkEnd w:id="7081"/>
          </w:p>
        </w:tc>
        <w:tc>
          <w:tcPr>
            <w:tcW w:w="1154" w:type="pct"/>
            <w:shd w:val="clear" w:color="auto" w:fill="auto"/>
            <w:vAlign w:val="center"/>
          </w:tcPr>
          <w:p w14:paraId="4018C018">
            <w:pPr>
              <w:pStyle w:val="74"/>
              <w:rPr>
                <w:rFonts w:hint="eastAsia"/>
                <w:kern w:val="0"/>
              </w:rPr>
            </w:pPr>
            <w:bookmarkStart w:id="7082" w:name="_QWord_Source_Comparison_Para_828"/>
            <w:bookmarkStart w:id="7083" w:name="_QWord_Paragraph__828"/>
            <w:r>
              <w:rPr>
                <w:kern w:val="0"/>
              </w:rPr>
              <w:t>STR {cond}H</w:t>
            </w:r>
            <w:bookmarkEnd w:id="7082"/>
            <w:bookmarkEnd w:id="7083"/>
          </w:p>
        </w:tc>
      </w:tr>
    </w:tbl>
    <w:p w14:paraId="39EBACFC">
      <w:pPr>
        <w:pStyle w:val="259"/>
      </w:pPr>
    </w:p>
    <w:p w14:paraId="215810FF">
      <w:pPr>
        <w:pStyle w:val="4"/>
        <w:ind w:firstLine="420"/>
      </w:pPr>
      <w:bookmarkStart w:id="7084" w:name="_QWord_Source_Comparison_Para_830"/>
      <w:bookmarkStart w:id="7085" w:name="_QWord_Paragraph__830"/>
      <w:r>
        <w:rPr>
          <w:rFonts w:hint="eastAsia"/>
        </w:rPr>
        <w:t>LDR</w:t>
      </w:r>
      <w:r>
        <w:t>/</w:t>
      </w:r>
      <w:r>
        <w:rPr>
          <w:rFonts w:hint="eastAsia"/>
        </w:rPr>
        <w:t>STR指令用于对内存变量的访问、内存缓冲区数据的访问、查表、外围部件的控制操作等。若使用LDR指令加载数据到PC寄存器，则实现程序跳转功能，这样也就实现了程序</w:t>
      </w:r>
      <w:r>
        <w:rPr>
          <w:rFonts w:hint="eastAsia"/>
          <w:lang w:eastAsia="zh-CN"/>
        </w:rPr>
        <w:t>跳</w:t>
      </w:r>
      <w:r>
        <w:rPr>
          <w:rFonts w:hint="eastAsia"/>
        </w:rPr>
        <w:t>转。</w:t>
      </w:r>
      <w:bookmarkEnd w:id="7084"/>
      <w:bookmarkEnd w:id="7085"/>
    </w:p>
    <w:p w14:paraId="4A90CB1F">
      <w:pPr>
        <w:pStyle w:val="4"/>
        <w:ind w:firstLine="420"/>
      </w:pPr>
      <w:bookmarkStart w:id="7086" w:name="_QWord_Paragraph__831"/>
      <w:bookmarkStart w:id="7087" w:name="_QWord_Source_Comparison_Para_831"/>
      <w:r>
        <w:rPr>
          <w:rFonts w:hint="eastAsia"/>
        </w:rPr>
        <w:t>所有单寄存器加载</w:t>
      </w:r>
      <w:r>
        <w:t>/</w:t>
      </w:r>
      <w:r>
        <w:rPr>
          <w:rFonts w:hint="eastAsia"/>
        </w:rPr>
        <w:t>存储指令可分为字和无符号字节加载存储指令、半字和有符号字节加载存储指令两种。</w:t>
      </w:r>
      <w:bookmarkEnd w:id="7086"/>
      <w:bookmarkEnd w:id="7087"/>
    </w:p>
    <w:p w14:paraId="2FCD3EDA">
      <w:pPr>
        <w:pStyle w:val="70"/>
        <w:numPr>
          <w:ilvl w:val="5"/>
          <w:numId w:val="6"/>
        </w:numPr>
      </w:pPr>
      <w:bookmarkStart w:id="7088" w:name="_QWord_Paragraph__832"/>
      <w:bookmarkStart w:id="7089" w:name="_QWord_Source_Comparison_Para_832"/>
      <w:r>
        <w:rPr>
          <w:rFonts w:hint="eastAsia"/>
          <w:lang w:eastAsia="zh-CN"/>
        </w:rPr>
        <w:t>、</w:t>
      </w:r>
      <w:r>
        <w:rPr>
          <w:rFonts w:hint="eastAsia"/>
        </w:rPr>
        <w:t>LDR和STR</w:t>
      </w:r>
      <w:r>
        <w:rPr>
          <w:rFonts w:hint="eastAsia"/>
          <w:lang w:eastAsia="zh-CN"/>
        </w:rPr>
        <w:t>——</w:t>
      </w:r>
      <w:r>
        <w:rPr>
          <w:rFonts w:hint="eastAsia"/>
        </w:rPr>
        <w:t>字和无符号字节加载</w:t>
      </w:r>
      <w:r>
        <w:t>/</w:t>
      </w:r>
      <w:r>
        <w:rPr>
          <w:rFonts w:hint="eastAsia"/>
        </w:rPr>
        <w:t>存储指令</w:t>
      </w:r>
      <w:bookmarkEnd w:id="7088"/>
      <w:bookmarkEnd w:id="7089"/>
    </w:p>
    <w:p w14:paraId="6FF0FBD2">
      <w:pPr>
        <w:pStyle w:val="4"/>
        <w:ind w:firstLine="420"/>
      </w:pPr>
      <w:bookmarkStart w:id="7090" w:name="_QWord_Source_Comparison_Para_833"/>
      <w:bookmarkStart w:id="7091" w:name="_QWord_Paragraph__833"/>
      <w:r>
        <w:rPr>
          <w:rFonts w:hint="eastAsia"/>
        </w:rPr>
        <w:t>LDR指令用于从内存中读取单一字或字节数据存入寄存器中，STR指令用于将寄存器中的单一字或字节数据保存到内存，如</w:t>
      </w:r>
      <w:r>
        <w:fldChar w:fldCharType="begin"/>
      </w:r>
      <w:r>
        <w:instrText xml:space="preserve"> </w:instrText>
      </w:r>
      <w:r>
        <w:rPr>
          <w:rFonts w:hint="eastAsia"/>
        </w:rPr>
        <w:instrText xml:space="preserve">REF QWord_XRef_Figure__g3zaKz \h \* CHARFORMAT</w:instrText>
      </w:r>
      <w:r>
        <w:instrText xml:space="preserve"> </w:instrText>
      </w:r>
      <w:r>
        <w:fldChar w:fldCharType="separate"/>
      </w:r>
      <w:r>
        <w:rPr>
          <w:rFonts w:hint="eastAsia"/>
        </w:rPr>
        <w:t>图 </w:t>
      </w:r>
      <w:r>
        <w:t>3</w:t>
      </w:r>
      <w:r>
        <w:noBreakHyphen/>
      </w:r>
      <w:r>
        <w:t>24</w:t>
      </w:r>
      <w:r>
        <w:fldChar w:fldCharType="end"/>
      </w:r>
      <w:r>
        <w:rPr>
          <w:rFonts w:hint="eastAsia"/>
        </w:rPr>
        <w:t>所示。指令格式如下：</w:t>
      </w:r>
      <w:bookmarkEnd w:id="7090"/>
      <w:bookmarkEnd w:id="7091"/>
    </w:p>
    <w:p w14:paraId="0AF9A433">
      <w:pPr>
        <w:pStyle w:val="179"/>
        <w:ind w:firstLine="420"/>
      </w:pPr>
      <w:bookmarkStart w:id="7092" w:name="_QWord_Paragraph__834"/>
      <w:bookmarkStart w:id="7093" w:name="_QWord_Source_Comparison_Para_834"/>
      <w:r>
        <w:t>LDR{cond}{T}</w:t>
      </w:r>
      <w:r>
        <w:rPr>
          <w:rFonts w:hint="eastAsia"/>
        </w:rPr>
        <w:t xml:space="preserve">    </w:t>
      </w:r>
      <w:r>
        <w:t>Rd,&lt;</w:t>
      </w:r>
      <w:r>
        <w:rPr>
          <w:rFonts w:hint="eastAsia"/>
        </w:rPr>
        <w:t>地址</w:t>
      </w:r>
      <w:r>
        <w:t>&gt;  ;</w:t>
      </w:r>
      <w:r>
        <w:rPr>
          <w:rFonts w:hint="eastAsia"/>
        </w:rPr>
        <w:t>将指定地址上的字数据读入</w:t>
      </w:r>
      <w:r>
        <w:t>Rd</w:t>
      </w:r>
      <w:bookmarkEnd w:id="7092"/>
      <w:bookmarkEnd w:id="7093"/>
    </w:p>
    <w:p w14:paraId="261CE436">
      <w:pPr>
        <w:pStyle w:val="179"/>
        <w:ind w:firstLine="420"/>
      </w:pPr>
      <w:bookmarkStart w:id="7094" w:name="_QWord_Source_Comparison_Para_835"/>
      <w:bookmarkStart w:id="7095" w:name="_QWord_Paragraph__835"/>
      <w:r>
        <w:t>STR{cond}{T}</w:t>
      </w:r>
      <w:r>
        <w:rPr>
          <w:rFonts w:hint="eastAsia"/>
        </w:rPr>
        <w:t xml:space="preserve">     </w:t>
      </w:r>
      <w:r>
        <w:t>Rd,&lt;</w:t>
      </w:r>
      <w:r>
        <w:rPr>
          <w:rFonts w:hint="eastAsia"/>
        </w:rPr>
        <w:t>地址</w:t>
      </w:r>
      <w:r>
        <w:t>&gt;  ;</w:t>
      </w:r>
      <w:r>
        <w:rPr>
          <w:rFonts w:hint="eastAsia"/>
        </w:rPr>
        <w:t>将</w:t>
      </w:r>
      <w:r>
        <w:t>Rd</w:t>
      </w:r>
      <w:r>
        <w:rPr>
          <w:rFonts w:hint="eastAsia"/>
        </w:rPr>
        <w:t>中的字数据存入指定地址</w:t>
      </w:r>
      <w:bookmarkEnd w:id="7094"/>
      <w:bookmarkEnd w:id="7095"/>
    </w:p>
    <w:p w14:paraId="3D6BC17C">
      <w:pPr>
        <w:pStyle w:val="179"/>
        <w:ind w:firstLine="420"/>
      </w:pPr>
      <w:bookmarkStart w:id="7096" w:name="_QWord_Paragraph__836"/>
      <w:bookmarkStart w:id="7097" w:name="_QWord_Source_Comparison_Para_836"/>
      <w:r>
        <w:t>LDR{cond}B{T}</w:t>
      </w:r>
      <w:r>
        <w:rPr>
          <w:rFonts w:hint="eastAsia"/>
        </w:rPr>
        <w:t xml:space="preserve">   </w:t>
      </w:r>
      <w:r>
        <w:t>Rd,&lt;</w:t>
      </w:r>
      <w:r>
        <w:rPr>
          <w:rFonts w:hint="eastAsia"/>
        </w:rPr>
        <w:t>地址</w:t>
      </w:r>
      <w:r>
        <w:t>&gt;  ;</w:t>
      </w:r>
      <w:r>
        <w:rPr>
          <w:rFonts w:hint="eastAsia"/>
        </w:rPr>
        <w:t>将指定地址上的字节数据读入</w:t>
      </w:r>
      <w:r>
        <w:t>Rd</w:t>
      </w:r>
      <w:bookmarkEnd w:id="7096"/>
      <w:bookmarkEnd w:id="7097"/>
    </w:p>
    <w:p w14:paraId="69EA9207">
      <w:pPr>
        <w:pStyle w:val="179"/>
        <w:ind w:firstLine="420"/>
      </w:pPr>
      <w:bookmarkStart w:id="7098" w:name="_QWord_Paragraph__837"/>
      <w:bookmarkStart w:id="7099" w:name="_QWord_Source_Comparison_Para_837"/>
      <w:r>
        <w:t>STR{cond}B{T}</w:t>
      </w:r>
      <w:r>
        <w:tab/>
      </w:r>
      <w:r>
        <w:t>Rd,&lt;</w:t>
      </w:r>
      <w:r>
        <w:rPr>
          <w:rFonts w:hint="eastAsia"/>
        </w:rPr>
        <w:t>地址</w:t>
      </w:r>
      <w:r>
        <w:t>&gt;  ;</w:t>
      </w:r>
      <w:r>
        <w:rPr>
          <w:rFonts w:hint="eastAsia"/>
        </w:rPr>
        <w:t>将</w:t>
      </w:r>
      <w:r>
        <w:t>Rd</w:t>
      </w:r>
      <w:r>
        <w:rPr>
          <w:rFonts w:hint="eastAsia"/>
        </w:rPr>
        <w:t>中的字节数据存入指定地址</w:t>
      </w:r>
      <w:bookmarkEnd w:id="7098"/>
      <w:bookmarkEnd w:id="7099"/>
    </w:p>
    <w:p w14:paraId="66F10A88">
      <w:pPr>
        <w:pStyle w:val="4"/>
        <w:ind w:firstLine="420"/>
      </w:pPr>
      <w:bookmarkStart w:id="7100" w:name="_QWord_Paragraph__838"/>
      <w:bookmarkStart w:id="7101" w:name="_QWord_Source_Comparison_Para_838"/>
      <w:r>
        <w:rPr>
          <w:rFonts w:hint="eastAsia"/>
        </w:rPr>
        <w:t>其中，T为可选后缀。若指令有T，即使处理器是在特权模式下，存储系统也将访问</w:t>
      </w:r>
      <w:r>
        <w:rPr>
          <w:rFonts w:hint="eastAsia"/>
          <w:lang w:eastAsia="zh-CN"/>
        </w:rPr>
        <w:t>看成</w:t>
      </w:r>
      <w:r>
        <w:rPr>
          <w:rFonts w:hint="eastAsia"/>
        </w:rPr>
        <w:t>在用户模式下进行的。T在用户模式下无效，不能与前索引偏移一起使用T。</w:t>
      </w:r>
      <w:bookmarkEnd w:id="7100"/>
      <w:bookmarkEnd w:id="7101"/>
    </w:p>
    <w:p w14:paraId="482DE423">
      <w:pPr>
        <w:pStyle w:val="105"/>
      </w:pPr>
      <w:bookmarkStart w:id="7102" w:name="_QWord_Source_Comparison_Para_839"/>
      <w:r>
        <w:t>‌</w:t>
      </w:r>
      <w:bookmarkStart w:id="7103" w:name="_QWord_Paragraph__839"/>
      <w:bookmarkStart w:id="7104" w:name="_QWord_ImageIndex_148"/>
      <w:r>
        <w:drawing>
          <wp:inline distT="0" distB="0" distL="0" distR="0">
            <wp:extent cx="4675505" cy="2747010"/>
            <wp:effectExtent l="0" t="0" r="0" b="0"/>
            <wp:docPr id="1489454348" name="图片 1489454348" title="QWord_ImageMark_148">
              <a:hlinkClick xmlns:a="http://schemas.openxmlformats.org/drawingml/2006/main" r:id="rId227" tooltip="QWord 图片目录：resource/images/illustration/1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48" name="图片 1489454348" title="QWord_ImageMark_148"/>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a:xfrm>
                      <a:off x="0" y="0"/>
                      <a:ext cx="4675505" cy="2747119"/>
                    </a:xfrm>
                    <a:prstGeom prst="rect">
                      <a:avLst/>
                    </a:prstGeom>
                    <a:noFill/>
                    <a:ln>
                      <a:noFill/>
                    </a:ln>
                  </pic:spPr>
                </pic:pic>
              </a:graphicData>
            </a:graphic>
          </wp:inline>
        </w:drawing>
      </w:r>
      <w:bookmarkEnd w:id="7102"/>
      <w:bookmarkEnd w:id="7103"/>
      <w:bookmarkEnd w:id="7104"/>
    </w:p>
    <w:p w14:paraId="2395FFAA">
      <w:pPr>
        <w:pStyle w:val="68"/>
      </w:pPr>
      <w:bookmarkStart w:id="7105" w:name="QWord_XRef_Figure__g3zaKz"/>
      <w:bookmarkStart w:id="7106" w:name="_QWord_Source_Comparison_Para_840"/>
      <w:bookmarkStart w:id="7107" w:name="_QWord_Paragraph__840"/>
      <w:r>
        <w:rPr>
          <w:rFonts w:hint="eastAsia"/>
        </w:rPr>
        <w:t>图 </w:t>
      </w:r>
      <w:r>
        <w:fldChar w:fldCharType="begin"/>
      </w:r>
      <w:r>
        <w:instrText xml:space="preserve"> SEQ QWord_Heading1_Sequence \c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24</w:t>
      </w:r>
      <w:r>
        <w:fldChar w:fldCharType="end"/>
      </w:r>
      <w:bookmarkEnd w:id="7105"/>
      <w:r>
        <w:rPr>
          <w:rFonts w:hint="eastAsia"/>
        </w:rPr>
        <w:t xml:space="preserve">  LDR和STR</w:t>
      </w:r>
      <w:r>
        <w:rPr>
          <w:rFonts w:hint="eastAsia"/>
          <w:lang w:eastAsia="zh-CN"/>
        </w:rPr>
        <w:t>——</w:t>
      </w:r>
      <w:r>
        <w:rPr>
          <w:rFonts w:hint="eastAsia"/>
        </w:rPr>
        <w:t>字和无符号字节加载</w:t>
      </w:r>
      <w:r>
        <w:t>/</w:t>
      </w:r>
      <w:r>
        <w:rPr>
          <w:rFonts w:hint="eastAsia"/>
        </w:rPr>
        <w:t>存储指令编码</w:t>
      </w:r>
      <w:bookmarkEnd w:id="7106"/>
      <w:bookmarkEnd w:id="7107"/>
    </w:p>
    <w:p w14:paraId="4C7DD447">
      <w:pPr>
        <w:pStyle w:val="4"/>
        <w:ind w:firstLine="420"/>
      </w:pPr>
      <w:bookmarkStart w:id="7108" w:name="_QWord_Paragraph__841"/>
      <w:bookmarkStart w:id="7109" w:name="_QWord_Source_Comparison_Para_841"/>
      <w:r>
        <w:rPr>
          <w:rFonts w:hint="eastAsia"/>
        </w:rPr>
        <w:t>LDR</w:t>
      </w:r>
      <w:r>
        <w:t>/</w:t>
      </w:r>
      <w:r>
        <w:rPr>
          <w:rFonts w:hint="eastAsia"/>
        </w:rPr>
        <w:t>STR指令寻址非常灵活，由两部分组成，一部分为一个基址寄存器，可以为任意一个通用寄存器；另一部分为一个地址偏移量。</w:t>
      </w:r>
      <w:bookmarkEnd w:id="7108"/>
      <w:bookmarkEnd w:id="7109"/>
    </w:p>
    <w:p w14:paraId="1245987D">
      <w:pPr>
        <w:pStyle w:val="4"/>
        <w:ind w:firstLine="420"/>
      </w:pPr>
      <w:bookmarkStart w:id="7110" w:name="_QWord_Source_Comparison_Para_842"/>
      <w:bookmarkStart w:id="7111" w:name="_QWord_Paragraph__842"/>
      <w:r>
        <w:rPr>
          <w:rFonts w:hint="eastAsia"/>
        </w:rPr>
        <w:t>地址偏移量有下列3种格式。</w:t>
      </w:r>
      <w:bookmarkEnd w:id="7110"/>
      <w:bookmarkEnd w:id="7111"/>
    </w:p>
    <w:p w14:paraId="12F7AE15">
      <w:pPr>
        <w:pStyle w:val="175"/>
      </w:pPr>
      <w:bookmarkStart w:id="7112" w:name="_QWord_Source_Comparison_Para_843"/>
      <w:bookmarkStart w:id="7113" w:name="_QWord_Paragraph__843"/>
      <w:r>
        <w:rPr>
          <w:rFonts w:hint="eastAsia"/>
        </w:rPr>
        <w:t>立即数。立即数可以是一个无符号的数值。这个数据可以加到基址寄存器，也可以从基址寄存器中减去这个数值。如：</w:t>
      </w:r>
      <w:r>
        <w:t>LDR  R1,[R0,#0x12]</w:t>
      </w:r>
      <w:r>
        <w:rPr>
          <w:rFonts w:hint="eastAsia"/>
        </w:rPr>
        <w:t>；</w:t>
      </w:r>
      <w:r>
        <w:t>R1←[R0+0x12]</w:t>
      </w:r>
      <w:bookmarkEnd w:id="7112"/>
      <w:bookmarkEnd w:id="7113"/>
    </w:p>
    <w:p w14:paraId="42DE17B9">
      <w:pPr>
        <w:pStyle w:val="175"/>
      </w:pPr>
      <w:bookmarkStart w:id="7114" w:name="_QWord_Paragraph__844"/>
      <w:bookmarkStart w:id="7115" w:name="_QWord_Source_Comparison_Para_844"/>
      <w:r>
        <w:rPr>
          <w:rFonts w:hint="eastAsia"/>
        </w:rPr>
        <w:t>寄存器。寄存器中的数值可以加到基址寄存器，也可以从基址寄存器中减去这个数值。如：</w:t>
      </w:r>
      <w:r>
        <w:rPr>
          <w:b/>
          <w:bCs/>
        </w:rPr>
        <w:t>LDR  R1,[R0,R2]</w:t>
      </w:r>
      <w:r>
        <w:t xml:space="preserve">  </w:t>
      </w:r>
      <w:r>
        <w:rPr>
          <w:rFonts w:hint="eastAsia"/>
          <w:lang w:val="en-US" w:eastAsia="zh-CN"/>
        </w:rPr>
        <w:tab/>
      </w:r>
      <w:r>
        <w:t>; R1←[R0+R2]</w:t>
      </w:r>
      <w:bookmarkEnd w:id="7114"/>
      <w:bookmarkEnd w:id="7115"/>
    </w:p>
    <w:p w14:paraId="5D40E19B">
      <w:pPr>
        <w:pStyle w:val="175"/>
        <w:numPr>
          <w:ilvl w:val="-1"/>
          <w:numId w:val="0"/>
        </w:numPr>
        <w:ind w:left="1260" w:firstLine="632" w:firstLineChars="300"/>
      </w:pPr>
      <w:bookmarkStart w:id="7116" w:name="_QWord_Paragraph__845"/>
      <w:bookmarkStart w:id="7117" w:name="_QWord_Source_Comparison_Para_845"/>
      <w:r>
        <w:rPr>
          <w:b/>
          <w:bCs/>
        </w:rPr>
        <w:t>LDR  R1,[R0,</w:t>
      </w:r>
      <w:r>
        <w:rPr>
          <w:b/>
          <w:bCs/>
        </w:rPr>
        <w:noBreakHyphen/>
      </w:r>
      <w:r>
        <w:rPr>
          <w:b/>
          <w:bCs/>
        </w:rPr>
        <w:t>R2]</w:t>
      </w:r>
      <w:r>
        <w:t xml:space="preserve">  ; R1←[R0</w:t>
      </w:r>
      <w:r>
        <w:noBreakHyphen/>
      </w:r>
      <w:r>
        <w:t>R2]</w:t>
      </w:r>
      <w:bookmarkEnd w:id="7116"/>
      <w:bookmarkEnd w:id="7117"/>
    </w:p>
    <w:p w14:paraId="1D1BE980">
      <w:pPr>
        <w:pStyle w:val="175"/>
      </w:pPr>
      <w:bookmarkStart w:id="7118" w:name="_QWord_Source_Comparison_Para_846"/>
      <w:bookmarkStart w:id="7119" w:name="_QWord_Paragraph__846"/>
      <w:r>
        <w:rPr>
          <w:rFonts w:hint="eastAsia"/>
        </w:rPr>
        <w:t>寄存器及移位常数。寄存器移位后的值可以加到基址寄存器，也可以从基址寄存器中减去这个数值。如：</w:t>
      </w:r>
      <w:r>
        <w:rPr>
          <w:b/>
          <w:bCs/>
        </w:rPr>
        <w:t>LDR  R1,[R0,R2,LSL #2]</w:t>
      </w:r>
      <w:r>
        <w:t xml:space="preserve"> </w:t>
      </w:r>
      <w:r>
        <w:rPr>
          <w:rFonts w:hint="eastAsia"/>
          <w:lang w:val="en-US" w:eastAsia="zh-CN"/>
        </w:rPr>
        <w:tab/>
      </w:r>
      <w:r>
        <w:t>;R1←[R0+R2*4]</w:t>
      </w:r>
      <w:bookmarkEnd w:id="7118"/>
      <w:bookmarkEnd w:id="7119"/>
    </w:p>
    <w:p w14:paraId="52D9A672">
      <w:pPr>
        <w:pStyle w:val="4"/>
        <w:ind w:firstLine="420"/>
      </w:pPr>
      <w:bookmarkStart w:id="7120" w:name="_QWord_Source_Comparison_Para_847"/>
      <w:bookmarkStart w:id="7121" w:name="_QWord_Paragraph__847"/>
      <w:r>
        <w:rPr>
          <w:rFonts w:hint="eastAsia"/>
        </w:rPr>
        <w:t>从寻址方式的地址计算方法分，加载</w:t>
      </w:r>
      <w:r>
        <w:t>/</w:t>
      </w:r>
      <w:r>
        <w:rPr>
          <w:rFonts w:hint="eastAsia"/>
        </w:rPr>
        <w:t>存储指令有下列4种格式。</w:t>
      </w:r>
      <w:bookmarkEnd w:id="7120"/>
      <w:bookmarkEnd w:id="7121"/>
    </w:p>
    <w:p w14:paraId="02D3402E">
      <w:pPr>
        <w:pStyle w:val="175"/>
      </w:pPr>
      <w:bookmarkStart w:id="7122" w:name="_QWord_Source_Comparison_Para_848"/>
      <w:bookmarkStart w:id="7123" w:name="_QWord_Paragraph__848"/>
      <w:r>
        <w:rPr>
          <w:rFonts w:hint="eastAsia"/>
        </w:rPr>
        <w:t>零偏移。           如：</w:t>
      </w:r>
      <w:r>
        <w:rPr>
          <w:b/>
          <w:bCs/>
        </w:rPr>
        <w:t>LDR  Rd,[Rn]</w:t>
      </w:r>
      <w:bookmarkEnd w:id="7122"/>
      <w:bookmarkEnd w:id="7123"/>
    </w:p>
    <w:p w14:paraId="7D51D33D">
      <w:pPr>
        <w:pStyle w:val="175"/>
      </w:pPr>
      <w:bookmarkStart w:id="7124" w:name="_QWord_Source_Comparison_Para_849"/>
      <w:bookmarkStart w:id="7125" w:name="_QWord_Paragraph__849"/>
      <w:r>
        <w:rPr>
          <w:rFonts w:hint="eastAsia"/>
        </w:rPr>
        <w:t>前索引偏移。       如：</w:t>
      </w:r>
      <w:r>
        <w:rPr>
          <w:b/>
          <w:bCs/>
        </w:rPr>
        <w:t>LDR  Rd,[Rn,#0x04]!</w:t>
      </w:r>
      <w:bookmarkEnd w:id="7124"/>
      <w:bookmarkEnd w:id="7125"/>
    </w:p>
    <w:p w14:paraId="4721C3A6">
      <w:pPr>
        <w:pStyle w:val="175"/>
      </w:pPr>
      <w:bookmarkStart w:id="7126" w:name="_QWord_Source_Comparison_Para_850"/>
      <w:bookmarkStart w:id="7127" w:name="_QWord_Paragraph__850"/>
      <w:r>
        <w:rPr>
          <w:rFonts w:hint="eastAsia"/>
        </w:rPr>
        <w:t>程序相对偏移。     如：</w:t>
      </w:r>
      <w:r>
        <w:rPr>
          <w:b/>
          <w:bCs/>
        </w:rPr>
        <w:t>LDR  Rd,labe1</w:t>
      </w:r>
      <w:bookmarkEnd w:id="7126"/>
      <w:bookmarkEnd w:id="7127"/>
    </w:p>
    <w:p w14:paraId="755B84DA">
      <w:pPr>
        <w:pStyle w:val="175"/>
      </w:pPr>
      <w:bookmarkStart w:id="7128" w:name="_QWord_Paragraph__851"/>
      <w:bookmarkStart w:id="7129" w:name="_QWord_Source_Comparison_Para_851"/>
      <w:r>
        <w:rPr>
          <w:rFonts w:hint="eastAsia"/>
        </w:rPr>
        <w:t>后索引偏移。       如：</w:t>
      </w:r>
      <w:r>
        <w:rPr>
          <w:b/>
          <w:bCs/>
        </w:rPr>
        <w:t>LDR  Rd,[Rn],#</w:t>
      </w:r>
      <w:r>
        <w:rPr>
          <w:b/>
          <w:bCs/>
        </w:rPr>
        <w:noBreakHyphen/>
      </w:r>
      <w:r>
        <w:rPr>
          <w:b/>
          <w:bCs/>
        </w:rPr>
        <w:t>0x04</w:t>
      </w:r>
      <w:bookmarkEnd w:id="7128"/>
      <w:bookmarkEnd w:id="7129"/>
    </w:p>
    <w:p w14:paraId="53049F52">
      <w:pPr>
        <w:pStyle w:val="4"/>
        <w:ind w:firstLine="420"/>
      </w:pPr>
      <w:bookmarkStart w:id="7130" w:name="_QWord_Source_Comparison_Para_852"/>
      <w:bookmarkStart w:id="7131" w:name="_QWord_Paragraph__852"/>
      <w:r>
        <w:rPr>
          <w:rFonts w:hint="eastAsia"/>
        </w:rPr>
        <w:t>注意：必须保证字数据操作的地址是32位对齐的。</w:t>
      </w:r>
      <w:bookmarkEnd w:id="7130"/>
      <w:bookmarkEnd w:id="7131"/>
    </w:p>
    <w:p w14:paraId="7360FE01">
      <w:pPr>
        <w:pStyle w:val="70"/>
        <w:numPr>
          <w:ilvl w:val="5"/>
          <w:numId w:val="6"/>
        </w:numPr>
      </w:pPr>
      <w:bookmarkStart w:id="7132" w:name="_QWord_Paragraph__853"/>
      <w:bookmarkStart w:id="7133" w:name="_QWord_Source_Comparison_Para_853"/>
      <w:r>
        <w:rPr>
          <w:rFonts w:hint="eastAsia"/>
          <w:lang w:eastAsia="zh-CN"/>
        </w:rPr>
        <w:t>、</w:t>
      </w:r>
      <w:r>
        <w:rPr>
          <w:rFonts w:hint="eastAsia"/>
        </w:rPr>
        <w:t>LDR和STR</w:t>
      </w:r>
      <w:r>
        <w:rPr>
          <w:rFonts w:hint="eastAsia"/>
          <w:position w:val="2"/>
          <w:lang w:eastAsia="zh-CN"/>
        </w:rPr>
        <w:t>——</w:t>
      </w:r>
      <w:r>
        <w:rPr>
          <w:rFonts w:hint="eastAsia"/>
        </w:rPr>
        <w:t>半字和有符号字节加载</w:t>
      </w:r>
      <w:r>
        <w:t>/</w:t>
      </w:r>
      <w:r>
        <w:rPr>
          <w:rFonts w:hint="eastAsia"/>
        </w:rPr>
        <w:t>存储指令</w:t>
      </w:r>
      <w:bookmarkEnd w:id="7132"/>
      <w:bookmarkEnd w:id="7133"/>
    </w:p>
    <w:p w14:paraId="6AFD57CF">
      <w:pPr>
        <w:pStyle w:val="4"/>
        <w:ind w:firstLine="420"/>
      </w:pPr>
      <w:bookmarkStart w:id="7134" w:name="_QWord_Paragraph__854"/>
      <w:bookmarkStart w:id="7135" w:name="_QWord_Source_Comparison_Para_854"/>
      <w:r>
        <w:rPr>
          <w:rFonts w:hint="eastAsia"/>
        </w:rPr>
        <w:t>这类LDR</w:t>
      </w:r>
      <w:r>
        <w:t>/</w:t>
      </w:r>
      <w:r>
        <w:rPr>
          <w:rFonts w:hint="eastAsia"/>
        </w:rPr>
        <w:t>STR指令可加载有符号半字或字节，可加载</w:t>
      </w:r>
      <w:r>
        <w:t>/</w:t>
      </w:r>
      <w:r>
        <w:rPr>
          <w:rFonts w:hint="eastAsia"/>
        </w:rPr>
        <w:t>存储无符号半字。偏移量格式和寻址方式与加载</w:t>
      </w:r>
      <w:r>
        <w:t>/</w:t>
      </w:r>
      <w:r>
        <w:rPr>
          <w:rFonts w:hint="eastAsia"/>
        </w:rPr>
        <w:t>存储字和无符号字节指令相同，如</w:t>
      </w:r>
      <w:r>
        <w:fldChar w:fldCharType="begin"/>
      </w:r>
      <w:r>
        <w:instrText xml:space="preserve"> </w:instrText>
      </w:r>
      <w:r>
        <w:rPr>
          <w:rFonts w:hint="eastAsia"/>
        </w:rPr>
        <w:instrText xml:space="preserve">REF QWord_XRef_Figure__Ys4GCF \h \* CHARFORMAT</w:instrText>
      </w:r>
      <w:r>
        <w:instrText xml:space="preserve"> </w:instrText>
      </w:r>
      <w:r>
        <w:fldChar w:fldCharType="separate"/>
      </w:r>
      <w:r>
        <w:rPr>
          <w:rFonts w:hint="eastAsia"/>
        </w:rPr>
        <w:t>图 </w:t>
      </w:r>
      <w:r>
        <w:t>3</w:t>
      </w:r>
      <w:r>
        <w:noBreakHyphen/>
      </w:r>
      <w:r>
        <w:t>25</w:t>
      </w:r>
      <w:r>
        <w:fldChar w:fldCharType="end"/>
      </w:r>
      <w:r>
        <w:rPr>
          <w:rFonts w:hint="eastAsia"/>
        </w:rPr>
        <w:t>所示。</w:t>
      </w:r>
      <w:bookmarkEnd w:id="7134"/>
      <w:bookmarkEnd w:id="7135"/>
    </w:p>
    <w:p w14:paraId="141E8C53">
      <w:pPr>
        <w:pStyle w:val="179"/>
        <w:ind w:firstLine="420"/>
      </w:pPr>
      <w:bookmarkStart w:id="7136" w:name="_QWord_Source_Comparison_Para_855"/>
      <w:bookmarkStart w:id="7137" w:name="_QWord_Paragraph__855"/>
      <w:r>
        <w:t>LDR{cond}SB  Rd,&lt;</w:t>
      </w:r>
      <w:r>
        <w:rPr>
          <w:rFonts w:hint="eastAsia"/>
        </w:rPr>
        <w:t>地址</w:t>
      </w:r>
      <w:r>
        <w:t>&gt;  ;</w:t>
      </w:r>
      <w:r>
        <w:rPr>
          <w:rFonts w:hint="eastAsia"/>
        </w:rPr>
        <w:t>将指定地址上的有符号字节读入</w:t>
      </w:r>
      <w:r>
        <w:t>Rd</w:t>
      </w:r>
      <w:bookmarkEnd w:id="7136"/>
      <w:bookmarkEnd w:id="7137"/>
    </w:p>
    <w:p w14:paraId="72FA03D2">
      <w:pPr>
        <w:pStyle w:val="179"/>
        <w:ind w:firstLine="420"/>
      </w:pPr>
      <w:bookmarkStart w:id="7138" w:name="_QWord_Source_Comparison_Para_856"/>
      <w:bookmarkStart w:id="7139" w:name="_QWord_Paragraph__856"/>
      <w:r>
        <w:t>LDR{cond}SH  Rd,&lt;</w:t>
      </w:r>
      <w:r>
        <w:rPr>
          <w:rFonts w:hint="eastAsia"/>
        </w:rPr>
        <w:t>地址</w:t>
      </w:r>
      <w:r>
        <w:t>&gt;  ;</w:t>
      </w:r>
      <w:r>
        <w:rPr>
          <w:rFonts w:hint="eastAsia"/>
        </w:rPr>
        <w:t>将指定地址上的有符号半字读入</w:t>
      </w:r>
      <w:r>
        <w:t>Rd</w:t>
      </w:r>
      <w:bookmarkEnd w:id="7138"/>
      <w:bookmarkEnd w:id="7139"/>
    </w:p>
    <w:p w14:paraId="7C718DEA">
      <w:pPr>
        <w:pStyle w:val="179"/>
        <w:ind w:firstLine="420"/>
      </w:pPr>
      <w:bookmarkStart w:id="7140" w:name="_QWord_Source_Comparison_Para_857"/>
      <w:bookmarkStart w:id="7141" w:name="_QWord_Paragraph__857"/>
      <w:r>
        <w:t>LDR{cond}H   Rd,&lt;</w:t>
      </w:r>
      <w:r>
        <w:rPr>
          <w:rFonts w:hint="eastAsia"/>
        </w:rPr>
        <w:t>地址</w:t>
      </w:r>
      <w:r>
        <w:t>&gt;  ;</w:t>
      </w:r>
      <w:r>
        <w:rPr>
          <w:rFonts w:hint="eastAsia"/>
        </w:rPr>
        <w:t>将指定地址上的半字数据读入</w:t>
      </w:r>
      <w:r>
        <w:t>Rd</w:t>
      </w:r>
      <w:bookmarkEnd w:id="7140"/>
      <w:bookmarkEnd w:id="7141"/>
    </w:p>
    <w:p w14:paraId="2B5E4950">
      <w:pPr>
        <w:pStyle w:val="179"/>
        <w:ind w:firstLine="420"/>
      </w:pPr>
      <w:bookmarkStart w:id="7142" w:name="_QWord_Source_Comparison_Para_858"/>
      <w:bookmarkStart w:id="7143" w:name="_QWord_Paragraph__858"/>
      <w:r>
        <w:t>STR{cond}H   Rd,&lt;</w:t>
      </w:r>
      <w:r>
        <w:rPr>
          <w:rFonts w:hint="eastAsia"/>
        </w:rPr>
        <w:t>地址</w:t>
      </w:r>
      <w:r>
        <w:t>&gt;  ;</w:t>
      </w:r>
      <w:r>
        <w:rPr>
          <w:rFonts w:hint="eastAsia"/>
        </w:rPr>
        <w:t>将</w:t>
      </w:r>
      <w:r>
        <w:t>Rd</w:t>
      </w:r>
      <w:r>
        <w:rPr>
          <w:rFonts w:hint="eastAsia"/>
        </w:rPr>
        <w:t>中的半字数据存入指定地址</w:t>
      </w:r>
      <w:bookmarkEnd w:id="7142"/>
      <w:bookmarkEnd w:id="7143"/>
    </w:p>
    <w:p w14:paraId="5B2F4CEA">
      <w:pPr>
        <w:pStyle w:val="4"/>
        <w:ind w:firstLine="420"/>
      </w:pPr>
      <w:bookmarkStart w:id="7144" w:name="_QWord_Source_Comparison_Para_859"/>
      <w:bookmarkStart w:id="7145" w:name="_QWord_Paragraph__859"/>
      <w:r>
        <w:rPr>
          <w:rFonts w:hint="eastAsia"/>
        </w:rPr>
        <w:t>值得注意的是：</w:t>
      </w:r>
      <w:bookmarkEnd w:id="7144"/>
      <w:bookmarkEnd w:id="7145"/>
    </w:p>
    <w:p w14:paraId="40A69875">
      <w:pPr>
        <w:pStyle w:val="175"/>
      </w:pPr>
      <w:bookmarkStart w:id="7146" w:name="_QWord_Source_Comparison_Para_860"/>
      <w:bookmarkStart w:id="7147" w:name="_QWord_Paragraph__860"/>
      <w:r>
        <w:rPr>
          <w:rFonts w:hint="eastAsia"/>
        </w:rPr>
        <w:t>有符号位半字</w:t>
      </w:r>
      <w:r>
        <w:t>/</w:t>
      </w:r>
      <w:r>
        <w:rPr>
          <w:rFonts w:hint="eastAsia"/>
        </w:rPr>
        <w:t>字节加载是指用符号位加载扩展到32位，无符号半字加载是指用零扩展到32位；</w:t>
      </w:r>
      <w:bookmarkEnd w:id="7146"/>
      <w:bookmarkEnd w:id="7147"/>
    </w:p>
    <w:p w14:paraId="5233861D">
      <w:pPr>
        <w:pStyle w:val="175"/>
      </w:pPr>
      <w:bookmarkStart w:id="7148" w:name="_QWord_Source_Comparison_Para_861"/>
      <w:bookmarkStart w:id="7149" w:name="_QWord_Paragraph__861"/>
      <w:r>
        <w:rPr>
          <w:rFonts w:hint="eastAsia"/>
        </w:rPr>
        <w:t>半字读写的指定地址必须为偶数，否则将产生不可靠的结果。</w:t>
      </w:r>
      <w:bookmarkEnd w:id="7148"/>
      <w:bookmarkEnd w:id="7149"/>
    </w:p>
    <w:p w14:paraId="1DACD690">
      <w:pPr>
        <w:pStyle w:val="105"/>
      </w:pPr>
      <w:bookmarkStart w:id="7150" w:name="_QWord_Source_Comparison_Para_862"/>
      <w:r>
        <w:t>‌</w:t>
      </w:r>
      <w:bookmarkStart w:id="7151" w:name="_QWord_Paragraph__862"/>
      <w:bookmarkStart w:id="7152" w:name="_QWord_ImageIndex_149"/>
      <w:r>
        <w:drawing>
          <wp:inline distT="0" distB="0" distL="0" distR="0">
            <wp:extent cx="5205730" cy="3104515"/>
            <wp:effectExtent l="0" t="0" r="0" b="635"/>
            <wp:docPr id="1489454349" name="图片 1489454349" title="QWord_ImageMark_149">
              <a:hlinkClick xmlns:a="http://schemas.openxmlformats.org/drawingml/2006/main" r:id="rId229" tooltip="QWord 图片目录：resource/images/illustration/1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49" name="图片 1489454349" title="QWord_ImageMark_149"/>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a:xfrm>
                      <a:off x="0" y="0"/>
                      <a:ext cx="5205730" cy="3104886"/>
                    </a:xfrm>
                    <a:prstGeom prst="rect">
                      <a:avLst/>
                    </a:prstGeom>
                    <a:noFill/>
                    <a:ln>
                      <a:noFill/>
                    </a:ln>
                  </pic:spPr>
                </pic:pic>
              </a:graphicData>
            </a:graphic>
          </wp:inline>
        </w:drawing>
      </w:r>
      <w:bookmarkEnd w:id="7150"/>
      <w:bookmarkEnd w:id="7151"/>
      <w:bookmarkEnd w:id="7152"/>
    </w:p>
    <w:p w14:paraId="0AB0057E">
      <w:pPr>
        <w:pStyle w:val="68"/>
      </w:pPr>
      <w:bookmarkStart w:id="7153" w:name="QWord_XRef_Figure__Ys4GCF"/>
      <w:bookmarkStart w:id="7154" w:name="_QWord_Paragraph__863"/>
      <w:bookmarkStart w:id="7155" w:name="_QWord_Source_Comparison_Para_863"/>
      <w:r>
        <w:rPr>
          <w:rFonts w:hint="eastAsia"/>
        </w:rPr>
        <w:t>图 </w:t>
      </w:r>
      <w:r>
        <w:fldChar w:fldCharType="begin"/>
      </w:r>
      <w:r>
        <w:instrText xml:space="preserve"> SEQ QWord_Heading1_Sequence \c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25</w:t>
      </w:r>
      <w:r>
        <w:fldChar w:fldCharType="end"/>
      </w:r>
      <w:bookmarkEnd w:id="7153"/>
      <w:r>
        <w:rPr>
          <w:rFonts w:hint="eastAsia"/>
        </w:rPr>
        <w:t xml:space="preserve">  LDR和STR</w:t>
      </w:r>
      <w:r>
        <w:rPr>
          <w:rFonts w:hint="eastAsia"/>
          <w:position w:val="2"/>
          <w:lang w:eastAsia="zh-CN"/>
        </w:rPr>
        <w:t>——</w:t>
      </w:r>
      <w:r>
        <w:rPr>
          <w:rFonts w:hint="eastAsia"/>
        </w:rPr>
        <w:t>半字和有符号字节加载</w:t>
      </w:r>
      <w:r>
        <w:t>/</w:t>
      </w:r>
      <w:r>
        <w:rPr>
          <w:rFonts w:hint="eastAsia"/>
        </w:rPr>
        <w:t>存储指令编码</w:t>
      </w:r>
      <w:bookmarkEnd w:id="7154"/>
      <w:bookmarkEnd w:id="7155"/>
    </w:p>
    <w:p w14:paraId="1DCF6893">
      <w:pPr>
        <w:pStyle w:val="4"/>
        <w:ind w:firstLine="420"/>
      </w:pPr>
      <w:bookmarkStart w:id="7156" w:name="_QWord_Source_Comparison_Para_864"/>
      <w:bookmarkStart w:id="7157" w:name="_QWord_Paragraph__864"/>
      <w:r>
        <w:rPr>
          <w:rFonts w:hint="eastAsia"/>
        </w:rPr>
        <w:t>LDR和STR指令应用示例：</w:t>
      </w:r>
      <w:bookmarkEnd w:id="7156"/>
      <w:bookmarkEnd w:id="7157"/>
    </w:p>
    <w:p w14:paraId="38EB92EA">
      <w:pPr>
        <w:pStyle w:val="175"/>
      </w:pPr>
      <w:bookmarkStart w:id="7158" w:name="_QWord_Paragraph__865"/>
      <w:bookmarkStart w:id="7159" w:name="_QWord_Source_Comparison_Para_865"/>
      <w:r>
        <w:rPr>
          <w:rFonts w:hint="eastAsia"/>
        </w:rPr>
        <w:t>加载</w:t>
      </w:r>
      <w:r>
        <w:t>/</w:t>
      </w:r>
      <w:r>
        <w:rPr>
          <w:rFonts w:hint="eastAsia"/>
        </w:rPr>
        <w:t>存储字和无符号字节指令</w:t>
      </w:r>
      <w:bookmarkEnd w:id="7158"/>
      <w:bookmarkEnd w:id="7159"/>
    </w:p>
    <w:p w14:paraId="406FE7BC">
      <w:pPr>
        <w:pStyle w:val="179"/>
        <w:ind w:firstLine="420"/>
      </w:pPr>
      <w:bookmarkStart w:id="7160" w:name="_QWord_Source_Comparison_Para_866"/>
      <w:bookmarkStart w:id="7161" w:name="_QWord_Paragraph__866"/>
      <w:r>
        <w:rPr>
          <w:b/>
          <w:bCs/>
        </w:rPr>
        <w:t>LDR</w:t>
      </w:r>
      <w:r>
        <w:rPr>
          <w:rFonts w:hint="eastAsia"/>
          <w:b/>
          <w:bCs/>
        </w:rPr>
        <w:t xml:space="preserve">   </w:t>
      </w:r>
      <w:r>
        <w:rPr>
          <w:b/>
          <w:bCs/>
        </w:rPr>
        <w:t>R2,[R5]</w:t>
      </w:r>
      <w:r>
        <w:rPr>
          <w:rFonts w:hint="eastAsia"/>
          <w:b/>
          <w:bCs/>
        </w:rPr>
        <w:t xml:space="preserve"> </w:t>
      </w:r>
      <w:r>
        <w:rPr>
          <w:rFonts w:hint="eastAsia"/>
          <w:lang w:val="en-US" w:eastAsia="zh-CN"/>
        </w:rPr>
        <w:tab/>
      </w:r>
      <w:r>
        <w:rPr>
          <w:rFonts w:hint="eastAsia"/>
          <w:lang w:val="en-US" w:eastAsia="zh-CN"/>
        </w:rPr>
        <w:tab/>
      </w:r>
      <w:r>
        <w:rPr>
          <w:rFonts w:hint="eastAsia"/>
          <w:lang w:val="en-US" w:eastAsia="zh-CN"/>
        </w:rPr>
        <w:tab/>
      </w:r>
      <w:r>
        <w:t>;</w:t>
      </w:r>
      <w:r>
        <w:rPr>
          <w:rFonts w:hint="eastAsia"/>
        </w:rPr>
        <w:t>将</w:t>
      </w:r>
      <w:r>
        <w:t>R5</w:t>
      </w:r>
      <w:r>
        <w:rPr>
          <w:rFonts w:hint="eastAsia"/>
        </w:rPr>
        <w:t>指向地址的字数据存入</w:t>
      </w:r>
      <w:r>
        <w:t>R2</w:t>
      </w:r>
      <w:bookmarkEnd w:id="7160"/>
      <w:bookmarkEnd w:id="7161"/>
    </w:p>
    <w:p w14:paraId="2019F123">
      <w:pPr>
        <w:pStyle w:val="179"/>
        <w:ind w:firstLine="420"/>
      </w:pPr>
      <w:bookmarkStart w:id="7162" w:name="_QWord_Paragraph__867"/>
      <w:bookmarkStart w:id="7163" w:name="_QWord_Source_Comparison_Para_867"/>
      <w:r>
        <w:rPr>
          <w:b/>
          <w:bCs/>
        </w:rPr>
        <w:t>STR</w:t>
      </w:r>
      <w:r>
        <w:rPr>
          <w:b/>
          <w:bCs/>
        </w:rPr>
        <w:tab/>
      </w:r>
      <w:r>
        <w:rPr>
          <w:b/>
          <w:bCs/>
        </w:rPr>
        <w:t>R1,[R0,#0x04]</w:t>
      </w:r>
      <w:r>
        <w:rPr>
          <w:rFonts w:hint="eastAsia"/>
        </w:rPr>
        <w:t xml:space="preserve">   </w:t>
      </w:r>
      <w:r>
        <w:rPr>
          <w:rFonts w:hint="eastAsia"/>
          <w:lang w:val="en-US" w:eastAsia="zh-CN"/>
        </w:rPr>
        <w:tab/>
      </w:r>
      <w:r>
        <w:rPr>
          <w:rFonts w:hint="eastAsia"/>
          <w:lang w:val="en-US" w:eastAsia="zh-CN"/>
        </w:rPr>
        <w:tab/>
      </w:r>
      <w:r>
        <w:t>;</w:t>
      </w:r>
      <w:r>
        <w:rPr>
          <w:rFonts w:hint="eastAsia"/>
        </w:rPr>
        <w:t>将</w:t>
      </w:r>
      <w:r>
        <w:t>R1</w:t>
      </w:r>
      <w:r>
        <w:rPr>
          <w:rFonts w:hint="eastAsia"/>
        </w:rPr>
        <w:t>的数据存储到</w:t>
      </w:r>
      <w:r>
        <w:t>R0+0x04</w:t>
      </w:r>
      <w:r>
        <w:rPr>
          <w:rFonts w:hint="eastAsia"/>
        </w:rPr>
        <w:t>地址</w:t>
      </w:r>
      <w:bookmarkEnd w:id="7162"/>
      <w:bookmarkEnd w:id="7163"/>
    </w:p>
    <w:p w14:paraId="1E449D64">
      <w:pPr>
        <w:pStyle w:val="179"/>
        <w:ind w:firstLine="420"/>
      </w:pPr>
      <w:bookmarkStart w:id="7164" w:name="_QWord_Paragraph__868"/>
      <w:bookmarkStart w:id="7165" w:name="_QWord_Source_Comparison_Para_868"/>
      <w:r>
        <w:rPr>
          <w:b/>
          <w:bCs/>
        </w:rPr>
        <w:t>LDRB</w:t>
      </w:r>
      <w:r>
        <w:rPr>
          <w:rFonts w:hint="eastAsia"/>
          <w:b/>
          <w:bCs/>
        </w:rPr>
        <w:t xml:space="preserve">  </w:t>
      </w:r>
      <w:r>
        <w:rPr>
          <w:b/>
          <w:bCs/>
        </w:rPr>
        <w:t>R3,[R2],#</w:t>
      </w:r>
      <w:r>
        <w:rPr>
          <w:b/>
          <w:bCs/>
        </w:rPr>
        <w:noBreakHyphen/>
      </w:r>
      <w:r>
        <w:rPr>
          <w:b/>
          <w:bCs/>
        </w:rPr>
        <w:t>1</w:t>
      </w:r>
      <w:r>
        <w:t xml:space="preserve"> </w:t>
      </w:r>
      <w:r>
        <w:rPr>
          <w:rFonts w:hint="eastAsia"/>
          <w:lang w:val="en-US" w:eastAsia="zh-CN"/>
        </w:rPr>
        <w:tab/>
      </w:r>
      <w:r>
        <w:rPr>
          <w:rFonts w:hint="eastAsia"/>
          <w:lang w:val="en-US" w:eastAsia="zh-CN"/>
        </w:rPr>
        <w:tab/>
      </w:r>
      <w:r>
        <w:rPr>
          <w:rFonts w:hint="eastAsia"/>
        </w:rPr>
        <w:t xml:space="preserve"> </w:t>
      </w:r>
      <w:r>
        <w:t>;</w:t>
      </w:r>
      <w:r>
        <w:rPr>
          <w:rFonts w:hint="eastAsia"/>
        </w:rPr>
        <w:t>将</w:t>
      </w:r>
      <w:r>
        <w:t>R2</w:t>
      </w:r>
      <w:r>
        <w:rPr>
          <w:rFonts w:hint="eastAsia"/>
        </w:rPr>
        <w:t>指向地址的字节数据存入</w:t>
      </w:r>
      <w:r>
        <w:t>R3</w:t>
      </w:r>
      <w:r>
        <w:rPr>
          <w:rFonts w:hint="eastAsia"/>
        </w:rPr>
        <w:t>，</w:t>
      </w:r>
      <w:r>
        <w:t>R2=R2</w:t>
      </w:r>
      <m:oMath>
        <w:bookmarkStart w:id="7166" w:name="_QWord_Source_Comparison_8119"/>
        <w:bookmarkStart w:id="7167" w:name="_QWord_Source_Comparison_8180"/>
        <m:r>
          <m:rPr/>
          <w:rPr>
            <w:rFonts w:ascii="Cambria Math" w:hAnsi="Cambria Math"/>
          </w:rPr>
          <m:t>−</m:t>
        </m:r>
      </m:oMath>
      <w:bookmarkEnd w:id="7166"/>
      <w:bookmarkEnd w:id="7167"/>
      <w:r>
        <w:t>1</w:t>
      </w:r>
      <w:bookmarkEnd w:id="7164"/>
      <w:bookmarkEnd w:id="7165"/>
    </w:p>
    <w:p w14:paraId="4956B85B">
      <w:pPr>
        <w:pStyle w:val="179"/>
        <w:ind w:firstLine="420"/>
      </w:pPr>
      <w:bookmarkStart w:id="7168" w:name="_QWord_Paragraph__869"/>
      <w:bookmarkStart w:id="7169" w:name="_QWord_Source_Comparison_Para_869"/>
      <w:r>
        <w:rPr>
          <w:b/>
          <w:bCs/>
        </w:rPr>
        <w:t>STRBR0,[R3,</w:t>
      </w:r>
      <w:r>
        <w:rPr>
          <w:b/>
          <w:bCs/>
        </w:rPr>
        <w:noBreakHyphen/>
      </w:r>
      <w:r>
        <w:rPr>
          <w:b/>
          <w:bCs/>
        </w:rPr>
        <w:t xml:space="preserve">R8 ASR </w:t>
      </w:r>
      <w:r>
        <w:rPr>
          <w:rFonts w:hint="eastAsia"/>
          <w:b/>
          <w:bCs/>
        </w:rPr>
        <w:t>＃</w:t>
      </w:r>
      <w:r>
        <w:rPr>
          <w:b/>
          <w:bCs/>
        </w:rPr>
        <w:t>2]</w:t>
      </w:r>
      <w:r>
        <w:t xml:space="preserve"> ;R0</w:t>
      </w:r>
      <w:r>
        <w:noBreakHyphen/>
      </w:r>
      <w:r>
        <w:t>&gt;[R3</w:t>
      </w:r>
      <w:r>
        <w:noBreakHyphen/>
      </w:r>
      <w:r>
        <w:t>R8/4],</w:t>
      </w:r>
      <w:r>
        <w:rPr>
          <w:rFonts w:hint="eastAsia"/>
        </w:rPr>
        <w:t>存储</w:t>
      </w:r>
      <w:r>
        <w:t>R0</w:t>
      </w:r>
      <w:r>
        <w:rPr>
          <w:rFonts w:hint="eastAsia"/>
        </w:rPr>
        <w:t>的最低有效字节</w:t>
      </w:r>
      <w:bookmarkEnd w:id="7168"/>
      <w:bookmarkEnd w:id="7169"/>
    </w:p>
    <w:p w14:paraId="1EEB4949">
      <w:pPr>
        <w:pStyle w:val="175"/>
      </w:pPr>
      <w:bookmarkStart w:id="7170" w:name="_QWord_Paragraph__870"/>
      <w:bookmarkStart w:id="7171" w:name="_QWord_Source_Comparison_Para_870"/>
      <w:r>
        <w:rPr>
          <w:rFonts w:hint="eastAsia"/>
        </w:rPr>
        <w:t>加载</w:t>
      </w:r>
      <w:r>
        <w:t>/</w:t>
      </w:r>
      <w:r>
        <w:rPr>
          <w:rFonts w:hint="eastAsia"/>
        </w:rPr>
        <w:t>存储半字和有符号字节指令</w:t>
      </w:r>
      <w:bookmarkEnd w:id="7170"/>
      <w:bookmarkEnd w:id="7171"/>
    </w:p>
    <w:p w14:paraId="43674146">
      <w:pPr>
        <w:pStyle w:val="179"/>
        <w:ind w:firstLine="420"/>
      </w:pPr>
      <w:bookmarkStart w:id="7172" w:name="_QWord_Source_Comparison_Para_871"/>
      <w:bookmarkStart w:id="7173" w:name="_QWord_Paragraph__871"/>
      <w:r>
        <w:rPr>
          <w:b/>
          <w:bCs/>
        </w:rPr>
        <w:t>LDRSB  R1,[R0,R3</w:t>
      </w:r>
      <w:r>
        <w:t>]</w:t>
      </w:r>
      <w:r>
        <w:rPr>
          <w:rFonts w:hint="eastAsia"/>
        </w:rPr>
        <w:t xml:space="preserve"> </w:t>
      </w:r>
      <w:r>
        <w:t>;</w:t>
      </w:r>
      <w:r>
        <w:rPr>
          <w:rFonts w:hint="eastAsia"/>
        </w:rPr>
        <w:t>将</w:t>
      </w:r>
      <w:r>
        <w:t>R0+R3</w:t>
      </w:r>
      <w:r>
        <w:rPr>
          <w:rFonts w:hint="eastAsia"/>
        </w:rPr>
        <w:t>地址上的字节数据存入</w:t>
      </w:r>
      <w:r>
        <w:t>R1</w:t>
      </w:r>
      <w:r>
        <w:rPr>
          <w:rFonts w:hint="eastAsia"/>
        </w:rPr>
        <w:t>，高</w:t>
      </w:r>
      <w:r>
        <w:t>24</w:t>
      </w:r>
      <w:r>
        <w:rPr>
          <w:rFonts w:hint="eastAsia"/>
        </w:rPr>
        <w:t>位用符号扩展</w:t>
      </w:r>
      <w:bookmarkEnd w:id="7172"/>
      <w:bookmarkEnd w:id="7173"/>
    </w:p>
    <w:p w14:paraId="6B3FE668">
      <w:pPr>
        <w:pStyle w:val="179"/>
        <w:ind w:firstLine="420"/>
      </w:pPr>
      <w:bookmarkStart w:id="7174" w:name="_QWord_Source_Comparison_Para_872"/>
      <w:bookmarkStart w:id="7175" w:name="_QWord_Paragraph__872"/>
      <w:r>
        <w:rPr>
          <w:b/>
          <w:bCs/>
        </w:rPr>
        <w:t>LDRH   R6,[R2],#2</w:t>
      </w:r>
      <w:r>
        <w:rPr>
          <w:rFonts w:hint="eastAsia"/>
        </w:rPr>
        <w:t xml:space="preserve"> </w:t>
      </w:r>
      <w:r>
        <w:t>;</w:t>
      </w:r>
      <w:r>
        <w:rPr>
          <w:rFonts w:hint="eastAsia"/>
        </w:rPr>
        <w:t>将</w:t>
      </w:r>
      <w:r>
        <w:t>R2</w:t>
      </w:r>
      <w:r>
        <w:rPr>
          <w:rFonts w:hint="eastAsia"/>
        </w:rPr>
        <w:t>指向地址的半字数据存入</w:t>
      </w:r>
      <w:r>
        <w:t>R6</w:t>
      </w:r>
      <w:r>
        <w:rPr>
          <w:rFonts w:hint="eastAsia"/>
        </w:rPr>
        <w:t>，高</w:t>
      </w:r>
      <w:r>
        <w:t>16</w:t>
      </w:r>
      <w:r>
        <w:rPr>
          <w:rFonts w:hint="eastAsia"/>
        </w:rPr>
        <w:t>位用</w:t>
      </w:r>
      <w:r>
        <w:t>0</w:t>
      </w:r>
      <w:r>
        <w:rPr>
          <w:rFonts w:hint="eastAsia"/>
        </w:rPr>
        <w:t>扩展；读出后，</w:t>
      </w:r>
      <w:r>
        <w:t>R2=R2+2</w:t>
      </w:r>
      <w:bookmarkEnd w:id="7174"/>
      <w:bookmarkEnd w:id="7175"/>
    </w:p>
    <w:p w14:paraId="0D7704AB">
      <w:pPr>
        <w:pStyle w:val="179"/>
        <w:ind w:firstLine="420"/>
      </w:pPr>
      <w:bookmarkStart w:id="7176" w:name="_QWord_Paragraph__873"/>
      <w:bookmarkStart w:id="7177" w:name="_QWord_Source_Comparison_Para_873"/>
      <w:r>
        <w:rPr>
          <w:b/>
          <w:bCs/>
        </w:rPr>
        <w:t>STRH   R1,[R0,#2]!</w:t>
      </w:r>
      <w:r>
        <w:tab/>
      </w:r>
      <w:r>
        <w:t>;</w:t>
      </w:r>
      <w:r>
        <w:rPr>
          <w:rFonts w:hint="eastAsia"/>
        </w:rPr>
        <w:t>将</w:t>
      </w:r>
      <w:r>
        <w:t>R1</w:t>
      </w:r>
      <w:r>
        <w:rPr>
          <w:rFonts w:hint="eastAsia"/>
        </w:rPr>
        <w:t>的半字数据保存到</w:t>
      </w:r>
      <w:r>
        <w:t>R0+2</w:t>
      </w:r>
      <w:r>
        <w:rPr>
          <w:rFonts w:hint="eastAsia"/>
        </w:rPr>
        <w:t>地址</w:t>
      </w:r>
      <w:r>
        <w:t>;</w:t>
      </w:r>
      <w:r>
        <w:rPr>
          <w:rFonts w:hint="eastAsia"/>
        </w:rPr>
        <w:t>只修改低</w:t>
      </w:r>
      <w:r>
        <w:t>2</w:t>
      </w:r>
      <w:r>
        <w:rPr>
          <w:rFonts w:hint="eastAsia"/>
        </w:rPr>
        <w:t>字节数据，然后</w:t>
      </w:r>
      <w:r>
        <w:t>R0=R0+2</w:t>
      </w:r>
      <w:bookmarkEnd w:id="7176"/>
      <w:bookmarkEnd w:id="7177"/>
    </w:p>
    <w:p w14:paraId="29FAC25B">
      <w:pPr>
        <w:pStyle w:val="175"/>
      </w:pPr>
      <w:bookmarkStart w:id="7178" w:name="_QWord_Source_Comparison_Para_874"/>
      <w:bookmarkStart w:id="7179" w:name="_QWord_Paragraph__874"/>
      <w:r>
        <w:rPr>
          <w:rFonts w:hint="eastAsia"/>
        </w:rPr>
        <w:t xml:space="preserve">LDR和STR </w:t>
      </w:r>
      <w:r>
        <w:noBreakHyphen/>
      </w:r>
      <w:r>
        <w:noBreakHyphen/>
      </w:r>
      <w:r>
        <w:noBreakHyphen/>
      </w:r>
      <w:r>
        <w:noBreakHyphen/>
      </w:r>
      <w:r>
        <w:rPr>
          <w:rFonts w:hint="eastAsia"/>
        </w:rPr>
        <w:t>双字：加载</w:t>
      </w:r>
      <w:r>
        <w:t>/</w:t>
      </w:r>
      <w:r>
        <w:rPr>
          <w:rFonts w:hint="eastAsia"/>
        </w:rPr>
        <w:t>存储两个相邻的寄存器，64位双字。其句法有4种。</w:t>
      </w:r>
      <w:bookmarkEnd w:id="7178"/>
      <w:bookmarkEnd w:id="7179"/>
    </w:p>
    <w:p w14:paraId="13FED34F">
      <w:pPr>
        <w:pStyle w:val="179"/>
        <w:ind w:firstLine="420"/>
      </w:pPr>
      <w:bookmarkStart w:id="7180" w:name="_QWord_Paragraph__875"/>
      <w:bookmarkStart w:id="7181" w:name="_QWord_Source_Comparison_Para_875"/>
      <w:r>
        <w:rPr>
          <w:rFonts w:hint="eastAsia"/>
        </w:rPr>
        <w:t xml:space="preserve">Op {cond} D Rd，[Rn]              </w:t>
      </w:r>
      <w:r>
        <w:rPr>
          <w:rFonts w:hint="eastAsia"/>
          <w:lang w:val="en-US" w:eastAsia="zh-CN"/>
        </w:rPr>
        <w:tab/>
      </w:r>
      <w:r>
        <w:rPr>
          <w:rFonts w:hint="eastAsia"/>
          <w:lang w:eastAsia="zh-CN"/>
        </w:rPr>
        <w:t>；</w:t>
      </w:r>
      <w:r>
        <w:rPr>
          <w:rFonts w:hint="eastAsia"/>
        </w:rPr>
        <w:t>零偏移</w:t>
      </w:r>
      <w:bookmarkEnd w:id="7180"/>
      <w:bookmarkEnd w:id="7181"/>
    </w:p>
    <w:p w14:paraId="31FD44A8">
      <w:pPr>
        <w:pStyle w:val="179"/>
        <w:ind w:firstLine="420"/>
      </w:pPr>
      <w:bookmarkStart w:id="7182" w:name="_QWord_Paragraph__876"/>
      <w:bookmarkStart w:id="7183" w:name="_QWord_Source_Comparison_Para_876"/>
      <w:r>
        <w:rPr>
          <w:rFonts w:hint="eastAsia"/>
        </w:rPr>
        <w:t xml:space="preserve">Op {cond} D Rd，[Rn，offset] {!}  </w:t>
      </w:r>
      <w:r>
        <w:rPr>
          <w:rFonts w:hint="eastAsia"/>
          <w:lang w:val="en-US" w:eastAsia="zh-CN"/>
        </w:rPr>
        <w:tab/>
      </w:r>
      <w:r>
        <w:rPr>
          <w:rFonts w:hint="eastAsia"/>
          <w:lang w:val="en-US" w:eastAsia="zh-CN"/>
        </w:rPr>
        <w:tab/>
      </w:r>
      <w:r>
        <w:rPr>
          <w:rFonts w:hint="eastAsia"/>
          <w:lang w:eastAsia="zh-CN"/>
        </w:rPr>
        <w:t>；</w:t>
      </w:r>
      <w:r>
        <w:rPr>
          <w:rFonts w:hint="eastAsia"/>
        </w:rPr>
        <w:t>前索引偏移</w:t>
      </w:r>
      <w:bookmarkEnd w:id="7182"/>
      <w:bookmarkEnd w:id="7183"/>
    </w:p>
    <w:p w14:paraId="5C3FBB65">
      <w:pPr>
        <w:pStyle w:val="179"/>
        <w:ind w:firstLine="420"/>
      </w:pPr>
      <w:bookmarkStart w:id="7184" w:name="_QWord_Paragraph__877"/>
      <w:bookmarkStart w:id="7185" w:name="_QWord_Source_Comparison_Para_877"/>
      <w:r>
        <w:rPr>
          <w:rFonts w:hint="eastAsia"/>
        </w:rPr>
        <w:t xml:space="preserve">Op {cond} D Rd，label           </w:t>
      </w:r>
      <w:r>
        <w:rPr>
          <w:rFonts w:hint="eastAsia"/>
          <w:lang w:val="en-US" w:eastAsia="zh-CN"/>
        </w:rPr>
        <w:tab/>
      </w:r>
      <w:r>
        <w:rPr>
          <w:rFonts w:hint="eastAsia"/>
          <w:lang w:val="en-US" w:eastAsia="zh-CN"/>
        </w:rPr>
        <w:tab/>
      </w:r>
      <w:r>
        <w:rPr>
          <w:rFonts w:hint="eastAsia"/>
          <w:lang w:val="en-US" w:eastAsia="zh-CN"/>
        </w:rPr>
        <w:t>；</w:t>
      </w:r>
      <w:r>
        <w:rPr>
          <w:rFonts w:hint="eastAsia"/>
        </w:rPr>
        <w:t>程序相对偏移</w:t>
      </w:r>
      <w:bookmarkEnd w:id="7184"/>
      <w:bookmarkEnd w:id="7185"/>
    </w:p>
    <w:p w14:paraId="1404EDC8">
      <w:pPr>
        <w:pStyle w:val="179"/>
        <w:ind w:firstLine="420"/>
      </w:pPr>
      <w:bookmarkStart w:id="7186" w:name="_QWord_Paragraph__878"/>
      <w:bookmarkStart w:id="7187" w:name="_QWord_Source_Comparison_Para_878"/>
      <w:r>
        <w:t>Op {cond}  D {T}  Rd</w:t>
      </w:r>
      <w:r>
        <w:rPr>
          <w:rFonts w:hint="eastAsia"/>
        </w:rPr>
        <w:t>，</w:t>
      </w:r>
      <w:r>
        <w:t>[Rn]</w:t>
      </w:r>
      <w:r>
        <w:rPr>
          <w:rFonts w:hint="eastAsia"/>
        </w:rPr>
        <w:t>，</w:t>
      </w:r>
      <w:r>
        <w:t xml:space="preserve">offset </w:t>
      </w:r>
      <w:r>
        <w:rPr>
          <w:rFonts w:hint="eastAsia"/>
          <w:lang w:val="en-US" w:eastAsia="zh-CN"/>
        </w:rPr>
        <w:tab/>
      </w:r>
      <w:r>
        <w:rPr>
          <w:rFonts w:hint="eastAsia"/>
          <w:lang w:eastAsia="zh-CN"/>
        </w:rPr>
        <w:t>；</w:t>
      </w:r>
      <w:r>
        <w:rPr>
          <w:rFonts w:hint="eastAsia"/>
        </w:rPr>
        <w:t>后索引偏移</w:t>
      </w:r>
      <w:bookmarkEnd w:id="7186"/>
      <w:bookmarkEnd w:id="7187"/>
    </w:p>
    <w:p w14:paraId="1C22CE33">
      <w:pPr>
        <w:pStyle w:val="4"/>
        <w:ind w:firstLine="420"/>
      </w:pPr>
      <w:bookmarkStart w:id="7188" w:name="_QWord_Source_Comparison_Para_879"/>
      <w:bookmarkStart w:id="7189" w:name="_QWord_Paragraph__879"/>
      <w:r>
        <w:rPr>
          <w:rFonts w:hint="eastAsia"/>
        </w:rPr>
        <w:t>其中，Rd 加载</w:t>
      </w:r>
      <w:r>
        <w:t>/</w:t>
      </w:r>
      <w:r>
        <w:rPr>
          <w:rFonts w:hint="eastAsia"/>
        </w:rPr>
        <w:t>存储寄存器中的一个，另一个是R（d</w:t>
      </w:r>
      <w:r>
        <w:rPr>
          <w:rFonts w:cs="Times New Roman"/>
        </w:rPr>
        <w:t>+</w:t>
      </w:r>
      <w:r>
        <w:rPr>
          <w:rFonts w:hint="eastAsia"/>
        </w:rPr>
        <w:t>1）。Rd必须是偶数寄存器，且不是R14。Rn除非指令为零偏移，或不带写回的前索引，否则，Rn不允许与Rd和R（d</w:t>
      </w:r>
      <w:r>
        <w:rPr>
          <w:rFonts w:cs="Times New Roman"/>
        </w:rPr>
        <w:t>+</w:t>
      </w:r>
      <w:r>
        <w:rPr>
          <w:rFonts w:hint="eastAsia"/>
        </w:rPr>
        <w:t>1）相同。</w:t>
      </w:r>
      <w:bookmarkEnd w:id="7188"/>
      <w:bookmarkEnd w:id="7189"/>
    </w:p>
    <w:p w14:paraId="7E4D4B5F">
      <w:pPr>
        <w:pStyle w:val="4"/>
        <w:ind w:firstLine="420"/>
      </w:pPr>
      <w:bookmarkStart w:id="7190" w:name="_QWord_Paragraph__880"/>
      <w:bookmarkStart w:id="7191" w:name="_QWord_Source_Comparison_Para_880"/>
      <w:r>
        <w:rPr>
          <w:rFonts w:hint="eastAsia"/>
        </w:rPr>
        <w:t>label必须是在当前指令的上下252字节范围内。</w:t>
      </w:r>
      <w:bookmarkEnd w:id="7190"/>
      <w:bookmarkEnd w:id="7191"/>
    </w:p>
    <w:p w14:paraId="76517B56">
      <w:pPr>
        <w:pStyle w:val="4"/>
        <w:ind w:firstLine="420"/>
      </w:pPr>
      <w:bookmarkStart w:id="7192" w:name="_QWord_Paragraph__881"/>
      <w:bookmarkStart w:id="7193" w:name="_QWord_Source_Comparison_Para_881"/>
      <w:r>
        <w:rPr>
          <w:rFonts w:hint="eastAsia"/>
        </w:rPr>
        <w:t>例如：</w:t>
      </w:r>
      <w:bookmarkEnd w:id="7192"/>
      <w:bookmarkEnd w:id="7193"/>
    </w:p>
    <w:p w14:paraId="2EF58DF3">
      <w:pPr>
        <w:pStyle w:val="179"/>
        <w:ind w:firstLine="420"/>
      </w:pPr>
      <w:bookmarkStart w:id="7194" w:name="_QWord_Source_Comparison_Para_882"/>
      <w:bookmarkStart w:id="7195" w:name="_QWord_Paragraph__882"/>
      <w:r>
        <w:rPr>
          <w:rFonts w:hint="eastAsia"/>
          <w:b/>
          <w:bCs/>
        </w:rPr>
        <w:t>LDRD   R6，[R11]</w:t>
      </w:r>
      <w:r>
        <w:rPr>
          <w:rFonts w:hint="eastAsia"/>
        </w:rPr>
        <w:t xml:space="preserve">         </w:t>
      </w:r>
      <w:r>
        <w:rPr>
          <w:rFonts w:hint="eastAsia"/>
          <w:lang w:val="en-US" w:eastAsia="zh-CN"/>
        </w:rPr>
        <w:tab/>
      </w:r>
      <w:r>
        <w:rPr>
          <w:rFonts w:hint="eastAsia"/>
        </w:rPr>
        <w:t>；R6←[R11]，R7←[R11</w:t>
      </w:r>
      <w:r>
        <w:t>+</w:t>
      </w:r>
      <w:r>
        <w:rPr>
          <w:rFonts w:hint="eastAsia"/>
        </w:rPr>
        <w:t>4]</w:t>
      </w:r>
      <w:bookmarkEnd w:id="7194"/>
      <w:bookmarkEnd w:id="7195"/>
    </w:p>
    <w:p w14:paraId="1D5378EC">
      <w:pPr>
        <w:pStyle w:val="179"/>
        <w:ind w:firstLine="420"/>
      </w:pPr>
      <w:bookmarkStart w:id="7196" w:name="_QWord_Paragraph__883"/>
      <w:bookmarkStart w:id="7197" w:name="_QWord_Source_Comparison_Para_883"/>
      <w:r>
        <w:rPr>
          <w:b/>
          <w:bCs/>
        </w:rPr>
        <w:t>STRD   R4</w:t>
      </w:r>
      <w:r>
        <w:rPr>
          <w:rFonts w:hint="eastAsia"/>
          <w:b/>
          <w:bCs/>
        </w:rPr>
        <w:t>，</w:t>
      </w:r>
      <w:r>
        <w:rPr>
          <w:b/>
          <w:bCs/>
        </w:rPr>
        <w:t>[R9</w:t>
      </w:r>
      <w:r>
        <w:rPr>
          <w:rFonts w:hint="eastAsia"/>
          <w:b/>
          <w:bCs/>
        </w:rPr>
        <w:t>，</w:t>
      </w:r>
      <w:r>
        <w:rPr>
          <w:b/>
          <w:bCs/>
        </w:rPr>
        <w:t>#24]</w:t>
      </w:r>
      <w:r>
        <w:t xml:space="preserve">     </w:t>
      </w:r>
      <w:r>
        <w:rPr>
          <w:rFonts w:hint="eastAsia"/>
          <w:lang w:val="en-US" w:eastAsia="zh-CN"/>
        </w:rPr>
        <w:tab/>
      </w:r>
      <w:r>
        <w:rPr>
          <w:rFonts w:hint="eastAsia"/>
        </w:rPr>
        <w:t>；</w:t>
      </w:r>
      <w:r>
        <w:t>R4</w:t>
      </w:r>
      <w:r>
        <w:rPr>
          <w:rFonts w:hint="eastAsia"/>
        </w:rPr>
        <w:t>→</w:t>
      </w:r>
      <w:r>
        <w:t>[R9+24]</w:t>
      </w:r>
      <w:r>
        <w:rPr>
          <w:rFonts w:hint="eastAsia"/>
        </w:rPr>
        <w:t>，</w:t>
      </w:r>
      <w:r>
        <w:t>R5</w:t>
      </w:r>
      <w:r>
        <w:rPr>
          <w:rFonts w:hint="eastAsia"/>
        </w:rPr>
        <w:t>→</w:t>
      </w:r>
      <w:r>
        <w:t>[R9+28]</w:t>
      </w:r>
      <w:bookmarkEnd w:id="7196"/>
      <w:bookmarkEnd w:id="7197"/>
    </w:p>
    <w:p w14:paraId="2652C0D0">
      <w:pPr>
        <w:pStyle w:val="66"/>
        <w:numPr>
          <w:ilvl w:val="4"/>
          <w:numId w:val="6"/>
        </w:numPr>
      </w:pPr>
      <w:bookmarkStart w:id="7198" w:name="_QWord_Paragraph__884"/>
      <w:bookmarkStart w:id="7199" w:name="_QWord_Source_Comparison_Para_884"/>
      <w:r>
        <w:rPr>
          <w:rFonts w:hint="eastAsia"/>
        </w:rPr>
        <w:t>多寄存器存储</w:t>
      </w:r>
      <w:bookmarkEnd w:id="7198"/>
      <w:bookmarkEnd w:id="7199"/>
    </w:p>
    <w:p w14:paraId="4FBBC58D">
      <w:pPr>
        <w:pStyle w:val="4"/>
        <w:ind w:firstLine="420"/>
      </w:pPr>
      <w:bookmarkStart w:id="7200" w:name="_QWord_Source_Comparison_Para_885"/>
      <w:bookmarkStart w:id="7201" w:name="_QWord_Paragraph__885"/>
      <w:r>
        <w:rPr>
          <w:rFonts w:hint="eastAsia"/>
        </w:rPr>
        <w:t>多寄存器存储如</w:t>
      </w:r>
      <w:r>
        <w:fldChar w:fldCharType="begin"/>
      </w:r>
      <w:r>
        <w:instrText xml:space="preserve"> </w:instrText>
      </w:r>
      <w:r>
        <w:rPr>
          <w:rFonts w:hint="eastAsia"/>
        </w:rPr>
        <w:instrText xml:space="preserve">REF QWord_XRef_Table__N8J1zl \h \* CHARFORMAT</w:instrText>
      </w:r>
      <w:r>
        <w:instrText xml:space="preserve"> </w:instrText>
      </w:r>
      <w:r>
        <w:fldChar w:fldCharType="separate"/>
      </w:r>
      <w:r>
        <w:t>表 3</w:t>
      </w:r>
      <w:r>
        <w:noBreakHyphen/>
      </w:r>
      <w:r>
        <w:t>13</w:t>
      </w:r>
      <w:r>
        <w:fldChar w:fldCharType="end"/>
      </w:r>
      <w:r>
        <w:rPr>
          <w:rFonts w:hint="eastAsia"/>
        </w:rPr>
        <w:t>所示。</w:t>
      </w:r>
      <w:bookmarkEnd w:id="7200"/>
      <w:bookmarkEnd w:id="7201"/>
    </w:p>
    <w:p w14:paraId="719691D4">
      <w:pPr>
        <w:pStyle w:val="67"/>
        <w:rPr>
          <w:rFonts w:hint="eastAsia"/>
        </w:rPr>
      </w:pPr>
      <w:bookmarkStart w:id="7202" w:name="QWord_XRef_Table__N8J1zl"/>
      <w:bookmarkStart w:id="7203" w:name="_QWord_Source_Comparison_Para_886"/>
      <w:bookmarkStart w:id="7204" w:name="_QWord_Paragraph__886"/>
      <w:r>
        <w:rPr>
          <w:rStyle w:val="238"/>
        </w:rPr>
        <w:t>表 </w:t>
      </w:r>
      <w:r>
        <w:rPr>
          <w:rStyle w:val="238"/>
        </w:rPr>
        <w:fldChar w:fldCharType="begin"/>
      </w:r>
      <w:r>
        <w:rPr>
          <w:rStyle w:val="238"/>
        </w:rPr>
        <w:instrText xml:space="preserve"> SEQ QWord_Heading1_Sequence \c </w:instrText>
      </w:r>
      <w:r>
        <w:rPr>
          <w:rStyle w:val="238"/>
        </w:rPr>
        <w:fldChar w:fldCharType="separate"/>
      </w:r>
      <w:r>
        <w:rPr>
          <w:rStyle w:val="238"/>
        </w:rPr>
        <w:t>3</w:t>
      </w:r>
      <w:r>
        <w:rPr>
          <w:rStyle w:val="238"/>
        </w:rPr>
        <w:fldChar w:fldCharType="end"/>
      </w:r>
      <w:r>
        <w:rPr>
          <w:rStyle w:val="238"/>
        </w:rPr>
        <w:noBreakHyphen/>
      </w:r>
      <w:r>
        <w:rPr>
          <w:rStyle w:val="238"/>
        </w:rPr>
        <w:fldChar w:fldCharType="begin"/>
      </w:r>
      <w:r>
        <w:rPr>
          <w:rStyle w:val="238"/>
        </w:rPr>
        <w:instrText xml:space="preserve"> SEQ 表 \* ARABIC \s 1 </w:instrText>
      </w:r>
      <w:r>
        <w:rPr>
          <w:rStyle w:val="238"/>
        </w:rPr>
        <w:fldChar w:fldCharType="separate"/>
      </w:r>
      <w:r>
        <w:rPr>
          <w:rStyle w:val="238"/>
        </w:rPr>
        <w:t>13</w:t>
      </w:r>
      <w:r>
        <w:rPr>
          <w:rStyle w:val="238"/>
        </w:rPr>
        <w:fldChar w:fldCharType="end"/>
      </w:r>
      <w:bookmarkEnd w:id="7202"/>
      <w:r>
        <w:t xml:space="preserve">  </w:t>
      </w:r>
      <w:r>
        <w:rPr>
          <w:rFonts w:hint="eastAsia"/>
        </w:rPr>
        <w:t>多寄存器存储</w:t>
      </w:r>
      <w:bookmarkEnd w:id="7203"/>
      <w:bookmarkEnd w:id="7204"/>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593"/>
        <w:gridCol w:w="1538"/>
        <w:gridCol w:w="2076"/>
        <w:gridCol w:w="2105"/>
      </w:tblGrid>
      <w:tr w14:paraId="2185CFD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560" w:type="pc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38656987">
            <w:pPr>
              <w:pStyle w:val="74"/>
              <w:rPr>
                <w:rFonts w:hint="eastAsia"/>
                <w:kern w:val="0"/>
              </w:rPr>
            </w:pPr>
            <w:bookmarkStart w:id="7205" w:name="_QWord_Paragraph__887"/>
            <w:bookmarkStart w:id="7206" w:name="_QWord_Source_Comparison_Para_887"/>
            <w:r>
              <w:rPr>
                <w:rFonts w:hint="eastAsia"/>
                <w:kern w:val="0"/>
              </w:rPr>
              <w:t>助记符</w:t>
            </w:r>
            <w:bookmarkEnd w:id="7205"/>
            <w:bookmarkEnd w:id="7206"/>
          </w:p>
        </w:tc>
        <w:tc>
          <w:tcPr>
            <w:tcW w:w="925"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258E2F18">
            <w:pPr>
              <w:pStyle w:val="74"/>
              <w:rPr>
                <w:rFonts w:hint="eastAsia"/>
                <w:kern w:val="0"/>
              </w:rPr>
            </w:pPr>
            <w:bookmarkStart w:id="7207" w:name="_QWord_Source_Comparison_Para_888"/>
            <w:bookmarkStart w:id="7208" w:name="_QWord_Paragraph__888"/>
            <w:r>
              <w:rPr>
                <w:rFonts w:hint="eastAsia"/>
                <w:kern w:val="0"/>
              </w:rPr>
              <w:t>说明</w:t>
            </w:r>
            <w:bookmarkEnd w:id="7207"/>
            <w:bookmarkEnd w:id="7208"/>
          </w:p>
        </w:tc>
        <w:tc>
          <w:tcPr>
            <w:tcW w:w="1249"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5AB17765">
            <w:pPr>
              <w:pStyle w:val="74"/>
              <w:rPr>
                <w:rFonts w:hint="eastAsia"/>
                <w:kern w:val="0"/>
              </w:rPr>
            </w:pPr>
            <w:bookmarkStart w:id="7209" w:name="_QWord_Source_Comparison_Para_889"/>
            <w:bookmarkStart w:id="7210" w:name="_QWord_Paragraph__889"/>
            <w:r>
              <w:rPr>
                <w:rFonts w:hint="eastAsia"/>
                <w:kern w:val="0"/>
              </w:rPr>
              <w:t>操作</w:t>
            </w:r>
            <w:bookmarkEnd w:id="7209"/>
            <w:bookmarkEnd w:id="7210"/>
          </w:p>
        </w:tc>
        <w:tc>
          <w:tcPr>
            <w:tcW w:w="1266" w:type="pct"/>
            <w:tcBorders>
              <w:top w:val="single" w:color="auto" w:sz="6" w:space="0"/>
              <w:bottom w:val="single" w:color="auto" w:sz="4" w:space="0"/>
              <w:right w:val="single" w:color="auto" w:sz="6" w:space="0"/>
              <w:insideH w:val="single" w:sz="4" w:space="0"/>
              <w:insideV w:val="single" w:sz="4" w:space="0"/>
              <w:tl2br w:val="nil"/>
              <w:tr2bl w:val="nil"/>
            </w:tcBorders>
            <w:shd w:val="clear" w:color="auto" w:fill="auto"/>
            <w:vAlign w:val="center"/>
          </w:tcPr>
          <w:p w14:paraId="653E4910">
            <w:pPr>
              <w:pStyle w:val="74"/>
              <w:rPr>
                <w:rFonts w:hint="eastAsia"/>
                <w:kern w:val="0"/>
              </w:rPr>
            </w:pPr>
            <w:bookmarkStart w:id="7211" w:name="_QWord_Paragraph__890"/>
            <w:bookmarkStart w:id="7212" w:name="_QWord_Source_Comparison_Para_890"/>
            <w:r>
              <w:rPr>
                <w:rFonts w:hint="eastAsia"/>
                <w:kern w:val="0"/>
              </w:rPr>
              <w:t>条件码位置</w:t>
            </w:r>
            <w:bookmarkEnd w:id="7211"/>
            <w:bookmarkEnd w:id="7212"/>
          </w:p>
        </w:tc>
      </w:tr>
      <w:tr w14:paraId="56A498A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560" w:type="pct"/>
            <w:shd w:val="clear" w:color="auto" w:fill="auto"/>
            <w:vAlign w:val="center"/>
          </w:tcPr>
          <w:p w14:paraId="25825912">
            <w:pPr>
              <w:pStyle w:val="74"/>
              <w:rPr>
                <w:rFonts w:hint="eastAsia"/>
                <w:kern w:val="0"/>
              </w:rPr>
            </w:pPr>
            <w:bookmarkStart w:id="7213" w:name="_QWord_Paragraph__891"/>
            <w:bookmarkStart w:id="7214" w:name="_QWord_Source_Comparison_Para_891"/>
            <w:r>
              <w:rPr>
                <w:kern w:val="0"/>
              </w:rPr>
              <w:t>LDM(mode} Rn</w:t>
            </w:r>
            <w:r>
              <w:rPr>
                <w:rFonts w:hint="eastAsia"/>
                <w:kern w:val="0"/>
              </w:rPr>
              <w:t>{</w:t>
            </w:r>
            <w:r>
              <w:rPr>
                <w:kern w:val="0"/>
              </w:rPr>
              <w:t>!},reglist</w:t>
            </w:r>
            <w:bookmarkEnd w:id="7213"/>
            <w:bookmarkEnd w:id="7214"/>
          </w:p>
        </w:tc>
        <w:tc>
          <w:tcPr>
            <w:tcW w:w="925" w:type="pct"/>
            <w:shd w:val="clear" w:color="auto" w:fill="auto"/>
            <w:vAlign w:val="center"/>
          </w:tcPr>
          <w:p w14:paraId="149FE0B5">
            <w:pPr>
              <w:pStyle w:val="74"/>
              <w:rPr>
                <w:rFonts w:hint="eastAsia"/>
                <w:kern w:val="0"/>
              </w:rPr>
            </w:pPr>
            <w:bookmarkStart w:id="7215" w:name="_QWord_Source_Comparison_Para_892"/>
            <w:bookmarkStart w:id="7216" w:name="_QWord_Paragraph__892"/>
            <w:r>
              <w:rPr>
                <w:rFonts w:hint="eastAsia"/>
                <w:kern w:val="0"/>
              </w:rPr>
              <w:t>多寄存器加载</w:t>
            </w:r>
            <w:bookmarkEnd w:id="7215"/>
            <w:bookmarkEnd w:id="7216"/>
          </w:p>
        </w:tc>
        <w:tc>
          <w:tcPr>
            <w:tcW w:w="1249" w:type="pct"/>
            <w:shd w:val="clear" w:color="auto" w:fill="auto"/>
            <w:vAlign w:val="center"/>
          </w:tcPr>
          <w:p w14:paraId="547C3913">
            <w:pPr>
              <w:pStyle w:val="74"/>
              <w:rPr>
                <w:rFonts w:hint="eastAsia"/>
                <w:kern w:val="0"/>
              </w:rPr>
            </w:pPr>
            <w:bookmarkStart w:id="7217" w:name="_QWord_Paragraph__893"/>
            <w:bookmarkStart w:id="7218" w:name="_QWord_Source_Comparison_Para_893"/>
            <w:r>
              <w:rPr>
                <w:kern w:val="0"/>
              </w:rPr>
              <w:t>R</w:t>
            </w:r>
            <w:r>
              <w:rPr>
                <w:rFonts w:hint="eastAsia"/>
                <w:kern w:val="0"/>
              </w:rPr>
              <w:t>eglist←[Rn...],Rn回写等</w:t>
            </w:r>
            <w:bookmarkEnd w:id="7217"/>
            <w:bookmarkEnd w:id="7218"/>
          </w:p>
        </w:tc>
        <w:tc>
          <w:tcPr>
            <w:tcW w:w="1266" w:type="pct"/>
            <w:shd w:val="clear" w:color="auto" w:fill="auto"/>
            <w:vAlign w:val="center"/>
          </w:tcPr>
          <w:p w14:paraId="3CA66605">
            <w:pPr>
              <w:pStyle w:val="74"/>
              <w:rPr>
                <w:rFonts w:hint="eastAsia"/>
                <w:kern w:val="0"/>
              </w:rPr>
            </w:pPr>
            <w:bookmarkStart w:id="7219" w:name="_QWord_Source_Comparison_Para_894"/>
            <w:bookmarkStart w:id="7220" w:name="_QWord_Paragraph__894"/>
            <w:r>
              <w:rPr>
                <w:kern w:val="0"/>
              </w:rPr>
              <w:t>LDM {cond}{mode}</w:t>
            </w:r>
            <w:bookmarkEnd w:id="7219"/>
            <w:bookmarkEnd w:id="7220"/>
          </w:p>
        </w:tc>
      </w:tr>
      <w:tr w14:paraId="0B36464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560" w:type="pct"/>
            <w:shd w:val="clear" w:color="auto" w:fill="auto"/>
            <w:vAlign w:val="center"/>
          </w:tcPr>
          <w:p w14:paraId="0381C393">
            <w:pPr>
              <w:pStyle w:val="74"/>
              <w:rPr>
                <w:rFonts w:hint="eastAsia"/>
                <w:kern w:val="0"/>
              </w:rPr>
            </w:pPr>
            <w:bookmarkStart w:id="7221" w:name="_QWord_Source_Comparison_Para_895"/>
            <w:bookmarkStart w:id="7222" w:name="_QWord_Paragraph__895"/>
            <w:r>
              <w:rPr>
                <w:rFonts w:hint="eastAsia"/>
                <w:kern w:val="0"/>
              </w:rPr>
              <w:t>STM</w:t>
            </w:r>
            <w:r>
              <w:rPr>
                <w:kern w:val="0"/>
              </w:rPr>
              <w:t>(mode} Rn</w:t>
            </w:r>
            <w:r>
              <w:rPr>
                <w:rFonts w:hint="eastAsia"/>
                <w:kern w:val="0"/>
              </w:rPr>
              <w:t>{</w:t>
            </w:r>
            <w:r>
              <w:rPr>
                <w:kern w:val="0"/>
              </w:rPr>
              <w:t>!},reglist</w:t>
            </w:r>
            <w:bookmarkEnd w:id="7221"/>
            <w:bookmarkEnd w:id="7222"/>
          </w:p>
        </w:tc>
        <w:tc>
          <w:tcPr>
            <w:tcW w:w="925" w:type="pct"/>
            <w:shd w:val="clear" w:color="auto" w:fill="auto"/>
            <w:vAlign w:val="center"/>
          </w:tcPr>
          <w:p w14:paraId="24387DA6">
            <w:pPr>
              <w:pStyle w:val="74"/>
              <w:rPr>
                <w:rFonts w:hint="eastAsia"/>
                <w:kern w:val="0"/>
              </w:rPr>
            </w:pPr>
            <w:bookmarkStart w:id="7223" w:name="_QWord_Paragraph__896"/>
            <w:bookmarkStart w:id="7224" w:name="_QWord_Source_Comparison_Para_896"/>
            <w:r>
              <w:rPr>
                <w:rFonts w:hint="eastAsia"/>
                <w:kern w:val="0"/>
              </w:rPr>
              <w:t>多寄存器存储</w:t>
            </w:r>
            <w:bookmarkEnd w:id="7223"/>
            <w:bookmarkEnd w:id="7224"/>
          </w:p>
        </w:tc>
        <w:tc>
          <w:tcPr>
            <w:tcW w:w="1249" w:type="pct"/>
            <w:shd w:val="clear" w:color="auto" w:fill="auto"/>
            <w:vAlign w:val="center"/>
          </w:tcPr>
          <w:p w14:paraId="26391954">
            <w:pPr>
              <w:pStyle w:val="74"/>
              <w:rPr>
                <w:rFonts w:hint="eastAsia"/>
                <w:kern w:val="0"/>
              </w:rPr>
            </w:pPr>
            <w:bookmarkStart w:id="7225" w:name="_QWord_Paragraph__897"/>
            <w:bookmarkStart w:id="7226" w:name="_QWord_Source_Comparison_Para_897"/>
            <w:r>
              <w:rPr>
                <w:rFonts w:hint="eastAsia"/>
                <w:kern w:val="0"/>
              </w:rPr>
              <w:t>[Rn...]←reglist,Rn回写等</w:t>
            </w:r>
            <w:bookmarkEnd w:id="7225"/>
            <w:bookmarkEnd w:id="7226"/>
          </w:p>
        </w:tc>
        <w:tc>
          <w:tcPr>
            <w:tcW w:w="1266" w:type="pct"/>
            <w:shd w:val="clear" w:color="auto" w:fill="auto"/>
            <w:vAlign w:val="center"/>
          </w:tcPr>
          <w:p w14:paraId="778D850D">
            <w:pPr>
              <w:pStyle w:val="74"/>
              <w:rPr>
                <w:rFonts w:hint="eastAsia"/>
                <w:kern w:val="0"/>
              </w:rPr>
            </w:pPr>
            <w:bookmarkStart w:id="7227" w:name="_QWord_Paragraph__898"/>
            <w:bookmarkStart w:id="7228" w:name="_QWord_Source_Comparison_Para_898"/>
            <w:r>
              <w:rPr>
                <w:kern w:val="0"/>
              </w:rPr>
              <w:t>STM {cond}{mode}</w:t>
            </w:r>
            <w:bookmarkEnd w:id="7227"/>
            <w:bookmarkEnd w:id="7228"/>
          </w:p>
        </w:tc>
      </w:tr>
    </w:tbl>
    <w:p w14:paraId="3C31C8E9">
      <w:pPr>
        <w:pStyle w:val="259"/>
      </w:pPr>
    </w:p>
    <w:p w14:paraId="5CF56D4E">
      <w:pPr>
        <w:pStyle w:val="4"/>
        <w:ind w:firstLine="420"/>
      </w:pPr>
      <w:bookmarkStart w:id="7229" w:name="_QWord_Paragraph__900"/>
      <w:bookmarkStart w:id="7230" w:name="_QWord_Source_Comparison_Para_900"/>
      <w:r>
        <w:rPr>
          <w:rFonts w:hint="eastAsia"/>
        </w:rPr>
        <w:t>多寄存器加载</w:t>
      </w:r>
      <w:r>
        <w:t>/</w:t>
      </w:r>
      <w:r>
        <w:rPr>
          <w:rFonts w:hint="eastAsia"/>
        </w:rPr>
        <w:t>存储指令可以实现在一组寄存器和一块连续的内存单元之间传输数据。LDM为加载多个寄存器；STM为存储多个寄存器。允许一条指令传送16个寄存器的任何子集或所有寄存器。它们主要用于现场保护、数据复制、常数传递等。如</w:t>
      </w:r>
      <w:r>
        <w:fldChar w:fldCharType="begin"/>
      </w:r>
      <w:r>
        <w:instrText xml:space="preserve"> </w:instrText>
      </w:r>
      <w:r>
        <w:rPr>
          <w:rFonts w:hint="eastAsia"/>
        </w:rPr>
        <w:instrText xml:space="preserve">REF QWord_XRef_Figure__XWUg4v \h \* CHARFORMAT</w:instrText>
      </w:r>
      <w:r>
        <w:instrText xml:space="preserve"> </w:instrText>
      </w:r>
      <w:r>
        <w:fldChar w:fldCharType="separate"/>
      </w:r>
      <w:r>
        <w:rPr>
          <w:rFonts w:hint="eastAsia"/>
        </w:rPr>
        <w:t>图 </w:t>
      </w:r>
      <w:r>
        <w:t>3</w:t>
      </w:r>
      <w:r>
        <w:noBreakHyphen/>
      </w:r>
      <w:r>
        <w:t>26</w:t>
      </w:r>
      <w:r>
        <w:fldChar w:fldCharType="end"/>
      </w:r>
      <w:r>
        <w:rPr>
          <w:rFonts w:hint="eastAsia"/>
        </w:rPr>
        <w:t>所示。</w:t>
      </w:r>
      <w:bookmarkEnd w:id="7229"/>
      <w:bookmarkEnd w:id="7230"/>
    </w:p>
    <w:p w14:paraId="4E6F414C">
      <w:pPr>
        <w:pStyle w:val="4"/>
        <w:ind w:firstLine="420"/>
      </w:pPr>
      <w:bookmarkStart w:id="7231" w:name="_QWord_Source_Comparison_Para_901"/>
      <w:bookmarkStart w:id="7232" w:name="_QWord_Paragraph__901"/>
      <w:r>
        <w:rPr>
          <w:rFonts w:hint="eastAsia"/>
        </w:rPr>
        <w:t>多寄存器加载</w:t>
      </w:r>
      <w:r>
        <w:t>/</w:t>
      </w:r>
      <w:r>
        <w:rPr>
          <w:rFonts w:hint="eastAsia"/>
        </w:rPr>
        <w:t>存储指令格式如下：</w:t>
      </w:r>
      <w:bookmarkEnd w:id="7231"/>
      <w:bookmarkEnd w:id="7232"/>
    </w:p>
    <w:p w14:paraId="1D28D308">
      <w:pPr>
        <w:pStyle w:val="179"/>
        <w:ind w:firstLine="420"/>
      </w:pPr>
      <w:bookmarkStart w:id="7233" w:name="_QWord_Paragraph__902"/>
      <w:bookmarkStart w:id="7234" w:name="_QWord_Source_Comparison_Para_902"/>
      <w:r>
        <w:t>LDM{cond}&lt;</w:t>
      </w:r>
      <w:r>
        <w:rPr>
          <w:rFonts w:hint="eastAsia"/>
        </w:rPr>
        <w:t>模式</w:t>
      </w:r>
      <w:r>
        <w:t>&gt;  Rn{!},reglist{^}</w:t>
      </w:r>
      <w:bookmarkEnd w:id="7233"/>
      <w:bookmarkEnd w:id="7234"/>
    </w:p>
    <w:p w14:paraId="4234AC41">
      <w:pPr>
        <w:pStyle w:val="179"/>
        <w:ind w:firstLine="420"/>
      </w:pPr>
      <w:bookmarkStart w:id="7235" w:name="_QWord_Paragraph__903"/>
      <w:bookmarkStart w:id="7236" w:name="_QWord_Source_Comparison_Para_903"/>
      <w:r>
        <w:t>STM{cond}&lt;</w:t>
      </w:r>
      <w:r>
        <w:rPr>
          <w:rFonts w:hint="eastAsia"/>
        </w:rPr>
        <w:t>模式</w:t>
      </w:r>
      <w:r>
        <w:t>&gt;  Rn{!},reglist{^}</w:t>
      </w:r>
      <w:bookmarkEnd w:id="7235"/>
      <w:bookmarkEnd w:id="7236"/>
    </w:p>
    <w:p w14:paraId="79C104FD">
      <w:pPr>
        <w:pStyle w:val="4"/>
        <w:ind w:firstLine="420"/>
      </w:pPr>
      <w:bookmarkStart w:id="7237" w:name="_QWord_Paragraph__904"/>
      <w:bookmarkStart w:id="7238" w:name="_QWord_Source_Comparison_Para_904"/>
      <w:r>
        <w:rPr>
          <w:rFonts w:hint="eastAsia"/>
        </w:rPr>
        <w:t>其中，</w:t>
      </w:r>
      <w:bookmarkEnd w:id="7237"/>
      <w:bookmarkEnd w:id="7238"/>
    </w:p>
    <w:p w14:paraId="7CE953C5">
      <w:pPr>
        <w:pStyle w:val="175"/>
      </w:pPr>
      <w:bookmarkStart w:id="7239" w:name="_QWord_Source_Comparison_Para_905"/>
      <w:bookmarkStart w:id="7240" w:name="_QWord_Paragraph__905"/>
      <w:r>
        <w:rPr>
          <w:rFonts w:hint="eastAsia"/>
        </w:rPr>
        <w:t>cond：指令执行的条件；</w:t>
      </w:r>
      <w:bookmarkEnd w:id="7239"/>
      <w:bookmarkEnd w:id="7240"/>
    </w:p>
    <w:p w14:paraId="1E3FA222">
      <w:pPr>
        <w:pStyle w:val="175"/>
      </w:pPr>
      <w:bookmarkStart w:id="7241" w:name="_QWord_Paragraph__906"/>
      <w:bookmarkStart w:id="7242" w:name="_QWord_Source_Comparison_Para_906"/>
      <w:r>
        <w:rPr>
          <w:rFonts w:hint="eastAsia"/>
        </w:rPr>
        <w:t>模式：控制地址的增长方式，一共有8种模式；</w:t>
      </w:r>
      <w:bookmarkEnd w:id="7241"/>
      <w:bookmarkEnd w:id="7242"/>
    </w:p>
    <w:p w14:paraId="0A3BA5AE">
      <w:pPr>
        <w:pStyle w:val="175"/>
      </w:pPr>
      <w:bookmarkStart w:id="7243" w:name="_QWord_Paragraph__907"/>
      <w:bookmarkStart w:id="7244" w:name="_QWord_Source_Comparison_Para_907"/>
      <w:r>
        <w:rPr>
          <w:rFonts w:hint="eastAsia"/>
        </w:rPr>
        <w:t>!：表示在操作结束后，将最后的地址写回Rn中；</w:t>
      </w:r>
      <w:bookmarkEnd w:id="7243"/>
      <w:bookmarkEnd w:id="7244"/>
    </w:p>
    <w:p w14:paraId="2D4FC7F3">
      <w:pPr>
        <w:pStyle w:val="175"/>
      </w:pPr>
      <w:bookmarkStart w:id="7245" w:name="_QWord_Paragraph__908"/>
      <w:bookmarkStart w:id="7246" w:name="_QWord_Source_Comparison_Para_908"/>
      <w:r>
        <w:rPr>
          <w:rFonts w:hint="eastAsia"/>
        </w:rPr>
        <w:t>reglist ：表示寄存器列表，可以包含多个寄存器，它们使用“,”隔开，如{R1,R2,R6</w:t>
      </w:r>
      <w:r>
        <w:noBreakHyphen/>
      </w:r>
      <w:r>
        <w:rPr>
          <w:rFonts w:hint="eastAsia"/>
        </w:rPr>
        <w:t>R9}，寄存器由小到大排列；</w:t>
      </w:r>
      <w:bookmarkEnd w:id="7245"/>
      <w:bookmarkEnd w:id="7246"/>
    </w:p>
    <w:p w14:paraId="68B6708B">
      <w:pPr>
        <w:pStyle w:val="175"/>
      </w:pPr>
      <w:bookmarkStart w:id="7247" w:name="_QWord_Paragraph__909"/>
      <w:bookmarkStart w:id="7248" w:name="_QWord_Source_Comparison_Para_909"/>
      <w:r>
        <w:rPr>
          <w:rFonts w:hint="eastAsia"/>
        </w:rPr>
        <w:t>^：可选后缀。允许在用户模式或系统模式下使用。它有以下两个功能：</w:t>
      </w:r>
      <w:bookmarkEnd w:id="7247"/>
      <w:bookmarkEnd w:id="7248"/>
    </w:p>
    <w:p w14:paraId="3A087856">
      <w:pPr>
        <w:pStyle w:val="4"/>
        <w:ind w:firstLine="420"/>
      </w:pPr>
      <w:bookmarkStart w:id="7249" w:name="_QWord_Source_Comparison_Para_910"/>
      <w:bookmarkStart w:id="7250" w:name="_QWord_Paragraph__910"/>
      <w:r>
        <w:rPr>
          <w:rFonts w:hint="eastAsia"/>
        </w:rPr>
        <w:t>若op是LDM且寄存器列表包含R15时，那么除了正常的多寄存器传送外，还将SPSR也复制到CPSR中。这用于异常处理返回，仅在异常模式下使用。</w:t>
      </w:r>
      <w:bookmarkEnd w:id="7249"/>
      <w:bookmarkEnd w:id="7250"/>
    </w:p>
    <w:p w14:paraId="71FD4E09">
      <w:pPr>
        <w:pStyle w:val="4"/>
        <w:ind w:firstLine="420"/>
      </w:pPr>
      <w:bookmarkStart w:id="7251" w:name="_QWord_Paragraph__911"/>
      <w:bookmarkStart w:id="7252" w:name="_QWord_Source_Comparison_Para_911"/>
      <w:r>
        <w:rPr>
          <w:rFonts w:hint="eastAsia"/>
        </w:rPr>
        <w:t>数据传入或传出的是用户模式下的寄存器，而不是当前模式的寄存器。</w:t>
      </w:r>
      <w:bookmarkEnd w:id="7251"/>
      <w:bookmarkEnd w:id="7252"/>
    </w:p>
    <w:p w14:paraId="1DA7A476">
      <w:pPr>
        <w:pStyle w:val="105"/>
      </w:pPr>
      <w:bookmarkStart w:id="7253" w:name="_QWord_Source_Comparison_Para_912"/>
      <w:r>
        <w:t>‌</w:t>
      </w:r>
      <w:bookmarkStart w:id="7254" w:name="_QWord_ImageIndex_150"/>
      <w:bookmarkStart w:id="7255" w:name="_QWord_Paragraph__912"/>
      <w:r>
        <w:drawing>
          <wp:inline distT="0" distB="0" distL="0" distR="0">
            <wp:extent cx="4130040" cy="1885950"/>
            <wp:effectExtent l="0" t="0" r="0" b="0"/>
            <wp:docPr id="1489454350" name="图片 1489454350" title="QWord_ImageMark_150">
              <a:hlinkClick xmlns:a="http://schemas.openxmlformats.org/drawingml/2006/main" r:id="rId231" tooltip="QWord 图片目录：resource/images/illustration/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50" name="图片 1489454350" title="QWord_ImageMark_150"/>
                    <pic:cNvPicPr>
                      <a:picLocks noChangeAspect="1" noChangeArrowheads="1"/>
                    </pic:cNvPicPr>
                  </pic:nvPicPr>
                  <pic:blipFill>
                    <a:blip r:embed="rId232" cstate="print">
                      <a:clrChange>
                        <a:clrFrom>
                          <a:srgbClr val="F6F5F5"/>
                        </a:clrFrom>
                        <a:clrTo>
                          <a:srgbClr val="F6F5F5">
                            <a:alpha val="0"/>
                          </a:srgbClr>
                        </a:clrTo>
                      </a:clrChange>
                      <a:extLst>
                        <a:ext uri="{28A0092B-C50C-407E-A947-70E740481C1C}">
                          <a14:useLocalDpi xmlns:a14="http://schemas.microsoft.com/office/drawing/2010/main" val="0"/>
                        </a:ext>
                      </a:extLst>
                    </a:blip>
                    <a:srcRect t="6102" b="7607"/>
                    <a:stretch>
                      <a:fillRect/>
                    </a:stretch>
                  </pic:blipFill>
                  <pic:spPr>
                    <a:xfrm>
                      <a:off x="0" y="0"/>
                      <a:ext cx="4131310" cy="1886530"/>
                    </a:xfrm>
                    <a:prstGeom prst="rect">
                      <a:avLst/>
                    </a:prstGeom>
                    <a:noFill/>
                    <a:ln>
                      <a:noFill/>
                    </a:ln>
                  </pic:spPr>
                </pic:pic>
              </a:graphicData>
            </a:graphic>
          </wp:inline>
        </w:drawing>
      </w:r>
      <w:bookmarkEnd w:id="7253"/>
      <w:bookmarkEnd w:id="7254"/>
      <w:bookmarkEnd w:id="7255"/>
    </w:p>
    <w:p w14:paraId="435CF9A4">
      <w:pPr>
        <w:pStyle w:val="68"/>
      </w:pPr>
      <w:bookmarkStart w:id="7256" w:name="QWord_XRef_Figure__XWUg4v"/>
      <w:bookmarkStart w:id="7257" w:name="_QWord_Paragraph__913"/>
      <w:bookmarkStart w:id="7258" w:name="_QWord_Source_Comparison_Para_913"/>
      <w:r>
        <w:rPr>
          <w:rFonts w:hint="eastAsia"/>
        </w:rPr>
        <w:t>图 </w:t>
      </w:r>
      <w:r>
        <w:fldChar w:fldCharType="begin"/>
      </w:r>
      <w:r>
        <w:instrText xml:space="preserve"> SEQ QWord_Heading1_Sequence \c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26</w:t>
      </w:r>
      <w:r>
        <w:fldChar w:fldCharType="end"/>
      </w:r>
      <w:bookmarkEnd w:id="7256"/>
      <w:r>
        <w:rPr>
          <w:rFonts w:hint="eastAsia"/>
        </w:rPr>
        <w:t xml:space="preserve">  LDM和STM</w:t>
      </w:r>
      <w:r>
        <w:rPr>
          <w:rFonts w:hint="eastAsia"/>
          <w:position w:val="2"/>
          <w:lang w:eastAsia="zh-CN"/>
        </w:rPr>
        <w:t>——</w:t>
      </w:r>
      <w:r>
        <w:rPr>
          <w:rFonts w:hint="eastAsia"/>
        </w:rPr>
        <w:t>多寄存器加载</w:t>
      </w:r>
      <w:r>
        <w:t>/</w:t>
      </w:r>
      <w:r>
        <w:rPr>
          <w:rFonts w:hint="eastAsia"/>
        </w:rPr>
        <w:t>存储指令编码</w:t>
      </w:r>
      <w:bookmarkEnd w:id="7257"/>
      <w:bookmarkEnd w:id="7258"/>
    </w:p>
    <w:p w14:paraId="60E1D9F3">
      <w:pPr>
        <w:pStyle w:val="4"/>
        <w:ind w:firstLine="420"/>
      </w:pPr>
      <w:bookmarkStart w:id="7259" w:name="_QWord_Source_Comparison_Para_914"/>
      <w:bookmarkStart w:id="7260" w:name="_QWord_Paragraph__914"/>
      <w:r>
        <w:rPr>
          <w:rFonts w:hint="eastAsia"/>
        </w:rPr>
        <w:t>多寄存器加载</w:t>
      </w:r>
      <w:r>
        <w:t>/</w:t>
      </w:r>
      <w:r>
        <w:rPr>
          <w:rFonts w:hint="eastAsia"/>
        </w:rPr>
        <w:t>存储指令的8种模式如</w:t>
      </w:r>
      <w:r>
        <w:fldChar w:fldCharType="begin"/>
      </w:r>
      <w:r>
        <w:instrText xml:space="preserve"> </w:instrText>
      </w:r>
      <w:r>
        <w:rPr>
          <w:rFonts w:hint="eastAsia"/>
        </w:rPr>
        <w:instrText xml:space="preserve">REF QWord_XRef_Table__EHbGKR \h \* CHARFORMAT</w:instrText>
      </w:r>
      <w:r>
        <w:instrText xml:space="preserve"> </w:instrText>
      </w:r>
      <w:r>
        <w:fldChar w:fldCharType="separate"/>
      </w:r>
      <w:r>
        <w:t>表 3</w:t>
      </w:r>
      <w:r>
        <w:noBreakHyphen/>
      </w:r>
      <w:r>
        <w:t>14</w:t>
      </w:r>
      <w:r>
        <w:fldChar w:fldCharType="end"/>
      </w:r>
      <w:r>
        <w:rPr>
          <w:rFonts w:hint="eastAsia"/>
        </w:rPr>
        <w:t>所示，左边四种为数据块传送操作，右边四种为堆栈操作。</w:t>
      </w:r>
      <w:bookmarkEnd w:id="7259"/>
      <w:bookmarkEnd w:id="7260"/>
    </w:p>
    <w:p w14:paraId="53732328">
      <w:pPr>
        <w:pStyle w:val="67"/>
        <w:rPr>
          <w:rFonts w:hint="eastAsia"/>
        </w:rPr>
      </w:pPr>
      <w:bookmarkStart w:id="7261" w:name="QWord_XRef_Table__EHbGKR"/>
      <w:bookmarkStart w:id="7262" w:name="_QWord_Paragraph__915"/>
      <w:bookmarkStart w:id="7263" w:name="_QWord_Source_Comparison_Para_915"/>
      <w:r>
        <w:rPr>
          <w:rStyle w:val="238"/>
        </w:rPr>
        <w:t>表 </w:t>
      </w:r>
      <w:r>
        <w:rPr>
          <w:rStyle w:val="238"/>
        </w:rPr>
        <w:fldChar w:fldCharType="begin"/>
      </w:r>
      <w:r>
        <w:rPr>
          <w:rStyle w:val="238"/>
        </w:rPr>
        <w:instrText xml:space="preserve"> SEQ QWord_Heading1_Sequence \c </w:instrText>
      </w:r>
      <w:r>
        <w:rPr>
          <w:rStyle w:val="238"/>
        </w:rPr>
        <w:fldChar w:fldCharType="separate"/>
      </w:r>
      <w:r>
        <w:rPr>
          <w:rStyle w:val="238"/>
        </w:rPr>
        <w:t>3</w:t>
      </w:r>
      <w:r>
        <w:rPr>
          <w:rStyle w:val="238"/>
        </w:rPr>
        <w:fldChar w:fldCharType="end"/>
      </w:r>
      <w:r>
        <w:rPr>
          <w:rStyle w:val="238"/>
        </w:rPr>
        <w:noBreakHyphen/>
      </w:r>
      <w:r>
        <w:rPr>
          <w:rStyle w:val="238"/>
        </w:rPr>
        <w:fldChar w:fldCharType="begin"/>
      </w:r>
      <w:r>
        <w:rPr>
          <w:rStyle w:val="238"/>
        </w:rPr>
        <w:instrText xml:space="preserve"> SEQ 表 \* ARABIC \s 1 </w:instrText>
      </w:r>
      <w:r>
        <w:rPr>
          <w:rStyle w:val="238"/>
        </w:rPr>
        <w:fldChar w:fldCharType="separate"/>
      </w:r>
      <w:r>
        <w:rPr>
          <w:rStyle w:val="238"/>
        </w:rPr>
        <w:t>14</w:t>
      </w:r>
      <w:r>
        <w:rPr>
          <w:rStyle w:val="238"/>
        </w:rPr>
        <w:fldChar w:fldCharType="end"/>
      </w:r>
      <w:bookmarkEnd w:id="7261"/>
      <w:r>
        <w:t xml:space="preserve">  </w:t>
      </w:r>
      <w:r>
        <w:rPr>
          <w:rFonts w:hint="eastAsia"/>
        </w:rPr>
        <w:t>多寄存器加载</w:t>
      </w:r>
      <w:r>
        <w:t>/</w:t>
      </w:r>
      <w:r>
        <w:rPr>
          <w:rFonts w:hint="eastAsia"/>
        </w:rPr>
        <w:t>存储指令的8种模式</w:t>
      </w:r>
      <w:bookmarkEnd w:id="7262"/>
      <w:bookmarkEnd w:id="7263"/>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80"/>
        <w:gridCol w:w="2076"/>
        <w:gridCol w:w="2080"/>
        <w:gridCol w:w="2076"/>
      </w:tblGrid>
      <w:tr w14:paraId="3EB9BB8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51" w:type="pc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0318943F">
            <w:pPr>
              <w:pStyle w:val="74"/>
              <w:rPr>
                <w:rFonts w:hint="eastAsia"/>
                <w:kern w:val="0"/>
              </w:rPr>
            </w:pPr>
            <w:bookmarkStart w:id="7264" w:name="_QWord_Paragraph__916"/>
            <w:bookmarkStart w:id="7265" w:name="_QWord_Source_Comparison_Para_916"/>
            <w:r>
              <w:rPr>
                <w:rFonts w:hint="eastAsia"/>
                <w:kern w:val="0"/>
              </w:rPr>
              <w:t>模式</w:t>
            </w:r>
            <w:bookmarkEnd w:id="7264"/>
            <w:bookmarkEnd w:id="7265"/>
          </w:p>
        </w:tc>
        <w:tc>
          <w:tcPr>
            <w:tcW w:w="1249"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60FBD8C7">
            <w:pPr>
              <w:pStyle w:val="74"/>
              <w:rPr>
                <w:rFonts w:hint="eastAsia"/>
                <w:kern w:val="0"/>
              </w:rPr>
            </w:pPr>
            <w:bookmarkStart w:id="7266" w:name="_QWord_Source_Comparison_Para_917"/>
            <w:bookmarkStart w:id="7267" w:name="_QWord_Paragraph__917"/>
            <w:r>
              <w:rPr>
                <w:rFonts w:hint="eastAsia"/>
                <w:kern w:val="0"/>
              </w:rPr>
              <w:t>说明</w:t>
            </w:r>
            <w:bookmarkEnd w:id="7266"/>
            <w:bookmarkEnd w:id="7267"/>
          </w:p>
        </w:tc>
        <w:tc>
          <w:tcPr>
            <w:tcW w:w="1251"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38B8245C">
            <w:pPr>
              <w:pStyle w:val="74"/>
              <w:rPr>
                <w:rFonts w:hint="eastAsia"/>
                <w:kern w:val="0"/>
              </w:rPr>
            </w:pPr>
            <w:bookmarkStart w:id="7268" w:name="_QWord_Source_Comparison_Para_918"/>
            <w:bookmarkStart w:id="7269" w:name="_QWord_Paragraph__918"/>
            <w:r>
              <w:rPr>
                <w:rFonts w:hint="eastAsia"/>
                <w:kern w:val="0"/>
              </w:rPr>
              <w:t>模式</w:t>
            </w:r>
            <w:bookmarkEnd w:id="7268"/>
            <w:bookmarkEnd w:id="7269"/>
          </w:p>
        </w:tc>
        <w:tc>
          <w:tcPr>
            <w:tcW w:w="1249" w:type="pct"/>
            <w:tcBorders>
              <w:top w:val="single" w:color="auto" w:sz="6" w:space="0"/>
              <w:bottom w:val="single" w:color="auto" w:sz="4" w:space="0"/>
              <w:right w:val="single" w:color="auto" w:sz="6" w:space="0"/>
              <w:insideH w:val="single" w:sz="4" w:space="0"/>
              <w:insideV w:val="single" w:sz="4" w:space="0"/>
              <w:tl2br w:val="nil"/>
              <w:tr2bl w:val="nil"/>
            </w:tcBorders>
            <w:shd w:val="clear" w:color="auto" w:fill="auto"/>
            <w:vAlign w:val="center"/>
          </w:tcPr>
          <w:p w14:paraId="0B57B4A4">
            <w:pPr>
              <w:pStyle w:val="74"/>
              <w:rPr>
                <w:rFonts w:hint="eastAsia"/>
                <w:kern w:val="0"/>
              </w:rPr>
            </w:pPr>
            <w:bookmarkStart w:id="7270" w:name="_QWord_Paragraph__919"/>
            <w:bookmarkStart w:id="7271" w:name="_QWord_Source_Comparison_Para_919"/>
            <w:r>
              <w:rPr>
                <w:rFonts w:hint="eastAsia"/>
                <w:kern w:val="0"/>
              </w:rPr>
              <w:t>说明</w:t>
            </w:r>
            <w:bookmarkEnd w:id="7270"/>
            <w:bookmarkEnd w:id="7271"/>
          </w:p>
        </w:tc>
      </w:tr>
      <w:tr w14:paraId="4089824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51" w:type="pct"/>
            <w:shd w:val="clear" w:color="auto" w:fill="auto"/>
            <w:vAlign w:val="center"/>
          </w:tcPr>
          <w:p w14:paraId="765C6D4E">
            <w:pPr>
              <w:pStyle w:val="74"/>
              <w:rPr>
                <w:rFonts w:hint="eastAsia"/>
                <w:kern w:val="0"/>
              </w:rPr>
            </w:pPr>
            <w:bookmarkStart w:id="7272" w:name="_QWord_Paragraph__920"/>
            <w:bookmarkStart w:id="7273" w:name="_QWord_Source_Comparison_Para_920"/>
            <w:r>
              <w:rPr>
                <w:kern w:val="0"/>
              </w:rPr>
              <w:t>IA</w:t>
            </w:r>
            <w:bookmarkEnd w:id="7272"/>
            <w:bookmarkEnd w:id="7273"/>
          </w:p>
        </w:tc>
        <w:tc>
          <w:tcPr>
            <w:tcW w:w="1249" w:type="pct"/>
            <w:shd w:val="clear" w:color="auto" w:fill="auto"/>
            <w:vAlign w:val="center"/>
          </w:tcPr>
          <w:p w14:paraId="52DA30D0">
            <w:pPr>
              <w:pStyle w:val="74"/>
              <w:rPr>
                <w:rFonts w:hint="eastAsia"/>
                <w:kern w:val="0"/>
              </w:rPr>
            </w:pPr>
            <w:bookmarkStart w:id="7274" w:name="_QWord_Paragraph__921"/>
            <w:bookmarkStart w:id="7275" w:name="_QWord_Source_Comparison_Para_921"/>
            <w:r>
              <w:rPr>
                <w:rFonts w:hint="eastAsia"/>
                <w:kern w:val="0"/>
              </w:rPr>
              <w:t>每次传送后地址加4</w:t>
            </w:r>
            <w:bookmarkEnd w:id="7274"/>
            <w:bookmarkEnd w:id="7275"/>
          </w:p>
        </w:tc>
        <w:tc>
          <w:tcPr>
            <w:tcW w:w="1251" w:type="pct"/>
            <w:shd w:val="clear" w:color="auto" w:fill="auto"/>
            <w:vAlign w:val="center"/>
          </w:tcPr>
          <w:p w14:paraId="178F6F8F">
            <w:pPr>
              <w:pStyle w:val="74"/>
              <w:rPr>
                <w:rFonts w:hint="eastAsia"/>
                <w:kern w:val="0"/>
              </w:rPr>
            </w:pPr>
            <w:bookmarkStart w:id="7276" w:name="_QWord_Paragraph__922"/>
            <w:bookmarkStart w:id="7277" w:name="_QWord_Source_Comparison_Para_922"/>
            <w:r>
              <w:rPr>
                <w:rFonts w:hint="eastAsia"/>
                <w:kern w:val="0"/>
              </w:rPr>
              <w:t>FD</w:t>
            </w:r>
            <w:bookmarkEnd w:id="7276"/>
            <w:bookmarkEnd w:id="7277"/>
          </w:p>
        </w:tc>
        <w:tc>
          <w:tcPr>
            <w:tcW w:w="1249" w:type="pct"/>
            <w:shd w:val="clear" w:color="auto" w:fill="auto"/>
            <w:vAlign w:val="center"/>
          </w:tcPr>
          <w:p w14:paraId="74B78C2D">
            <w:pPr>
              <w:pStyle w:val="74"/>
              <w:rPr>
                <w:rFonts w:hint="eastAsia"/>
                <w:kern w:val="0"/>
              </w:rPr>
            </w:pPr>
            <w:bookmarkStart w:id="7278" w:name="_QWord_Source_Comparison_Para_923"/>
            <w:bookmarkStart w:id="7279" w:name="_QWord_Paragraph__923"/>
            <w:r>
              <w:rPr>
                <w:rFonts w:hint="eastAsia"/>
                <w:kern w:val="0"/>
              </w:rPr>
              <w:t>满递减堆栈</w:t>
            </w:r>
            <w:bookmarkEnd w:id="7278"/>
            <w:bookmarkEnd w:id="7279"/>
          </w:p>
        </w:tc>
      </w:tr>
      <w:tr w14:paraId="44D6930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51" w:type="pct"/>
            <w:shd w:val="clear" w:color="auto" w:fill="auto"/>
            <w:vAlign w:val="center"/>
          </w:tcPr>
          <w:p w14:paraId="76578EDE">
            <w:pPr>
              <w:pStyle w:val="74"/>
              <w:rPr>
                <w:rFonts w:hint="eastAsia"/>
                <w:kern w:val="0"/>
              </w:rPr>
            </w:pPr>
            <w:bookmarkStart w:id="7280" w:name="_QWord_Paragraph__924"/>
            <w:bookmarkStart w:id="7281" w:name="_QWord_Source_Comparison_Para_924"/>
            <w:r>
              <w:rPr>
                <w:rFonts w:hint="eastAsia"/>
                <w:kern w:val="0"/>
              </w:rPr>
              <w:t>I</w:t>
            </w:r>
            <w:bookmarkEnd w:id="7280"/>
            <w:bookmarkEnd w:id="7281"/>
          </w:p>
        </w:tc>
        <w:tc>
          <w:tcPr>
            <w:tcW w:w="1249" w:type="pct"/>
            <w:shd w:val="clear" w:color="auto" w:fill="auto"/>
            <w:vAlign w:val="center"/>
          </w:tcPr>
          <w:p w14:paraId="1810D9E1">
            <w:pPr>
              <w:pStyle w:val="74"/>
              <w:rPr>
                <w:rFonts w:hint="eastAsia"/>
                <w:kern w:val="0"/>
              </w:rPr>
            </w:pPr>
            <w:bookmarkStart w:id="7282" w:name="_QWord_Paragraph__925"/>
            <w:bookmarkStart w:id="7283" w:name="_QWord_Source_Comparison_Para_925"/>
            <w:r>
              <w:rPr>
                <w:rFonts w:hint="eastAsia"/>
                <w:kern w:val="0"/>
              </w:rPr>
              <w:t>每次传送前地址加4</w:t>
            </w:r>
            <w:bookmarkEnd w:id="7282"/>
            <w:bookmarkEnd w:id="7283"/>
          </w:p>
        </w:tc>
        <w:tc>
          <w:tcPr>
            <w:tcW w:w="1251" w:type="pct"/>
            <w:shd w:val="clear" w:color="auto" w:fill="auto"/>
            <w:vAlign w:val="center"/>
          </w:tcPr>
          <w:p w14:paraId="598350B2">
            <w:pPr>
              <w:pStyle w:val="74"/>
              <w:rPr>
                <w:rFonts w:hint="eastAsia"/>
                <w:kern w:val="0"/>
              </w:rPr>
            </w:pPr>
            <w:bookmarkStart w:id="7284" w:name="_QWord_Source_Comparison_Para_926"/>
            <w:bookmarkStart w:id="7285" w:name="_QWord_Paragraph__926"/>
            <w:r>
              <w:rPr>
                <w:rFonts w:hint="eastAsia"/>
                <w:kern w:val="0"/>
              </w:rPr>
              <w:t>ED</w:t>
            </w:r>
            <w:bookmarkEnd w:id="7284"/>
            <w:bookmarkEnd w:id="7285"/>
          </w:p>
        </w:tc>
        <w:tc>
          <w:tcPr>
            <w:tcW w:w="1249" w:type="pct"/>
            <w:shd w:val="clear" w:color="auto" w:fill="auto"/>
            <w:vAlign w:val="center"/>
          </w:tcPr>
          <w:p w14:paraId="1DBBB334">
            <w:pPr>
              <w:pStyle w:val="74"/>
              <w:rPr>
                <w:rFonts w:hint="eastAsia"/>
                <w:kern w:val="0"/>
              </w:rPr>
            </w:pPr>
            <w:bookmarkStart w:id="7286" w:name="_QWord_Source_Comparison_Para_927"/>
            <w:bookmarkStart w:id="7287" w:name="_QWord_Paragraph__927"/>
            <w:r>
              <w:rPr>
                <w:rFonts w:hint="eastAsia"/>
                <w:kern w:val="0"/>
              </w:rPr>
              <w:t>空递减堆栈</w:t>
            </w:r>
            <w:bookmarkEnd w:id="7286"/>
            <w:bookmarkEnd w:id="7287"/>
          </w:p>
        </w:tc>
      </w:tr>
      <w:tr w14:paraId="0CC74FD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51" w:type="pct"/>
            <w:shd w:val="clear" w:color="auto" w:fill="auto"/>
            <w:vAlign w:val="center"/>
          </w:tcPr>
          <w:p w14:paraId="76D26148">
            <w:pPr>
              <w:pStyle w:val="74"/>
              <w:rPr>
                <w:rFonts w:hint="eastAsia"/>
                <w:kern w:val="0"/>
              </w:rPr>
            </w:pPr>
            <w:bookmarkStart w:id="7288" w:name="_QWord_Source_Comparison_Para_928"/>
            <w:bookmarkStart w:id="7289" w:name="_QWord_Paragraph__928"/>
            <w:r>
              <w:rPr>
                <w:rFonts w:hint="eastAsia"/>
                <w:kern w:val="0"/>
              </w:rPr>
              <w:t>DA</w:t>
            </w:r>
            <w:bookmarkEnd w:id="7288"/>
            <w:bookmarkEnd w:id="7289"/>
          </w:p>
        </w:tc>
        <w:tc>
          <w:tcPr>
            <w:tcW w:w="1249" w:type="pct"/>
            <w:shd w:val="clear" w:color="auto" w:fill="auto"/>
            <w:vAlign w:val="center"/>
          </w:tcPr>
          <w:p w14:paraId="7FEAF1C7">
            <w:pPr>
              <w:pStyle w:val="74"/>
              <w:rPr>
                <w:rFonts w:hint="eastAsia"/>
                <w:kern w:val="0"/>
              </w:rPr>
            </w:pPr>
            <w:bookmarkStart w:id="7290" w:name="_QWord_Paragraph__929"/>
            <w:bookmarkStart w:id="7291" w:name="_QWord_Source_Comparison_Para_929"/>
            <w:r>
              <w:rPr>
                <w:rFonts w:hint="eastAsia"/>
                <w:kern w:val="0"/>
              </w:rPr>
              <w:t>每次传送后地址减4</w:t>
            </w:r>
            <w:bookmarkEnd w:id="7290"/>
            <w:bookmarkEnd w:id="7291"/>
          </w:p>
        </w:tc>
        <w:tc>
          <w:tcPr>
            <w:tcW w:w="1251" w:type="pct"/>
            <w:shd w:val="clear" w:color="auto" w:fill="auto"/>
            <w:vAlign w:val="center"/>
          </w:tcPr>
          <w:p w14:paraId="734A4B69">
            <w:pPr>
              <w:pStyle w:val="74"/>
              <w:rPr>
                <w:rFonts w:hint="eastAsia"/>
                <w:kern w:val="0"/>
              </w:rPr>
            </w:pPr>
            <w:bookmarkStart w:id="7292" w:name="_QWord_Paragraph__930"/>
            <w:bookmarkStart w:id="7293" w:name="_QWord_Source_Comparison_Para_930"/>
            <w:r>
              <w:rPr>
                <w:rFonts w:hint="eastAsia"/>
                <w:kern w:val="0"/>
              </w:rPr>
              <w:t>FA</w:t>
            </w:r>
            <w:bookmarkEnd w:id="7292"/>
            <w:bookmarkEnd w:id="7293"/>
          </w:p>
        </w:tc>
        <w:tc>
          <w:tcPr>
            <w:tcW w:w="1249" w:type="pct"/>
            <w:shd w:val="clear" w:color="auto" w:fill="auto"/>
            <w:vAlign w:val="center"/>
          </w:tcPr>
          <w:p w14:paraId="043BFF8C">
            <w:pPr>
              <w:pStyle w:val="74"/>
              <w:rPr>
                <w:rFonts w:hint="eastAsia"/>
                <w:kern w:val="0"/>
              </w:rPr>
            </w:pPr>
            <w:bookmarkStart w:id="7294" w:name="_QWord_Source_Comparison_Para_931"/>
            <w:bookmarkStart w:id="7295" w:name="_QWord_Paragraph__931"/>
            <w:r>
              <w:rPr>
                <w:rFonts w:hint="eastAsia"/>
                <w:kern w:val="0"/>
              </w:rPr>
              <w:t>满递增堆栈</w:t>
            </w:r>
            <w:bookmarkEnd w:id="7294"/>
            <w:bookmarkEnd w:id="7295"/>
          </w:p>
        </w:tc>
      </w:tr>
      <w:tr w14:paraId="08142F7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51" w:type="pct"/>
            <w:shd w:val="clear" w:color="auto" w:fill="auto"/>
            <w:vAlign w:val="center"/>
          </w:tcPr>
          <w:p w14:paraId="554EA480">
            <w:pPr>
              <w:pStyle w:val="74"/>
              <w:rPr>
                <w:rFonts w:hint="eastAsia"/>
                <w:kern w:val="0"/>
              </w:rPr>
            </w:pPr>
            <w:bookmarkStart w:id="7296" w:name="_QWord_Source_Comparison_Para_932"/>
            <w:bookmarkStart w:id="7297" w:name="_QWord_Paragraph__932"/>
            <w:r>
              <w:rPr>
                <w:rFonts w:hint="eastAsia"/>
                <w:kern w:val="0"/>
              </w:rPr>
              <w:t>DB</w:t>
            </w:r>
            <w:bookmarkEnd w:id="7296"/>
            <w:bookmarkEnd w:id="7297"/>
          </w:p>
        </w:tc>
        <w:tc>
          <w:tcPr>
            <w:tcW w:w="1249" w:type="pct"/>
            <w:shd w:val="clear" w:color="auto" w:fill="auto"/>
            <w:vAlign w:val="center"/>
          </w:tcPr>
          <w:p w14:paraId="4509A196">
            <w:pPr>
              <w:pStyle w:val="74"/>
              <w:rPr>
                <w:rFonts w:hint="eastAsia"/>
                <w:kern w:val="0"/>
              </w:rPr>
            </w:pPr>
            <w:bookmarkStart w:id="7298" w:name="_QWord_Paragraph__933"/>
            <w:bookmarkStart w:id="7299" w:name="_QWord_Source_Comparison_Para_933"/>
            <w:r>
              <w:rPr>
                <w:rFonts w:hint="eastAsia"/>
                <w:kern w:val="0"/>
              </w:rPr>
              <w:t>每次传送前地址减4</w:t>
            </w:r>
            <w:bookmarkEnd w:id="7298"/>
            <w:bookmarkEnd w:id="7299"/>
          </w:p>
        </w:tc>
        <w:tc>
          <w:tcPr>
            <w:tcW w:w="1251" w:type="pct"/>
            <w:shd w:val="clear" w:color="auto" w:fill="auto"/>
            <w:vAlign w:val="center"/>
          </w:tcPr>
          <w:p w14:paraId="1D88BE3A">
            <w:pPr>
              <w:pStyle w:val="74"/>
              <w:rPr>
                <w:rFonts w:hint="eastAsia"/>
                <w:kern w:val="0"/>
              </w:rPr>
            </w:pPr>
            <w:bookmarkStart w:id="7300" w:name="_QWord_Paragraph__934"/>
            <w:bookmarkStart w:id="7301" w:name="_QWord_Source_Comparison_Para_934"/>
            <w:r>
              <w:rPr>
                <w:rFonts w:hint="eastAsia"/>
                <w:kern w:val="0"/>
              </w:rPr>
              <w:t>EA</w:t>
            </w:r>
            <w:bookmarkEnd w:id="7300"/>
            <w:bookmarkEnd w:id="7301"/>
          </w:p>
        </w:tc>
        <w:tc>
          <w:tcPr>
            <w:tcW w:w="1249" w:type="pct"/>
            <w:shd w:val="clear" w:color="auto" w:fill="auto"/>
            <w:vAlign w:val="center"/>
          </w:tcPr>
          <w:p w14:paraId="21F67C88">
            <w:pPr>
              <w:pStyle w:val="74"/>
              <w:rPr>
                <w:rFonts w:hint="eastAsia"/>
                <w:kern w:val="0"/>
              </w:rPr>
            </w:pPr>
            <w:bookmarkStart w:id="7302" w:name="_QWord_Paragraph__935"/>
            <w:bookmarkStart w:id="7303" w:name="_QWord_Source_Comparison_Para_935"/>
            <w:r>
              <w:rPr>
                <w:rFonts w:hint="eastAsia"/>
                <w:kern w:val="0"/>
              </w:rPr>
              <w:t>空递增堆栈</w:t>
            </w:r>
            <w:bookmarkEnd w:id="7302"/>
            <w:bookmarkEnd w:id="7303"/>
          </w:p>
        </w:tc>
      </w:tr>
      <w:tr w14:paraId="6DA9878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499" w:type="pct"/>
            <w:gridSpan w:val="2"/>
            <w:shd w:val="clear" w:color="auto" w:fill="auto"/>
            <w:vAlign w:val="center"/>
          </w:tcPr>
          <w:p w14:paraId="096ED68F">
            <w:pPr>
              <w:pStyle w:val="74"/>
              <w:rPr>
                <w:rFonts w:hint="eastAsia"/>
                <w:kern w:val="0"/>
              </w:rPr>
            </w:pPr>
            <w:bookmarkStart w:id="7304" w:name="_QWord_Paragraph__936"/>
            <w:bookmarkStart w:id="7305" w:name="_QWord_Source_Comparison_Para_936"/>
            <w:r>
              <w:rPr>
                <w:rFonts w:hint="eastAsia"/>
                <w:kern w:val="0"/>
              </w:rPr>
              <w:t>数据块传送操作</w:t>
            </w:r>
            <w:bookmarkEnd w:id="7304"/>
            <w:bookmarkEnd w:id="7305"/>
          </w:p>
        </w:tc>
        <w:tc>
          <w:tcPr>
            <w:tcW w:w="2501" w:type="pct"/>
            <w:gridSpan w:val="2"/>
            <w:shd w:val="clear" w:color="auto" w:fill="auto"/>
            <w:vAlign w:val="center"/>
          </w:tcPr>
          <w:p w14:paraId="7C29E0FF">
            <w:pPr>
              <w:pStyle w:val="74"/>
              <w:rPr>
                <w:rFonts w:hint="eastAsia"/>
                <w:kern w:val="0"/>
              </w:rPr>
            </w:pPr>
            <w:bookmarkStart w:id="7306" w:name="_QWord_Source_Comparison_Para_937"/>
            <w:bookmarkStart w:id="7307" w:name="_QWord_Paragraph__937"/>
            <w:r>
              <w:rPr>
                <w:rFonts w:hint="eastAsia"/>
                <w:kern w:val="0"/>
              </w:rPr>
              <w:t>堆栈操作</w:t>
            </w:r>
            <w:bookmarkEnd w:id="7306"/>
            <w:bookmarkEnd w:id="7307"/>
          </w:p>
        </w:tc>
      </w:tr>
    </w:tbl>
    <w:p w14:paraId="1BC2223D">
      <w:pPr>
        <w:pStyle w:val="259"/>
      </w:pPr>
    </w:p>
    <w:p w14:paraId="01A834F0">
      <w:pPr>
        <w:pStyle w:val="4"/>
        <w:ind w:firstLine="420"/>
      </w:pPr>
      <w:bookmarkStart w:id="7308" w:name="_QWord_Paragraph__939"/>
      <w:bookmarkStart w:id="7309" w:name="_QWord_Source_Comparison_Para_939"/>
      <w:r>
        <w:rPr>
          <w:rFonts w:hint="eastAsia"/>
        </w:rPr>
        <w:t>进行数据复制时，先设置好源数据指针和目标指针，然后使用块拷贝寻址指令LDMIA</w:t>
      </w:r>
      <w:r>
        <w:t>/</w:t>
      </w:r>
      <w:r>
        <w:rPr>
          <w:rFonts w:hint="eastAsia"/>
        </w:rPr>
        <w:t>STMIA、LDMIB</w:t>
      </w:r>
      <w:r>
        <w:t>/</w:t>
      </w:r>
      <w:r>
        <w:rPr>
          <w:rFonts w:hint="eastAsia"/>
        </w:rPr>
        <w:t>STMIB、LDMDA</w:t>
      </w:r>
      <w:r>
        <w:t>/</w:t>
      </w:r>
      <w:r>
        <w:rPr>
          <w:rFonts w:hint="eastAsia"/>
        </w:rPr>
        <w:t>STMDA、LDMDB</w:t>
      </w:r>
      <w:r>
        <w:t>/</w:t>
      </w:r>
      <w:r>
        <w:rPr>
          <w:rFonts w:hint="eastAsia"/>
        </w:rPr>
        <w:t>STMDB进行读取和存储 。</w:t>
      </w:r>
      <w:bookmarkEnd w:id="7308"/>
      <w:bookmarkEnd w:id="7309"/>
    </w:p>
    <w:p w14:paraId="2D038633">
      <w:pPr>
        <w:pStyle w:val="4"/>
        <w:ind w:firstLine="420"/>
      </w:pPr>
      <w:bookmarkStart w:id="7310" w:name="_QWord_Paragraph__940"/>
      <w:bookmarkStart w:id="7311" w:name="_QWord_Source_Comparison_Para_940"/>
      <w:r>
        <w:rPr>
          <w:rFonts w:hint="eastAsia"/>
        </w:rPr>
        <w:t>进行堆栈操作时，要先设置堆栈指针（SP），然后使用堆栈寻址指令STMFD</w:t>
      </w:r>
      <w:r>
        <w:t>/</w:t>
      </w:r>
      <w:r>
        <w:rPr>
          <w:rFonts w:hint="eastAsia"/>
        </w:rPr>
        <w:t>LDMFD 、STMED</w:t>
      </w:r>
      <w:r>
        <w:t>/</w:t>
      </w:r>
      <w:r>
        <w:rPr>
          <w:rFonts w:hint="eastAsia"/>
        </w:rPr>
        <w:t>LDMED、STMFA</w:t>
      </w:r>
      <w:r>
        <w:t>/</w:t>
      </w:r>
      <w:r>
        <w:rPr>
          <w:rFonts w:hint="eastAsia"/>
        </w:rPr>
        <w:t>LDMFA和STMEA</w:t>
      </w:r>
      <w:r>
        <w:t>/</w:t>
      </w:r>
      <w:r>
        <w:rPr>
          <w:rFonts w:hint="eastAsia"/>
        </w:rPr>
        <w:t>LDMEA实现堆栈操作。</w:t>
      </w:r>
      <w:bookmarkEnd w:id="7310"/>
      <w:bookmarkEnd w:id="7311"/>
    </w:p>
    <w:p w14:paraId="7B40100B">
      <w:pPr>
        <w:pStyle w:val="4"/>
        <w:ind w:firstLine="420"/>
      </w:pPr>
      <w:bookmarkStart w:id="7312" w:name="_QWord_Source_Comparison_Para_941"/>
      <w:bookmarkStart w:id="7313" w:name="_QWord_Paragraph__941"/>
      <w:r>
        <w:rPr>
          <w:rFonts w:hint="eastAsia"/>
        </w:rPr>
        <w:t>数据块传送指令操作过程</w:t>
      </w:r>
      <w:r>
        <w:fldChar w:fldCharType="begin"/>
      </w:r>
      <w:r>
        <w:instrText xml:space="preserve"> </w:instrText>
      </w:r>
      <w:r>
        <w:rPr>
          <w:rFonts w:hint="eastAsia"/>
        </w:rPr>
        <w:instrText xml:space="preserve">REF QWord_XRef_Figure__ADqxm6 \h \* CHARFORMAT</w:instrText>
      </w:r>
      <w:r>
        <w:instrText xml:space="preserve"> </w:instrText>
      </w:r>
      <w:r>
        <w:fldChar w:fldCharType="separate"/>
      </w:r>
      <w:r>
        <w:rPr>
          <w:rFonts w:hint="eastAsia"/>
        </w:rPr>
        <w:t>图 </w:t>
      </w:r>
      <w:r>
        <w:t>3</w:t>
      </w:r>
      <w:r>
        <w:noBreakHyphen/>
      </w:r>
      <w:r>
        <w:t>27</w:t>
      </w:r>
      <w:r>
        <w:fldChar w:fldCharType="end"/>
      </w:r>
      <w:r>
        <w:rPr>
          <w:rFonts w:hint="eastAsia"/>
        </w:rPr>
        <w:t>所示，其中R1为指令执行前的基址寄存器，R1</w:t>
      </w:r>
      <w:r>
        <w:t>’</w:t>
      </w:r>
      <w:r>
        <w:rPr>
          <w:rFonts w:hint="eastAsia"/>
        </w:rPr>
        <w:t>则为指令执行后的基址寄存器。</w:t>
      </w:r>
      <w:bookmarkEnd w:id="7312"/>
      <w:bookmarkEnd w:id="7313"/>
    </w:p>
    <w:p w14:paraId="63B46035">
      <w:pPr>
        <w:pStyle w:val="105"/>
      </w:pPr>
      <w:bookmarkStart w:id="7314" w:name="_QWord_Source_Comparison_Para_942"/>
      <w:r>
        <w:t>‌</w:t>
      </w:r>
      <w:bookmarkStart w:id="7315" w:name="_QWord_ImageIndex_151"/>
      <w:bookmarkStart w:id="7316" w:name="_QWord_Paragraph__942"/>
      <w:r>
        <w:drawing>
          <wp:inline distT="0" distB="0" distL="0" distR="0">
            <wp:extent cx="3702050" cy="3615690"/>
            <wp:effectExtent l="0" t="0" r="0" b="3810"/>
            <wp:docPr id="1489454351" name="图片 1489454351" title="QWord_ImageMark_151">
              <a:hlinkClick xmlns:a="http://schemas.openxmlformats.org/drawingml/2006/main" r:id="rId233" tooltip="QWord 图片目录：resource/images/illustration/1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51" name="图片 1489454351" title="QWord_ImageMark_151"/>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a:xfrm>
                      <a:off x="0" y="0"/>
                      <a:ext cx="3705423" cy="3619154"/>
                    </a:xfrm>
                    <a:prstGeom prst="rect">
                      <a:avLst/>
                    </a:prstGeom>
                    <a:noFill/>
                    <a:ln>
                      <a:noFill/>
                    </a:ln>
                  </pic:spPr>
                </pic:pic>
              </a:graphicData>
            </a:graphic>
          </wp:inline>
        </w:drawing>
      </w:r>
      <w:bookmarkEnd w:id="7314"/>
      <w:bookmarkEnd w:id="7315"/>
      <w:bookmarkEnd w:id="7316"/>
    </w:p>
    <w:p w14:paraId="19DBAA32">
      <w:pPr>
        <w:pStyle w:val="68"/>
      </w:pPr>
      <w:bookmarkStart w:id="7317" w:name="QWord_XRef_Figure__ADqxm6"/>
      <w:bookmarkStart w:id="7318" w:name="_QWord_Paragraph__943"/>
      <w:bookmarkStart w:id="7319" w:name="_QWord_Source_Comparison_Para_943"/>
      <w:r>
        <w:rPr>
          <w:rFonts w:hint="eastAsia"/>
        </w:rPr>
        <w:t>图 </w:t>
      </w:r>
      <w:r>
        <w:fldChar w:fldCharType="begin"/>
      </w:r>
      <w:r>
        <w:instrText xml:space="preserve"> SEQ QWord_Heading1_Sequence \c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27</w:t>
      </w:r>
      <w:r>
        <w:fldChar w:fldCharType="end"/>
      </w:r>
      <w:bookmarkEnd w:id="7317"/>
      <w:r>
        <w:rPr>
          <w:rFonts w:hint="eastAsia"/>
        </w:rPr>
        <w:t xml:space="preserve">  数据块传送指令操作过程</w:t>
      </w:r>
      <w:bookmarkEnd w:id="7318"/>
      <w:bookmarkEnd w:id="7319"/>
    </w:p>
    <w:p w14:paraId="1B1D0AF2">
      <w:pPr>
        <w:pStyle w:val="4"/>
        <w:ind w:firstLine="420"/>
      </w:pPr>
      <w:bookmarkStart w:id="7320" w:name="_QWord_Paragraph__944"/>
      <w:bookmarkStart w:id="7321" w:name="_QWord_Source_Comparison_Para_944"/>
      <w:r>
        <w:rPr>
          <w:rFonts w:hint="eastAsia"/>
        </w:rPr>
        <w:t>堆栈操作和数据块传送指令类似，也有4种模式，它们之间的关系如</w:t>
      </w:r>
      <w:r>
        <w:fldChar w:fldCharType="begin"/>
      </w:r>
      <w:r>
        <w:instrText xml:space="preserve"> REF QWord_XRef_Table__v2ALCh \h \* CHARFORMAT </w:instrText>
      </w:r>
      <w:r>
        <w:fldChar w:fldCharType="separate"/>
      </w:r>
      <w:r>
        <w:t>表 3</w:t>
      </w:r>
      <w:r>
        <w:noBreakHyphen/>
      </w:r>
      <w:r>
        <w:t>15</w:t>
      </w:r>
      <w:r>
        <w:fldChar w:fldCharType="end"/>
      </w:r>
      <w:r>
        <w:rPr>
          <w:rFonts w:hint="eastAsia"/>
        </w:rPr>
        <w:t>所示。</w:t>
      </w:r>
      <w:bookmarkEnd w:id="7320"/>
      <w:bookmarkEnd w:id="7321"/>
    </w:p>
    <w:p w14:paraId="4439A408">
      <w:pPr>
        <w:pStyle w:val="67"/>
        <w:rPr>
          <w:rFonts w:hint="eastAsia"/>
        </w:rPr>
      </w:pPr>
      <w:bookmarkStart w:id="7322" w:name="QWord_XRef_Table__v2ALCh"/>
      <w:bookmarkStart w:id="7323" w:name="_QWord_Source_Comparison_Para_945"/>
      <w:bookmarkStart w:id="7324" w:name="_QWord_Paragraph__945"/>
      <w:r>
        <w:rPr>
          <w:rStyle w:val="238"/>
        </w:rPr>
        <w:t>表 </w:t>
      </w:r>
      <w:r>
        <w:rPr>
          <w:rStyle w:val="238"/>
        </w:rPr>
        <w:fldChar w:fldCharType="begin"/>
      </w:r>
      <w:r>
        <w:rPr>
          <w:rStyle w:val="238"/>
        </w:rPr>
        <w:instrText xml:space="preserve"> SEQ QWord_Heading1_Sequence \c </w:instrText>
      </w:r>
      <w:r>
        <w:rPr>
          <w:rStyle w:val="238"/>
        </w:rPr>
        <w:fldChar w:fldCharType="separate"/>
      </w:r>
      <w:r>
        <w:rPr>
          <w:rStyle w:val="238"/>
        </w:rPr>
        <w:t>3</w:t>
      </w:r>
      <w:r>
        <w:rPr>
          <w:rStyle w:val="238"/>
        </w:rPr>
        <w:fldChar w:fldCharType="end"/>
      </w:r>
      <w:r>
        <w:rPr>
          <w:rStyle w:val="238"/>
        </w:rPr>
        <w:noBreakHyphen/>
      </w:r>
      <w:r>
        <w:rPr>
          <w:rStyle w:val="238"/>
        </w:rPr>
        <w:fldChar w:fldCharType="begin"/>
      </w:r>
      <w:r>
        <w:rPr>
          <w:rStyle w:val="238"/>
        </w:rPr>
        <w:instrText xml:space="preserve"> SEQ 表 \* ARABIC \s 1 </w:instrText>
      </w:r>
      <w:r>
        <w:rPr>
          <w:rStyle w:val="238"/>
        </w:rPr>
        <w:fldChar w:fldCharType="separate"/>
      </w:r>
      <w:r>
        <w:rPr>
          <w:rStyle w:val="238"/>
        </w:rPr>
        <w:t>15</w:t>
      </w:r>
      <w:r>
        <w:rPr>
          <w:rStyle w:val="238"/>
        </w:rPr>
        <w:fldChar w:fldCharType="end"/>
      </w:r>
      <w:bookmarkEnd w:id="7322"/>
      <w:r>
        <w:t xml:space="preserve">  </w:t>
      </w:r>
      <w:r>
        <w:rPr>
          <w:rFonts w:hint="eastAsia"/>
        </w:rPr>
        <w:t>堆栈操作的四种模式</w:t>
      </w:r>
      <w:bookmarkEnd w:id="7323"/>
      <w:bookmarkEnd w:id="7324"/>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97"/>
        <w:gridCol w:w="1395"/>
        <w:gridCol w:w="1362"/>
        <w:gridCol w:w="1398"/>
        <w:gridCol w:w="1398"/>
        <w:gridCol w:w="1362"/>
      </w:tblGrid>
      <w:tr w14:paraId="1BA4710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tblHeader/>
          <w:jc w:val="center"/>
        </w:trPr>
        <w:tc>
          <w:tcPr>
            <w:tcW w:w="840" w:type="pc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725690A2">
            <w:pPr>
              <w:pStyle w:val="74"/>
              <w:rPr>
                <w:rFonts w:hint="eastAsia"/>
                <w:kern w:val="0"/>
              </w:rPr>
            </w:pPr>
            <w:bookmarkStart w:id="7325" w:name="_QWord_Source_Comparison_Para_946"/>
            <w:bookmarkStart w:id="7326" w:name="_QWord_Paragraph__946"/>
            <w:r>
              <w:rPr>
                <w:rFonts w:hint="eastAsia"/>
                <w:kern w:val="0"/>
              </w:rPr>
              <w:t>数据块传送存储</w:t>
            </w:r>
            <w:bookmarkEnd w:id="7325"/>
            <w:bookmarkEnd w:id="7326"/>
          </w:p>
        </w:tc>
        <w:tc>
          <w:tcPr>
            <w:tcW w:w="839"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7DF78CDC">
            <w:pPr>
              <w:pStyle w:val="74"/>
              <w:rPr>
                <w:rFonts w:hint="eastAsia"/>
                <w:kern w:val="0"/>
              </w:rPr>
            </w:pPr>
            <w:bookmarkStart w:id="7327" w:name="_QWord_Source_Comparison_Para_947"/>
            <w:bookmarkStart w:id="7328" w:name="_QWord_Paragraph__947"/>
            <w:r>
              <w:rPr>
                <w:rFonts w:hint="eastAsia"/>
                <w:kern w:val="0"/>
              </w:rPr>
              <w:t>堆栈操作压栈</w:t>
            </w:r>
            <w:bookmarkEnd w:id="7327"/>
            <w:bookmarkEnd w:id="7328"/>
          </w:p>
        </w:tc>
        <w:tc>
          <w:tcPr>
            <w:tcW w:w="819"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1CE3D76C">
            <w:pPr>
              <w:pStyle w:val="74"/>
              <w:rPr>
                <w:rFonts w:hint="eastAsia"/>
                <w:kern w:val="0"/>
              </w:rPr>
            </w:pPr>
            <w:bookmarkStart w:id="7329" w:name="_QWord_Paragraph__948"/>
            <w:bookmarkStart w:id="7330" w:name="_QWord_Source_Comparison_Para_948"/>
            <w:r>
              <w:rPr>
                <w:rFonts w:hint="eastAsia"/>
                <w:kern w:val="0"/>
              </w:rPr>
              <w:t>说明</w:t>
            </w:r>
            <w:bookmarkEnd w:id="7329"/>
            <w:bookmarkEnd w:id="7330"/>
          </w:p>
        </w:tc>
        <w:tc>
          <w:tcPr>
            <w:tcW w:w="841"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6BCC1BAE">
            <w:pPr>
              <w:pStyle w:val="74"/>
              <w:rPr>
                <w:rFonts w:hint="eastAsia"/>
                <w:kern w:val="0"/>
              </w:rPr>
            </w:pPr>
            <w:bookmarkStart w:id="7331" w:name="_QWord_Source_Comparison_Para_949"/>
            <w:bookmarkStart w:id="7332" w:name="_QWord_Paragraph__949"/>
            <w:r>
              <w:rPr>
                <w:rFonts w:hint="eastAsia"/>
                <w:kern w:val="0"/>
              </w:rPr>
              <w:t>数据块传送加载</w:t>
            </w:r>
            <w:bookmarkEnd w:id="7331"/>
            <w:bookmarkEnd w:id="7332"/>
          </w:p>
        </w:tc>
        <w:tc>
          <w:tcPr>
            <w:tcW w:w="841"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104ECD10">
            <w:pPr>
              <w:pStyle w:val="74"/>
              <w:rPr>
                <w:rFonts w:hint="eastAsia"/>
                <w:kern w:val="0"/>
              </w:rPr>
            </w:pPr>
            <w:bookmarkStart w:id="7333" w:name="_QWord_Paragraph__950"/>
            <w:bookmarkStart w:id="7334" w:name="_QWord_Source_Comparison_Para_950"/>
            <w:r>
              <w:rPr>
                <w:rFonts w:hint="eastAsia"/>
                <w:kern w:val="0"/>
              </w:rPr>
              <w:t>堆栈操作出栈</w:t>
            </w:r>
            <w:bookmarkEnd w:id="7333"/>
            <w:bookmarkEnd w:id="7334"/>
          </w:p>
        </w:tc>
        <w:tc>
          <w:tcPr>
            <w:tcW w:w="819" w:type="pct"/>
            <w:tcBorders>
              <w:top w:val="single" w:color="auto" w:sz="6" w:space="0"/>
              <w:bottom w:val="single" w:color="auto" w:sz="4" w:space="0"/>
              <w:right w:val="single" w:color="auto" w:sz="6" w:space="0"/>
              <w:insideH w:val="single" w:sz="4" w:space="0"/>
              <w:insideV w:val="single" w:sz="4" w:space="0"/>
              <w:tl2br w:val="nil"/>
              <w:tr2bl w:val="nil"/>
            </w:tcBorders>
            <w:shd w:val="clear" w:color="auto" w:fill="auto"/>
            <w:vAlign w:val="center"/>
          </w:tcPr>
          <w:p w14:paraId="3A1D9330">
            <w:pPr>
              <w:pStyle w:val="74"/>
              <w:rPr>
                <w:rFonts w:hint="eastAsia"/>
                <w:kern w:val="0"/>
              </w:rPr>
            </w:pPr>
            <w:bookmarkStart w:id="7335" w:name="_QWord_Paragraph__951"/>
            <w:bookmarkStart w:id="7336" w:name="_QWord_Source_Comparison_Para_951"/>
            <w:r>
              <w:rPr>
                <w:rFonts w:hint="eastAsia"/>
                <w:kern w:val="0"/>
              </w:rPr>
              <w:t>说明</w:t>
            </w:r>
            <w:bookmarkEnd w:id="7335"/>
            <w:bookmarkEnd w:id="7336"/>
          </w:p>
        </w:tc>
      </w:tr>
      <w:tr w14:paraId="6429DA6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840" w:type="pct"/>
            <w:shd w:val="clear" w:color="auto" w:fill="auto"/>
            <w:vAlign w:val="center"/>
          </w:tcPr>
          <w:p w14:paraId="0E9001AB">
            <w:pPr>
              <w:pStyle w:val="74"/>
              <w:rPr>
                <w:rFonts w:hint="eastAsia"/>
                <w:kern w:val="0"/>
              </w:rPr>
            </w:pPr>
            <w:bookmarkStart w:id="7337" w:name="_QWord_Paragraph__952"/>
            <w:bookmarkStart w:id="7338" w:name="_QWord_Source_Comparison_Para_952"/>
            <w:r>
              <w:rPr>
                <w:kern w:val="0"/>
              </w:rPr>
              <w:t>STMDA</w:t>
            </w:r>
            <w:bookmarkEnd w:id="7337"/>
            <w:bookmarkEnd w:id="7338"/>
          </w:p>
        </w:tc>
        <w:tc>
          <w:tcPr>
            <w:tcW w:w="839" w:type="pct"/>
            <w:shd w:val="clear" w:color="auto" w:fill="auto"/>
            <w:vAlign w:val="center"/>
          </w:tcPr>
          <w:p w14:paraId="459CA97B">
            <w:pPr>
              <w:pStyle w:val="74"/>
              <w:rPr>
                <w:rFonts w:hint="eastAsia"/>
                <w:kern w:val="0"/>
              </w:rPr>
            </w:pPr>
            <w:bookmarkStart w:id="7339" w:name="_QWord_Paragraph__953"/>
            <w:bookmarkStart w:id="7340" w:name="_QWord_Source_Comparison_Para_953"/>
            <w:r>
              <w:rPr>
                <w:kern w:val="0"/>
              </w:rPr>
              <w:t>STMED</w:t>
            </w:r>
            <w:bookmarkEnd w:id="7339"/>
            <w:bookmarkEnd w:id="7340"/>
          </w:p>
        </w:tc>
        <w:tc>
          <w:tcPr>
            <w:tcW w:w="819" w:type="pct"/>
            <w:shd w:val="clear" w:color="auto" w:fill="auto"/>
            <w:vAlign w:val="center"/>
          </w:tcPr>
          <w:p w14:paraId="261E9B8B">
            <w:pPr>
              <w:pStyle w:val="74"/>
              <w:rPr>
                <w:rFonts w:hint="eastAsia"/>
                <w:kern w:val="0"/>
              </w:rPr>
            </w:pPr>
            <w:bookmarkStart w:id="7341" w:name="_QWord_Source_Comparison_Para_954"/>
            <w:bookmarkStart w:id="7342" w:name="_QWord_Paragraph__954"/>
            <w:r>
              <w:rPr>
                <w:rFonts w:hint="eastAsia"/>
                <w:kern w:val="0"/>
              </w:rPr>
              <w:t>空递减</w:t>
            </w:r>
            <w:bookmarkEnd w:id="7341"/>
            <w:bookmarkEnd w:id="7342"/>
          </w:p>
        </w:tc>
        <w:tc>
          <w:tcPr>
            <w:tcW w:w="841" w:type="pct"/>
            <w:shd w:val="clear" w:color="auto" w:fill="auto"/>
            <w:vAlign w:val="center"/>
          </w:tcPr>
          <w:p w14:paraId="7F41DE63">
            <w:pPr>
              <w:pStyle w:val="74"/>
              <w:rPr>
                <w:rFonts w:hint="eastAsia"/>
                <w:kern w:val="0"/>
              </w:rPr>
            </w:pPr>
            <w:bookmarkStart w:id="7343" w:name="_QWord_Paragraph__955"/>
            <w:bookmarkStart w:id="7344" w:name="_QWord_Source_Comparison_Para_955"/>
            <w:r>
              <w:rPr>
                <w:kern w:val="0"/>
              </w:rPr>
              <w:t>LDMDA</w:t>
            </w:r>
            <w:bookmarkEnd w:id="7343"/>
            <w:bookmarkEnd w:id="7344"/>
          </w:p>
        </w:tc>
        <w:tc>
          <w:tcPr>
            <w:tcW w:w="841" w:type="pct"/>
            <w:shd w:val="clear" w:color="auto" w:fill="auto"/>
            <w:vAlign w:val="center"/>
          </w:tcPr>
          <w:p w14:paraId="1CFD7354">
            <w:pPr>
              <w:pStyle w:val="74"/>
              <w:rPr>
                <w:rFonts w:hint="eastAsia"/>
                <w:kern w:val="0"/>
              </w:rPr>
            </w:pPr>
            <w:bookmarkStart w:id="7345" w:name="_QWord_Paragraph__956"/>
            <w:bookmarkStart w:id="7346" w:name="_QWord_Source_Comparison_Para_956"/>
            <w:r>
              <w:rPr>
                <w:kern w:val="0"/>
              </w:rPr>
              <w:t>LDMFA</w:t>
            </w:r>
            <w:bookmarkEnd w:id="7345"/>
            <w:bookmarkEnd w:id="7346"/>
          </w:p>
        </w:tc>
        <w:tc>
          <w:tcPr>
            <w:tcW w:w="819" w:type="pct"/>
            <w:shd w:val="clear" w:color="auto" w:fill="auto"/>
            <w:vAlign w:val="center"/>
          </w:tcPr>
          <w:p w14:paraId="423E1EA1">
            <w:pPr>
              <w:pStyle w:val="74"/>
              <w:rPr>
                <w:rFonts w:hint="eastAsia"/>
                <w:kern w:val="0"/>
              </w:rPr>
            </w:pPr>
            <w:bookmarkStart w:id="7347" w:name="_QWord_Source_Comparison_Para_957"/>
            <w:bookmarkStart w:id="7348" w:name="_QWord_Paragraph__957"/>
            <w:r>
              <w:rPr>
                <w:rFonts w:hint="eastAsia"/>
                <w:kern w:val="0"/>
              </w:rPr>
              <w:t>满递减</w:t>
            </w:r>
            <w:bookmarkEnd w:id="7347"/>
            <w:bookmarkEnd w:id="7348"/>
          </w:p>
        </w:tc>
      </w:tr>
      <w:tr w14:paraId="71C3235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840" w:type="pct"/>
            <w:shd w:val="clear" w:color="auto" w:fill="auto"/>
            <w:vAlign w:val="center"/>
          </w:tcPr>
          <w:p w14:paraId="34ACB268">
            <w:pPr>
              <w:pStyle w:val="74"/>
              <w:rPr>
                <w:rFonts w:hint="eastAsia"/>
                <w:kern w:val="0"/>
              </w:rPr>
            </w:pPr>
            <w:bookmarkStart w:id="7349" w:name="_QWord_Source_Comparison_Para_958"/>
            <w:bookmarkStart w:id="7350" w:name="_QWord_Paragraph__958"/>
            <w:r>
              <w:rPr>
                <w:kern w:val="0"/>
              </w:rPr>
              <w:t>STMIA</w:t>
            </w:r>
            <w:bookmarkEnd w:id="7349"/>
            <w:bookmarkEnd w:id="7350"/>
          </w:p>
        </w:tc>
        <w:tc>
          <w:tcPr>
            <w:tcW w:w="839" w:type="pct"/>
            <w:shd w:val="clear" w:color="auto" w:fill="auto"/>
            <w:vAlign w:val="center"/>
          </w:tcPr>
          <w:p w14:paraId="60450577">
            <w:pPr>
              <w:pStyle w:val="74"/>
              <w:rPr>
                <w:rFonts w:hint="eastAsia"/>
                <w:kern w:val="0"/>
              </w:rPr>
            </w:pPr>
            <w:bookmarkStart w:id="7351" w:name="_QWord_Paragraph__959"/>
            <w:bookmarkStart w:id="7352" w:name="_QWord_Source_Comparison_Para_959"/>
            <w:r>
              <w:rPr>
                <w:kern w:val="0"/>
              </w:rPr>
              <w:t>STMEA</w:t>
            </w:r>
            <w:bookmarkEnd w:id="7351"/>
            <w:bookmarkEnd w:id="7352"/>
          </w:p>
        </w:tc>
        <w:tc>
          <w:tcPr>
            <w:tcW w:w="819" w:type="pct"/>
            <w:shd w:val="clear" w:color="auto" w:fill="auto"/>
            <w:vAlign w:val="center"/>
          </w:tcPr>
          <w:p w14:paraId="52EF7D39">
            <w:pPr>
              <w:pStyle w:val="74"/>
              <w:rPr>
                <w:rFonts w:hint="eastAsia"/>
                <w:kern w:val="0"/>
              </w:rPr>
            </w:pPr>
            <w:bookmarkStart w:id="7353" w:name="_QWord_Paragraph__960"/>
            <w:bookmarkStart w:id="7354" w:name="_QWord_Source_Comparison_Para_960"/>
            <w:r>
              <w:rPr>
                <w:rFonts w:hint="eastAsia"/>
                <w:kern w:val="0"/>
              </w:rPr>
              <w:t>空递增</w:t>
            </w:r>
            <w:bookmarkEnd w:id="7353"/>
            <w:bookmarkEnd w:id="7354"/>
          </w:p>
        </w:tc>
        <w:tc>
          <w:tcPr>
            <w:tcW w:w="841" w:type="pct"/>
            <w:shd w:val="clear" w:color="auto" w:fill="auto"/>
            <w:vAlign w:val="center"/>
          </w:tcPr>
          <w:p w14:paraId="48A3C920">
            <w:pPr>
              <w:pStyle w:val="74"/>
              <w:rPr>
                <w:rFonts w:hint="eastAsia"/>
                <w:kern w:val="0"/>
              </w:rPr>
            </w:pPr>
            <w:bookmarkStart w:id="7355" w:name="_QWord_Source_Comparison_Para_961"/>
            <w:bookmarkStart w:id="7356" w:name="_QWord_Paragraph__961"/>
            <w:r>
              <w:rPr>
                <w:kern w:val="0"/>
              </w:rPr>
              <w:t>LDMIA</w:t>
            </w:r>
            <w:bookmarkEnd w:id="7355"/>
            <w:bookmarkEnd w:id="7356"/>
          </w:p>
        </w:tc>
        <w:tc>
          <w:tcPr>
            <w:tcW w:w="841" w:type="pct"/>
            <w:shd w:val="clear" w:color="auto" w:fill="auto"/>
            <w:vAlign w:val="center"/>
          </w:tcPr>
          <w:p w14:paraId="4E67AD29">
            <w:pPr>
              <w:pStyle w:val="74"/>
              <w:rPr>
                <w:rFonts w:hint="eastAsia"/>
                <w:kern w:val="0"/>
              </w:rPr>
            </w:pPr>
            <w:bookmarkStart w:id="7357" w:name="_QWord_Source_Comparison_Para_962"/>
            <w:bookmarkStart w:id="7358" w:name="_QWord_Paragraph__962"/>
            <w:r>
              <w:rPr>
                <w:kern w:val="0"/>
              </w:rPr>
              <w:t>LDMFD</w:t>
            </w:r>
            <w:bookmarkEnd w:id="7357"/>
            <w:bookmarkEnd w:id="7358"/>
          </w:p>
        </w:tc>
        <w:tc>
          <w:tcPr>
            <w:tcW w:w="819" w:type="pct"/>
            <w:shd w:val="clear" w:color="auto" w:fill="auto"/>
            <w:vAlign w:val="center"/>
          </w:tcPr>
          <w:p w14:paraId="7A6AE43E">
            <w:pPr>
              <w:pStyle w:val="74"/>
              <w:rPr>
                <w:rFonts w:hint="eastAsia"/>
                <w:kern w:val="0"/>
              </w:rPr>
            </w:pPr>
            <w:bookmarkStart w:id="7359" w:name="_QWord_Source_Comparison_Para_963"/>
            <w:bookmarkStart w:id="7360" w:name="_QWord_Paragraph__963"/>
            <w:r>
              <w:rPr>
                <w:rFonts w:hint="eastAsia"/>
                <w:kern w:val="0"/>
              </w:rPr>
              <w:t>满递增</w:t>
            </w:r>
            <w:bookmarkEnd w:id="7359"/>
            <w:bookmarkEnd w:id="7360"/>
          </w:p>
        </w:tc>
      </w:tr>
      <w:tr w14:paraId="7DB3FCF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840" w:type="pct"/>
            <w:shd w:val="clear" w:color="auto" w:fill="auto"/>
            <w:vAlign w:val="center"/>
          </w:tcPr>
          <w:p w14:paraId="6630CF4C">
            <w:pPr>
              <w:pStyle w:val="74"/>
              <w:rPr>
                <w:rFonts w:hint="eastAsia"/>
                <w:kern w:val="0"/>
              </w:rPr>
            </w:pPr>
            <w:bookmarkStart w:id="7361" w:name="_QWord_Source_Comparison_Para_964"/>
            <w:bookmarkStart w:id="7362" w:name="_QWord_Paragraph__964"/>
            <w:r>
              <w:rPr>
                <w:kern w:val="0"/>
              </w:rPr>
              <w:t>STMDB</w:t>
            </w:r>
            <w:bookmarkEnd w:id="7361"/>
            <w:bookmarkEnd w:id="7362"/>
          </w:p>
        </w:tc>
        <w:tc>
          <w:tcPr>
            <w:tcW w:w="839" w:type="pct"/>
            <w:shd w:val="clear" w:color="auto" w:fill="auto"/>
            <w:vAlign w:val="center"/>
          </w:tcPr>
          <w:p w14:paraId="798D8414">
            <w:pPr>
              <w:pStyle w:val="74"/>
              <w:rPr>
                <w:rFonts w:hint="eastAsia"/>
                <w:kern w:val="0"/>
              </w:rPr>
            </w:pPr>
            <w:bookmarkStart w:id="7363" w:name="_QWord_Paragraph__965"/>
            <w:bookmarkStart w:id="7364" w:name="_QWord_Source_Comparison_Para_965"/>
            <w:r>
              <w:rPr>
                <w:kern w:val="0"/>
              </w:rPr>
              <w:t>STMFD</w:t>
            </w:r>
            <w:bookmarkEnd w:id="7363"/>
            <w:bookmarkEnd w:id="7364"/>
          </w:p>
        </w:tc>
        <w:tc>
          <w:tcPr>
            <w:tcW w:w="819" w:type="pct"/>
            <w:shd w:val="clear" w:color="auto" w:fill="auto"/>
            <w:vAlign w:val="center"/>
          </w:tcPr>
          <w:p w14:paraId="4510DB91">
            <w:pPr>
              <w:pStyle w:val="74"/>
              <w:rPr>
                <w:rFonts w:hint="eastAsia"/>
                <w:kern w:val="0"/>
              </w:rPr>
            </w:pPr>
            <w:bookmarkStart w:id="7365" w:name="_QWord_Source_Comparison_Para_966"/>
            <w:bookmarkStart w:id="7366" w:name="_QWord_Paragraph__966"/>
            <w:r>
              <w:rPr>
                <w:rFonts w:hint="eastAsia"/>
                <w:kern w:val="0"/>
              </w:rPr>
              <w:t>满递减</w:t>
            </w:r>
            <w:bookmarkEnd w:id="7365"/>
            <w:bookmarkEnd w:id="7366"/>
          </w:p>
        </w:tc>
        <w:tc>
          <w:tcPr>
            <w:tcW w:w="841" w:type="pct"/>
            <w:shd w:val="clear" w:color="auto" w:fill="auto"/>
            <w:vAlign w:val="center"/>
          </w:tcPr>
          <w:p w14:paraId="32C41D86">
            <w:pPr>
              <w:pStyle w:val="74"/>
              <w:rPr>
                <w:rFonts w:hint="eastAsia"/>
                <w:kern w:val="0"/>
              </w:rPr>
            </w:pPr>
            <w:bookmarkStart w:id="7367" w:name="_QWord_Source_Comparison_Para_967"/>
            <w:bookmarkStart w:id="7368" w:name="_QWord_Paragraph__967"/>
            <w:r>
              <w:rPr>
                <w:kern w:val="0"/>
              </w:rPr>
              <w:t>LDMDB</w:t>
            </w:r>
            <w:bookmarkEnd w:id="7367"/>
            <w:bookmarkEnd w:id="7368"/>
          </w:p>
        </w:tc>
        <w:tc>
          <w:tcPr>
            <w:tcW w:w="841" w:type="pct"/>
            <w:shd w:val="clear" w:color="auto" w:fill="auto"/>
            <w:vAlign w:val="center"/>
          </w:tcPr>
          <w:p w14:paraId="28AD5AF9">
            <w:pPr>
              <w:pStyle w:val="74"/>
              <w:rPr>
                <w:rFonts w:hint="eastAsia"/>
                <w:kern w:val="0"/>
              </w:rPr>
            </w:pPr>
            <w:bookmarkStart w:id="7369" w:name="_QWord_Source_Comparison_Para_968"/>
            <w:bookmarkStart w:id="7370" w:name="_QWord_Paragraph__968"/>
            <w:r>
              <w:rPr>
                <w:kern w:val="0"/>
              </w:rPr>
              <w:t>LDMEA</w:t>
            </w:r>
            <w:bookmarkEnd w:id="7369"/>
            <w:bookmarkEnd w:id="7370"/>
          </w:p>
        </w:tc>
        <w:tc>
          <w:tcPr>
            <w:tcW w:w="819" w:type="pct"/>
            <w:shd w:val="clear" w:color="auto" w:fill="auto"/>
            <w:vAlign w:val="center"/>
          </w:tcPr>
          <w:p w14:paraId="1D87CC44">
            <w:pPr>
              <w:pStyle w:val="74"/>
              <w:rPr>
                <w:rFonts w:hint="eastAsia"/>
                <w:kern w:val="0"/>
              </w:rPr>
            </w:pPr>
            <w:bookmarkStart w:id="7371" w:name="_QWord_Paragraph__969"/>
            <w:bookmarkStart w:id="7372" w:name="_QWord_Source_Comparison_Para_969"/>
            <w:r>
              <w:rPr>
                <w:rFonts w:hint="eastAsia"/>
                <w:kern w:val="0"/>
              </w:rPr>
              <w:t>空递减</w:t>
            </w:r>
            <w:bookmarkEnd w:id="7371"/>
            <w:bookmarkEnd w:id="7372"/>
          </w:p>
        </w:tc>
      </w:tr>
      <w:tr w14:paraId="6173C1F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840" w:type="pct"/>
            <w:shd w:val="clear" w:color="auto" w:fill="auto"/>
            <w:vAlign w:val="center"/>
          </w:tcPr>
          <w:p w14:paraId="7CFC1BF1">
            <w:pPr>
              <w:pStyle w:val="74"/>
              <w:rPr>
                <w:rFonts w:hint="eastAsia"/>
                <w:kern w:val="0"/>
              </w:rPr>
            </w:pPr>
            <w:bookmarkStart w:id="7373" w:name="_QWord_Source_Comparison_Para_970"/>
            <w:bookmarkStart w:id="7374" w:name="_QWord_Paragraph__970"/>
            <w:r>
              <w:rPr>
                <w:kern w:val="0"/>
              </w:rPr>
              <w:t>STMIB</w:t>
            </w:r>
            <w:bookmarkEnd w:id="7373"/>
            <w:bookmarkEnd w:id="7374"/>
          </w:p>
        </w:tc>
        <w:tc>
          <w:tcPr>
            <w:tcW w:w="839" w:type="pct"/>
            <w:shd w:val="clear" w:color="auto" w:fill="auto"/>
            <w:vAlign w:val="center"/>
          </w:tcPr>
          <w:p w14:paraId="6EC8DDC4">
            <w:pPr>
              <w:pStyle w:val="74"/>
              <w:rPr>
                <w:rFonts w:hint="eastAsia"/>
                <w:kern w:val="0"/>
              </w:rPr>
            </w:pPr>
            <w:bookmarkStart w:id="7375" w:name="_QWord_Source_Comparison_Para_971"/>
            <w:bookmarkStart w:id="7376" w:name="_QWord_Paragraph__971"/>
            <w:r>
              <w:rPr>
                <w:kern w:val="0"/>
              </w:rPr>
              <w:t>STMFA</w:t>
            </w:r>
            <w:bookmarkEnd w:id="7375"/>
            <w:bookmarkEnd w:id="7376"/>
          </w:p>
        </w:tc>
        <w:tc>
          <w:tcPr>
            <w:tcW w:w="819" w:type="pct"/>
            <w:shd w:val="clear" w:color="auto" w:fill="auto"/>
            <w:vAlign w:val="center"/>
          </w:tcPr>
          <w:p w14:paraId="2AF093BA">
            <w:pPr>
              <w:pStyle w:val="74"/>
              <w:rPr>
                <w:rFonts w:hint="eastAsia"/>
                <w:kern w:val="0"/>
              </w:rPr>
            </w:pPr>
            <w:bookmarkStart w:id="7377" w:name="_QWord_Source_Comparison_Para_972"/>
            <w:bookmarkStart w:id="7378" w:name="_QWord_Paragraph__972"/>
            <w:r>
              <w:rPr>
                <w:rFonts w:hint="eastAsia"/>
                <w:kern w:val="0"/>
              </w:rPr>
              <w:t>满递增</w:t>
            </w:r>
            <w:bookmarkEnd w:id="7377"/>
            <w:bookmarkEnd w:id="7378"/>
          </w:p>
        </w:tc>
        <w:tc>
          <w:tcPr>
            <w:tcW w:w="841" w:type="pct"/>
            <w:shd w:val="clear" w:color="auto" w:fill="auto"/>
            <w:vAlign w:val="center"/>
          </w:tcPr>
          <w:p w14:paraId="6A601338">
            <w:pPr>
              <w:pStyle w:val="74"/>
              <w:rPr>
                <w:rFonts w:hint="eastAsia"/>
                <w:kern w:val="0"/>
              </w:rPr>
            </w:pPr>
            <w:bookmarkStart w:id="7379" w:name="_QWord_Source_Comparison_Para_973"/>
            <w:bookmarkStart w:id="7380" w:name="_QWord_Paragraph__973"/>
            <w:r>
              <w:rPr>
                <w:kern w:val="0"/>
              </w:rPr>
              <w:t>LDMIB</w:t>
            </w:r>
            <w:bookmarkEnd w:id="7379"/>
            <w:bookmarkEnd w:id="7380"/>
          </w:p>
        </w:tc>
        <w:tc>
          <w:tcPr>
            <w:tcW w:w="841" w:type="pct"/>
            <w:shd w:val="clear" w:color="auto" w:fill="auto"/>
            <w:vAlign w:val="center"/>
          </w:tcPr>
          <w:p w14:paraId="02CE4495">
            <w:pPr>
              <w:pStyle w:val="74"/>
              <w:rPr>
                <w:rFonts w:hint="eastAsia"/>
                <w:kern w:val="0"/>
              </w:rPr>
            </w:pPr>
            <w:bookmarkStart w:id="7381" w:name="_QWord_Paragraph__974"/>
            <w:bookmarkStart w:id="7382" w:name="_QWord_Source_Comparison_Para_974"/>
            <w:r>
              <w:rPr>
                <w:kern w:val="0"/>
              </w:rPr>
              <w:t>LDMED</w:t>
            </w:r>
            <w:bookmarkEnd w:id="7381"/>
            <w:bookmarkEnd w:id="7382"/>
          </w:p>
        </w:tc>
        <w:tc>
          <w:tcPr>
            <w:tcW w:w="819" w:type="pct"/>
            <w:shd w:val="clear" w:color="auto" w:fill="auto"/>
            <w:vAlign w:val="center"/>
          </w:tcPr>
          <w:p w14:paraId="3E29B78F">
            <w:pPr>
              <w:pStyle w:val="74"/>
              <w:rPr>
                <w:rFonts w:hint="eastAsia"/>
                <w:kern w:val="0"/>
              </w:rPr>
            </w:pPr>
            <w:bookmarkStart w:id="7383" w:name="_QWord_Source_Comparison_Para_975"/>
            <w:bookmarkStart w:id="7384" w:name="_QWord_Paragraph__975"/>
            <w:r>
              <w:rPr>
                <w:rFonts w:hint="eastAsia"/>
                <w:kern w:val="0"/>
              </w:rPr>
              <w:t>空递增</w:t>
            </w:r>
            <w:bookmarkEnd w:id="7383"/>
            <w:bookmarkEnd w:id="7384"/>
          </w:p>
        </w:tc>
      </w:tr>
    </w:tbl>
    <w:p w14:paraId="30E5097B">
      <w:pPr>
        <w:pStyle w:val="259"/>
      </w:pPr>
    </w:p>
    <w:p w14:paraId="5DA98AF9">
      <w:pPr>
        <w:pStyle w:val="4"/>
        <w:ind w:firstLine="420"/>
      </w:pPr>
      <w:bookmarkStart w:id="7385" w:name="_QWord_Paragraph__977"/>
      <w:bookmarkStart w:id="7386" w:name="_QWord_Source_Comparison_Para_977"/>
      <w:r>
        <w:rPr>
          <w:rFonts w:hint="eastAsia"/>
        </w:rPr>
        <w:t>代码示例：</w:t>
      </w:r>
      <w:bookmarkEnd w:id="7385"/>
      <w:bookmarkEnd w:id="7386"/>
    </w:p>
    <w:p w14:paraId="4C4563C0">
      <w:pPr>
        <w:pStyle w:val="4"/>
        <w:ind w:firstLine="420"/>
      </w:pPr>
      <w:bookmarkStart w:id="7387" w:name="_QWord_Paragraph__978"/>
      <w:bookmarkStart w:id="7388" w:name="_QWord_Source_Comparison_Para_978"/>
      <w:r>
        <w:rPr>
          <w:rFonts w:hint="eastAsia"/>
        </w:rPr>
        <w:t>使用数据块传送指令进行堆栈操作</w:t>
      </w:r>
      <w:bookmarkEnd w:id="7387"/>
      <w:bookmarkEnd w:id="7388"/>
    </w:p>
    <w:p w14:paraId="1D1088CE">
      <w:pPr>
        <w:pStyle w:val="179"/>
        <w:ind w:firstLine="420"/>
        <w:rPr>
          <w:b/>
          <w:bCs/>
        </w:rPr>
      </w:pPr>
      <w:bookmarkStart w:id="7389" w:name="_QWord_Paragraph__979"/>
      <w:bookmarkStart w:id="7390" w:name="_QWord_Source_Comparison_Para_979"/>
      <w:r>
        <w:rPr>
          <w:b/>
          <w:bCs/>
        </w:rPr>
        <w:t>STMDA</w:t>
      </w:r>
      <w:r>
        <w:rPr>
          <w:b/>
          <w:bCs/>
        </w:rPr>
        <w:tab/>
      </w:r>
      <w:r>
        <w:rPr>
          <w:b/>
          <w:bCs/>
        </w:rPr>
        <w:t>R0!,{R5</w:t>
      </w:r>
      <w:r>
        <w:rPr>
          <w:b/>
          <w:bCs/>
        </w:rPr>
        <w:noBreakHyphen/>
      </w:r>
      <w:r>
        <w:rPr>
          <w:b/>
          <w:bCs/>
        </w:rPr>
        <w:t>R6}</w:t>
      </w:r>
      <w:bookmarkEnd w:id="7389"/>
      <w:bookmarkEnd w:id="7390"/>
    </w:p>
    <w:p w14:paraId="1E5D0853">
      <w:pPr>
        <w:pStyle w:val="179"/>
        <w:ind w:firstLine="420"/>
      </w:pPr>
      <w:bookmarkStart w:id="7391" w:name="_QWord_Paragraph__980"/>
      <w:bookmarkStart w:id="7392" w:name="_QWord_Source_Comparison_Para_980"/>
      <w:r>
        <w:t>. . .</w:t>
      </w:r>
      <w:bookmarkEnd w:id="7391"/>
      <w:bookmarkEnd w:id="7392"/>
    </w:p>
    <w:p w14:paraId="7215288C">
      <w:pPr>
        <w:pStyle w:val="179"/>
        <w:ind w:firstLine="420"/>
        <w:rPr>
          <w:b/>
          <w:bCs/>
        </w:rPr>
      </w:pPr>
      <w:bookmarkStart w:id="7393" w:name="_QWord_Paragraph__981"/>
      <w:bookmarkStart w:id="7394" w:name="_QWord_Source_Comparison_Para_981"/>
      <w:r>
        <w:rPr>
          <w:b/>
          <w:bCs/>
        </w:rPr>
        <w:t>LDMIB</w:t>
      </w:r>
      <w:r>
        <w:rPr>
          <w:b/>
          <w:bCs/>
        </w:rPr>
        <w:tab/>
      </w:r>
      <w:r>
        <w:rPr>
          <w:b/>
          <w:bCs/>
        </w:rPr>
        <w:t>R0!,{R5</w:t>
      </w:r>
      <w:r>
        <w:rPr>
          <w:b/>
          <w:bCs/>
        </w:rPr>
        <w:noBreakHyphen/>
      </w:r>
      <w:r>
        <w:rPr>
          <w:b/>
          <w:bCs/>
        </w:rPr>
        <w:t>R6}</w:t>
      </w:r>
      <w:bookmarkEnd w:id="7393"/>
      <w:bookmarkEnd w:id="7394"/>
    </w:p>
    <w:p w14:paraId="30C17F3E">
      <w:pPr>
        <w:pStyle w:val="4"/>
        <w:ind w:firstLine="420"/>
      </w:pPr>
      <w:bookmarkStart w:id="7395" w:name="_QWord_Paragraph__982"/>
      <w:bookmarkStart w:id="7396" w:name="_QWord_Source_Comparison_Para_982"/>
      <w:r>
        <w:rPr>
          <w:rFonts w:hint="eastAsia"/>
        </w:rPr>
        <w:t>使用堆栈指令进行堆栈操作</w:t>
      </w:r>
      <w:bookmarkEnd w:id="7395"/>
      <w:bookmarkEnd w:id="7396"/>
    </w:p>
    <w:p w14:paraId="0A3B3515">
      <w:pPr>
        <w:pStyle w:val="179"/>
        <w:ind w:firstLine="420"/>
        <w:rPr>
          <w:b/>
          <w:bCs/>
        </w:rPr>
      </w:pPr>
      <w:bookmarkStart w:id="7397" w:name="_QWord_Source_Comparison_Para_983"/>
      <w:bookmarkStart w:id="7398" w:name="_QWord_Paragraph__983"/>
      <w:r>
        <w:rPr>
          <w:b/>
          <w:bCs/>
        </w:rPr>
        <w:t>STMED</w:t>
      </w:r>
      <w:r>
        <w:rPr>
          <w:b/>
          <w:bCs/>
        </w:rPr>
        <w:tab/>
      </w:r>
      <w:r>
        <w:rPr>
          <w:b/>
          <w:bCs/>
        </w:rPr>
        <w:t>R13!,{R5</w:t>
      </w:r>
      <w:r>
        <w:rPr>
          <w:b/>
          <w:bCs/>
        </w:rPr>
        <w:noBreakHyphen/>
      </w:r>
      <w:r>
        <w:rPr>
          <w:b/>
          <w:bCs/>
        </w:rPr>
        <w:t>R6}</w:t>
      </w:r>
      <w:bookmarkEnd w:id="7397"/>
      <w:bookmarkEnd w:id="7398"/>
    </w:p>
    <w:p w14:paraId="1C702C04">
      <w:pPr>
        <w:pStyle w:val="179"/>
        <w:ind w:firstLine="420"/>
      </w:pPr>
      <w:bookmarkStart w:id="7399" w:name="_QWord_Paragraph__984"/>
      <w:bookmarkStart w:id="7400" w:name="_QWord_Source_Comparison_Para_984"/>
      <w:r>
        <w:t>. . .</w:t>
      </w:r>
      <w:bookmarkEnd w:id="7399"/>
      <w:bookmarkEnd w:id="7400"/>
    </w:p>
    <w:p w14:paraId="16555093">
      <w:pPr>
        <w:pStyle w:val="179"/>
        <w:ind w:firstLine="420"/>
        <w:rPr>
          <w:b/>
          <w:bCs/>
        </w:rPr>
      </w:pPr>
      <w:bookmarkStart w:id="7401" w:name="_QWord_Paragraph__985"/>
      <w:bookmarkStart w:id="7402" w:name="_QWord_Source_Comparison_Para_985"/>
      <w:r>
        <w:rPr>
          <w:b/>
          <w:bCs/>
        </w:rPr>
        <w:t>LDMED</w:t>
      </w:r>
      <w:r>
        <w:rPr>
          <w:b/>
          <w:bCs/>
        </w:rPr>
        <w:tab/>
      </w:r>
      <w:r>
        <w:rPr>
          <w:b/>
          <w:bCs/>
        </w:rPr>
        <w:t>R13!,{R5</w:t>
      </w:r>
      <w:r>
        <w:rPr>
          <w:b/>
          <w:bCs/>
        </w:rPr>
        <w:noBreakHyphen/>
      </w:r>
      <w:r>
        <w:rPr>
          <w:b/>
          <w:bCs/>
        </w:rPr>
        <w:t>R6}</w:t>
      </w:r>
      <w:bookmarkEnd w:id="7401"/>
      <w:bookmarkEnd w:id="7402"/>
    </w:p>
    <w:p w14:paraId="6200D6F1">
      <w:pPr>
        <w:pStyle w:val="4"/>
        <w:ind w:firstLine="420"/>
      </w:pPr>
      <w:bookmarkStart w:id="7403" w:name="_QWord_Source_Comparison_Para_986"/>
      <w:bookmarkStart w:id="7404" w:name="_QWord_Paragraph__986"/>
      <w:r>
        <w:rPr>
          <w:rFonts w:hint="eastAsia"/>
        </w:rPr>
        <w:t>两段代码的执行结果虽然是一样的，但是使用堆栈指令的压栈和出栈操作编程很简单，只要前后一致即可；而使用数据块指令进行压栈和出栈操作需要考虑空与满、加与减对应的问题。</w:t>
      </w:r>
      <w:bookmarkEnd w:id="7403"/>
      <w:bookmarkEnd w:id="7404"/>
    </w:p>
    <w:p w14:paraId="5542B696">
      <w:pPr>
        <w:pStyle w:val="66"/>
        <w:numPr>
          <w:ilvl w:val="4"/>
          <w:numId w:val="6"/>
        </w:numPr>
      </w:pPr>
      <w:bookmarkStart w:id="7405" w:name="_QWord_Source_Comparison_Para_987"/>
      <w:bookmarkStart w:id="7406" w:name="_QWord_Paragraph__987"/>
      <w:r>
        <w:rPr>
          <w:rFonts w:hint="eastAsia"/>
        </w:rPr>
        <w:t>寄存器和存储器交换指令</w:t>
      </w:r>
      <w:bookmarkEnd w:id="7405"/>
      <w:bookmarkEnd w:id="7406"/>
    </w:p>
    <w:p w14:paraId="7B638CED">
      <w:pPr>
        <w:pStyle w:val="4"/>
        <w:ind w:firstLine="420"/>
      </w:pPr>
      <w:bookmarkStart w:id="7407" w:name="_QWord_Paragraph__988"/>
      <w:bookmarkStart w:id="7408" w:name="_QWord_Source_Comparison_Para_988"/>
      <w:r>
        <w:rPr>
          <w:rFonts w:hint="eastAsia"/>
        </w:rPr>
        <w:t>寄存器和存储器交换指令如</w:t>
      </w:r>
      <w:r>
        <w:fldChar w:fldCharType="begin"/>
      </w:r>
      <w:r>
        <w:instrText xml:space="preserve"> </w:instrText>
      </w:r>
      <w:r>
        <w:rPr>
          <w:rFonts w:hint="eastAsia"/>
        </w:rPr>
        <w:instrText xml:space="preserve">REF QWord_XRef_Table__b3wZxS \h \* CHARFORMAT</w:instrText>
      </w:r>
      <w:r>
        <w:instrText xml:space="preserve"> </w:instrText>
      </w:r>
      <w:r>
        <w:fldChar w:fldCharType="separate"/>
      </w:r>
      <w:r>
        <w:t>表 3</w:t>
      </w:r>
      <w:r>
        <w:noBreakHyphen/>
      </w:r>
      <w:r>
        <w:t>16</w:t>
      </w:r>
      <w:r>
        <w:fldChar w:fldCharType="end"/>
      </w:r>
      <w:r>
        <w:rPr>
          <w:rFonts w:hint="eastAsia"/>
        </w:rPr>
        <w:t>所示。</w:t>
      </w:r>
      <w:bookmarkEnd w:id="7407"/>
      <w:bookmarkEnd w:id="7408"/>
    </w:p>
    <w:p w14:paraId="35226AA4">
      <w:pPr>
        <w:pStyle w:val="67"/>
        <w:rPr>
          <w:rFonts w:hint="eastAsia"/>
        </w:rPr>
      </w:pPr>
      <w:bookmarkStart w:id="7409" w:name="QWord_XRef_Table__b3wZxS"/>
      <w:bookmarkStart w:id="7410" w:name="_QWord_Source_Comparison_Para_989"/>
      <w:bookmarkStart w:id="7411" w:name="_QWord_Paragraph__989"/>
      <w:r>
        <w:rPr>
          <w:rStyle w:val="238"/>
        </w:rPr>
        <w:t>表 </w:t>
      </w:r>
      <w:r>
        <w:rPr>
          <w:rStyle w:val="238"/>
        </w:rPr>
        <w:fldChar w:fldCharType="begin"/>
      </w:r>
      <w:r>
        <w:rPr>
          <w:rStyle w:val="238"/>
        </w:rPr>
        <w:instrText xml:space="preserve"> SEQ QWord_Heading1_Sequence \c </w:instrText>
      </w:r>
      <w:r>
        <w:rPr>
          <w:rStyle w:val="238"/>
        </w:rPr>
        <w:fldChar w:fldCharType="separate"/>
      </w:r>
      <w:r>
        <w:rPr>
          <w:rStyle w:val="238"/>
        </w:rPr>
        <w:t>3</w:t>
      </w:r>
      <w:r>
        <w:rPr>
          <w:rStyle w:val="238"/>
        </w:rPr>
        <w:fldChar w:fldCharType="end"/>
      </w:r>
      <w:r>
        <w:rPr>
          <w:rStyle w:val="238"/>
        </w:rPr>
        <w:noBreakHyphen/>
      </w:r>
      <w:r>
        <w:rPr>
          <w:rStyle w:val="238"/>
        </w:rPr>
        <w:fldChar w:fldCharType="begin"/>
      </w:r>
      <w:r>
        <w:rPr>
          <w:rStyle w:val="238"/>
        </w:rPr>
        <w:instrText xml:space="preserve"> SEQ 表 \* ARABIC \s 1 </w:instrText>
      </w:r>
      <w:r>
        <w:rPr>
          <w:rStyle w:val="238"/>
        </w:rPr>
        <w:fldChar w:fldCharType="separate"/>
      </w:r>
      <w:r>
        <w:rPr>
          <w:rStyle w:val="238"/>
        </w:rPr>
        <w:t>16</w:t>
      </w:r>
      <w:r>
        <w:rPr>
          <w:rStyle w:val="238"/>
        </w:rPr>
        <w:fldChar w:fldCharType="end"/>
      </w:r>
      <w:bookmarkEnd w:id="7409"/>
      <w:r>
        <w:t xml:space="preserve">  </w:t>
      </w:r>
      <w:r>
        <w:rPr>
          <w:rFonts w:hint="eastAsia"/>
        </w:rPr>
        <w:t>寄存器和存储器交换指令</w:t>
      </w:r>
      <w:bookmarkEnd w:id="7410"/>
      <w:bookmarkEnd w:id="7411"/>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94"/>
        <w:gridCol w:w="2058"/>
        <w:gridCol w:w="2080"/>
        <w:gridCol w:w="2080"/>
      </w:tblGrid>
      <w:tr w14:paraId="5BFE90E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60" w:type="pc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0461E9E0">
            <w:pPr>
              <w:pStyle w:val="74"/>
              <w:rPr>
                <w:rFonts w:hint="eastAsia"/>
                <w:kern w:val="0"/>
              </w:rPr>
            </w:pPr>
            <w:bookmarkStart w:id="7412" w:name="_QWord_Source_Comparison_Para_990"/>
            <w:bookmarkStart w:id="7413" w:name="_QWord_Paragraph__990"/>
            <w:r>
              <w:rPr>
                <w:rFonts w:hint="eastAsia"/>
                <w:kern w:val="0"/>
              </w:rPr>
              <w:t>助记符</w:t>
            </w:r>
            <w:bookmarkEnd w:id="7412"/>
            <w:bookmarkEnd w:id="7413"/>
          </w:p>
        </w:tc>
        <w:tc>
          <w:tcPr>
            <w:tcW w:w="1238"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3B55F71D">
            <w:pPr>
              <w:pStyle w:val="74"/>
              <w:rPr>
                <w:rFonts w:hint="eastAsia"/>
                <w:kern w:val="0"/>
              </w:rPr>
            </w:pPr>
            <w:bookmarkStart w:id="7414" w:name="_QWord_Source_Comparison_Para_991"/>
            <w:bookmarkStart w:id="7415" w:name="_QWord_Paragraph__991"/>
            <w:r>
              <w:rPr>
                <w:rFonts w:hint="eastAsia"/>
                <w:kern w:val="0"/>
              </w:rPr>
              <w:t>说明</w:t>
            </w:r>
            <w:bookmarkEnd w:id="7414"/>
            <w:bookmarkEnd w:id="7415"/>
          </w:p>
        </w:tc>
        <w:tc>
          <w:tcPr>
            <w:tcW w:w="1251"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6BF5EAF9">
            <w:pPr>
              <w:pStyle w:val="74"/>
              <w:rPr>
                <w:rFonts w:hint="eastAsia"/>
                <w:kern w:val="0"/>
              </w:rPr>
            </w:pPr>
            <w:bookmarkStart w:id="7416" w:name="_QWord_Paragraph__992"/>
            <w:bookmarkStart w:id="7417" w:name="_QWord_Source_Comparison_Para_992"/>
            <w:r>
              <w:rPr>
                <w:rFonts w:hint="eastAsia"/>
                <w:kern w:val="0"/>
              </w:rPr>
              <w:t>操作</w:t>
            </w:r>
            <w:bookmarkEnd w:id="7416"/>
            <w:bookmarkEnd w:id="7417"/>
          </w:p>
        </w:tc>
        <w:tc>
          <w:tcPr>
            <w:tcW w:w="1251" w:type="pct"/>
            <w:tcBorders>
              <w:top w:val="single" w:color="auto" w:sz="6" w:space="0"/>
              <w:bottom w:val="single" w:color="auto" w:sz="4" w:space="0"/>
              <w:right w:val="single" w:color="auto" w:sz="6" w:space="0"/>
              <w:insideH w:val="single" w:sz="4" w:space="0"/>
              <w:insideV w:val="single" w:sz="4" w:space="0"/>
              <w:tl2br w:val="nil"/>
              <w:tr2bl w:val="nil"/>
            </w:tcBorders>
            <w:shd w:val="clear" w:color="auto" w:fill="auto"/>
            <w:vAlign w:val="center"/>
          </w:tcPr>
          <w:p w14:paraId="544451AF">
            <w:pPr>
              <w:pStyle w:val="74"/>
              <w:rPr>
                <w:rFonts w:hint="eastAsia"/>
                <w:kern w:val="0"/>
              </w:rPr>
            </w:pPr>
            <w:bookmarkStart w:id="7418" w:name="_QWord_Paragraph__993"/>
            <w:bookmarkStart w:id="7419" w:name="_QWord_Source_Comparison_Para_993"/>
            <w:r>
              <w:rPr>
                <w:rFonts w:hint="eastAsia"/>
                <w:kern w:val="0"/>
              </w:rPr>
              <w:t>条件码位置</w:t>
            </w:r>
            <w:bookmarkEnd w:id="7418"/>
            <w:bookmarkEnd w:id="7419"/>
          </w:p>
        </w:tc>
      </w:tr>
      <w:tr w14:paraId="58342E8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60" w:type="pct"/>
            <w:shd w:val="clear" w:color="auto" w:fill="auto"/>
            <w:vAlign w:val="center"/>
          </w:tcPr>
          <w:p w14:paraId="500997BA">
            <w:pPr>
              <w:pStyle w:val="74"/>
              <w:rPr>
                <w:rFonts w:hint="eastAsia"/>
                <w:kern w:val="0"/>
              </w:rPr>
            </w:pPr>
            <w:bookmarkStart w:id="7420" w:name="_QWord_Paragraph__994"/>
            <w:bookmarkStart w:id="7421" w:name="_QWord_Source_Comparison_Para_994"/>
            <w:r>
              <w:rPr>
                <w:kern w:val="0"/>
              </w:rPr>
              <w:t>SWP Rd,Rm,Rn</w:t>
            </w:r>
            <w:bookmarkEnd w:id="7420"/>
            <w:bookmarkEnd w:id="7421"/>
          </w:p>
        </w:tc>
        <w:tc>
          <w:tcPr>
            <w:tcW w:w="1238" w:type="pct"/>
            <w:shd w:val="clear" w:color="auto" w:fill="auto"/>
            <w:vAlign w:val="center"/>
          </w:tcPr>
          <w:p w14:paraId="1B0EA20D">
            <w:pPr>
              <w:pStyle w:val="74"/>
              <w:rPr>
                <w:rFonts w:hint="eastAsia"/>
                <w:kern w:val="0"/>
              </w:rPr>
            </w:pPr>
            <w:bookmarkStart w:id="7422" w:name="_QWord_Paragraph__995"/>
            <w:bookmarkStart w:id="7423" w:name="_QWord_Source_Comparison_Para_995"/>
            <w:r>
              <w:rPr>
                <w:rFonts w:hint="eastAsia"/>
                <w:kern w:val="0"/>
              </w:rPr>
              <w:t>寄存器和存储器字数据交换</w:t>
            </w:r>
            <w:bookmarkEnd w:id="7422"/>
            <w:bookmarkEnd w:id="7423"/>
          </w:p>
        </w:tc>
        <w:tc>
          <w:tcPr>
            <w:tcW w:w="1251" w:type="pct"/>
            <w:shd w:val="clear" w:color="auto" w:fill="auto"/>
            <w:vAlign w:val="center"/>
          </w:tcPr>
          <w:p w14:paraId="1B6B7A48">
            <w:pPr>
              <w:pStyle w:val="74"/>
              <w:rPr>
                <w:rFonts w:hint="eastAsia"/>
                <w:kern w:val="0"/>
              </w:rPr>
            </w:pPr>
            <w:bookmarkStart w:id="7424" w:name="_QWord_Source_Comparison_Para_996"/>
            <w:bookmarkStart w:id="7425" w:name="_QWord_Paragraph__996"/>
            <w:r>
              <w:rPr>
                <w:rFonts w:hint="eastAsia"/>
                <w:kern w:val="0"/>
              </w:rPr>
              <w:t>Rd←[Rn]，</w:t>
            </w:r>
            <w:r>
              <w:rPr>
                <w:kern w:val="0"/>
              </w:rPr>
              <w:t>[Rn]</w:t>
            </w:r>
            <w:r>
              <w:rPr>
                <w:rFonts w:hint="eastAsia"/>
                <w:kern w:val="0"/>
              </w:rPr>
              <w:t xml:space="preserve"> ←</w:t>
            </w:r>
            <w:r>
              <w:rPr>
                <w:kern w:val="0"/>
              </w:rPr>
              <w:t>Rm</w:t>
            </w:r>
            <w:r>
              <w:rPr>
                <w:rFonts w:hint="eastAsia"/>
                <w:kern w:val="0"/>
              </w:rPr>
              <w:t xml:space="preserve"> (Rn≠Rd或Rm)</w:t>
            </w:r>
            <w:bookmarkEnd w:id="7424"/>
            <w:bookmarkEnd w:id="7425"/>
          </w:p>
        </w:tc>
        <w:tc>
          <w:tcPr>
            <w:tcW w:w="1251" w:type="pct"/>
            <w:shd w:val="clear" w:color="auto" w:fill="auto"/>
            <w:vAlign w:val="center"/>
          </w:tcPr>
          <w:p w14:paraId="053EE06B">
            <w:pPr>
              <w:pStyle w:val="74"/>
              <w:rPr>
                <w:rFonts w:hint="eastAsia"/>
                <w:kern w:val="0"/>
              </w:rPr>
            </w:pPr>
            <w:bookmarkStart w:id="7426" w:name="_QWord_Source_Comparison_Para_997"/>
            <w:bookmarkStart w:id="7427" w:name="_QWord_Paragraph__997"/>
            <w:r>
              <w:rPr>
                <w:kern w:val="0"/>
              </w:rPr>
              <w:t>SWP {cond}</w:t>
            </w:r>
            <w:bookmarkEnd w:id="7426"/>
            <w:bookmarkEnd w:id="7427"/>
          </w:p>
        </w:tc>
      </w:tr>
      <w:tr w14:paraId="60FB11D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60" w:type="pct"/>
            <w:shd w:val="clear" w:color="auto" w:fill="auto"/>
            <w:vAlign w:val="center"/>
          </w:tcPr>
          <w:p w14:paraId="64EAD493">
            <w:pPr>
              <w:pStyle w:val="74"/>
              <w:rPr>
                <w:rFonts w:hint="eastAsia"/>
                <w:kern w:val="0"/>
              </w:rPr>
            </w:pPr>
            <w:bookmarkStart w:id="7428" w:name="_QWord_Source_Comparison_Para_998"/>
            <w:bookmarkStart w:id="7429" w:name="_QWord_Paragraph__998"/>
            <w:r>
              <w:rPr>
                <w:kern w:val="0"/>
              </w:rPr>
              <w:t>SWPB Rd.Rm.Rn</w:t>
            </w:r>
            <w:bookmarkEnd w:id="7428"/>
            <w:bookmarkEnd w:id="7429"/>
          </w:p>
        </w:tc>
        <w:tc>
          <w:tcPr>
            <w:tcW w:w="1238" w:type="pct"/>
            <w:shd w:val="clear" w:color="auto" w:fill="auto"/>
            <w:vAlign w:val="center"/>
          </w:tcPr>
          <w:p w14:paraId="1FEA0730">
            <w:pPr>
              <w:pStyle w:val="74"/>
              <w:rPr>
                <w:rFonts w:hint="eastAsia"/>
                <w:kern w:val="0"/>
              </w:rPr>
            </w:pPr>
            <w:bookmarkStart w:id="7430" w:name="_QWord_Source_Comparison_Para_999"/>
            <w:bookmarkStart w:id="7431" w:name="_QWord_Paragraph__999"/>
            <w:r>
              <w:rPr>
                <w:rFonts w:hint="eastAsia"/>
                <w:kern w:val="0"/>
              </w:rPr>
              <w:t>寄存器和存储器字节数据交换</w:t>
            </w:r>
            <w:bookmarkEnd w:id="7430"/>
            <w:bookmarkEnd w:id="7431"/>
          </w:p>
        </w:tc>
        <w:tc>
          <w:tcPr>
            <w:tcW w:w="1251" w:type="pct"/>
            <w:shd w:val="clear" w:color="auto" w:fill="auto"/>
            <w:vAlign w:val="center"/>
          </w:tcPr>
          <w:p w14:paraId="7022729C">
            <w:pPr>
              <w:pStyle w:val="74"/>
              <w:rPr>
                <w:rFonts w:hint="eastAsia"/>
                <w:kern w:val="0"/>
              </w:rPr>
            </w:pPr>
            <w:bookmarkStart w:id="7432" w:name="_QWord_Source_Comparison_Para_1000"/>
            <w:bookmarkStart w:id="7433" w:name="_QWord_Paragraph__1000"/>
            <w:r>
              <w:rPr>
                <w:rFonts w:hint="eastAsia"/>
                <w:kern w:val="0"/>
              </w:rPr>
              <w:t>Rd←[Rn]，</w:t>
            </w:r>
            <w:r>
              <w:rPr>
                <w:kern w:val="0"/>
              </w:rPr>
              <w:t>[Rn]</w:t>
            </w:r>
            <w:r>
              <w:rPr>
                <w:rFonts w:hint="eastAsia"/>
                <w:kern w:val="0"/>
              </w:rPr>
              <w:t xml:space="preserve"> ←</w:t>
            </w:r>
            <w:r>
              <w:rPr>
                <w:kern w:val="0"/>
              </w:rPr>
              <w:t>Rm</w:t>
            </w:r>
            <w:r>
              <w:rPr>
                <w:rFonts w:hint="eastAsia"/>
                <w:kern w:val="0"/>
              </w:rPr>
              <w:t xml:space="preserve"> (Rn≠Rd或Rm)</w:t>
            </w:r>
            <w:bookmarkEnd w:id="7432"/>
            <w:bookmarkEnd w:id="7433"/>
          </w:p>
        </w:tc>
        <w:tc>
          <w:tcPr>
            <w:tcW w:w="1251" w:type="pct"/>
            <w:shd w:val="clear" w:color="auto" w:fill="auto"/>
            <w:vAlign w:val="center"/>
          </w:tcPr>
          <w:p w14:paraId="7493B105">
            <w:pPr>
              <w:pStyle w:val="74"/>
              <w:rPr>
                <w:rFonts w:hint="eastAsia"/>
                <w:kern w:val="0"/>
              </w:rPr>
            </w:pPr>
            <w:bookmarkStart w:id="7434" w:name="_QWord_Paragraph__1001"/>
            <w:bookmarkStart w:id="7435" w:name="_QWord_Source_Comparison_Para_1001"/>
            <w:r>
              <w:rPr>
                <w:kern w:val="0"/>
              </w:rPr>
              <w:t>SWP {cond}</w:t>
            </w:r>
            <w:r>
              <w:rPr>
                <w:rFonts w:hint="eastAsia"/>
                <w:kern w:val="0"/>
              </w:rPr>
              <w:t xml:space="preserve"> B</w:t>
            </w:r>
            <w:bookmarkEnd w:id="7434"/>
            <w:bookmarkEnd w:id="7435"/>
          </w:p>
        </w:tc>
      </w:tr>
    </w:tbl>
    <w:p w14:paraId="1AE7424A">
      <w:pPr>
        <w:pStyle w:val="259"/>
      </w:pPr>
    </w:p>
    <w:p w14:paraId="34E6CFAC">
      <w:pPr>
        <w:pStyle w:val="4"/>
        <w:ind w:firstLine="420"/>
      </w:pPr>
      <w:bookmarkStart w:id="7436" w:name="_QWord_Source_Comparison_Para_1003"/>
      <w:bookmarkStart w:id="7437" w:name="_QWord_Paragraph__1003"/>
      <w:r>
        <w:rPr>
          <w:rFonts w:hint="eastAsia"/>
        </w:rPr>
        <w:t>SWP指令用于将一个内存单元（该单元地址放在寄存器Rn中）的内容读取到一个寄存器Rd中，同时将另一个寄存器Rm的内容写入到该内存单元中。使用SWP可实现信号量操作。</w:t>
      </w:r>
      <w:bookmarkEnd w:id="7436"/>
      <w:bookmarkEnd w:id="7437"/>
    </w:p>
    <w:p w14:paraId="15B9DB92">
      <w:pPr>
        <w:pStyle w:val="4"/>
        <w:ind w:firstLine="420"/>
      </w:pPr>
      <w:bookmarkStart w:id="7438" w:name="_QWord_Source_Comparison_Para_1004"/>
      <w:bookmarkStart w:id="7439" w:name="_QWord_Paragraph__1004"/>
      <w:r>
        <w:rPr>
          <w:rFonts w:hint="eastAsia"/>
        </w:rPr>
        <w:t>指令格式如下：</w:t>
      </w:r>
      <w:bookmarkEnd w:id="7438"/>
      <w:bookmarkEnd w:id="7439"/>
    </w:p>
    <w:p w14:paraId="16291A9A">
      <w:pPr>
        <w:pStyle w:val="179"/>
        <w:ind w:firstLine="420"/>
      </w:pPr>
      <w:bookmarkStart w:id="7440" w:name="_QWord_Source_Comparison_Para_1005"/>
      <w:bookmarkStart w:id="7441" w:name="_QWord_Paragraph__1005"/>
      <w:r>
        <w:t>SWP{cond}{B}    Rd,Rm,[Rn]</w:t>
      </w:r>
      <w:bookmarkEnd w:id="7440"/>
      <w:bookmarkEnd w:id="7441"/>
    </w:p>
    <w:p w14:paraId="41EE4004">
      <w:pPr>
        <w:pStyle w:val="4"/>
        <w:ind w:firstLine="420"/>
      </w:pPr>
      <w:bookmarkStart w:id="7442" w:name="_QWord_Source_Comparison_Para_1006"/>
      <w:bookmarkStart w:id="7443" w:name="_QWord_Paragraph__1006"/>
      <w:r>
        <w:rPr>
          <w:rFonts w:hint="eastAsia"/>
        </w:rPr>
        <w:t>其中，B为可选后缀，若有B，则交换字节，否则交换32位字；Rd用于保存从存储器中读入的数据；Rm的数据用于存储到存储器中，若Rm与Rd相同，则为寄存器与存储器内容进行互换；Rn为要进行数据交换的存储器地址，Rn不能与Rd和Rm相同。</w:t>
      </w:r>
      <w:bookmarkEnd w:id="7442"/>
      <w:bookmarkEnd w:id="7443"/>
    </w:p>
    <w:p w14:paraId="6C1AAA86">
      <w:pPr>
        <w:pStyle w:val="4"/>
        <w:ind w:firstLine="420"/>
      </w:pPr>
      <w:bookmarkStart w:id="7444" w:name="_QWord_Paragraph__1007"/>
      <w:bookmarkStart w:id="7445" w:name="_QWord_Source_Comparison_Para_1007"/>
      <w:r>
        <w:rPr>
          <w:rFonts w:hint="eastAsia"/>
        </w:rPr>
        <w:t>寄存器和存储器交换指令编码如</w:t>
      </w:r>
      <w:r>
        <w:fldChar w:fldCharType="begin"/>
      </w:r>
      <w:r>
        <w:instrText xml:space="preserve"> </w:instrText>
      </w:r>
      <w:r>
        <w:rPr>
          <w:rFonts w:hint="eastAsia"/>
        </w:rPr>
        <w:instrText xml:space="preserve">REF QWord_XRef_Figure__6yNuFH \h \* CHARFORMAT</w:instrText>
      </w:r>
      <w:r>
        <w:instrText xml:space="preserve"> </w:instrText>
      </w:r>
      <w:r>
        <w:fldChar w:fldCharType="separate"/>
      </w:r>
      <w:r>
        <w:rPr>
          <w:rFonts w:hint="eastAsia"/>
        </w:rPr>
        <w:t>图 </w:t>
      </w:r>
      <w:r>
        <w:t>3</w:t>
      </w:r>
      <w:r>
        <w:noBreakHyphen/>
      </w:r>
      <w:r>
        <w:t>28</w:t>
      </w:r>
      <w:r>
        <w:fldChar w:fldCharType="end"/>
      </w:r>
      <w:r>
        <w:rPr>
          <w:rFonts w:hint="eastAsia"/>
        </w:rPr>
        <w:t>所示。</w:t>
      </w:r>
      <w:bookmarkEnd w:id="7444"/>
      <w:bookmarkEnd w:id="7445"/>
    </w:p>
    <w:p w14:paraId="560CC50C">
      <w:pPr>
        <w:pStyle w:val="105"/>
      </w:pPr>
      <w:bookmarkStart w:id="7446" w:name="_QWord_Source_Comparison_Para_1008"/>
      <w:r>
        <w:t>‌</w:t>
      </w:r>
      <w:bookmarkStart w:id="7447" w:name="_QWord_ImageIndex_152"/>
      <w:bookmarkStart w:id="7448" w:name="_QWord_Paragraph__1008"/>
      <w:r>
        <w:drawing>
          <wp:inline distT="0" distB="0" distL="0" distR="0">
            <wp:extent cx="3956050" cy="1202690"/>
            <wp:effectExtent l="0" t="0" r="6350" b="0"/>
            <wp:docPr id="1489454352" name="图片 1489454352" title="QWord_ImageMark_152">
              <a:hlinkClick xmlns:a="http://schemas.openxmlformats.org/drawingml/2006/main" r:id="rId235" tooltip="QWord 图片目录：resource/images/illustration/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52" name="图片 1489454352" title="QWord_ImageMark_152"/>
                    <pic:cNvPicPr>
                      <a:picLocks noChangeAspect="1" noChangeArrowheads="1"/>
                    </pic:cNvPicPr>
                  </pic:nvPicPr>
                  <pic:blipFill>
                    <a:blip r:embed="rId236" cstate="print">
                      <a:clrChange>
                        <a:clrFrom>
                          <a:srgbClr val="F2F2F2"/>
                        </a:clrFrom>
                        <a:clrTo>
                          <a:srgbClr val="F2F2F2">
                            <a:alpha val="0"/>
                          </a:srgbClr>
                        </a:clrTo>
                      </a:clrChange>
                      <a:extLst>
                        <a:ext uri="{28A0092B-C50C-407E-A947-70E740481C1C}">
                          <a14:useLocalDpi xmlns:a14="http://schemas.microsoft.com/office/drawing/2010/main" val="0"/>
                        </a:ext>
                      </a:extLst>
                    </a:blip>
                    <a:srcRect t="8967"/>
                    <a:stretch>
                      <a:fillRect/>
                    </a:stretch>
                  </pic:blipFill>
                  <pic:spPr>
                    <a:xfrm>
                      <a:off x="0" y="0"/>
                      <a:ext cx="3965477" cy="1205785"/>
                    </a:xfrm>
                    <a:prstGeom prst="rect">
                      <a:avLst/>
                    </a:prstGeom>
                    <a:noFill/>
                    <a:ln>
                      <a:noFill/>
                    </a:ln>
                  </pic:spPr>
                </pic:pic>
              </a:graphicData>
            </a:graphic>
          </wp:inline>
        </w:drawing>
      </w:r>
      <w:bookmarkEnd w:id="7446"/>
      <w:bookmarkEnd w:id="7447"/>
      <w:bookmarkEnd w:id="7448"/>
    </w:p>
    <w:p w14:paraId="42F04CA1">
      <w:pPr>
        <w:pStyle w:val="68"/>
      </w:pPr>
      <w:bookmarkStart w:id="7449" w:name="QWord_XRef_Figure__6yNuFH"/>
      <w:bookmarkStart w:id="7450" w:name="_QWord_Paragraph__1009"/>
      <w:bookmarkStart w:id="7451" w:name="_QWord_Source_Comparison_Para_1009"/>
      <w:r>
        <w:rPr>
          <w:rFonts w:hint="eastAsia"/>
        </w:rPr>
        <w:t>图 </w:t>
      </w:r>
      <w:r>
        <w:fldChar w:fldCharType="begin"/>
      </w:r>
      <w:r>
        <w:instrText xml:space="preserve"> SEQ QWord_Heading1_Sequence \c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28</w:t>
      </w:r>
      <w:r>
        <w:fldChar w:fldCharType="end"/>
      </w:r>
      <w:bookmarkEnd w:id="7449"/>
      <w:r>
        <w:rPr>
          <w:rFonts w:hint="eastAsia"/>
        </w:rPr>
        <w:t xml:space="preserve">  寄存器和存储器交换指令编码</w:t>
      </w:r>
      <w:bookmarkEnd w:id="7450"/>
      <w:bookmarkEnd w:id="7451"/>
    </w:p>
    <w:p w14:paraId="17B88C37">
      <w:pPr>
        <w:pStyle w:val="4"/>
        <w:ind w:firstLine="420"/>
      </w:pPr>
      <w:bookmarkStart w:id="7452" w:name="_QWord_Source_Comparison_Para_1010"/>
      <w:bookmarkStart w:id="7453" w:name="_QWord_Paragraph__1010"/>
      <w:r>
        <w:rPr>
          <w:rFonts w:hint="eastAsia"/>
        </w:rPr>
        <w:t>SWP指令应用示例：</w:t>
      </w:r>
      <w:bookmarkEnd w:id="7452"/>
      <w:bookmarkEnd w:id="7453"/>
    </w:p>
    <w:p w14:paraId="1DE7D7A6">
      <w:pPr>
        <w:pStyle w:val="179"/>
        <w:ind w:firstLine="420"/>
      </w:pPr>
      <w:bookmarkStart w:id="7454" w:name="_QWord_Source_Comparison_Para_1011"/>
      <w:bookmarkStart w:id="7455" w:name="_QWord_Paragraph__1011"/>
      <w:r>
        <w:rPr>
          <w:b/>
          <w:bCs/>
        </w:rPr>
        <w:t>SWP</w:t>
      </w:r>
      <w:r>
        <w:rPr>
          <w:rFonts w:hint="eastAsia"/>
          <w:b/>
          <w:bCs/>
        </w:rPr>
        <w:t xml:space="preserve">    </w:t>
      </w:r>
      <w:r>
        <w:rPr>
          <w:b/>
          <w:bCs/>
        </w:rPr>
        <w:t>R1,R1,[R0]</w:t>
      </w:r>
      <w:r>
        <w:rPr>
          <w:rFonts w:hint="eastAsia"/>
          <w:lang w:val="en-US" w:eastAsia="zh-CN"/>
        </w:rPr>
        <w:tab/>
      </w:r>
      <w:r>
        <w:rPr>
          <w:rFonts w:hint="eastAsia"/>
        </w:rPr>
        <w:t>;将R1的内容与R0指向的存储单元的内容进行互换</w:t>
      </w:r>
      <w:bookmarkEnd w:id="7454"/>
      <w:bookmarkEnd w:id="7455"/>
    </w:p>
    <w:p w14:paraId="6248C196">
      <w:pPr>
        <w:pStyle w:val="179"/>
        <w:ind w:firstLine="420"/>
      </w:pPr>
      <w:bookmarkStart w:id="7456" w:name="_QWord_Paragraph__1012"/>
      <w:bookmarkStart w:id="7457" w:name="_QWord_Source_Comparison_Para_1012"/>
      <w:r>
        <w:rPr>
          <w:b/>
          <w:bCs/>
        </w:rPr>
        <w:t>SWPB</w:t>
      </w:r>
      <w:r>
        <w:rPr>
          <w:rFonts w:hint="eastAsia"/>
          <w:b/>
          <w:bCs/>
        </w:rPr>
        <w:t xml:space="preserve">  </w:t>
      </w:r>
      <w:r>
        <w:rPr>
          <w:b/>
          <w:bCs/>
        </w:rPr>
        <w:t>R1,R2,[R0]</w:t>
      </w:r>
      <w:r>
        <w:rPr>
          <w:rFonts w:hint="eastAsia"/>
        </w:rPr>
        <w:tab/>
      </w:r>
      <w:r>
        <w:rPr>
          <w:rFonts w:hint="eastAsia"/>
        </w:rPr>
        <w:t>;将R0指向的存储单元低字节数据读取到R1中;(高24位清零)，并将R2的内容写入到该内存单元中;(最低字节有效)</w:t>
      </w:r>
      <w:bookmarkEnd w:id="7456"/>
      <w:bookmarkEnd w:id="7457"/>
    </w:p>
    <w:p w14:paraId="1C377FDF">
      <w:pPr>
        <w:pStyle w:val="65"/>
        <w:numPr>
          <w:ilvl w:val="3"/>
          <w:numId w:val="6"/>
        </w:numPr>
      </w:pPr>
      <w:bookmarkStart w:id="7458" w:name="_QWord_Source_Comparison_Para_1013"/>
      <w:bookmarkStart w:id="7459" w:name="_QWord_Paragraph__1013"/>
      <w:r>
        <w:rPr>
          <w:rFonts w:hint="eastAsia"/>
        </w:rPr>
        <w:t>数据处理指令</w:t>
      </w:r>
      <w:bookmarkEnd w:id="7458"/>
      <w:bookmarkEnd w:id="7459"/>
    </w:p>
    <w:p w14:paraId="18314277">
      <w:pPr>
        <w:pStyle w:val="4"/>
        <w:ind w:firstLine="420"/>
      </w:pPr>
      <w:bookmarkStart w:id="7460" w:name="_QWord_Source_Comparison_Para_1014"/>
      <w:bookmarkStart w:id="7461" w:name="_QWord_Paragraph__1014"/>
      <w:r>
        <w:rPr>
          <w:rFonts w:hint="eastAsia"/>
        </w:rPr>
        <w:t>数据处理指令大致可分为</w:t>
      </w:r>
      <w:r>
        <w:rPr>
          <w:rFonts w:hint="eastAsia"/>
          <w:lang w:val="en-US" w:eastAsia="zh-CN"/>
        </w:rPr>
        <w:t>4</w:t>
      </w:r>
      <w:r>
        <w:rPr>
          <w:rFonts w:hint="eastAsia"/>
        </w:rPr>
        <w:t>类：</w:t>
      </w:r>
      <w:bookmarkEnd w:id="7460"/>
      <w:bookmarkEnd w:id="7461"/>
    </w:p>
    <w:p w14:paraId="34CF8867">
      <w:pPr>
        <w:pStyle w:val="175"/>
      </w:pPr>
      <w:bookmarkStart w:id="7462" w:name="_QWord_Paragraph__1015"/>
      <w:bookmarkStart w:id="7463" w:name="_QWord_Source_Comparison_Para_1015"/>
      <w:r>
        <w:rPr>
          <w:rFonts w:hint="eastAsia"/>
        </w:rPr>
        <w:t>数据传送指令；</w:t>
      </w:r>
      <w:bookmarkEnd w:id="7462"/>
      <w:bookmarkEnd w:id="7463"/>
    </w:p>
    <w:p w14:paraId="18B0A19A">
      <w:pPr>
        <w:pStyle w:val="175"/>
      </w:pPr>
      <w:bookmarkStart w:id="7464" w:name="_QWord_Paragraph__1016"/>
      <w:bookmarkStart w:id="7465" w:name="_QWord_Source_Comparison_Para_1016"/>
      <w:r>
        <w:rPr>
          <w:rFonts w:hint="eastAsia"/>
        </w:rPr>
        <w:t>算术运算指令；</w:t>
      </w:r>
      <w:bookmarkEnd w:id="7464"/>
      <w:bookmarkEnd w:id="7465"/>
    </w:p>
    <w:p w14:paraId="2159000A">
      <w:pPr>
        <w:pStyle w:val="175"/>
      </w:pPr>
      <w:r>
        <w:rPr>
          <w:rFonts w:hint="eastAsia"/>
        </w:rPr>
        <w:t>逻辑运算指令</w:t>
      </w:r>
    </w:p>
    <w:p w14:paraId="76071473">
      <w:pPr>
        <w:pStyle w:val="175"/>
      </w:pPr>
      <w:bookmarkStart w:id="7466" w:name="_QWord_Source_Comparison_Para_1017"/>
      <w:bookmarkStart w:id="7467" w:name="_QWord_Paragraph__1017"/>
      <w:r>
        <w:rPr>
          <w:rFonts w:hint="eastAsia"/>
        </w:rPr>
        <w:t>比较指令</w:t>
      </w:r>
      <w:r>
        <w:rPr>
          <w:rFonts w:hint="eastAsia"/>
          <w:lang w:eastAsia="zh-CN"/>
        </w:rPr>
        <w:t>。</w:t>
      </w:r>
      <w:bookmarkEnd w:id="7466"/>
      <w:bookmarkEnd w:id="7467"/>
    </w:p>
    <w:p w14:paraId="2E2F008C">
      <w:pPr>
        <w:pStyle w:val="4"/>
        <w:ind w:firstLine="420"/>
      </w:pPr>
      <w:bookmarkStart w:id="7468" w:name="_QWord_Paragraph__1018"/>
      <w:bookmarkStart w:id="7469" w:name="_QWord_Source_Comparison_Para_1018"/>
      <w:r>
        <w:rPr>
          <w:rFonts w:hint="eastAsia"/>
        </w:rPr>
        <w:t>数据处理指令只能对寄存器的内容进行操作，而不能对内存中的数据进行操作。所有ARM数据处理指令均可选择使用S后缀，以使指令影响状态标志。opcode操作码功能表如</w:t>
      </w:r>
      <w:r>
        <w:fldChar w:fldCharType="begin"/>
      </w:r>
      <w:r>
        <w:instrText xml:space="preserve"> </w:instrText>
      </w:r>
      <w:r>
        <w:rPr>
          <w:rFonts w:hint="eastAsia"/>
        </w:rPr>
        <w:instrText xml:space="preserve">REF QWord_XRef_Table__GqQ9Wk \h \* CHARFORMAT</w:instrText>
      </w:r>
      <w:r>
        <w:instrText xml:space="preserve"> </w:instrText>
      </w:r>
      <w:r>
        <w:fldChar w:fldCharType="separate"/>
      </w:r>
      <w:r>
        <w:t>表 3</w:t>
      </w:r>
      <w:r>
        <w:noBreakHyphen/>
      </w:r>
      <w:r>
        <w:t>17</w:t>
      </w:r>
      <w:r>
        <w:fldChar w:fldCharType="end"/>
      </w:r>
      <w:r>
        <w:rPr>
          <w:rFonts w:hint="eastAsia"/>
        </w:rPr>
        <w:t>所示，其指令编码如</w:t>
      </w:r>
      <w:r>
        <w:fldChar w:fldCharType="begin"/>
      </w:r>
      <w:r>
        <w:instrText xml:space="preserve"> </w:instrText>
      </w:r>
      <w:r>
        <w:rPr>
          <w:rFonts w:hint="eastAsia"/>
        </w:rPr>
        <w:instrText xml:space="preserve">REF QWord_XRef_Figure__jjNlcG \h \* CHARFORMAT</w:instrText>
      </w:r>
      <w:r>
        <w:instrText xml:space="preserve"> </w:instrText>
      </w:r>
      <w:r>
        <w:fldChar w:fldCharType="separate"/>
      </w:r>
      <w:r>
        <w:rPr>
          <w:rFonts w:hint="eastAsia"/>
        </w:rPr>
        <w:t>图 </w:t>
      </w:r>
      <w:r>
        <w:t>3</w:t>
      </w:r>
      <w:r>
        <w:noBreakHyphen/>
      </w:r>
      <w:r>
        <w:t>29</w:t>
      </w:r>
      <w:r>
        <w:fldChar w:fldCharType="end"/>
      </w:r>
      <w:r>
        <w:rPr>
          <w:rFonts w:hint="eastAsia"/>
        </w:rPr>
        <w:t>所示。</w:t>
      </w:r>
      <w:bookmarkEnd w:id="7468"/>
      <w:bookmarkEnd w:id="7469"/>
    </w:p>
    <w:p w14:paraId="5C34C782">
      <w:pPr>
        <w:pStyle w:val="67"/>
        <w:rPr>
          <w:rFonts w:hint="eastAsia"/>
        </w:rPr>
      </w:pPr>
      <w:bookmarkStart w:id="7470" w:name="QWord_XRef_Table__GqQ9Wk"/>
      <w:bookmarkStart w:id="7471" w:name="_QWord_Paragraph__1019"/>
      <w:bookmarkStart w:id="7472" w:name="_QWord_Source_Comparison_Para_1019"/>
      <w:r>
        <w:rPr>
          <w:rStyle w:val="238"/>
        </w:rPr>
        <w:t>表 </w:t>
      </w:r>
      <w:r>
        <w:rPr>
          <w:rStyle w:val="238"/>
        </w:rPr>
        <w:fldChar w:fldCharType="begin"/>
      </w:r>
      <w:r>
        <w:rPr>
          <w:rStyle w:val="238"/>
        </w:rPr>
        <w:instrText xml:space="preserve"> SEQ QWord_Heading1_Sequence \c </w:instrText>
      </w:r>
      <w:r>
        <w:rPr>
          <w:rStyle w:val="238"/>
        </w:rPr>
        <w:fldChar w:fldCharType="separate"/>
      </w:r>
      <w:r>
        <w:rPr>
          <w:rStyle w:val="238"/>
        </w:rPr>
        <w:t>3</w:t>
      </w:r>
      <w:r>
        <w:rPr>
          <w:rStyle w:val="238"/>
        </w:rPr>
        <w:fldChar w:fldCharType="end"/>
      </w:r>
      <w:r>
        <w:rPr>
          <w:rStyle w:val="238"/>
        </w:rPr>
        <w:noBreakHyphen/>
      </w:r>
      <w:r>
        <w:rPr>
          <w:rStyle w:val="238"/>
        </w:rPr>
        <w:fldChar w:fldCharType="begin"/>
      </w:r>
      <w:r>
        <w:rPr>
          <w:rStyle w:val="238"/>
        </w:rPr>
        <w:instrText xml:space="preserve"> SEQ 表 \* ARABIC \s 1 </w:instrText>
      </w:r>
      <w:r>
        <w:rPr>
          <w:rStyle w:val="238"/>
        </w:rPr>
        <w:fldChar w:fldCharType="separate"/>
      </w:r>
      <w:r>
        <w:rPr>
          <w:rStyle w:val="238"/>
        </w:rPr>
        <w:t>17</w:t>
      </w:r>
      <w:r>
        <w:rPr>
          <w:rStyle w:val="238"/>
        </w:rPr>
        <w:fldChar w:fldCharType="end"/>
      </w:r>
      <w:bookmarkEnd w:id="7470"/>
      <w:r>
        <w:t xml:space="preserve">  </w:t>
      </w:r>
      <w:r>
        <w:rPr>
          <w:rFonts w:hint="eastAsia"/>
        </w:rPr>
        <w:t>opcode操作码功能表</w:t>
      </w:r>
      <w:bookmarkEnd w:id="7471"/>
      <w:bookmarkEnd w:id="7472"/>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71"/>
        <w:gridCol w:w="2776"/>
        <w:gridCol w:w="2765"/>
      </w:tblGrid>
      <w:tr w14:paraId="5258C8C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67" w:type="pc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6FD6BF75">
            <w:pPr>
              <w:pStyle w:val="74"/>
              <w:rPr>
                <w:rFonts w:hint="eastAsia"/>
                <w:kern w:val="0"/>
              </w:rPr>
            </w:pPr>
            <w:bookmarkStart w:id="7473" w:name="_QWord_Paragraph__1020"/>
            <w:bookmarkStart w:id="7474" w:name="_QWord_Source_Comparison_Para_1020"/>
            <w:r>
              <w:rPr>
                <w:rFonts w:hint="eastAsia"/>
                <w:kern w:val="0"/>
              </w:rPr>
              <w:t>操作码</w:t>
            </w:r>
            <w:bookmarkEnd w:id="7473"/>
            <w:bookmarkEnd w:id="7474"/>
          </w:p>
        </w:tc>
        <w:tc>
          <w:tcPr>
            <w:tcW w:w="1670"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1C7BE7AA">
            <w:pPr>
              <w:pStyle w:val="74"/>
              <w:rPr>
                <w:rFonts w:hint="eastAsia"/>
                <w:kern w:val="0"/>
              </w:rPr>
            </w:pPr>
            <w:bookmarkStart w:id="7475" w:name="_QWord_Source_Comparison_Para_1021"/>
            <w:bookmarkStart w:id="7476" w:name="_QWord_Paragraph__1021"/>
            <w:r>
              <w:rPr>
                <w:rFonts w:hint="eastAsia"/>
                <w:kern w:val="0"/>
              </w:rPr>
              <w:t>指令助记符</w:t>
            </w:r>
            <w:bookmarkEnd w:id="7475"/>
            <w:bookmarkEnd w:id="7476"/>
          </w:p>
        </w:tc>
        <w:tc>
          <w:tcPr>
            <w:tcW w:w="1663" w:type="pct"/>
            <w:tcBorders>
              <w:top w:val="single" w:color="auto" w:sz="6" w:space="0"/>
              <w:bottom w:val="single" w:color="auto" w:sz="4" w:space="0"/>
              <w:right w:val="single" w:color="auto" w:sz="6" w:space="0"/>
              <w:insideH w:val="single" w:sz="4" w:space="0"/>
              <w:insideV w:val="single" w:sz="4" w:space="0"/>
              <w:tl2br w:val="nil"/>
              <w:tr2bl w:val="nil"/>
            </w:tcBorders>
            <w:shd w:val="clear" w:color="auto" w:fill="auto"/>
            <w:vAlign w:val="center"/>
          </w:tcPr>
          <w:p w14:paraId="5873177C">
            <w:pPr>
              <w:pStyle w:val="74"/>
              <w:rPr>
                <w:rFonts w:hint="eastAsia"/>
                <w:kern w:val="0"/>
              </w:rPr>
            </w:pPr>
            <w:bookmarkStart w:id="7477" w:name="_QWord_Paragraph__1022"/>
            <w:bookmarkStart w:id="7478" w:name="_QWord_Source_Comparison_Para_1022"/>
            <w:r>
              <w:rPr>
                <w:rFonts w:hint="eastAsia"/>
                <w:kern w:val="0"/>
              </w:rPr>
              <w:t>说明</w:t>
            </w:r>
            <w:bookmarkEnd w:id="7477"/>
            <w:bookmarkEnd w:id="7478"/>
          </w:p>
        </w:tc>
      </w:tr>
      <w:tr w14:paraId="267ED7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67" w:type="pct"/>
            <w:shd w:val="clear" w:color="auto" w:fill="auto"/>
            <w:vAlign w:val="center"/>
          </w:tcPr>
          <w:p w14:paraId="331ABD14">
            <w:pPr>
              <w:pStyle w:val="74"/>
              <w:rPr>
                <w:rFonts w:hint="eastAsia"/>
                <w:kern w:val="0"/>
              </w:rPr>
            </w:pPr>
            <w:bookmarkStart w:id="7479" w:name="_QWord_Paragraph__1023"/>
            <w:bookmarkStart w:id="7480" w:name="_QWord_Source_Comparison_Para_1023"/>
            <w:r>
              <w:rPr>
                <w:rFonts w:hint="eastAsia"/>
                <w:kern w:val="0"/>
              </w:rPr>
              <w:t>0000</w:t>
            </w:r>
            <w:bookmarkEnd w:id="7479"/>
            <w:bookmarkEnd w:id="7480"/>
          </w:p>
        </w:tc>
        <w:tc>
          <w:tcPr>
            <w:tcW w:w="1670" w:type="pct"/>
            <w:shd w:val="clear" w:color="auto" w:fill="auto"/>
            <w:vAlign w:val="center"/>
          </w:tcPr>
          <w:p w14:paraId="23D472BF">
            <w:pPr>
              <w:pStyle w:val="74"/>
              <w:rPr>
                <w:rFonts w:hint="eastAsia"/>
                <w:kern w:val="0"/>
              </w:rPr>
            </w:pPr>
            <w:bookmarkStart w:id="7481" w:name="_QWord_Source_Comparison_Para_1024"/>
            <w:bookmarkStart w:id="7482" w:name="_QWord_Paragraph__1024"/>
            <w:r>
              <w:rPr>
                <w:kern w:val="0"/>
              </w:rPr>
              <w:t>AND</w:t>
            </w:r>
            <w:bookmarkEnd w:id="7481"/>
            <w:bookmarkEnd w:id="7482"/>
          </w:p>
        </w:tc>
        <w:tc>
          <w:tcPr>
            <w:tcW w:w="1663" w:type="pct"/>
            <w:shd w:val="clear" w:color="auto" w:fill="auto"/>
            <w:vAlign w:val="center"/>
          </w:tcPr>
          <w:p w14:paraId="2842D1FE">
            <w:pPr>
              <w:pStyle w:val="74"/>
              <w:rPr>
                <w:rFonts w:hint="eastAsia"/>
                <w:kern w:val="0"/>
              </w:rPr>
            </w:pPr>
            <w:bookmarkStart w:id="7483" w:name="_QWord_Source_Comparison_Para_1025"/>
            <w:bookmarkStart w:id="7484" w:name="_QWord_Paragraph__1025"/>
            <w:r>
              <w:rPr>
                <w:rFonts w:hint="eastAsia"/>
                <w:kern w:val="0"/>
              </w:rPr>
              <w:t>逻辑与操作指令</w:t>
            </w:r>
            <w:bookmarkEnd w:id="7483"/>
            <w:bookmarkEnd w:id="7484"/>
          </w:p>
        </w:tc>
      </w:tr>
      <w:tr w14:paraId="61B88D0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67" w:type="pct"/>
            <w:shd w:val="clear" w:color="auto" w:fill="auto"/>
            <w:vAlign w:val="center"/>
          </w:tcPr>
          <w:p w14:paraId="6B1DA48F">
            <w:pPr>
              <w:pStyle w:val="74"/>
              <w:rPr>
                <w:rFonts w:hint="eastAsia"/>
                <w:kern w:val="0"/>
              </w:rPr>
            </w:pPr>
            <w:bookmarkStart w:id="7485" w:name="_QWord_Source_Comparison_Para_1026"/>
            <w:bookmarkStart w:id="7486" w:name="_QWord_Paragraph__1026"/>
            <w:r>
              <w:rPr>
                <w:rFonts w:hint="eastAsia"/>
                <w:kern w:val="0"/>
              </w:rPr>
              <w:t>0001</w:t>
            </w:r>
            <w:bookmarkEnd w:id="7485"/>
            <w:bookmarkEnd w:id="7486"/>
          </w:p>
        </w:tc>
        <w:tc>
          <w:tcPr>
            <w:tcW w:w="1670" w:type="pct"/>
            <w:shd w:val="clear" w:color="auto" w:fill="auto"/>
            <w:vAlign w:val="center"/>
          </w:tcPr>
          <w:p w14:paraId="6B3EED18">
            <w:pPr>
              <w:pStyle w:val="74"/>
              <w:rPr>
                <w:rFonts w:hint="eastAsia"/>
                <w:kern w:val="0"/>
              </w:rPr>
            </w:pPr>
            <w:bookmarkStart w:id="7487" w:name="_QWord_Paragraph__1027"/>
            <w:bookmarkStart w:id="7488" w:name="_QWord_Source_Comparison_Para_1027"/>
            <w:r>
              <w:rPr>
                <w:kern w:val="0"/>
              </w:rPr>
              <w:t>EOR</w:t>
            </w:r>
            <w:bookmarkEnd w:id="7487"/>
            <w:bookmarkEnd w:id="7488"/>
          </w:p>
        </w:tc>
        <w:tc>
          <w:tcPr>
            <w:tcW w:w="1663" w:type="pct"/>
            <w:shd w:val="clear" w:color="auto" w:fill="auto"/>
            <w:vAlign w:val="center"/>
          </w:tcPr>
          <w:p w14:paraId="681AA854">
            <w:pPr>
              <w:pStyle w:val="74"/>
              <w:rPr>
                <w:rFonts w:hint="eastAsia"/>
                <w:kern w:val="0"/>
              </w:rPr>
            </w:pPr>
            <w:bookmarkStart w:id="7489" w:name="_QWord_Source_Comparison_Para_1028"/>
            <w:bookmarkStart w:id="7490" w:name="_QWord_Paragraph__1028"/>
            <w:r>
              <w:rPr>
                <w:rFonts w:hint="eastAsia"/>
                <w:kern w:val="0"/>
              </w:rPr>
              <w:t>逻辑异或操作指令</w:t>
            </w:r>
            <w:bookmarkEnd w:id="7489"/>
            <w:bookmarkEnd w:id="7490"/>
          </w:p>
        </w:tc>
      </w:tr>
      <w:tr w14:paraId="06A36D7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67" w:type="pct"/>
            <w:shd w:val="clear" w:color="auto" w:fill="auto"/>
            <w:vAlign w:val="center"/>
          </w:tcPr>
          <w:p w14:paraId="0007690A">
            <w:pPr>
              <w:pStyle w:val="74"/>
              <w:rPr>
                <w:rFonts w:hint="eastAsia"/>
                <w:kern w:val="0"/>
              </w:rPr>
            </w:pPr>
            <w:bookmarkStart w:id="7491" w:name="_QWord_Paragraph__1029"/>
            <w:bookmarkStart w:id="7492" w:name="_QWord_Source_Comparison_Para_1029"/>
            <w:r>
              <w:rPr>
                <w:rFonts w:hint="eastAsia"/>
                <w:kern w:val="0"/>
              </w:rPr>
              <w:t>0010</w:t>
            </w:r>
            <w:bookmarkEnd w:id="7491"/>
            <w:bookmarkEnd w:id="7492"/>
          </w:p>
        </w:tc>
        <w:tc>
          <w:tcPr>
            <w:tcW w:w="1670" w:type="pct"/>
            <w:shd w:val="clear" w:color="auto" w:fill="auto"/>
            <w:vAlign w:val="center"/>
          </w:tcPr>
          <w:p w14:paraId="37556526">
            <w:pPr>
              <w:pStyle w:val="74"/>
              <w:rPr>
                <w:rFonts w:hint="eastAsia"/>
                <w:kern w:val="0"/>
              </w:rPr>
            </w:pPr>
            <w:bookmarkStart w:id="7493" w:name="_QWord_Source_Comparison_Para_1030"/>
            <w:bookmarkStart w:id="7494" w:name="_QWord_Paragraph__1030"/>
            <w:r>
              <w:rPr>
                <w:kern w:val="0"/>
              </w:rPr>
              <w:t>SUB</w:t>
            </w:r>
            <w:bookmarkEnd w:id="7493"/>
            <w:bookmarkEnd w:id="7494"/>
          </w:p>
        </w:tc>
        <w:tc>
          <w:tcPr>
            <w:tcW w:w="1663" w:type="pct"/>
            <w:shd w:val="clear" w:color="auto" w:fill="auto"/>
            <w:vAlign w:val="center"/>
          </w:tcPr>
          <w:p w14:paraId="62162557">
            <w:pPr>
              <w:pStyle w:val="74"/>
              <w:rPr>
                <w:rFonts w:hint="eastAsia"/>
                <w:kern w:val="0"/>
              </w:rPr>
            </w:pPr>
            <w:bookmarkStart w:id="7495" w:name="_QWord_Source_Comparison_Para_1031"/>
            <w:bookmarkStart w:id="7496" w:name="_QWord_Paragraph__1031"/>
            <w:r>
              <w:rPr>
                <w:rFonts w:hint="eastAsia"/>
                <w:kern w:val="0"/>
              </w:rPr>
              <w:t>减法运算指令</w:t>
            </w:r>
            <w:bookmarkEnd w:id="7495"/>
            <w:bookmarkEnd w:id="7496"/>
          </w:p>
        </w:tc>
      </w:tr>
      <w:tr w14:paraId="5FBF1B0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67" w:type="pct"/>
            <w:shd w:val="clear" w:color="auto" w:fill="auto"/>
            <w:vAlign w:val="center"/>
          </w:tcPr>
          <w:p w14:paraId="46AB7FE4">
            <w:pPr>
              <w:pStyle w:val="74"/>
              <w:rPr>
                <w:rFonts w:hint="eastAsia"/>
                <w:kern w:val="0"/>
              </w:rPr>
            </w:pPr>
            <w:bookmarkStart w:id="7497" w:name="_QWord_Paragraph__1032"/>
            <w:bookmarkStart w:id="7498" w:name="_QWord_Source_Comparison_Para_1032"/>
            <w:r>
              <w:rPr>
                <w:rFonts w:hint="eastAsia"/>
                <w:kern w:val="0"/>
              </w:rPr>
              <w:t>0011</w:t>
            </w:r>
            <w:bookmarkEnd w:id="7497"/>
            <w:bookmarkEnd w:id="7498"/>
          </w:p>
        </w:tc>
        <w:tc>
          <w:tcPr>
            <w:tcW w:w="1670" w:type="pct"/>
            <w:shd w:val="clear" w:color="auto" w:fill="auto"/>
            <w:vAlign w:val="center"/>
          </w:tcPr>
          <w:p w14:paraId="3C562BDD">
            <w:pPr>
              <w:pStyle w:val="74"/>
              <w:rPr>
                <w:rFonts w:hint="eastAsia"/>
                <w:kern w:val="0"/>
              </w:rPr>
            </w:pPr>
            <w:bookmarkStart w:id="7499" w:name="_QWord_Source_Comparison_Para_1033"/>
            <w:bookmarkStart w:id="7500" w:name="_QWord_Paragraph__1033"/>
            <w:r>
              <w:rPr>
                <w:rFonts w:hint="eastAsia"/>
                <w:kern w:val="0"/>
              </w:rPr>
              <w:t>RSB</w:t>
            </w:r>
            <w:bookmarkEnd w:id="7499"/>
            <w:bookmarkEnd w:id="7500"/>
          </w:p>
        </w:tc>
        <w:tc>
          <w:tcPr>
            <w:tcW w:w="1663" w:type="pct"/>
            <w:shd w:val="clear" w:color="auto" w:fill="auto"/>
            <w:vAlign w:val="center"/>
          </w:tcPr>
          <w:p w14:paraId="50DD958D">
            <w:pPr>
              <w:pStyle w:val="74"/>
              <w:rPr>
                <w:rFonts w:hint="eastAsia"/>
                <w:kern w:val="0"/>
              </w:rPr>
            </w:pPr>
            <w:bookmarkStart w:id="7501" w:name="_QWord_Source_Comparison_Para_1034"/>
            <w:bookmarkStart w:id="7502" w:name="_QWord_Paragraph__1034"/>
            <w:r>
              <w:rPr>
                <w:rFonts w:hint="eastAsia"/>
                <w:kern w:val="0"/>
              </w:rPr>
              <w:t>逆向减法指令</w:t>
            </w:r>
            <w:bookmarkEnd w:id="7501"/>
            <w:bookmarkEnd w:id="7502"/>
          </w:p>
        </w:tc>
      </w:tr>
      <w:tr w14:paraId="5CD8E09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67" w:type="pct"/>
            <w:shd w:val="clear" w:color="auto" w:fill="auto"/>
            <w:vAlign w:val="center"/>
          </w:tcPr>
          <w:p w14:paraId="417C254C">
            <w:pPr>
              <w:pStyle w:val="74"/>
              <w:rPr>
                <w:rFonts w:hint="eastAsia"/>
                <w:kern w:val="0"/>
              </w:rPr>
            </w:pPr>
            <w:bookmarkStart w:id="7503" w:name="_QWord_Paragraph__1035"/>
            <w:bookmarkStart w:id="7504" w:name="_QWord_Source_Comparison_Para_1035"/>
            <w:r>
              <w:rPr>
                <w:rFonts w:hint="eastAsia"/>
                <w:kern w:val="0"/>
              </w:rPr>
              <w:t>0100</w:t>
            </w:r>
            <w:bookmarkEnd w:id="7503"/>
            <w:bookmarkEnd w:id="7504"/>
          </w:p>
        </w:tc>
        <w:tc>
          <w:tcPr>
            <w:tcW w:w="1670" w:type="pct"/>
            <w:shd w:val="clear" w:color="auto" w:fill="auto"/>
            <w:vAlign w:val="center"/>
          </w:tcPr>
          <w:p w14:paraId="52AF9AF7">
            <w:pPr>
              <w:pStyle w:val="74"/>
              <w:rPr>
                <w:rFonts w:hint="eastAsia"/>
                <w:kern w:val="0"/>
              </w:rPr>
            </w:pPr>
            <w:bookmarkStart w:id="7505" w:name="_QWord_Source_Comparison_Para_1036"/>
            <w:bookmarkStart w:id="7506" w:name="_QWord_Paragraph__1036"/>
            <w:r>
              <w:rPr>
                <w:rFonts w:hint="eastAsia"/>
                <w:kern w:val="0"/>
              </w:rPr>
              <w:t>ADD</w:t>
            </w:r>
            <w:bookmarkEnd w:id="7505"/>
            <w:bookmarkEnd w:id="7506"/>
          </w:p>
        </w:tc>
        <w:tc>
          <w:tcPr>
            <w:tcW w:w="1663" w:type="pct"/>
            <w:shd w:val="clear" w:color="auto" w:fill="auto"/>
            <w:vAlign w:val="center"/>
          </w:tcPr>
          <w:p w14:paraId="35D8E513">
            <w:pPr>
              <w:pStyle w:val="74"/>
              <w:rPr>
                <w:rFonts w:hint="eastAsia"/>
                <w:kern w:val="0"/>
              </w:rPr>
            </w:pPr>
            <w:bookmarkStart w:id="7507" w:name="_QWord_Paragraph__1037"/>
            <w:bookmarkStart w:id="7508" w:name="_QWord_Source_Comparison_Para_1037"/>
            <w:r>
              <w:rPr>
                <w:rFonts w:hint="eastAsia"/>
                <w:kern w:val="0"/>
              </w:rPr>
              <w:t>加法运算指令</w:t>
            </w:r>
            <w:bookmarkEnd w:id="7507"/>
            <w:bookmarkEnd w:id="7508"/>
          </w:p>
        </w:tc>
      </w:tr>
      <w:tr w14:paraId="4164595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67" w:type="pct"/>
            <w:shd w:val="clear" w:color="auto" w:fill="auto"/>
            <w:vAlign w:val="center"/>
          </w:tcPr>
          <w:p w14:paraId="072D0721">
            <w:pPr>
              <w:pStyle w:val="74"/>
              <w:rPr>
                <w:rFonts w:hint="eastAsia"/>
                <w:kern w:val="0"/>
              </w:rPr>
            </w:pPr>
            <w:bookmarkStart w:id="7509" w:name="_QWord_Source_Comparison_Para_1038"/>
            <w:bookmarkStart w:id="7510" w:name="_QWord_Paragraph__1038"/>
            <w:r>
              <w:rPr>
                <w:rFonts w:hint="eastAsia"/>
                <w:kern w:val="0"/>
              </w:rPr>
              <w:t>0101</w:t>
            </w:r>
            <w:bookmarkEnd w:id="7509"/>
            <w:bookmarkEnd w:id="7510"/>
          </w:p>
        </w:tc>
        <w:tc>
          <w:tcPr>
            <w:tcW w:w="1670" w:type="pct"/>
            <w:shd w:val="clear" w:color="auto" w:fill="auto"/>
            <w:vAlign w:val="center"/>
          </w:tcPr>
          <w:p w14:paraId="657743A5">
            <w:pPr>
              <w:pStyle w:val="74"/>
              <w:rPr>
                <w:rFonts w:hint="eastAsia"/>
                <w:kern w:val="0"/>
              </w:rPr>
            </w:pPr>
            <w:bookmarkStart w:id="7511" w:name="_QWord_Source_Comparison_Para_1039"/>
            <w:bookmarkStart w:id="7512" w:name="_QWord_Paragraph__1039"/>
            <w:r>
              <w:rPr>
                <w:rFonts w:hint="eastAsia"/>
                <w:kern w:val="0"/>
              </w:rPr>
              <w:t>ADC</w:t>
            </w:r>
            <w:bookmarkEnd w:id="7511"/>
            <w:bookmarkEnd w:id="7512"/>
          </w:p>
        </w:tc>
        <w:tc>
          <w:tcPr>
            <w:tcW w:w="1663" w:type="pct"/>
            <w:shd w:val="clear" w:color="auto" w:fill="auto"/>
            <w:vAlign w:val="center"/>
          </w:tcPr>
          <w:p w14:paraId="2B6AF5CC">
            <w:pPr>
              <w:pStyle w:val="74"/>
              <w:rPr>
                <w:rFonts w:hint="eastAsia"/>
                <w:kern w:val="0"/>
              </w:rPr>
            </w:pPr>
            <w:bookmarkStart w:id="7513" w:name="_QWord_Source_Comparison_Para_1040"/>
            <w:bookmarkStart w:id="7514" w:name="_QWord_Paragraph__1040"/>
            <w:r>
              <w:rPr>
                <w:rFonts w:hint="eastAsia"/>
                <w:kern w:val="0"/>
              </w:rPr>
              <w:t>带进位加法</w:t>
            </w:r>
            <w:bookmarkEnd w:id="7513"/>
            <w:bookmarkEnd w:id="7514"/>
          </w:p>
        </w:tc>
      </w:tr>
      <w:tr w14:paraId="026A9B9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67" w:type="pct"/>
            <w:shd w:val="clear" w:color="auto" w:fill="auto"/>
            <w:vAlign w:val="center"/>
          </w:tcPr>
          <w:p w14:paraId="41C359D5">
            <w:pPr>
              <w:pStyle w:val="74"/>
              <w:rPr>
                <w:rFonts w:hint="eastAsia"/>
                <w:kern w:val="0"/>
              </w:rPr>
            </w:pPr>
            <w:bookmarkStart w:id="7515" w:name="_QWord_Paragraph__1041"/>
            <w:bookmarkStart w:id="7516" w:name="_QWord_Source_Comparison_Para_1041"/>
            <w:r>
              <w:rPr>
                <w:rFonts w:hint="eastAsia"/>
                <w:kern w:val="0"/>
              </w:rPr>
              <w:t>0110</w:t>
            </w:r>
            <w:bookmarkEnd w:id="7515"/>
            <w:bookmarkEnd w:id="7516"/>
          </w:p>
        </w:tc>
        <w:tc>
          <w:tcPr>
            <w:tcW w:w="1670" w:type="pct"/>
            <w:shd w:val="clear" w:color="auto" w:fill="auto"/>
            <w:vAlign w:val="center"/>
          </w:tcPr>
          <w:p w14:paraId="7E5A1F4F">
            <w:pPr>
              <w:pStyle w:val="74"/>
              <w:rPr>
                <w:rFonts w:hint="eastAsia"/>
                <w:kern w:val="0"/>
              </w:rPr>
            </w:pPr>
            <w:bookmarkStart w:id="7517" w:name="_QWord_Source_Comparison_Para_1042"/>
            <w:bookmarkStart w:id="7518" w:name="_QWord_Paragraph__1042"/>
            <w:r>
              <w:rPr>
                <w:rFonts w:hint="eastAsia"/>
                <w:kern w:val="0"/>
              </w:rPr>
              <w:t>SBC</w:t>
            </w:r>
            <w:bookmarkEnd w:id="7517"/>
            <w:bookmarkEnd w:id="7518"/>
          </w:p>
        </w:tc>
        <w:tc>
          <w:tcPr>
            <w:tcW w:w="1663" w:type="pct"/>
            <w:shd w:val="clear" w:color="auto" w:fill="auto"/>
            <w:vAlign w:val="center"/>
          </w:tcPr>
          <w:p w14:paraId="62701F38">
            <w:pPr>
              <w:pStyle w:val="74"/>
              <w:rPr>
                <w:rFonts w:hint="eastAsia"/>
                <w:kern w:val="0"/>
              </w:rPr>
            </w:pPr>
            <w:bookmarkStart w:id="7519" w:name="_QWord_Source_Comparison_Para_1043"/>
            <w:bookmarkStart w:id="7520" w:name="_QWord_Paragraph__1043"/>
            <w:r>
              <w:rPr>
                <w:rFonts w:hint="eastAsia"/>
                <w:kern w:val="0"/>
              </w:rPr>
              <w:t>带进位减法指令</w:t>
            </w:r>
            <w:bookmarkEnd w:id="7519"/>
            <w:bookmarkEnd w:id="7520"/>
          </w:p>
        </w:tc>
      </w:tr>
      <w:tr w14:paraId="393C494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67" w:type="pct"/>
            <w:shd w:val="clear" w:color="auto" w:fill="auto"/>
            <w:vAlign w:val="center"/>
          </w:tcPr>
          <w:p w14:paraId="4EDE8C39">
            <w:pPr>
              <w:pStyle w:val="74"/>
              <w:rPr>
                <w:rFonts w:hint="eastAsia"/>
                <w:kern w:val="0"/>
              </w:rPr>
            </w:pPr>
            <w:bookmarkStart w:id="7521" w:name="_QWord_Paragraph__1044"/>
            <w:bookmarkStart w:id="7522" w:name="_QWord_Source_Comparison_Para_1044"/>
            <w:r>
              <w:rPr>
                <w:rFonts w:hint="eastAsia"/>
                <w:kern w:val="0"/>
              </w:rPr>
              <w:t>0111</w:t>
            </w:r>
            <w:bookmarkEnd w:id="7521"/>
            <w:bookmarkEnd w:id="7522"/>
          </w:p>
        </w:tc>
        <w:tc>
          <w:tcPr>
            <w:tcW w:w="1670" w:type="pct"/>
            <w:shd w:val="clear" w:color="auto" w:fill="auto"/>
            <w:vAlign w:val="center"/>
          </w:tcPr>
          <w:p w14:paraId="4AB6474B">
            <w:pPr>
              <w:pStyle w:val="74"/>
              <w:rPr>
                <w:rFonts w:hint="eastAsia"/>
                <w:kern w:val="0"/>
              </w:rPr>
            </w:pPr>
            <w:bookmarkStart w:id="7523" w:name="_QWord_Source_Comparison_Para_1045"/>
            <w:bookmarkStart w:id="7524" w:name="_QWord_Paragraph__1045"/>
            <w:r>
              <w:rPr>
                <w:rFonts w:hint="eastAsia"/>
                <w:kern w:val="0"/>
              </w:rPr>
              <w:t>RSC</w:t>
            </w:r>
            <w:bookmarkEnd w:id="7523"/>
            <w:bookmarkEnd w:id="7524"/>
          </w:p>
        </w:tc>
        <w:tc>
          <w:tcPr>
            <w:tcW w:w="1663" w:type="pct"/>
            <w:shd w:val="clear" w:color="auto" w:fill="auto"/>
            <w:vAlign w:val="center"/>
          </w:tcPr>
          <w:p w14:paraId="4DD9D7E5">
            <w:pPr>
              <w:pStyle w:val="74"/>
              <w:rPr>
                <w:rFonts w:hint="eastAsia"/>
                <w:kern w:val="0"/>
              </w:rPr>
            </w:pPr>
            <w:bookmarkStart w:id="7525" w:name="_QWord_Source_Comparison_Para_1046"/>
            <w:bookmarkStart w:id="7526" w:name="_QWord_Paragraph__1046"/>
            <w:r>
              <w:rPr>
                <w:rFonts w:hint="eastAsia"/>
                <w:kern w:val="0"/>
              </w:rPr>
              <w:t>带进位逆向减法指令</w:t>
            </w:r>
            <w:bookmarkEnd w:id="7525"/>
            <w:bookmarkEnd w:id="7526"/>
          </w:p>
        </w:tc>
      </w:tr>
      <w:tr w14:paraId="3CBAE01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67" w:type="pct"/>
            <w:shd w:val="clear" w:color="auto" w:fill="auto"/>
            <w:vAlign w:val="center"/>
          </w:tcPr>
          <w:p w14:paraId="58D30D04">
            <w:pPr>
              <w:pStyle w:val="74"/>
              <w:rPr>
                <w:rFonts w:hint="eastAsia"/>
                <w:kern w:val="0"/>
              </w:rPr>
            </w:pPr>
            <w:bookmarkStart w:id="7527" w:name="_QWord_Source_Comparison_Para_1047"/>
            <w:bookmarkStart w:id="7528" w:name="_QWord_Paragraph__1047"/>
            <w:r>
              <w:rPr>
                <w:rFonts w:hint="eastAsia"/>
                <w:kern w:val="0"/>
              </w:rPr>
              <w:t>1000</w:t>
            </w:r>
            <w:bookmarkEnd w:id="7527"/>
            <w:bookmarkEnd w:id="7528"/>
          </w:p>
        </w:tc>
        <w:tc>
          <w:tcPr>
            <w:tcW w:w="1670" w:type="pct"/>
            <w:shd w:val="clear" w:color="auto" w:fill="auto"/>
            <w:vAlign w:val="center"/>
          </w:tcPr>
          <w:p w14:paraId="33A73A74">
            <w:pPr>
              <w:pStyle w:val="74"/>
              <w:rPr>
                <w:rFonts w:hint="eastAsia"/>
                <w:kern w:val="0"/>
              </w:rPr>
            </w:pPr>
            <w:bookmarkStart w:id="7529" w:name="_QWord_Source_Comparison_Para_1048"/>
            <w:bookmarkStart w:id="7530" w:name="_QWord_Paragraph__1048"/>
            <w:r>
              <w:rPr>
                <w:rFonts w:hint="eastAsia"/>
                <w:kern w:val="0"/>
              </w:rPr>
              <w:t>TST</w:t>
            </w:r>
            <w:bookmarkEnd w:id="7529"/>
            <w:bookmarkEnd w:id="7530"/>
          </w:p>
        </w:tc>
        <w:tc>
          <w:tcPr>
            <w:tcW w:w="1663" w:type="pct"/>
            <w:shd w:val="clear" w:color="auto" w:fill="auto"/>
            <w:vAlign w:val="center"/>
          </w:tcPr>
          <w:p w14:paraId="317A527A">
            <w:pPr>
              <w:pStyle w:val="74"/>
              <w:rPr>
                <w:rFonts w:hint="eastAsia"/>
                <w:kern w:val="0"/>
              </w:rPr>
            </w:pPr>
            <w:bookmarkStart w:id="7531" w:name="_QWord_Source_Comparison_Para_1049"/>
            <w:bookmarkStart w:id="7532" w:name="_QWord_Paragraph__1049"/>
            <w:r>
              <w:rPr>
                <w:rFonts w:hint="eastAsia"/>
                <w:kern w:val="0"/>
              </w:rPr>
              <w:t>位测试指令</w:t>
            </w:r>
            <w:bookmarkEnd w:id="7531"/>
            <w:bookmarkEnd w:id="7532"/>
          </w:p>
        </w:tc>
      </w:tr>
      <w:tr w14:paraId="306C28C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67" w:type="pct"/>
            <w:shd w:val="clear" w:color="auto" w:fill="auto"/>
            <w:vAlign w:val="center"/>
          </w:tcPr>
          <w:p w14:paraId="6833E763">
            <w:pPr>
              <w:pStyle w:val="74"/>
              <w:rPr>
                <w:rFonts w:hint="eastAsia"/>
                <w:kern w:val="0"/>
              </w:rPr>
            </w:pPr>
            <w:bookmarkStart w:id="7533" w:name="_QWord_Source_Comparison_Para_1050"/>
            <w:bookmarkStart w:id="7534" w:name="_QWord_Paragraph__1050"/>
            <w:r>
              <w:rPr>
                <w:rFonts w:hint="eastAsia"/>
                <w:kern w:val="0"/>
              </w:rPr>
              <w:t>1001</w:t>
            </w:r>
            <w:bookmarkEnd w:id="7533"/>
            <w:bookmarkEnd w:id="7534"/>
          </w:p>
        </w:tc>
        <w:tc>
          <w:tcPr>
            <w:tcW w:w="1670" w:type="pct"/>
            <w:shd w:val="clear" w:color="auto" w:fill="auto"/>
            <w:vAlign w:val="center"/>
          </w:tcPr>
          <w:p w14:paraId="2A40A5AC">
            <w:pPr>
              <w:pStyle w:val="74"/>
              <w:rPr>
                <w:rFonts w:hint="eastAsia"/>
                <w:kern w:val="0"/>
              </w:rPr>
            </w:pPr>
            <w:bookmarkStart w:id="7535" w:name="_QWord_Source_Comparison_Para_1051"/>
            <w:bookmarkStart w:id="7536" w:name="_QWord_Paragraph__1051"/>
            <w:r>
              <w:rPr>
                <w:rFonts w:hint="eastAsia"/>
                <w:kern w:val="0"/>
              </w:rPr>
              <w:t>TEQ</w:t>
            </w:r>
            <w:bookmarkEnd w:id="7535"/>
            <w:bookmarkEnd w:id="7536"/>
          </w:p>
        </w:tc>
        <w:tc>
          <w:tcPr>
            <w:tcW w:w="1663" w:type="pct"/>
            <w:shd w:val="clear" w:color="auto" w:fill="auto"/>
            <w:vAlign w:val="center"/>
          </w:tcPr>
          <w:p w14:paraId="0D206FC2">
            <w:pPr>
              <w:pStyle w:val="74"/>
              <w:rPr>
                <w:rFonts w:hint="eastAsia"/>
                <w:kern w:val="0"/>
              </w:rPr>
            </w:pPr>
            <w:bookmarkStart w:id="7537" w:name="_QWord_Source_Comparison_Para_1052"/>
            <w:bookmarkStart w:id="7538" w:name="_QWord_Paragraph__1052"/>
            <w:r>
              <w:rPr>
                <w:rFonts w:hint="eastAsia"/>
                <w:kern w:val="0"/>
              </w:rPr>
              <w:t>相等测试指令</w:t>
            </w:r>
            <w:bookmarkEnd w:id="7537"/>
            <w:bookmarkEnd w:id="7538"/>
          </w:p>
        </w:tc>
      </w:tr>
      <w:tr w14:paraId="15B05CD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67" w:type="pct"/>
            <w:shd w:val="clear" w:color="auto" w:fill="auto"/>
            <w:vAlign w:val="center"/>
          </w:tcPr>
          <w:p w14:paraId="40649F06">
            <w:pPr>
              <w:pStyle w:val="74"/>
              <w:rPr>
                <w:rFonts w:hint="eastAsia"/>
                <w:kern w:val="0"/>
              </w:rPr>
            </w:pPr>
            <w:bookmarkStart w:id="7539" w:name="_QWord_Paragraph__1053"/>
            <w:bookmarkStart w:id="7540" w:name="_QWord_Source_Comparison_Para_1053"/>
            <w:r>
              <w:rPr>
                <w:rFonts w:hint="eastAsia"/>
                <w:kern w:val="0"/>
              </w:rPr>
              <w:t>1010</w:t>
            </w:r>
            <w:bookmarkEnd w:id="7539"/>
            <w:bookmarkEnd w:id="7540"/>
          </w:p>
        </w:tc>
        <w:tc>
          <w:tcPr>
            <w:tcW w:w="1670" w:type="pct"/>
            <w:shd w:val="clear" w:color="auto" w:fill="auto"/>
            <w:vAlign w:val="center"/>
          </w:tcPr>
          <w:p w14:paraId="6F358F61">
            <w:pPr>
              <w:pStyle w:val="74"/>
              <w:rPr>
                <w:rFonts w:hint="eastAsia"/>
                <w:kern w:val="0"/>
              </w:rPr>
            </w:pPr>
            <w:bookmarkStart w:id="7541" w:name="_QWord_Paragraph__1054"/>
            <w:bookmarkStart w:id="7542" w:name="_QWord_Source_Comparison_Para_1054"/>
            <w:r>
              <w:rPr>
                <w:rFonts w:hint="eastAsia"/>
                <w:kern w:val="0"/>
              </w:rPr>
              <w:t>CMP</w:t>
            </w:r>
            <w:bookmarkEnd w:id="7541"/>
            <w:bookmarkEnd w:id="7542"/>
          </w:p>
        </w:tc>
        <w:tc>
          <w:tcPr>
            <w:tcW w:w="1663" w:type="pct"/>
            <w:shd w:val="clear" w:color="auto" w:fill="auto"/>
            <w:vAlign w:val="center"/>
          </w:tcPr>
          <w:p w14:paraId="74CA7326">
            <w:pPr>
              <w:pStyle w:val="74"/>
              <w:rPr>
                <w:rFonts w:hint="eastAsia"/>
                <w:kern w:val="0"/>
              </w:rPr>
            </w:pPr>
            <w:bookmarkStart w:id="7543" w:name="_QWord_Source_Comparison_Para_1055"/>
            <w:bookmarkStart w:id="7544" w:name="_QWord_Paragraph__1055"/>
            <w:r>
              <w:rPr>
                <w:rFonts w:hint="eastAsia"/>
                <w:kern w:val="0"/>
              </w:rPr>
              <w:t>比较指令</w:t>
            </w:r>
            <w:bookmarkEnd w:id="7543"/>
            <w:bookmarkEnd w:id="7544"/>
          </w:p>
        </w:tc>
      </w:tr>
      <w:tr w14:paraId="6E66E4C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67" w:type="pct"/>
            <w:shd w:val="clear" w:color="auto" w:fill="auto"/>
            <w:vAlign w:val="center"/>
          </w:tcPr>
          <w:p w14:paraId="29E6441A">
            <w:pPr>
              <w:pStyle w:val="74"/>
              <w:rPr>
                <w:rFonts w:hint="eastAsia"/>
                <w:kern w:val="0"/>
              </w:rPr>
            </w:pPr>
            <w:bookmarkStart w:id="7545" w:name="_QWord_Source_Comparison_Para_1056"/>
            <w:bookmarkStart w:id="7546" w:name="_QWord_Paragraph__1056"/>
            <w:r>
              <w:rPr>
                <w:rFonts w:hint="eastAsia"/>
                <w:kern w:val="0"/>
              </w:rPr>
              <w:t>1011</w:t>
            </w:r>
            <w:bookmarkEnd w:id="7545"/>
            <w:bookmarkEnd w:id="7546"/>
          </w:p>
        </w:tc>
        <w:tc>
          <w:tcPr>
            <w:tcW w:w="1670" w:type="pct"/>
            <w:shd w:val="clear" w:color="auto" w:fill="auto"/>
            <w:vAlign w:val="center"/>
          </w:tcPr>
          <w:p w14:paraId="01CF626E">
            <w:pPr>
              <w:pStyle w:val="74"/>
              <w:rPr>
                <w:rFonts w:hint="eastAsia"/>
                <w:kern w:val="0"/>
              </w:rPr>
            </w:pPr>
            <w:bookmarkStart w:id="7547" w:name="_QWord_Source_Comparison_Para_1057"/>
            <w:bookmarkStart w:id="7548" w:name="_QWord_Paragraph__1057"/>
            <w:r>
              <w:rPr>
                <w:rFonts w:hint="eastAsia"/>
                <w:kern w:val="0"/>
              </w:rPr>
              <w:t>CMN</w:t>
            </w:r>
            <w:bookmarkEnd w:id="7547"/>
            <w:bookmarkEnd w:id="7548"/>
          </w:p>
        </w:tc>
        <w:tc>
          <w:tcPr>
            <w:tcW w:w="1663" w:type="pct"/>
            <w:shd w:val="clear" w:color="auto" w:fill="auto"/>
            <w:vAlign w:val="center"/>
          </w:tcPr>
          <w:p w14:paraId="0BFFC64B">
            <w:pPr>
              <w:pStyle w:val="74"/>
              <w:rPr>
                <w:rFonts w:hint="eastAsia"/>
                <w:kern w:val="0"/>
              </w:rPr>
            </w:pPr>
            <w:bookmarkStart w:id="7549" w:name="_QWord_Paragraph__1058"/>
            <w:bookmarkStart w:id="7550" w:name="_QWord_Source_Comparison_Para_1058"/>
            <w:r>
              <w:rPr>
                <w:rFonts w:hint="eastAsia"/>
                <w:kern w:val="0"/>
              </w:rPr>
              <w:t>负数比较指令</w:t>
            </w:r>
            <w:bookmarkEnd w:id="7549"/>
            <w:bookmarkEnd w:id="7550"/>
          </w:p>
        </w:tc>
      </w:tr>
      <w:tr w14:paraId="21C0A7C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67" w:type="pct"/>
            <w:shd w:val="clear" w:color="auto" w:fill="auto"/>
            <w:vAlign w:val="center"/>
          </w:tcPr>
          <w:p w14:paraId="7C641D65">
            <w:pPr>
              <w:pStyle w:val="74"/>
              <w:rPr>
                <w:rFonts w:hint="eastAsia"/>
                <w:kern w:val="0"/>
              </w:rPr>
            </w:pPr>
            <w:bookmarkStart w:id="7551" w:name="_QWord_Paragraph__1059"/>
            <w:bookmarkStart w:id="7552" w:name="_QWord_Source_Comparison_Para_1059"/>
            <w:r>
              <w:rPr>
                <w:rFonts w:hint="eastAsia"/>
                <w:kern w:val="0"/>
              </w:rPr>
              <w:t>1100</w:t>
            </w:r>
            <w:bookmarkEnd w:id="7551"/>
            <w:bookmarkEnd w:id="7552"/>
          </w:p>
        </w:tc>
        <w:tc>
          <w:tcPr>
            <w:tcW w:w="1670" w:type="pct"/>
            <w:shd w:val="clear" w:color="auto" w:fill="auto"/>
            <w:vAlign w:val="center"/>
          </w:tcPr>
          <w:p w14:paraId="27C89EB5">
            <w:pPr>
              <w:pStyle w:val="74"/>
              <w:rPr>
                <w:rFonts w:hint="eastAsia"/>
                <w:kern w:val="0"/>
              </w:rPr>
            </w:pPr>
            <w:bookmarkStart w:id="7553" w:name="_QWord_Paragraph__1060"/>
            <w:bookmarkStart w:id="7554" w:name="_QWord_Source_Comparison_Para_1060"/>
            <w:r>
              <w:rPr>
                <w:rFonts w:hint="eastAsia"/>
                <w:kern w:val="0"/>
              </w:rPr>
              <w:t>ORR</w:t>
            </w:r>
            <w:bookmarkEnd w:id="7553"/>
            <w:bookmarkEnd w:id="7554"/>
          </w:p>
        </w:tc>
        <w:tc>
          <w:tcPr>
            <w:tcW w:w="1663" w:type="pct"/>
            <w:shd w:val="clear" w:color="auto" w:fill="auto"/>
            <w:vAlign w:val="center"/>
          </w:tcPr>
          <w:p w14:paraId="567D58B3">
            <w:pPr>
              <w:pStyle w:val="74"/>
              <w:rPr>
                <w:rFonts w:hint="eastAsia"/>
                <w:kern w:val="0"/>
              </w:rPr>
            </w:pPr>
            <w:bookmarkStart w:id="7555" w:name="_QWord_Source_Comparison_Para_1061"/>
            <w:bookmarkStart w:id="7556" w:name="_QWord_Paragraph__1061"/>
            <w:r>
              <w:rPr>
                <w:rFonts w:hint="eastAsia"/>
                <w:kern w:val="0"/>
              </w:rPr>
              <w:t>逻辑或操作指令</w:t>
            </w:r>
            <w:bookmarkEnd w:id="7555"/>
            <w:bookmarkEnd w:id="7556"/>
          </w:p>
        </w:tc>
      </w:tr>
      <w:tr w14:paraId="0E31095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67" w:type="pct"/>
            <w:shd w:val="clear" w:color="auto" w:fill="auto"/>
            <w:vAlign w:val="center"/>
          </w:tcPr>
          <w:p w14:paraId="76F1C546">
            <w:pPr>
              <w:pStyle w:val="74"/>
              <w:rPr>
                <w:rFonts w:hint="eastAsia"/>
                <w:kern w:val="0"/>
              </w:rPr>
            </w:pPr>
            <w:bookmarkStart w:id="7557" w:name="_QWord_Source_Comparison_Para_1062"/>
            <w:bookmarkStart w:id="7558" w:name="_QWord_Paragraph__1062"/>
            <w:r>
              <w:rPr>
                <w:rFonts w:hint="eastAsia"/>
                <w:kern w:val="0"/>
              </w:rPr>
              <w:t>1101</w:t>
            </w:r>
            <w:bookmarkEnd w:id="7557"/>
            <w:bookmarkEnd w:id="7558"/>
          </w:p>
        </w:tc>
        <w:tc>
          <w:tcPr>
            <w:tcW w:w="1670" w:type="pct"/>
            <w:shd w:val="clear" w:color="auto" w:fill="auto"/>
            <w:vAlign w:val="center"/>
          </w:tcPr>
          <w:p w14:paraId="342A06EA">
            <w:pPr>
              <w:pStyle w:val="74"/>
              <w:rPr>
                <w:rFonts w:hint="eastAsia"/>
                <w:kern w:val="0"/>
              </w:rPr>
            </w:pPr>
            <w:bookmarkStart w:id="7559" w:name="_QWord_Paragraph__1063"/>
            <w:bookmarkStart w:id="7560" w:name="_QWord_Source_Comparison_Para_1063"/>
            <w:r>
              <w:rPr>
                <w:rFonts w:hint="eastAsia"/>
                <w:kern w:val="0"/>
              </w:rPr>
              <w:t>MOV</w:t>
            </w:r>
            <w:bookmarkEnd w:id="7559"/>
            <w:bookmarkEnd w:id="7560"/>
          </w:p>
        </w:tc>
        <w:tc>
          <w:tcPr>
            <w:tcW w:w="1663" w:type="pct"/>
            <w:shd w:val="clear" w:color="auto" w:fill="auto"/>
            <w:vAlign w:val="center"/>
          </w:tcPr>
          <w:p w14:paraId="4B581BD8">
            <w:pPr>
              <w:pStyle w:val="74"/>
              <w:rPr>
                <w:rFonts w:hint="eastAsia"/>
                <w:kern w:val="0"/>
              </w:rPr>
            </w:pPr>
            <w:bookmarkStart w:id="7561" w:name="_QWord_Paragraph__1064"/>
            <w:bookmarkStart w:id="7562" w:name="_QWord_Source_Comparison_Para_1064"/>
            <w:r>
              <w:rPr>
                <w:rFonts w:hint="eastAsia"/>
                <w:kern w:val="0"/>
              </w:rPr>
              <w:t>数据传送</w:t>
            </w:r>
            <w:bookmarkEnd w:id="7561"/>
            <w:bookmarkEnd w:id="7562"/>
          </w:p>
        </w:tc>
      </w:tr>
      <w:tr w14:paraId="1CA2C62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67" w:type="pct"/>
            <w:shd w:val="clear" w:color="auto" w:fill="auto"/>
            <w:vAlign w:val="center"/>
          </w:tcPr>
          <w:p w14:paraId="0A3FCFE2">
            <w:pPr>
              <w:pStyle w:val="74"/>
              <w:rPr>
                <w:rFonts w:hint="eastAsia"/>
                <w:kern w:val="0"/>
              </w:rPr>
            </w:pPr>
            <w:bookmarkStart w:id="7563" w:name="_QWord_Paragraph__1065"/>
            <w:bookmarkStart w:id="7564" w:name="_QWord_Source_Comparison_Para_1065"/>
            <w:r>
              <w:rPr>
                <w:rFonts w:hint="eastAsia"/>
                <w:kern w:val="0"/>
              </w:rPr>
              <w:t>1110</w:t>
            </w:r>
            <w:bookmarkEnd w:id="7563"/>
            <w:bookmarkEnd w:id="7564"/>
          </w:p>
        </w:tc>
        <w:tc>
          <w:tcPr>
            <w:tcW w:w="1670" w:type="pct"/>
            <w:shd w:val="clear" w:color="auto" w:fill="auto"/>
            <w:vAlign w:val="center"/>
          </w:tcPr>
          <w:p w14:paraId="4D16C7F3">
            <w:pPr>
              <w:pStyle w:val="74"/>
              <w:rPr>
                <w:rFonts w:hint="eastAsia"/>
                <w:kern w:val="0"/>
              </w:rPr>
            </w:pPr>
            <w:bookmarkStart w:id="7565" w:name="_QWord_Paragraph__1066"/>
            <w:bookmarkStart w:id="7566" w:name="_QWord_Source_Comparison_Para_1066"/>
            <w:r>
              <w:rPr>
                <w:rFonts w:hint="eastAsia"/>
                <w:kern w:val="0"/>
              </w:rPr>
              <w:t>BIC</w:t>
            </w:r>
            <w:bookmarkEnd w:id="7565"/>
            <w:bookmarkEnd w:id="7566"/>
          </w:p>
        </w:tc>
        <w:tc>
          <w:tcPr>
            <w:tcW w:w="1663" w:type="pct"/>
            <w:shd w:val="clear" w:color="auto" w:fill="auto"/>
            <w:vAlign w:val="center"/>
          </w:tcPr>
          <w:p w14:paraId="7E018D9D">
            <w:pPr>
              <w:pStyle w:val="74"/>
              <w:rPr>
                <w:rFonts w:hint="eastAsia"/>
                <w:kern w:val="0"/>
              </w:rPr>
            </w:pPr>
            <w:bookmarkStart w:id="7567" w:name="_QWord_Source_Comparison_Para_1067"/>
            <w:bookmarkStart w:id="7568" w:name="_QWord_Paragraph__1067"/>
            <w:r>
              <w:rPr>
                <w:rFonts w:hint="eastAsia"/>
                <w:kern w:val="0"/>
              </w:rPr>
              <w:t>位清除指令</w:t>
            </w:r>
            <w:bookmarkEnd w:id="7567"/>
            <w:bookmarkEnd w:id="7568"/>
          </w:p>
        </w:tc>
      </w:tr>
      <w:tr w14:paraId="6CE6E20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67" w:type="pct"/>
            <w:shd w:val="clear" w:color="auto" w:fill="auto"/>
            <w:vAlign w:val="center"/>
          </w:tcPr>
          <w:p w14:paraId="2B98CBC4">
            <w:pPr>
              <w:pStyle w:val="74"/>
              <w:rPr>
                <w:rFonts w:hint="eastAsia"/>
                <w:kern w:val="0"/>
              </w:rPr>
            </w:pPr>
            <w:bookmarkStart w:id="7569" w:name="_QWord_Paragraph__1068"/>
            <w:bookmarkStart w:id="7570" w:name="_QWord_Source_Comparison_Para_1068"/>
            <w:r>
              <w:rPr>
                <w:rFonts w:hint="eastAsia"/>
                <w:kern w:val="0"/>
              </w:rPr>
              <w:t>1111</w:t>
            </w:r>
            <w:bookmarkEnd w:id="7569"/>
            <w:bookmarkEnd w:id="7570"/>
          </w:p>
        </w:tc>
        <w:tc>
          <w:tcPr>
            <w:tcW w:w="1670" w:type="pct"/>
            <w:shd w:val="clear" w:color="auto" w:fill="auto"/>
            <w:vAlign w:val="center"/>
          </w:tcPr>
          <w:p w14:paraId="1FCDF2E0">
            <w:pPr>
              <w:pStyle w:val="74"/>
              <w:rPr>
                <w:rFonts w:hint="eastAsia"/>
                <w:kern w:val="0"/>
              </w:rPr>
            </w:pPr>
            <w:bookmarkStart w:id="7571" w:name="_QWord_Paragraph__1069"/>
            <w:bookmarkStart w:id="7572" w:name="_QWord_Source_Comparison_Para_1069"/>
            <w:r>
              <w:rPr>
                <w:rFonts w:hint="eastAsia"/>
                <w:kern w:val="0"/>
              </w:rPr>
              <w:t>MVN</w:t>
            </w:r>
            <w:bookmarkEnd w:id="7571"/>
            <w:bookmarkEnd w:id="7572"/>
          </w:p>
        </w:tc>
        <w:tc>
          <w:tcPr>
            <w:tcW w:w="1663" w:type="pct"/>
            <w:shd w:val="clear" w:color="auto" w:fill="auto"/>
            <w:vAlign w:val="center"/>
          </w:tcPr>
          <w:p w14:paraId="3AEB3898">
            <w:pPr>
              <w:pStyle w:val="74"/>
              <w:rPr>
                <w:rFonts w:hint="eastAsia"/>
                <w:kern w:val="0"/>
              </w:rPr>
            </w:pPr>
            <w:bookmarkStart w:id="7573" w:name="_QWord_Source_Comparison_Para_1070"/>
            <w:bookmarkStart w:id="7574" w:name="_QWord_Paragraph__1070"/>
            <w:r>
              <w:rPr>
                <w:rFonts w:hint="eastAsia"/>
                <w:kern w:val="0"/>
              </w:rPr>
              <w:t>数据非传送</w:t>
            </w:r>
            <w:bookmarkEnd w:id="7573"/>
            <w:bookmarkEnd w:id="7574"/>
          </w:p>
        </w:tc>
      </w:tr>
    </w:tbl>
    <w:p w14:paraId="707B0DD2">
      <w:pPr>
        <w:pStyle w:val="105"/>
      </w:pPr>
      <w:bookmarkStart w:id="7575" w:name="_QWord_Source_Comparison_Para_1071"/>
      <w:r>
        <w:t>‌</w:t>
      </w:r>
      <w:bookmarkStart w:id="7576" w:name="_QWord_ImageIndex_153"/>
      <w:bookmarkStart w:id="7577" w:name="_QWord_Paragraph__1071"/>
      <w:r>
        <w:drawing>
          <wp:inline distT="0" distB="0" distL="0" distR="0">
            <wp:extent cx="4410710" cy="1840865"/>
            <wp:effectExtent l="0" t="0" r="8890" b="6985"/>
            <wp:docPr id="1489454354" name="图片 1489454354" title="QWord_ImageMark_153">
              <a:hlinkClick xmlns:a="http://schemas.openxmlformats.org/drawingml/2006/main" r:id="rId237" tooltip="QWord 图片目录：resource/images/illustration/1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54" name="图片 1489454354" title="QWord_ImageMark_153"/>
                    <pic:cNvPicPr>
                      <a:picLocks noChangeAspect="1" noChangeArrowheads="1"/>
                    </pic:cNvPicPr>
                  </pic:nvPicPr>
                  <pic:blipFill>
                    <a:blip r:embed="rId238" cstate="print">
                      <a:extLst>
                        <a:ext uri="{28A0092B-C50C-407E-A947-70E740481C1C}">
                          <a14:useLocalDpi xmlns:a14="http://schemas.microsoft.com/office/drawing/2010/main" val="0"/>
                        </a:ext>
                      </a:extLst>
                    </a:blip>
                    <a:srcRect t="7053"/>
                    <a:stretch>
                      <a:fillRect/>
                    </a:stretch>
                  </pic:blipFill>
                  <pic:spPr>
                    <a:xfrm>
                      <a:off x="0" y="0"/>
                      <a:ext cx="4412615" cy="1841431"/>
                    </a:xfrm>
                    <a:prstGeom prst="rect">
                      <a:avLst/>
                    </a:prstGeom>
                    <a:noFill/>
                    <a:ln>
                      <a:noFill/>
                    </a:ln>
                  </pic:spPr>
                </pic:pic>
              </a:graphicData>
            </a:graphic>
          </wp:inline>
        </w:drawing>
      </w:r>
      <w:bookmarkEnd w:id="7575"/>
      <w:bookmarkEnd w:id="7576"/>
      <w:bookmarkEnd w:id="7577"/>
    </w:p>
    <w:p w14:paraId="3BCE304B">
      <w:pPr>
        <w:pStyle w:val="105"/>
      </w:pPr>
      <w:bookmarkStart w:id="7578" w:name="_QWord_Source_Comparison_Para_1072"/>
      <w:r>
        <w:t>‌</w:t>
      </w:r>
      <w:bookmarkStart w:id="7579" w:name="_QWord_Paragraph__1072"/>
      <w:bookmarkStart w:id="7580" w:name="_QWord_ImageIndex_154"/>
      <w:r>
        <w:drawing>
          <wp:inline distT="0" distB="0" distL="0" distR="0">
            <wp:extent cx="4874895" cy="2041525"/>
            <wp:effectExtent l="0" t="0" r="1905" b="0"/>
            <wp:docPr id="666146081" name="图片 1" title="QWord_ImageMark_154">
              <a:hlinkClick xmlns:a="http://schemas.openxmlformats.org/drawingml/2006/main" r:id="rId239" tooltip="QWord 图片目录：resource/images/illustration/1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46081" name="图片 1" title="QWord_ImageMark_154"/>
                    <pic:cNvPicPr>
                      <a:picLocks noChangeAspect="1"/>
                    </pic:cNvPicPr>
                  </pic:nvPicPr>
                  <pic:blipFill>
                    <a:blip r:embed="rId240"/>
                    <a:srcRect t="7041"/>
                    <a:stretch>
                      <a:fillRect/>
                    </a:stretch>
                  </pic:blipFill>
                  <pic:spPr>
                    <a:xfrm>
                      <a:off x="0" y="0"/>
                      <a:ext cx="4906979" cy="2055042"/>
                    </a:xfrm>
                    <a:prstGeom prst="rect">
                      <a:avLst/>
                    </a:prstGeom>
                    <a:ln>
                      <a:noFill/>
                    </a:ln>
                  </pic:spPr>
                </pic:pic>
              </a:graphicData>
            </a:graphic>
          </wp:inline>
        </w:drawing>
      </w:r>
      <w:bookmarkEnd w:id="7578"/>
      <w:bookmarkEnd w:id="7579"/>
      <w:bookmarkEnd w:id="7580"/>
    </w:p>
    <w:p w14:paraId="701F8296">
      <w:pPr>
        <w:pStyle w:val="68"/>
      </w:pPr>
      <w:bookmarkStart w:id="7581" w:name="QWord_XRef_Figure__jjNlcG"/>
      <w:bookmarkStart w:id="7582" w:name="_QWord_Paragraph__1073"/>
      <w:bookmarkStart w:id="7583" w:name="_QWord_Source_Comparison_Para_1073"/>
      <w:r>
        <w:rPr>
          <w:rFonts w:hint="eastAsia"/>
        </w:rPr>
        <w:t>图 </w:t>
      </w:r>
      <w:r>
        <w:fldChar w:fldCharType="begin"/>
      </w:r>
      <w:r>
        <w:instrText xml:space="preserve"> SEQ QWord_Heading1_Sequence \c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29</w:t>
      </w:r>
      <w:r>
        <w:fldChar w:fldCharType="end"/>
      </w:r>
      <w:bookmarkEnd w:id="7581"/>
      <w:r>
        <w:rPr>
          <w:rFonts w:hint="eastAsia"/>
        </w:rPr>
        <w:t xml:space="preserve">  ARM数据处理指令编码</w:t>
      </w:r>
      <w:bookmarkEnd w:id="7582"/>
      <w:bookmarkEnd w:id="7583"/>
    </w:p>
    <w:p w14:paraId="03E1B06D">
      <w:pPr>
        <w:pStyle w:val="66"/>
        <w:numPr>
          <w:ilvl w:val="4"/>
          <w:numId w:val="6"/>
        </w:numPr>
      </w:pPr>
      <w:bookmarkStart w:id="7584" w:name="_QWord_Paragraph__1074"/>
      <w:bookmarkStart w:id="7585" w:name="_QWord_Source_Comparison_Para_1074"/>
      <w:r>
        <w:rPr>
          <w:rFonts w:hint="eastAsia"/>
        </w:rPr>
        <w:t>数据传送指令</w:t>
      </w:r>
      <w:bookmarkEnd w:id="7584"/>
      <w:bookmarkEnd w:id="7585"/>
    </w:p>
    <w:p w14:paraId="043A09DC">
      <w:pPr>
        <w:pStyle w:val="4"/>
        <w:ind w:firstLine="420"/>
      </w:pPr>
      <w:bookmarkStart w:id="7586" w:name="_QWord_Paragraph__1075"/>
      <w:bookmarkStart w:id="7587" w:name="_QWord_Source_Comparison_Para_1075"/>
      <w:r>
        <w:rPr>
          <w:rFonts w:hint="eastAsia"/>
        </w:rPr>
        <w:t>数据传送和数据非传送指令表如</w:t>
      </w:r>
      <w:r>
        <w:fldChar w:fldCharType="begin"/>
      </w:r>
      <w:r>
        <w:instrText xml:space="preserve"> </w:instrText>
      </w:r>
      <w:r>
        <w:rPr>
          <w:rFonts w:hint="eastAsia"/>
        </w:rPr>
        <w:instrText xml:space="preserve">REF QWord_XRef_Table__Elvri1 \h \* CHARFORMAT</w:instrText>
      </w:r>
      <w:r>
        <w:instrText xml:space="preserve"> </w:instrText>
      </w:r>
      <w:r>
        <w:fldChar w:fldCharType="separate"/>
      </w:r>
      <w:r>
        <w:t>表 3</w:t>
      </w:r>
      <w:r>
        <w:noBreakHyphen/>
      </w:r>
      <w:r>
        <w:t>18</w:t>
      </w:r>
      <w:r>
        <w:fldChar w:fldCharType="end"/>
      </w:r>
      <w:r>
        <w:rPr>
          <w:rFonts w:hint="eastAsia"/>
        </w:rPr>
        <w:t>所示。</w:t>
      </w:r>
      <w:bookmarkEnd w:id="7586"/>
      <w:bookmarkEnd w:id="7587"/>
    </w:p>
    <w:p w14:paraId="4199029B">
      <w:pPr>
        <w:pStyle w:val="67"/>
        <w:rPr>
          <w:rFonts w:hint="eastAsia"/>
        </w:rPr>
      </w:pPr>
      <w:bookmarkStart w:id="7588" w:name="QWord_XRef_Table__Elvri1"/>
      <w:bookmarkStart w:id="7589" w:name="_QWord_Paragraph__1076"/>
      <w:bookmarkStart w:id="7590" w:name="_QWord_Source_Comparison_Para_1076"/>
      <w:r>
        <w:rPr>
          <w:rStyle w:val="238"/>
        </w:rPr>
        <w:t>表 </w:t>
      </w:r>
      <w:r>
        <w:rPr>
          <w:rStyle w:val="238"/>
        </w:rPr>
        <w:fldChar w:fldCharType="begin"/>
      </w:r>
      <w:r>
        <w:rPr>
          <w:rStyle w:val="238"/>
        </w:rPr>
        <w:instrText xml:space="preserve"> SEQ QWord_Heading1_Sequence \c </w:instrText>
      </w:r>
      <w:r>
        <w:rPr>
          <w:rStyle w:val="238"/>
        </w:rPr>
        <w:fldChar w:fldCharType="separate"/>
      </w:r>
      <w:r>
        <w:rPr>
          <w:rStyle w:val="238"/>
        </w:rPr>
        <w:t>3</w:t>
      </w:r>
      <w:r>
        <w:rPr>
          <w:rStyle w:val="238"/>
        </w:rPr>
        <w:fldChar w:fldCharType="end"/>
      </w:r>
      <w:r>
        <w:rPr>
          <w:rStyle w:val="238"/>
        </w:rPr>
        <w:noBreakHyphen/>
      </w:r>
      <w:r>
        <w:rPr>
          <w:rStyle w:val="238"/>
        </w:rPr>
        <w:fldChar w:fldCharType="begin"/>
      </w:r>
      <w:r>
        <w:rPr>
          <w:rStyle w:val="238"/>
        </w:rPr>
        <w:instrText xml:space="preserve"> SEQ 表 \* ARABIC \s 1 </w:instrText>
      </w:r>
      <w:r>
        <w:rPr>
          <w:rStyle w:val="238"/>
        </w:rPr>
        <w:fldChar w:fldCharType="separate"/>
      </w:r>
      <w:r>
        <w:rPr>
          <w:rStyle w:val="238"/>
        </w:rPr>
        <w:t>18</w:t>
      </w:r>
      <w:r>
        <w:rPr>
          <w:rStyle w:val="238"/>
        </w:rPr>
        <w:fldChar w:fldCharType="end"/>
      </w:r>
      <w:bookmarkEnd w:id="7588"/>
      <w:r>
        <w:t xml:space="preserve">  </w:t>
      </w:r>
      <w:r>
        <w:rPr>
          <w:rFonts w:hint="eastAsia"/>
        </w:rPr>
        <w:t>数据传送和数据非传送指令表</w:t>
      </w:r>
      <w:bookmarkEnd w:id="7589"/>
      <w:bookmarkEnd w:id="7590"/>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76"/>
        <w:gridCol w:w="2045"/>
        <w:gridCol w:w="2093"/>
        <w:gridCol w:w="2098"/>
      </w:tblGrid>
      <w:tr w14:paraId="6CE2EDB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49" w:type="pc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2605CB4D">
            <w:pPr>
              <w:pStyle w:val="74"/>
              <w:rPr>
                <w:rFonts w:hint="eastAsia"/>
                <w:kern w:val="0"/>
              </w:rPr>
            </w:pPr>
            <w:bookmarkStart w:id="7591" w:name="_QWord_Source_Comparison_Para_1077"/>
            <w:bookmarkStart w:id="7592" w:name="_QWord_Paragraph__1077"/>
            <w:r>
              <w:rPr>
                <w:rFonts w:hint="eastAsia"/>
                <w:kern w:val="0"/>
              </w:rPr>
              <w:t>助记符</w:t>
            </w:r>
            <w:bookmarkEnd w:id="7591"/>
            <w:bookmarkEnd w:id="7592"/>
          </w:p>
        </w:tc>
        <w:tc>
          <w:tcPr>
            <w:tcW w:w="1230"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47551E64">
            <w:pPr>
              <w:pStyle w:val="74"/>
              <w:rPr>
                <w:rFonts w:hint="eastAsia"/>
                <w:kern w:val="0"/>
              </w:rPr>
            </w:pPr>
            <w:bookmarkStart w:id="7593" w:name="_QWord_Paragraph__1078"/>
            <w:bookmarkStart w:id="7594" w:name="_QWord_Source_Comparison_Para_1078"/>
            <w:r>
              <w:rPr>
                <w:rFonts w:hint="eastAsia"/>
                <w:kern w:val="0"/>
              </w:rPr>
              <w:t>说明</w:t>
            </w:r>
            <w:bookmarkEnd w:id="7593"/>
            <w:bookmarkEnd w:id="7594"/>
          </w:p>
        </w:tc>
        <w:tc>
          <w:tcPr>
            <w:tcW w:w="1259"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277BBEDE">
            <w:pPr>
              <w:pStyle w:val="74"/>
              <w:rPr>
                <w:rFonts w:hint="eastAsia"/>
                <w:kern w:val="0"/>
              </w:rPr>
            </w:pPr>
            <w:bookmarkStart w:id="7595" w:name="_QWord_Source_Comparison_Para_1079"/>
            <w:bookmarkStart w:id="7596" w:name="_QWord_Paragraph__1079"/>
            <w:r>
              <w:rPr>
                <w:rFonts w:hint="eastAsia"/>
                <w:kern w:val="0"/>
              </w:rPr>
              <w:t>操作</w:t>
            </w:r>
            <w:bookmarkEnd w:id="7595"/>
            <w:bookmarkEnd w:id="7596"/>
          </w:p>
        </w:tc>
        <w:tc>
          <w:tcPr>
            <w:tcW w:w="1262" w:type="pct"/>
            <w:tcBorders>
              <w:top w:val="single" w:color="auto" w:sz="6" w:space="0"/>
              <w:bottom w:val="single" w:color="auto" w:sz="4" w:space="0"/>
              <w:right w:val="single" w:color="auto" w:sz="6" w:space="0"/>
              <w:insideH w:val="single" w:sz="4" w:space="0"/>
              <w:insideV w:val="single" w:sz="4" w:space="0"/>
              <w:tl2br w:val="nil"/>
              <w:tr2bl w:val="nil"/>
            </w:tcBorders>
            <w:shd w:val="clear" w:color="auto" w:fill="auto"/>
            <w:vAlign w:val="center"/>
          </w:tcPr>
          <w:p w14:paraId="51560AA3">
            <w:pPr>
              <w:pStyle w:val="74"/>
              <w:rPr>
                <w:rFonts w:hint="eastAsia"/>
                <w:kern w:val="0"/>
              </w:rPr>
            </w:pPr>
            <w:bookmarkStart w:id="7597" w:name="_QWord_Paragraph__1080"/>
            <w:bookmarkStart w:id="7598" w:name="_QWord_Source_Comparison_Para_1080"/>
            <w:r>
              <w:rPr>
                <w:rFonts w:hint="eastAsia"/>
                <w:kern w:val="0"/>
              </w:rPr>
              <w:t>条件码位置</w:t>
            </w:r>
            <w:bookmarkEnd w:id="7597"/>
            <w:bookmarkEnd w:id="7598"/>
          </w:p>
        </w:tc>
      </w:tr>
      <w:tr w14:paraId="4CDC332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49" w:type="pct"/>
            <w:shd w:val="clear" w:color="auto" w:fill="auto"/>
            <w:vAlign w:val="center"/>
          </w:tcPr>
          <w:p w14:paraId="58C5C7BD">
            <w:pPr>
              <w:pStyle w:val="74"/>
              <w:rPr>
                <w:rFonts w:hint="eastAsia"/>
                <w:kern w:val="0"/>
              </w:rPr>
            </w:pPr>
            <w:bookmarkStart w:id="7599" w:name="_QWord_Paragraph__1081"/>
            <w:bookmarkStart w:id="7600" w:name="_QWord_Source_Comparison_Para_1081"/>
            <w:r>
              <w:rPr>
                <w:kern w:val="0"/>
              </w:rPr>
              <w:t>MOV</w:t>
            </w:r>
            <w:r>
              <w:rPr>
                <w:rFonts w:hint="eastAsia"/>
                <w:kern w:val="0"/>
              </w:rPr>
              <w:t xml:space="preserve">  </w:t>
            </w:r>
            <w:r>
              <w:rPr>
                <w:kern w:val="0"/>
              </w:rPr>
              <w:t>Rd, operand2</w:t>
            </w:r>
            <w:bookmarkEnd w:id="7599"/>
            <w:bookmarkEnd w:id="7600"/>
          </w:p>
        </w:tc>
        <w:tc>
          <w:tcPr>
            <w:tcW w:w="1230" w:type="pct"/>
            <w:shd w:val="clear" w:color="auto" w:fill="auto"/>
            <w:vAlign w:val="center"/>
          </w:tcPr>
          <w:p w14:paraId="368C8417">
            <w:pPr>
              <w:pStyle w:val="74"/>
              <w:rPr>
                <w:rFonts w:hint="eastAsia"/>
                <w:kern w:val="0"/>
              </w:rPr>
            </w:pPr>
            <w:bookmarkStart w:id="7601" w:name="_QWord_Paragraph__1082"/>
            <w:bookmarkStart w:id="7602" w:name="_QWord_Source_Comparison_Para_1082"/>
            <w:r>
              <w:rPr>
                <w:rFonts w:hint="eastAsia"/>
                <w:kern w:val="0"/>
              </w:rPr>
              <w:t>数据传送</w:t>
            </w:r>
            <w:bookmarkEnd w:id="7601"/>
            <w:bookmarkEnd w:id="7602"/>
          </w:p>
        </w:tc>
        <w:tc>
          <w:tcPr>
            <w:tcW w:w="1259" w:type="pct"/>
            <w:shd w:val="clear" w:color="auto" w:fill="auto"/>
            <w:vAlign w:val="center"/>
          </w:tcPr>
          <w:p w14:paraId="47B42572">
            <w:pPr>
              <w:pStyle w:val="74"/>
              <w:rPr>
                <w:rFonts w:hint="eastAsia"/>
                <w:kern w:val="0"/>
              </w:rPr>
            </w:pPr>
            <w:bookmarkStart w:id="7603" w:name="_QWord_Source_Comparison_Para_1083"/>
            <w:bookmarkStart w:id="7604" w:name="_QWord_Paragraph__1083"/>
            <w:r>
              <w:rPr>
                <w:kern w:val="0"/>
              </w:rPr>
              <w:t>Rd</w:t>
            </w:r>
            <w:r>
              <w:rPr>
                <w:rFonts w:hint="eastAsia"/>
                <w:kern w:val="0"/>
              </w:rPr>
              <w:t>←</w:t>
            </w:r>
            <w:r>
              <w:rPr>
                <w:kern w:val="0"/>
              </w:rPr>
              <w:t>operand2</w:t>
            </w:r>
            <w:bookmarkEnd w:id="7603"/>
            <w:bookmarkEnd w:id="7604"/>
          </w:p>
        </w:tc>
        <w:tc>
          <w:tcPr>
            <w:tcW w:w="1262" w:type="pct"/>
            <w:shd w:val="clear" w:color="auto" w:fill="auto"/>
            <w:vAlign w:val="center"/>
          </w:tcPr>
          <w:p w14:paraId="650D5E01">
            <w:pPr>
              <w:pStyle w:val="74"/>
              <w:rPr>
                <w:rFonts w:hint="eastAsia"/>
                <w:kern w:val="0"/>
              </w:rPr>
            </w:pPr>
            <w:bookmarkStart w:id="7605" w:name="_QWord_Paragraph__1084"/>
            <w:bookmarkStart w:id="7606" w:name="_QWord_Source_Comparison_Para_1084"/>
            <w:r>
              <w:rPr>
                <w:kern w:val="0"/>
              </w:rPr>
              <w:t>MO</w:t>
            </w:r>
            <w:r>
              <w:rPr>
                <w:rFonts w:hint="eastAsia"/>
                <w:kern w:val="0"/>
              </w:rPr>
              <w:t>V</w:t>
            </w:r>
            <w:r>
              <w:rPr>
                <w:kern w:val="0"/>
              </w:rPr>
              <w:t>{cond} {S)</w:t>
            </w:r>
            <w:bookmarkEnd w:id="7605"/>
            <w:bookmarkEnd w:id="7606"/>
          </w:p>
        </w:tc>
      </w:tr>
      <w:tr w14:paraId="49ACB9F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49" w:type="pct"/>
            <w:shd w:val="clear" w:color="auto" w:fill="auto"/>
            <w:vAlign w:val="center"/>
          </w:tcPr>
          <w:p w14:paraId="36A3B431">
            <w:pPr>
              <w:pStyle w:val="74"/>
              <w:rPr>
                <w:rFonts w:hint="eastAsia"/>
                <w:kern w:val="0"/>
              </w:rPr>
            </w:pPr>
            <w:bookmarkStart w:id="7607" w:name="_QWord_Paragraph__1085"/>
            <w:bookmarkStart w:id="7608" w:name="_QWord_Source_Comparison_Para_1085"/>
            <w:r>
              <w:rPr>
                <w:kern w:val="0"/>
              </w:rPr>
              <w:t>MVN</w:t>
            </w:r>
            <w:r>
              <w:rPr>
                <w:rFonts w:hint="eastAsia"/>
                <w:kern w:val="0"/>
              </w:rPr>
              <w:t xml:space="preserve">  </w:t>
            </w:r>
            <w:r>
              <w:rPr>
                <w:kern w:val="0"/>
              </w:rPr>
              <w:t>Rd, operand2</w:t>
            </w:r>
            <w:bookmarkEnd w:id="7607"/>
            <w:bookmarkEnd w:id="7608"/>
          </w:p>
        </w:tc>
        <w:tc>
          <w:tcPr>
            <w:tcW w:w="1230" w:type="pct"/>
            <w:shd w:val="clear" w:color="auto" w:fill="auto"/>
            <w:vAlign w:val="center"/>
          </w:tcPr>
          <w:p w14:paraId="41447EC9">
            <w:pPr>
              <w:pStyle w:val="74"/>
              <w:rPr>
                <w:rFonts w:hint="eastAsia"/>
                <w:kern w:val="0"/>
              </w:rPr>
            </w:pPr>
            <w:bookmarkStart w:id="7609" w:name="_QWord_Paragraph__1086"/>
            <w:bookmarkStart w:id="7610" w:name="_QWord_Source_Comparison_Para_1086"/>
            <w:r>
              <w:rPr>
                <w:rFonts w:hint="eastAsia"/>
                <w:kern w:val="0"/>
              </w:rPr>
              <w:t>数据非传送</w:t>
            </w:r>
            <w:bookmarkEnd w:id="7609"/>
            <w:bookmarkEnd w:id="7610"/>
          </w:p>
        </w:tc>
        <w:tc>
          <w:tcPr>
            <w:tcW w:w="1259" w:type="pct"/>
            <w:shd w:val="clear" w:color="auto" w:fill="auto"/>
            <w:vAlign w:val="center"/>
          </w:tcPr>
          <w:p w14:paraId="7BC0CDB1">
            <w:pPr>
              <w:pStyle w:val="74"/>
              <w:rPr>
                <w:rFonts w:hint="eastAsia"/>
                <w:kern w:val="0"/>
              </w:rPr>
            </w:pPr>
            <w:bookmarkStart w:id="7611" w:name="_QWord_Paragraph__1087"/>
            <w:bookmarkStart w:id="7612" w:name="_QWord_Source_Comparison_Para_1087"/>
            <w:r>
              <w:rPr>
                <w:kern w:val="0"/>
              </w:rPr>
              <w:t>Rd</w:t>
            </w:r>
            <w:r>
              <w:rPr>
                <w:rFonts w:hint="eastAsia"/>
                <w:kern w:val="0"/>
              </w:rPr>
              <w:t>←</w:t>
            </w:r>
            <w:r>
              <w:rPr>
                <w:kern w:val="0"/>
              </w:rPr>
              <w:t>(</w:t>
            </w:r>
            <w:r>
              <w:rPr>
                <w:rFonts w:hint="eastAsia"/>
                <w:kern w:val="0"/>
              </w:rPr>
              <w:t>～</w:t>
            </w:r>
            <w:r>
              <w:rPr>
                <w:kern w:val="0"/>
              </w:rPr>
              <w:t>operand2)</w:t>
            </w:r>
            <w:bookmarkEnd w:id="7611"/>
            <w:bookmarkEnd w:id="7612"/>
          </w:p>
        </w:tc>
        <w:tc>
          <w:tcPr>
            <w:tcW w:w="1262" w:type="pct"/>
            <w:shd w:val="clear" w:color="auto" w:fill="auto"/>
            <w:vAlign w:val="center"/>
          </w:tcPr>
          <w:p w14:paraId="2E9FF5FD">
            <w:pPr>
              <w:pStyle w:val="74"/>
              <w:rPr>
                <w:rFonts w:hint="eastAsia"/>
                <w:kern w:val="0"/>
              </w:rPr>
            </w:pPr>
            <w:bookmarkStart w:id="7613" w:name="_QWord_Source_Comparison_Para_1088"/>
            <w:bookmarkStart w:id="7614" w:name="_QWord_Paragraph__1088"/>
            <w:r>
              <w:rPr>
                <w:kern w:val="0"/>
              </w:rPr>
              <w:t xml:space="preserve">MVN </w:t>
            </w:r>
            <w:r>
              <w:rPr>
                <w:rFonts w:hint="eastAsia"/>
                <w:kern w:val="0"/>
              </w:rPr>
              <w:t>{</w:t>
            </w:r>
            <w:r>
              <w:rPr>
                <w:kern w:val="0"/>
              </w:rPr>
              <w:t>cond} {S)</w:t>
            </w:r>
            <w:bookmarkEnd w:id="7613"/>
            <w:bookmarkEnd w:id="7614"/>
          </w:p>
        </w:tc>
      </w:tr>
    </w:tbl>
    <w:p w14:paraId="0266DE0D">
      <w:pPr>
        <w:pStyle w:val="259"/>
      </w:pPr>
    </w:p>
    <w:p w14:paraId="3F61375E">
      <w:pPr>
        <w:pStyle w:val="4"/>
        <w:ind w:firstLine="420"/>
      </w:pPr>
      <w:bookmarkStart w:id="7615" w:name="_QWord_Paragraph__1090"/>
      <w:bookmarkStart w:id="7616" w:name="_QWord_Source_Comparison_Para_1090"/>
      <w:r>
        <w:rPr>
          <w:rFonts w:hint="eastAsia"/>
        </w:rPr>
        <w:t>值得注意的是，当后缀</w:t>
      </w:r>
      <w:r>
        <w:t>S</w:t>
      </w:r>
      <w:r>
        <w:rPr>
          <w:rFonts w:hint="eastAsia"/>
        </w:rPr>
        <w:t>时，这些指令根据结果更新标志</w:t>
      </w:r>
      <w:r>
        <w:t>N</w:t>
      </w:r>
      <w:r>
        <w:rPr>
          <w:rFonts w:hint="eastAsia"/>
        </w:rPr>
        <w:t>和</w:t>
      </w:r>
      <w:r>
        <w:t>Z</w:t>
      </w:r>
      <w:r>
        <w:rPr>
          <w:rFonts w:hint="eastAsia"/>
        </w:rPr>
        <w:t>，在计算</w:t>
      </w:r>
      <w:r>
        <w:t>Operand2</w:t>
      </w:r>
      <w:r>
        <w:rPr>
          <w:rFonts w:hint="eastAsia"/>
        </w:rPr>
        <w:t>时更新标志</w:t>
      </w:r>
      <w:r>
        <w:t>C</w:t>
      </w:r>
      <w:r>
        <w:rPr>
          <w:rFonts w:hint="eastAsia"/>
        </w:rPr>
        <w:t>，不影响标志</w:t>
      </w:r>
      <w:r>
        <w:t>V</w:t>
      </w:r>
      <w:r>
        <w:rPr>
          <w:rFonts w:hint="eastAsia"/>
        </w:rPr>
        <w:t>。</w:t>
      </w:r>
      <w:bookmarkEnd w:id="7615"/>
      <w:bookmarkEnd w:id="7616"/>
    </w:p>
    <w:p w14:paraId="0F95F628">
      <w:pPr>
        <w:pStyle w:val="70"/>
        <w:numPr>
          <w:ilvl w:val="-1"/>
          <w:numId w:val="0"/>
        </w:numPr>
        <w:ind w:left="420" w:firstLine="0"/>
      </w:pPr>
      <w:bookmarkStart w:id="7617" w:name="_QWord_Paragraph__1091"/>
      <w:bookmarkStart w:id="7618" w:name="_QWord_Source_Comparison_Para_1091"/>
      <w:r>
        <w:rPr>
          <w:rFonts w:hint="eastAsia"/>
        </w:rPr>
        <w:t>MOV指令</w:t>
      </w:r>
      <w:bookmarkEnd w:id="7617"/>
      <w:bookmarkEnd w:id="7618"/>
    </w:p>
    <w:p w14:paraId="07112152">
      <w:pPr>
        <w:pStyle w:val="4"/>
        <w:ind w:firstLine="420"/>
      </w:pPr>
      <w:bookmarkStart w:id="7619" w:name="_QWord_Paragraph__1092"/>
      <w:bookmarkStart w:id="7620" w:name="_QWord_Source_Comparison_Para_1092"/>
      <w:r>
        <w:rPr>
          <w:rFonts w:hint="eastAsia"/>
        </w:rPr>
        <w:t>该指令将8位图立即数或寄存器传送到目标寄存器（Rd），可用于移位运算等操作。指令格式如下：</w:t>
      </w:r>
      <w:bookmarkEnd w:id="7619"/>
      <w:bookmarkEnd w:id="7620"/>
    </w:p>
    <w:p w14:paraId="3737F086">
      <w:pPr>
        <w:pStyle w:val="179"/>
        <w:ind w:firstLine="420"/>
      </w:pPr>
      <w:bookmarkStart w:id="7621" w:name="_QWord_Source_Comparison_Para_1093"/>
      <w:bookmarkStart w:id="7622" w:name="_QWord_Paragraph__1093"/>
      <w:r>
        <w:t>MOV{cond}{S}    Rd,operand2</w:t>
      </w:r>
      <w:bookmarkEnd w:id="7621"/>
      <w:bookmarkEnd w:id="7622"/>
    </w:p>
    <w:p w14:paraId="7813252F">
      <w:pPr>
        <w:pStyle w:val="4"/>
        <w:ind w:firstLine="420"/>
      </w:pPr>
      <w:bookmarkStart w:id="7623" w:name="_QWord_Paragraph__1094"/>
      <w:bookmarkStart w:id="7624" w:name="_QWord_Source_Comparison_Para_1094"/>
      <w:r>
        <w:rPr>
          <w:rFonts w:hint="eastAsia"/>
        </w:rPr>
        <w:t>MOV指令举例如下：</w:t>
      </w:r>
      <w:bookmarkEnd w:id="7623"/>
      <w:bookmarkEnd w:id="7624"/>
    </w:p>
    <w:p w14:paraId="11867A7B">
      <w:pPr>
        <w:pStyle w:val="179"/>
        <w:ind w:firstLine="420"/>
      </w:pPr>
      <w:bookmarkStart w:id="7625" w:name="_QWord_Source_Comparison_Para_1095"/>
      <w:bookmarkStart w:id="7626" w:name="_QWord_Paragraph__1095"/>
      <w:r>
        <w:rPr>
          <w:b/>
          <w:bCs/>
        </w:rPr>
        <w:t>MOV</w:t>
      </w:r>
      <w:r>
        <w:rPr>
          <w:rFonts w:hint="eastAsia"/>
          <w:b/>
          <w:bCs/>
        </w:rPr>
        <w:t xml:space="preserve">   </w:t>
      </w:r>
      <w:r>
        <w:rPr>
          <w:b/>
          <w:bCs/>
        </w:rPr>
        <w:t>R11,#0xF000000B</w:t>
      </w:r>
      <w:r>
        <w:rPr>
          <w:rFonts w:hint="eastAsia"/>
        </w:rPr>
        <w:t xml:space="preserve">    ;R1</w:t>
      </w:r>
      <w:r>
        <w:t>=</w:t>
      </w:r>
      <w:r>
        <w:rPr>
          <w:rFonts w:hint="eastAsia"/>
        </w:rPr>
        <w:t>0xF000000B</w:t>
      </w:r>
      <w:bookmarkEnd w:id="7625"/>
      <w:bookmarkEnd w:id="7626"/>
    </w:p>
    <w:p w14:paraId="6F1584A4">
      <w:pPr>
        <w:pStyle w:val="179"/>
        <w:ind w:firstLine="420"/>
      </w:pPr>
      <w:bookmarkStart w:id="7627" w:name="_QWord_Source_Comparison_Para_1096"/>
      <w:bookmarkStart w:id="7628" w:name="_QWord_Paragraph__1096"/>
      <w:r>
        <w:rPr>
          <w:b/>
          <w:bCs/>
        </w:rPr>
        <w:t>MOV</w:t>
      </w:r>
      <w:r>
        <w:rPr>
          <w:rFonts w:hint="eastAsia"/>
          <w:b/>
          <w:bCs/>
        </w:rPr>
        <w:t xml:space="preserve">   </w:t>
      </w:r>
      <w:r>
        <w:rPr>
          <w:b/>
          <w:bCs/>
        </w:rPr>
        <w:t>R0,R1</w:t>
      </w:r>
      <w:r>
        <w:rPr>
          <w:rFonts w:hint="eastAsia"/>
          <w:b/>
          <w:bCs/>
        </w:rPr>
        <w:t xml:space="preserve"> </w:t>
      </w:r>
      <w:r>
        <w:rPr>
          <w:rFonts w:hint="eastAsia"/>
        </w:rPr>
        <w:t xml:space="preserve">             </w:t>
      </w:r>
      <w:r>
        <w:t>;</w:t>
      </w:r>
      <w:r>
        <w:rPr>
          <w:rFonts w:hint="eastAsia"/>
        </w:rPr>
        <w:t>R0</w:t>
      </w:r>
      <w:r>
        <w:t>=</w:t>
      </w:r>
      <w:r>
        <w:rPr>
          <w:rFonts w:hint="eastAsia"/>
        </w:rPr>
        <w:t>R1</w:t>
      </w:r>
      <w:bookmarkEnd w:id="7627"/>
      <w:bookmarkEnd w:id="7628"/>
    </w:p>
    <w:p w14:paraId="278E7E1E">
      <w:pPr>
        <w:pStyle w:val="179"/>
        <w:ind w:firstLine="420"/>
      </w:pPr>
      <w:bookmarkStart w:id="7629" w:name="_QWord_Paragraph__1097"/>
      <w:bookmarkStart w:id="7630" w:name="_QWord_Source_Comparison_Para_1097"/>
      <w:r>
        <w:rPr>
          <w:b/>
          <w:bCs/>
        </w:rPr>
        <w:t>MOVS</w:t>
      </w:r>
      <w:r>
        <w:rPr>
          <w:rFonts w:hint="eastAsia"/>
          <w:b/>
          <w:bCs/>
        </w:rPr>
        <w:t xml:space="preserve">  </w:t>
      </w:r>
      <w:r>
        <w:rPr>
          <w:b/>
          <w:bCs/>
        </w:rPr>
        <w:t>R3,R1,LSL #2</w:t>
      </w:r>
      <w:r>
        <w:rPr>
          <w:rFonts w:hint="eastAsia"/>
        </w:rPr>
        <w:t xml:space="preserve">        </w:t>
      </w:r>
      <w:r>
        <w:t>;</w:t>
      </w:r>
      <w:r>
        <w:rPr>
          <w:rFonts w:hint="eastAsia"/>
        </w:rPr>
        <w:t>R3</w:t>
      </w:r>
      <w:r>
        <w:t>=</w:t>
      </w:r>
      <w:r>
        <w:rPr>
          <w:rFonts w:hint="eastAsia"/>
        </w:rPr>
        <w:t>R1</w:t>
      </w:r>
      <w:r>
        <w:t>&lt;&lt;</w:t>
      </w:r>
      <w:r>
        <w:rPr>
          <w:rFonts w:hint="eastAsia"/>
        </w:rPr>
        <w:t>2，并影响标志位</w:t>
      </w:r>
      <w:bookmarkEnd w:id="7629"/>
      <w:bookmarkEnd w:id="7630"/>
    </w:p>
    <w:p w14:paraId="2089062A">
      <w:pPr>
        <w:pStyle w:val="179"/>
        <w:ind w:firstLine="420"/>
      </w:pPr>
      <w:bookmarkStart w:id="7631" w:name="_QWord_Paragraph__1098"/>
      <w:bookmarkStart w:id="7632" w:name="_QWord_Source_Comparison_Para_1098"/>
      <w:r>
        <w:rPr>
          <w:b/>
          <w:bCs/>
        </w:rPr>
        <w:t>MOV</w:t>
      </w:r>
      <w:r>
        <w:rPr>
          <w:rFonts w:hint="eastAsia"/>
          <w:b/>
          <w:bCs/>
        </w:rPr>
        <w:t xml:space="preserve">   </w:t>
      </w:r>
      <w:r>
        <w:rPr>
          <w:b/>
          <w:bCs/>
        </w:rPr>
        <w:t>PC,LR</w:t>
      </w:r>
      <w:r>
        <w:rPr>
          <w:rFonts w:hint="eastAsia"/>
        </w:rPr>
        <w:t xml:space="preserve">              </w:t>
      </w:r>
      <w:r>
        <w:t>;</w:t>
      </w:r>
      <w:r>
        <w:rPr>
          <w:rFonts w:hint="eastAsia"/>
        </w:rPr>
        <w:t>PC</w:t>
      </w:r>
      <w:r>
        <w:t>=</w:t>
      </w:r>
      <w:r>
        <w:rPr>
          <w:rFonts w:hint="eastAsia"/>
        </w:rPr>
        <w:t>LR，子程序返回</w:t>
      </w:r>
      <w:bookmarkEnd w:id="7631"/>
      <w:bookmarkEnd w:id="7632"/>
    </w:p>
    <w:p w14:paraId="43BE34C0">
      <w:pPr>
        <w:pStyle w:val="70"/>
        <w:numPr>
          <w:ilvl w:val="-1"/>
          <w:numId w:val="0"/>
        </w:numPr>
        <w:ind w:left="420" w:firstLine="0"/>
      </w:pPr>
      <w:bookmarkStart w:id="7633" w:name="_QWord_Source_Comparison_Para_1099"/>
      <w:bookmarkStart w:id="7634" w:name="_QWord_Paragraph__1099"/>
      <w:r>
        <w:rPr>
          <w:rFonts w:hint="eastAsia"/>
        </w:rPr>
        <w:t>MVN指令</w:t>
      </w:r>
      <w:bookmarkEnd w:id="7633"/>
      <w:bookmarkEnd w:id="7634"/>
    </w:p>
    <w:p w14:paraId="72FA8C21">
      <w:pPr>
        <w:pStyle w:val="4"/>
        <w:ind w:firstLine="420"/>
      </w:pPr>
      <w:bookmarkStart w:id="7635" w:name="_QWord_Paragraph__1100"/>
      <w:bookmarkStart w:id="7636" w:name="_QWord_Source_Comparison_Para_1100"/>
      <w:r>
        <w:rPr>
          <w:rFonts w:hint="eastAsia"/>
        </w:rPr>
        <w:t>该指令将8位图立即数寄存器（operand2）按位取反后传送到目标寄存器（Rd），因为其具有取反功能，所以可以装载范围更广的立即数。指令格式如下：</w:t>
      </w:r>
      <w:bookmarkEnd w:id="7635"/>
      <w:bookmarkEnd w:id="7636"/>
    </w:p>
    <w:p w14:paraId="10DEBACA">
      <w:pPr>
        <w:pStyle w:val="179"/>
        <w:ind w:firstLine="420"/>
      </w:pPr>
      <w:bookmarkStart w:id="7637" w:name="_QWord_Source_Comparison_Para_1101"/>
      <w:bookmarkStart w:id="7638" w:name="_QWord_Paragraph__1101"/>
      <w:r>
        <w:t>MVN{cond}{S}    Rd,operand2</w:t>
      </w:r>
      <w:bookmarkEnd w:id="7637"/>
      <w:bookmarkEnd w:id="7638"/>
    </w:p>
    <w:p w14:paraId="4BB080F8">
      <w:pPr>
        <w:pStyle w:val="4"/>
        <w:ind w:firstLine="420"/>
      </w:pPr>
      <w:bookmarkStart w:id="7639" w:name="_QWord_Paragraph__1102"/>
      <w:bookmarkStart w:id="7640" w:name="_QWord_Source_Comparison_Para_1102"/>
      <w:r>
        <w:rPr>
          <w:rFonts w:hint="eastAsia"/>
        </w:rPr>
        <w:t>MVN指令举例如下：</w:t>
      </w:r>
      <w:bookmarkEnd w:id="7639"/>
      <w:bookmarkEnd w:id="7640"/>
    </w:p>
    <w:p w14:paraId="4D507CAA">
      <w:pPr>
        <w:pStyle w:val="179"/>
        <w:ind w:firstLine="420"/>
      </w:pPr>
      <w:bookmarkStart w:id="7641" w:name="_QWord_Source_Comparison_Para_1103"/>
      <w:bookmarkStart w:id="7642" w:name="_QWord_Paragraph__1103"/>
      <w:r>
        <w:rPr>
          <w:b/>
          <w:bCs/>
        </w:rPr>
        <w:t>MVN</w:t>
      </w:r>
      <w:r>
        <w:rPr>
          <w:rFonts w:hint="eastAsia"/>
          <w:b/>
          <w:bCs/>
        </w:rPr>
        <w:t xml:space="preserve">   </w:t>
      </w:r>
      <w:r>
        <w:rPr>
          <w:b/>
          <w:bCs/>
        </w:rPr>
        <w:t>R1,#0xFF</w:t>
      </w:r>
      <w:r>
        <w:rPr>
          <w:rFonts w:hint="eastAsia"/>
        </w:rPr>
        <w:t xml:space="preserve">        </w:t>
      </w:r>
      <w:r>
        <w:t>;</w:t>
      </w:r>
      <w:r>
        <w:rPr>
          <w:rFonts w:hint="eastAsia"/>
        </w:rPr>
        <w:t>R1</w:t>
      </w:r>
      <w:r>
        <w:t>=</w:t>
      </w:r>
      <w:r>
        <w:rPr>
          <w:rFonts w:hint="eastAsia"/>
        </w:rPr>
        <w:t>0xFFFFFF00</w:t>
      </w:r>
      <w:bookmarkEnd w:id="7641"/>
      <w:bookmarkEnd w:id="7642"/>
    </w:p>
    <w:p w14:paraId="23CB660B">
      <w:pPr>
        <w:pStyle w:val="179"/>
        <w:ind w:firstLine="420"/>
      </w:pPr>
      <w:bookmarkStart w:id="7643" w:name="_QWord_Paragraph__1104"/>
      <w:bookmarkStart w:id="7644" w:name="_QWord_Source_Comparison_Para_1104"/>
      <w:r>
        <w:rPr>
          <w:b/>
          <w:bCs/>
        </w:rPr>
        <w:t>MVN</w:t>
      </w:r>
      <w:r>
        <w:rPr>
          <w:rFonts w:hint="eastAsia"/>
          <w:b/>
          <w:bCs/>
        </w:rPr>
        <w:t xml:space="preserve">   </w:t>
      </w:r>
      <w:r>
        <w:rPr>
          <w:b/>
          <w:bCs/>
        </w:rPr>
        <w:t>R1,R2</w:t>
      </w:r>
      <w:r>
        <w:rPr>
          <w:rFonts w:hint="eastAsia"/>
        </w:rPr>
        <w:t xml:space="preserve">           </w:t>
      </w:r>
      <w:r>
        <w:t>;</w:t>
      </w:r>
      <w:r>
        <w:rPr>
          <w:rFonts w:hint="eastAsia"/>
        </w:rPr>
        <w:t>将R2按位取反，结果存到R1</w:t>
      </w:r>
      <w:bookmarkEnd w:id="7643"/>
      <w:bookmarkEnd w:id="7644"/>
    </w:p>
    <w:p w14:paraId="4D167722">
      <w:pPr>
        <w:pStyle w:val="66"/>
        <w:numPr>
          <w:ilvl w:val="4"/>
          <w:numId w:val="6"/>
        </w:numPr>
      </w:pPr>
      <w:bookmarkStart w:id="7645" w:name="_QWord_Source_Comparison_Para_1105"/>
      <w:bookmarkStart w:id="7646" w:name="_QWord_Paragraph__1105"/>
      <w:r>
        <w:rPr>
          <w:rFonts w:hint="eastAsia"/>
        </w:rPr>
        <w:t>算术运算指令</w:t>
      </w:r>
      <w:bookmarkEnd w:id="7645"/>
      <w:bookmarkEnd w:id="7646"/>
    </w:p>
    <w:p w14:paraId="71E52399">
      <w:pPr>
        <w:pStyle w:val="4"/>
        <w:ind w:firstLine="420"/>
      </w:pPr>
      <w:bookmarkStart w:id="7647" w:name="_QWord_Source_Comparison_Para_1106"/>
      <w:bookmarkStart w:id="7648" w:name="_QWord_Paragraph__1106"/>
      <w:r>
        <w:rPr>
          <w:rFonts w:hint="eastAsia"/>
        </w:rPr>
        <w:t>算术运算指令如</w:t>
      </w:r>
      <w:r>
        <w:fldChar w:fldCharType="begin"/>
      </w:r>
      <w:r>
        <w:instrText xml:space="preserve"> </w:instrText>
      </w:r>
      <w:r>
        <w:rPr>
          <w:rFonts w:hint="eastAsia"/>
        </w:rPr>
        <w:instrText xml:space="preserve">REF QWord_XRef_Table__f9A2va \h \* CHARFORMAT</w:instrText>
      </w:r>
      <w:r>
        <w:instrText xml:space="preserve"> </w:instrText>
      </w:r>
      <w:r>
        <w:fldChar w:fldCharType="separate"/>
      </w:r>
      <w:r>
        <w:t>表 3</w:t>
      </w:r>
      <w:r>
        <w:noBreakHyphen/>
      </w:r>
      <w:r>
        <w:t>19</w:t>
      </w:r>
      <w:r>
        <w:fldChar w:fldCharType="end"/>
      </w:r>
      <w:r>
        <w:rPr>
          <w:rFonts w:hint="eastAsia"/>
        </w:rPr>
        <w:t>所示。</w:t>
      </w:r>
      <w:bookmarkEnd w:id="7647"/>
      <w:bookmarkEnd w:id="7648"/>
    </w:p>
    <w:p w14:paraId="7E939306">
      <w:pPr>
        <w:pStyle w:val="67"/>
        <w:rPr>
          <w:rFonts w:hint="eastAsia"/>
        </w:rPr>
      </w:pPr>
      <w:bookmarkStart w:id="7649" w:name="QWord_XRef_Table__f9A2va"/>
      <w:bookmarkStart w:id="7650" w:name="_QWord_Source_Comparison_Para_1107"/>
      <w:bookmarkStart w:id="7651" w:name="_QWord_Paragraph__1107"/>
      <w:r>
        <w:rPr>
          <w:rStyle w:val="238"/>
        </w:rPr>
        <w:t>表 </w:t>
      </w:r>
      <w:r>
        <w:rPr>
          <w:rStyle w:val="238"/>
        </w:rPr>
        <w:fldChar w:fldCharType="begin"/>
      </w:r>
      <w:r>
        <w:rPr>
          <w:rStyle w:val="238"/>
        </w:rPr>
        <w:instrText xml:space="preserve"> SEQ QWord_Heading1_Sequence \c </w:instrText>
      </w:r>
      <w:r>
        <w:rPr>
          <w:rStyle w:val="238"/>
        </w:rPr>
        <w:fldChar w:fldCharType="separate"/>
      </w:r>
      <w:r>
        <w:rPr>
          <w:rStyle w:val="238"/>
        </w:rPr>
        <w:t>3</w:t>
      </w:r>
      <w:r>
        <w:rPr>
          <w:rStyle w:val="238"/>
        </w:rPr>
        <w:fldChar w:fldCharType="end"/>
      </w:r>
      <w:r>
        <w:rPr>
          <w:rStyle w:val="238"/>
        </w:rPr>
        <w:noBreakHyphen/>
      </w:r>
      <w:r>
        <w:rPr>
          <w:rStyle w:val="238"/>
        </w:rPr>
        <w:fldChar w:fldCharType="begin"/>
      </w:r>
      <w:r>
        <w:rPr>
          <w:rStyle w:val="238"/>
        </w:rPr>
        <w:instrText xml:space="preserve"> SEQ 表 \* ARABIC \s 1 </w:instrText>
      </w:r>
      <w:r>
        <w:rPr>
          <w:rStyle w:val="238"/>
        </w:rPr>
        <w:fldChar w:fldCharType="separate"/>
      </w:r>
      <w:r>
        <w:rPr>
          <w:rStyle w:val="238"/>
        </w:rPr>
        <w:t>19</w:t>
      </w:r>
      <w:r>
        <w:rPr>
          <w:rStyle w:val="238"/>
        </w:rPr>
        <w:fldChar w:fldCharType="end"/>
      </w:r>
      <w:bookmarkEnd w:id="7649"/>
      <w:r>
        <w:t xml:space="preserve">  </w:t>
      </w:r>
      <w:r>
        <w:rPr>
          <w:rFonts w:hint="eastAsia"/>
        </w:rPr>
        <w:t>算术运算指令表</w:t>
      </w:r>
      <w:bookmarkEnd w:id="7650"/>
      <w:bookmarkEnd w:id="7651"/>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451"/>
        <w:gridCol w:w="1656"/>
        <w:gridCol w:w="2449"/>
        <w:gridCol w:w="1756"/>
      </w:tblGrid>
      <w:tr w14:paraId="7AD5A57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477" w:type="pc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7E7C437D">
            <w:pPr>
              <w:pStyle w:val="74"/>
              <w:rPr>
                <w:rFonts w:hint="eastAsia"/>
                <w:kern w:val="0"/>
              </w:rPr>
            </w:pPr>
            <w:bookmarkStart w:id="7652" w:name="_QWord_Source_Comparison_Para_1108"/>
            <w:bookmarkStart w:id="7653" w:name="_QWord_Paragraph__1108"/>
            <w:r>
              <w:rPr>
                <w:rFonts w:hint="eastAsia"/>
                <w:kern w:val="0"/>
              </w:rPr>
              <w:t>助记符</w:t>
            </w:r>
            <w:bookmarkEnd w:id="7652"/>
            <w:bookmarkEnd w:id="7653"/>
          </w:p>
        </w:tc>
        <w:tc>
          <w:tcPr>
            <w:tcW w:w="998"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00360B6C">
            <w:pPr>
              <w:pStyle w:val="74"/>
              <w:rPr>
                <w:rFonts w:hint="eastAsia"/>
                <w:kern w:val="0"/>
              </w:rPr>
            </w:pPr>
            <w:bookmarkStart w:id="7654" w:name="_QWord_Paragraph__1109"/>
            <w:bookmarkStart w:id="7655" w:name="_QWord_Source_Comparison_Para_1109"/>
            <w:r>
              <w:rPr>
                <w:rFonts w:hint="eastAsia"/>
                <w:kern w:val="0"/>
              </w:rPr>
              <w:t>说明</w:t>
            </w:r>
            <w:bookmarkEnd w:id="7654"/>
            <w:bookmarkEnd w:id="7655"/>
          </w:p>
        </w:tc>
        <w:tc>
          <w:tcPr>
            <w:tcW w:w="1467"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3460EF33">
            <w:pPr>
              <w:pStyle w:val="74"/>
              <w:rPr>
                <w:rFonts w:hint="eastAsia"/>
                <w:kern w:val="0"/>
              </w:rPr>
            </w:pPr>
            <w:bookmarkStart w:id="7656" w:name="_QWord_Paragraph__1110"/>
            <w:bookmarkStart w:id="7657" w:name="_QWord_Source_Comparison_Para_1110"/>
            <w:r>
              <w:rPr>
                <w:rFonts w:hint="eastAsia"/>
                <w:kern w:val="0"/>
              </w:rPr>
              <w:t>操作</w:t>
            </w:r>
            <w:bookmarkEnd w:id="7656"/>
            <w:bookmarkEnd w:id="7657"/>
          </w:p>
        </w:tc>
        <w:tc>
          <w:tcPr>
            <w:tcW w:w="1058" w:type="pct"/>
            <w:tcBorders>
              <w:top w:val="single" w:color="auto" w:sz="6" w:space="0"/>
              <w:bottom w:val="single" w:color="auto" w:sz="4" w:space="0"/>
              <w:right w:val="single" w:color="auto" w:sz="6" w:space="0"/>
              <w:insideH w:val="single" w:sz="4" w:space="0"/>
              <w:insideV w:val="single" w:sz="4" w:space="0"/>
              <w:tl2br w:val="nil"/>
              <w:tr2bl w:val="nil"/>
            </w:tcBorders>
            <w:shd w:val="clear" w:color="auto" w:fill="auto"/>
            <w:vAlign w:val="center"/>
          </w:tcPr>
          <w:p w14:paraId="05C53D84">
            <w:pPr>
              <w:pStyle w:val="74"/>
              <w:rPr>
                <w:rFonts w:hint="eastAsia"/>
                <w:kern w:val="0"/>
              </w:rPr>
            </w:pPr>
            <w:bookmarkStart w:id="7658" w:name="_QWord_Paragraph__1111"/>
            <w:bookmarkStart w:id="7659" w:name="_QWord_Source_Comparison_Para_1111"/>
            <w:r>
              <w:rPr>
                <w:rFonts w:hint="eastAsia"/>
                <w:kern w:val="0"/>
              </w:rPr>
              <w:t>条件码位置</w:t>
            </w:r>
            <w:bookmarkEnd w:id="7658"/>
            <w:bookmarkEnd w:id="7659"/>
          </w:p>
        </w:tc>
      </w:tr>
      <w:tr w14:paraId="0E88096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477" w:type="pct"/>
            <w:shd w:val="clear" w:color="auto" w:fill="auto"/>
            <w:vAlign w:val="center"/>
          </w:tcPr>
          <w:p w14:paraId="713A1FD2">
            <w:pPr>
              <w:pStyle w:val="74"/>
              <w:rPr>
                <w:rFonts w:hint="eastAsia"/>
                <w:kern w:val="0"/>
              </w:rPr>
            </w:pPr>
            <w:bookmarkStart w:id="7660" w:name="_QWord_Paragraph__1112"/>
            <w:bookmarkStart w:id="7661" w:name="_QWord_Source_Comparison_Para_1112"/>
            <w:r>
              <w:rPr>
                <w:kern w:val="0"/>
              </w:rPr>
              <w:t>ADD</w:t>
            </w:r>
            <w:r>
              <w:rPr>
                <w:rFonts w:hint="eastAsia"/>
                <w:kern w:val="0"/>
              </w:rPr>
              <w:t xml:space="preserve">  </w:t>
            </w:r>
            <w:r>
              <w:rPr>
                <w:kern w:val="0"/>
              </w:rPr>
              <w:t>Rd, Rn, operand2</w:t>
            </w:r>
            <w:bookmarkEnd w:id="7660"/>
            <w:bookmarkEnd w:id="7661"/>
          </w:p>
        </w:tc>
        <w:tc>
          <w:tcPr>
            <w:tcW w:w="998" w:type="pct"/>
            <w:shd w:val="clear" w:color="auto" w:fill="auto"/>
            <w:vAlign w:val="center"/>
          </w:tcPr>
          <w:p w14:paraId="5DE3A7B5">
            <w:pPr>
              <w:pStyle w:val="74"/>
              <w:rPr>
                <w:rFonts w:hint="eastAsia"/>
                <w:kern w:val="0"/>
              </w:rPr>
            </w:pPr>
            <w:bookmarkStart w:id="7662" w:name="_QWord_Source_Comparison_Para_1113"/>
            <w:bookmarkStart w:id="7663" w:name="_QWord_Paragraph__1113"/>
            <w:r>
              <w:rPr>
                <w:rFonts w:hint="eastAsia"/>
                <w:kern w:val="0"/>
              </w:rPr>
              <w:t>加法运算指令</w:t>
            </w:r>
            <w:bookmarkEnd w:id="7662"/>
            <w:bookmarkEnd w:id="7663"/>
          </w:p>
        </w:tc>
        <w:tc>
          <w:tcPr>
            <w:tcW w:w="1467" w:type="pct"/>
            <w:shd w:val="clear" w:color="auto" w:fill="auto"/>
            <w:vAlign w:val="center"/>
          </w:tcPr>
          <w:p w14:paraId="01A5C4AB">
            <w:pPr>
              <w:pStyle w:val="74"/>
              <w:rPr>
                <w:rFonts w:hint="eastAsia"/>
                <w:kern w:val="0"/>
              </w:rPr>
            </w:pPr>
            <w:bookmarkStart w:id="7664" w:name="_QWord_Paragraph__1114"/>
            <w:bookmarkStart w:id="7665" w:name="_QWord_Source_Comparison_Para_1114"/>
            <w:r>
              <w:rPr>
                <w:kern w:val="0"/>
              </w:rPr>
              <w:t>Rd</w:t>
            </w:r>
            <w:r>
              <w:rPr>
                <w:rFonts w:hint="eastAsia"/>
                <w:kern w:val="0"/>
              </w:rPr>
              <w:t>←Rn</w:t>
            </w:r>
            <w:r>
              <w:rPr>
                <w:kern w:val="0"/>
              </w:rPr>
              <w:t> </w:t>
            </w:r>
            <w:bookmarkStart w:id="7666" w:name="_QWord_Source_Comparison_8181"/>
            <w:bookmarkStart w:id="7667" w:name="_QWord_Source_Comparison_8120"/>
            <m:oMath>
              <m:r>
                <m:rPr/>
                <w:rPr>
                  <w:rFonts w:ascii="Cambria Math" w:hAnsi="Cambria Math"/>
                  <w:kern w:val="0"/>
                </w:rPr>
                <m:t>+</m:t>
              </m:r>
            </m:oMath>
            <w:bookmarkEnd w:id="7666"/>
            <w:bookmarkEnd w:id="7667"/>
            <w:r>
              <w:rPr>
                <w:kern w:val="0"/>
              </w:rPr>
              <w:t> </w:t>
            </w:r>
            <w:r>
              <w:rPr>
                <w:rFonts w:hint="eastAsia"/>
                <w:kern w:val="0"/>
              </w:rPr>
              <w:t>operand2</w:t>
            </w:r>
            <w:bookmarkEnd w:id="7664"/>
            <w:bookmarkEnd w:id="7665"/>
          </w:p>
        </w:tc>
        <w:tc>
          <w:tcPr>
            <w:tcW w:w="1058" w:type="pct"/>
            <w:shd w:val="clear" w:color="auto" w:fill="auto"/>
            <w:vAlign w:val="center"/>
          </w:tcPr>
          <w:p w14:paraId="4F76758A">
            <w:pPr>
              <w:pStyle w:val="74"/>
              <w:rPr>
                <w:rFonts w:hint="eastAsia"/>
                <w:kern w:val="0"/>
              </w:rPr>
            </w:pPr>
            <w:bookmarkStart w:id="7668" w:name="_QWord_Paragraph__1115"/>
            <w:bookmarkStart w:id="7669" w:name="_QWord_Source_Comparison_Para_1115"/>
            <w:r>
              <w:rPr>
                <w:kern w:val="0"/>
              </w:rPr>
              <w:t>ADD {cond} {S}</w:t>
            </w:r>
            <w:bookmarkEnd w:id="7668"/>
            <w:bookmarkEnd w:id="7669"/>
          </w:p>
        </w:tc>
      </w:tr>
      <w:tr w14:paraId="32A7689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477" w:type="pct"/>
            <w:shd w:val="clear" w:color="auto" w:fill="auto"/>
            <w:vAlign w:val="center"/>
          </w:tcPr>
          <w:p w14:paraId="13DE54D2">
            <w:pPr>
              <w:pStyle w:val="74"/>
              <w:rPr>
                <w:rFonts w:hint="eastAsia"/>
                <w:kern w:val="0"/>
              </w:rPr>
            </w:pPr>
            <w:bookmarkStart w:id="7670" w:name="_QWord_Paragraph__1116"/>
            <w:bookmarkStart w:id="7671" w:name="_QWord_Source_Comparison_Para_1116"/>
            <w:r>
              <w:rPr>
                <w:rFonts w:hint="eastAsia"/>
                <w:kern w:val="0"/>
              </w:rPr>
              <w:t xml:space="preserve">SUB  </w:t>
            </w:r>
            <w:r>
              <w:rPr>
                <w:kern w:val="0"/>
              </w:rPr>
              <w:t>Rd, Rn, operand2</w:t>
            </w:r>
            <w:bookmarkEnd w:id="7670"/>
            <w:bookmarkEnd w:id="7671"/>
          </w:p>
        </w:tc>
        <w:tc>
          <w:tcPr>
            <w:tcW w:w="998" w:type="pct"/>
            <w:shd w:val="clear" w:color="auto" w:fill="auto"/>
            <w:vAlign w:val="center"/>
          </w:tcPr>
          <w:p w14:paraId="5368B4EF">
            <w:pPr>
              <w:pStyle w:val="74"/>
              <w:rPr>
                <w:rFonts w:hint="eastAsia"/>
                <w:kern w:val="0"/>
              </w:rPr>
            </w:pPr>
            <w:bookmarkStart w:id="7672" w:name="_QWord_Paragraph__1117"/>
            <w:bookmarkStart w:id="7673" w:name="_QWord_Source_Comparison_Para_1117"/>
            <w:r>
              <w:rPr>
                <w:rFonts w:hint="eastAsia"/>
                <w:kern w:val="0"/>
              </w:rPr>
              <w:t>减法运算指令</w:t>
            </w:r>
            <w:bookmarkEnd w:id="7672"/>
            <w:bookmarkEnd w:id="7673"/>
          </w:p>
        </w:tc>
        <w:tc>
          <w:tcPr>
            <w:tcW w:w="1467" w:type="pct"/>
            <w:shd w:val="clear" w:color="auto" w:fill="auto"/>
            <w:vAlign w:val="center"/>
          </w:tcPr>
          <w:p w14:paraId="72F21AF3">
            <w:pPr>
              <w:pStyle w:val="74"/>
              <w:rPr>
                <w:rFonts w:hint="eastAsia"/>
                <w:kern w:val="0"/>
              </w:rPr>
            </w:pPr>
            <w:bookmarkStart w:id="7674" w:name="_QWord_Source_Comparison_Para_1118"/>
            <w:bookmarkStart w:id="7675" w:name="_QWord_Paragraph__1118"/>
            <w:r>
              <w:rPr>
                <w:kern w:val="0"/>
              </w:rPr>
              <w:t>Rd</w:t>
            </w:r>
            <w:r>
              <w:rPr>
                <w:rFonts w:hint="eastAsia"/>
                <w:kern w:val="0"/>
              </w:rPr>
              <w:t>←Rn</w:t>
            </w:r>
            <w:r>
              <w:rPr>
                <w:kern w:val="0"/>
              </w:rPr>
              <w:noBreakHyphen/>
            </w:r>
            <w:r>
              <w:rPr>
                <w:rFonts w:hint="eastAsia"/>
                <w:kern w:val="0"/>
              </w:rPr>
              <w:t>operand2</w:t>
            </w:r>
            <w:bookmarkEnd w:id="7674"/>
            <w:bookmarkEnd w:id="7675"/>
          </w:p>
        </w:tc>
        <w:tc>
          <w:tcPr>
            <w:tcW w:w="1058" w:type="pct"/>
            <w:shd w:val="clear" w:color="auto" w:fill="auto"/>
            <w:vAlign w:val="center"/>
          </w:tcPr>
          <w:p w14:paraId="4D00CC38">
            <w:pPr>
              <w:pStyle w:val="74"/>
              <w:rPr>
                <w:rFonts w:hint="eastAsia"/>
                <w:kern w:val="0"/>
              </w:rPr>
            </w:pPr>
            <w:bookmarkStart w:id="7676" w:name="_QWord_Source_Comparison_Para_1119"/>
            <w:bookmarkStart w:id="7677" w:name="_QWord_Paragraph__1119"/>
            <w:r>
              <w:rPr>
                <w:rFonts w:hint="eastAsia"/>
                <w:kern w:val="0"/>
              </w:rPr>
              <w:t>SUB</w:t>
            </w:r>
            <w:r>
              <w:rPr>
                <w:kern w:val="0"/>
              </w:rPr>
              <w:t xml:space="preserve"> {cond} {S}</w:t>
            </w:r>
            <w:bookmarkEnd w:id="7676"/>
            <w:bookmarkEnd w:id="7677"/>
          </w:p>
        </w:tc>
      </w:tr>
      <w:tr w14:paraId="3029248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477" w:type="pct"/>
            <w:shd w:val="clear" w:color="auto" w:fill="auto"/>
            <w:vAlign w:val="center"/>
          </w:tcPr>
          <w:p w14:paraId="5B6375EA">
            <w:pPr>
              <w:pStyle w:val="74"/>
              <w:rPr>
                <w:rFonts w:hint="eastAsia"/>
                <w:kern w:val="0"/>
              </w:rPr>
            </w:pPr>
            <w:bookmarkStart w:id="7678" w:name="_QWord_Source_Comparison_Para_1120"/>
            <w:bookmarkStart w:id="7679" w:name="_QWord_Paragraph__1120"/>
            <w:r>
              <w:rPr>
                <w:rFonts w:hint="eastAsia"/>
                <w:kern w:val="0"/>
              </w:rPr>
              <w:t xml:space="preserve">RSB  </w:t>
            </w:r>
            <w:r>
              <w:rPr>
                <w:kern w:val="0"/>
              </w:rPr>
              <w:t>Rd, Rn, operand2</w:t>
            </w:r>
            <w:bookmarkEnd w:id="7678"/>
            <w:bookmarkEnd w:id="7679"/>
          </w:p>
        </w:tc>
        <w:tc>
          <w:tcPr>
            <w:tcW w:w="998" w:type="pct"/>
            <w:shd w:val="clear" w:color="auto" w:fill="auto"/>
            <w:vAlign w:val="center"/>
          </w:tcPr>
          <w:p w14:paraId="11AF79C9">
            <w:pPr>
              <w:pStyle w:val="74"/>
              <w:rPr>
                <w:rFonts w:hint="eastAsia"/>
                <w:kern w:val="0"/>
              </w:rPr>
            </w:pPr>
            <w:bookmarkStart w:id="7680" w:name="_QWord_Paragraph__1121"/>
            <w:bookmarkStart w:id="7681" w:name="_QWord_Source_Comparison_Para_1121"/>
            <w:r>
              <w:rPr>
                <w:rFonts w:hint="eastAsia"/>
                <w:kern w:val="0"/>
              </w:rPr>
              <w:t>逆向减法指令</w:t>
            </w:r>
            <w:bookmarkEnd w:id="7680"/>
            <w:bookmarkEnd w:id="7681"/>
          </w:p>
        </w:tc>
        <w:tc>
          <w:tcPr>
            <w:tcW w:w="1467" w:type="pct"/>
            <w:shd w:val="clear" w:color="auto" w:fill="auto"/>
            <w:vAlign w:val="center"/>
          </w:tcPr>
          <w:p w14:paraId="13DFDD74">
            <w:pPr>
              <w:pStyle w:val="74"/>
              <w:rPr>
                <w:rFonts w:hint="eastAsia"/>
                <w:kern w:val="0"/>
              </w:rPr>
            </w:pPr>
            <w:bookmarkStart w:id="7682" w:name="_QWord_Source_Comparison_Para_1122"/>
            <w:bookmarkStart w:id="7683" w:name="_QWord_Paragraph__1122"/>
            <w:r>
              <w:rPr>
                <w:kern w:val="0"/>
              </w:rPr>
              <w:t>Rd</w:t>
            </w:r>
            <w:r>
              <w:rPr>
                <w:rFonts w:hint="eastAsia"/>
                <w:kern w:val="0"/>
              </w:rPr>
              <w:t>←operand2</w:t>
            </w:r>
            <w:r>
              <w:rPr>
                <w:kern w:val="0"/>
              </w:rPr>
              <w:noBreakHyphen/>
            </w:r>
            <w:r>
              <w:rPr>
                <w:rFonts w:hint="eastAsia"/>
                <w:kern w:val="0"/>
              </w:rPr>
              <w:t>Rn</w:t>
            </w:r>
            <w:bookmarkEnd w:id="7682"/>
            <w:bookmarkEnd w:id="7683"/>
          </w:p>
        </w:tc>
        <w:tc>
          <w:tcPr>
            <w:tcW w:w="1058" w:type="pct"/>
            <w:shd w:val="clear" w:color="auto" w:fill="auto"/>
            <w:vAlign w:val="center"/>
          </w:tcPr>
          <w:p w14:paraId="0E3F5EEB">
            <w:pPr>
              <w:pStyle w:val="74"/>
              <w:rPr>
                <w:rFonts w:hint="eastAsia"/>
                <w:kern w:val="0"/>
              </w:rPr>
            </w:pPr>
            <w:bookmarkStart w:id="7684" w:name="_QWord_Source_Comparison_Para_1123"/>
            <w:bookmarkStart w:id="7685" w:name="_QWord_Paragraph__1123"/>
            <w:r>
              <w:rPr>
                <w:rFonts w:hint="eastAsia"/>
                <w:kern w:val="0"/>
              </w:rPr>
              <w:t>RSB</w:t>
            </w:r>
            <w:r>
              <w:rPr>
                <w:kern w:val="0"/>
              </w:rPr>
              <w:t xml:space="preserve"> {cond} {S}</w:t>
            </w:r>
            <w:bookmarkEnd w:id="7684"/>
            <w:bookmarkEnd w:id="7685"/>
          </w:p>
        </w:tc>
      </w:tr>
      <w:tr w14:paraId="094CA64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477" w:type="pct"/>
            <w:shd w:val="clear" w:color="auto" w:fill="auto"/>
            <w:vAlign w:val="center"/>
          </w:tcPr>
          <w:p w14:paraId="356C247E">
            <w:pPr>
              <w:pStyle w:val="74"/>
              <w:rPr>
                <w:rFonts w:hint="eastAsia"/>
                <w:kern w:val="0"/>
              </w:rPr>
            </w:pPr>
            <w:bookmarkStart w:id="7686" w:name="_QWord_Source_Comparison_Para_1124"/>
            <w:bookmarkStart w:id="7687" w:name="_QWord_Paragraph__1124"/>
            <w:r>
              <w:rPr>
                <w:rFonts w:hint="eastAsia"/>
                <w:kern w:val="0"/>
              </w:rPr>
              <w:t xml:space="preserve">ADC  </w:t>
            </w:r>
            <w:r>
              <w:rPr>
                <w:kern w:val="0"/>
              </w:rPr>
              <w:t>Rd, Rn, operand2</w:t>
            </w:r>
            <w:bookmarkEnd w:id="7686"/>
            <w:bookmarkEnd w:id="7687"/>
          </w:p>
        </w:tc>
        <w:tc>
          <w:tcPr>
            <w:tcW w:w="998" w:type="pct"/>
            <w:shd w:val="clear" w:color="auto" w:fill="auto"/>
            <w:vAlign w:val="center"/>
          </w:tcPr>
          <w:p w14:paraId="10C0C580">
            <w:pPr>
              <w:pStyle w:val="74"/>
              <w:rPr>
                <w:rFonts w:hint="eastAsia"/>
                <w:kern w:val="0"/>
              </w:rPr>
            </w:pPr>
            <w:bookmarkStart w:id="7688" w:name="_QWord_Source_Comparison_Para_1125"/>
            <w:bookmarkStart w:id="7689" w:name="_QWord_Paragraph__1125"/>
            <w:r>
              <w:rPr>
                <w:rFonts w:hint="eastAsia"/>
                <w:kern w:val="0"/>
              </w:rPr>
              <w:t>带进位加法</w:t>
            </w:r>
            <w:bookmarkEnd w:id="7688"/>
            <w:bookmarkEnd w:id="7689"/>
          </w:p>
        </w:tc>
        <w:tc>
          <w:tcPr>
            <w:tcW w:w="1467" w:type="pct"/>
            <w:shd w:val="clear" w:color="auto" w:fill="auto"/>
            <w:vAlign w:val="center"/>
          </w:tcPr>
          <w:p w14:paraId="4E657D2A">
            <w:pPr>
              <w:pStyle w:val="74"/>
              <w:rPr>
                <w:rFonts w:hint="eastAsia"/>
                <w:kern w:val="0"/>
              </w:rPr>
            </w:pPr>
            <w:bookmarkStart w:id="7690" w:name="_QWord_Paragraph__1126"/>
            <w:bookmarkStart w:id="7691" w:name="_QWord_Source_Comparison_Para_1126"/>
            <w:r>
              <w:rPr>
                <w:kern w:val="0"/>
              </w:rPr>
              <w:t>Rd</w:t>
            </w:r>
            <w:r>
              <w:rPr>
                <w:rFonts w:hint="eastAsia"/>
                <w:kern w:val="0"/>
              </w:rPr>
              <w:t>←</w:t>
            </w:r>
            <w:r>
              <w:rPr>
                <w:kern w:val="0"/>
              </w:rPr>
              <w:t>Rn </w:t>
            </w:r>
            <w:bookmarkStart w:id="7692" w:name="_QWord_Source_Comparison_8121"/>
            <w:bookmarkStart w:id="7693" w:name="_QWord_Source_Comparison_8182"/>
            <m:oMath>
              <m:r>
                <m:rPr/>
                <w:rPr>
                  <w:rFonts w:ascii="Cambria Math" w:hAnsi="Cambria Math"/>
                  <w:kern w:val="0"/>
                </w:rPr>
                <m:t>+</m:t>
              </m:r>
              <w:bookmarkEnd w:id="7692"/>
              <w:bookmarkEnd w:id="7693"/>
            </m:oMath>
            <w:r>
              <w:rPr>
                <w:kern w:val="0"/>
              </w:rPr>
              <w:t> operand2 </w:t>
            </w:r>
            <w:bookmarkStart w:id="7694" w:name="_QWord_Source_Comparison_8183"/>
            <w:bookmarkStart w:id="7695" w:name="_QWord_Source_Comparison_8122"/>
            <m:oMath>
              <m:r>
                <m:rPr/>
                <w:rPr>
                  <w:rFonts w:ascii="Cambria Math" w:hAnsi="Cambria Math"/>
                  <w:kern w:val="0"/>
                </w:rPr>
                <m:t>+</m:t>
              </m:r>
            </m:oMath>
            <w:bookmarkEnd w:id="7694"/>
            <w:bookmarkEnd w:id="7695"/>
            <w:r>
              <w:rPr>
                <w:kern w:val="0"/>
              </w:rPr>
              <w:t> Carry</w:t>
            </w:r>
            <w:bookmarkEnd w:id="7690"/>
            <w:bookmarkEnd w:id="7691"/>
          </w:p>
        </w:tc>
        <w:tc>
          <w:tcPr>
            <w:tcW w:w="1058" w:type="pct"/>
            <w:shd w:val="clear" w:color="auto" w:fill="auto"/>
            <w:vAlign w:val="center"/>
          </w:tcPr>
          <w:p w14:paraId="267FA0E8">
            <w:pPr>
              <w:pStyle w:val="74"/>
              <w:rPr>
                <w:rFonts w:hint="eastAsia"/>
                <w:kern w:val="0"/>
              </w:rPr>
            </w:pPr>
            <w:bookmarkStart w:id="7696" w:name="_QWord_Source_Comparison_Para_1127"/>
            <w:bookmarkStart w:id="7697" w:name="_QWord_Paragraph__1127"/>
            <w:r>
              <w:rPr>
                <w:kern w:val="0"/>
              </w:rPr>
              <w:t>AD</w:t>
            </w:r>
            <w:r>
              <w:rPr>
                <w:rFonts w:hint="eastAsia"/>
                <w:kern w:val="0"/>
              </w:rPr>
              <w:t>C</w:t>
            </w:r>
            <w:r>
              <w:rPr>
                <w:kern w:val="0"/>
              </w:rPr>
              <w:t xml:space="preserve"> {cond} {S}</w:t>
            </w:r>
            <w:bookmarkEnd w:id="7696"/>
            <w:bookmarkEnd w:id="7697"/>
          </w:p>
        </w:tc>
      </w:tr>
      <w:tr w14:paraId="7E119F7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477" w:type="pct"/>
            <w:shd w:val="clear" w:color="auto" w:fill="auto"/>
            <w:vAlign w:val="center"/>
          </w:tcPr>
          <w:p w14:paraId="5C94660F">
            <w:pPr>
              <w:pStyle w:val="74"/>
              <w:rPr>
                <w:rFonts w:hint="eastAsia"/>
                <w:kern w:val="0"/>
              </w:rPr>
            </w:pPr>
            <w:bookmarkStart w:id="7698" w:name="_QWord_Paragraph__1128"/>
            <w:bookmarkStart w:id="7699" w:name="_QWord_Source_Comparison_Para_1128"/>
            <w:r>
              <w:rPr>
                <w:rFonts w:hint="eastAsia"/>
                <w:kern w:val="0"/>
              </w:rPr>
              <w:t xml:space="preserve">SBC  </w:t>
            </w:r>
            <w:r>
              <w:rPr>
                <w:kern w:val="0"/>
              </w:rPr>
              <w:t>Rd, Rn, operand2</w:t>
            </w:r>
            <w:bookmarkEnd w:id="7698"/>
            <w:bookmarkEnd w:id="7699"/>
          </w:p>
        </w:tc>
        <w:tc>
          <w:tcPr>
            <w:tcW w:w="998" w:type="pct"/>
            <w:shd w:val="clear" w:color="auto" w:fill="auto"/>
            <w:vAlign w:val="center"/>
          </w:tcPr>
          <w:p w14:paraId="441C2CFC">
            <w:pPr>
              <w:pStyle w:val="74"/>
              <w:rPr>
                <w:rFonts w:hint="eastAsia"/>
                <w:kern w:val="0"/>
              </w:rPr>
            </w:pPr>
            <w:bookmarkStart w:id="7700" w:name="_QWord_Source_Comparison_Para_1129"/>
            <w:bookmarkStart w:id="7701" w:name="_QWord_Paragraph__1129"/>
            <w:r>
              <w:rPr>
                <w:rFonts w:hint="eastAsia"/>
                <w:kern w:val="0"/>
              </w:rPr>
              <w:t>带进位减法指令</w:t>
            </w:r>
            <w:bookmarkEnd w:id="7700"/>
            <w:bookmarkEnd w:id="7701"/>
          </w:p>
        </w:tc>
        <w:tc>
          <w:tcPr>
            <w:tcW w:w="1467" w:type="pct"/>
            <w:shd w:val="clear" w:color="auto" w:fill="auto"/>
            <w:vAlign w:val="center"/>
          </w:tcPr>
          <w:p w14:paraId="07F689BB">
            <w:pPr>
              <w:pStyle w:val="74"/>
              <w:rPr>
                <w:rFonts w:hint="eastAsia"/>
                <w:kern w:val="0"/>
              </w:rPr>
            </w:pPr>
            <w:bookmarkStart w:id="7702" w:name="_QWord_Paragraph__1130"/>
            <w:bookmarkStart w:id="7703" w:name="_QWord_Source_Comparison_Para_1130"/>
            <w:r>
              <w:rPr>
                <w:kern w:val="0"/>
              </w:rPr>
              <w:t>Rd</w:t>
            </w:r>
            <w:r>
              <w:rPr>
                <w:rFonts w:hint="eastAsia"/>
                <w:kern w:val="0"/>
              </w:rPr>
              <w:t>←</w:t>
            </w:r>
            <w:r>
              <w:rPr>
                <w:kern w:val="0"/>
              </w:rPr>
              <w:t>Rn</w:t>
            </w:r>
            <w:r>
              <w:rPr>
                <w:kern w:val="0"/>
              </w:rPr>
              <w:noBreakHyphen/>
            </w:r>
            <w:r>
              <w:rPr>
                <w:kern w:val="0"/>
              </w:rPr>
              <w:t>operand2</w:t>
            </w:r>
            <w:r>
              <w:rPr>
                <w:kern w:val="0"/>
              </w:rPr>
              <w:noBreakHyphen/>
            </w:r>
            <w:r>
              <w:rPr>
                <w:kern w:val="0"/>
              </w:rPr>
              <w:t>(NOT)Carry</w:t>
            </w:r>
            <w:bookmarkEnd w:id="7702"/>
            <w:bookmarkEnd w:id="7703"/>
          </w:p>
        </w:tc>
        <w:tc>
          <w:tcPr>
            <w:tcW w:w="1058" w:type="pct"/>
            <w:shd w:val="clear" w:color="auto" w:fill="auto"/>
            <w:vAlign w:val="center"/>
          </w:tcPr>
          <w:p w14:paraId="180E77AB">
            <w:pPr>
              <w:pStyle w:val="74"/>
              <w:rPr>
                <w:rFonts w:hint="eastAsia"/>
                <w:kern w:val="0"/>
              </w:rPr>
            </w:pPr>
            <w:bookmarkStart w:id="7704" w:name="_QWord_Source_Comparison_Para_1131"/>
            <w:bookmarkStart w:id="7705" w:name="_QWord_Paragraph__1131"/>
            <w:r>
              <w:rPr>
                <w:rFonts w:hint="eastAsia"/>
                <w:kern w:val="0"/>
              </w:rPr>
              <w:t>SBC</w:t>
            </w:r>
            <w:r>
              <w:rPr>
                <w:kern w:val="0"/>
              </w:rPr>
              <w:t xml:space="preserve"> {cond} {S}</w:t>
            </w:r>
            <w:bookmarkEnd w:id="7704"/>
            <w:bookmarkEnd w:id="7705"/>
          </w:p>
        </w:tc>
      </w:tr>
      <w:tr w14:paraId="628072C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477" w:type="pct"/>
            <w:shd w:val="clear" w:color="auto" w:fill="auto"/>
            <w:vAlign w:val="center"/>
          </w:tcPr>
          <w:p w14:paraId="051F1829">
            <w:pPr>
              <w:pStyle w:val="74"/>
              <w:rPr>
                <w:rFonts w:hint="eastAsia"/>
                <w:kern w:val="0"/>
              </w:rPr>
            </w:pPr>
            <w:bookmarkStart w:id="7706" w:name="_QWord_Source_Comparison_Para_1132"/>
            <w:bookmarkStart w:id="7707" w:name="_QWord_Paragraph__1132"/>
            <w:r>
              <w:rPr>
                <w:rFonts w:hint="eastAsia"/>
                <w:kern w:val="0"/>
              </w:rPr>
              <w:t xml:space="preserve">RSC  </w:t>
            </w:r>
            <w:r>
              <w:rPr>
                <w:kern w:val="0"/>
              </w:rPr>
              <w:t>Rd, Rn, operand2</w:t>
            </w:r>
            <w:bookmarkEnd w:id="7706"/>
            <w:bookmarkEnd w:id="7707"/>
          </w:p>
        </w:tc>
        <w:tc>
          <w:tcPr>
            <w:tcW w:w="998" w:type="pct"/>
            <w:shd w:val="clear" w:color="auto" w:fill="auto"/>
            <w:vAlign w:val="center"/>
          </w:tcPr>
          <w:p w14:paraId="14EE897B">
            <w:pPr>
              <w:pStyle w:val="74"/>
              <w:rPr>
                <w:rFonts w:hint="eastAsia"/>
                <w:kern w:val="0"/>
              </w:rPr>
            </w:pPr>
            <w:bookmarkStart w:id="7708" w:name="_QWord_Paragraph__1133"/>
            <w:bookmarkStart w:id="7709" w:name="_QWord_Source_Comparison_Para_1133"/>
            <w:r>
              <w:rPr>
                <w:rFonts w:hint="eastAsia"/>
                <w:kern w:val="0"/>
              </w:rPr>
              <w:t>带进位逆向减法指令</w:t>
            </w:r>
            <w:bookmarkEnd w:id="7708"/>
            <w:bookmarkEnd w:id="7709"/>
          </w:p>
        </w:tc>
        <w:tc>
          <w:tcPr>
            <w:tcW w:w="1467" w:type="pct"/>
            <w:shd w:val="clear" w:color="auto" w:fill="auto"/>
            <w:vAlign w:val="center"/>
          </w:tcPr>
          <w:p w14:paraId="1E1CEA15">
            <w:pPr>
              <w:pStyle w:val="74"/>
              <w:rPr>
                <w:rFonts w:hint="eastAsia"/>
                <w:kern w:val="0"/>
              </w:rPr>
            </w:pPr>
            <w:bookmarkStart w:id="7710" w:name="_QWord_Paragraph__1134"/>
            <w:bookmarkStart w:id="7711" w:name="_QWord_Source_Comparison_Para_1134"/>
            <w:r>
              <w:rPr>
                <w:kern w:val="0"/>
              </w:rPr>
              <w:t>Rd</w:t>
            </w:r>
            <w:r>
              <w:rPr>
                <w:rFonts w:hint="eastAsia"/>
                <w:kern w:val="0"/>
              </w:rPr>
              <w:t>←</w:t>
            </w:r>
            <w:r>
              <w:rPr>
                <w:kern w:val="0"/>
              </w:rPr>
              <w:t>operand2</w:t>
            </w:r>
            <w:r>
              <w:rPr>
                <w:kern w:val="0"/>
              </w:rPr>
              <w:noBreakHyphen/>
            </w:r>
            <w:r>
              <w:rPr>
                <w:kern w:val="0"/>
              </w:rPr>
              <w:t>Rn</w:t>
            </w:r>
            <w:r>
              <w:rPr>
                <w:kern w:val="0"/>
              </w:rPr>
              <w:noBreakHyphen/>
            </w:r>
            <w:r>
              <w:rPr>
                <w:kern w:val="0"/>
              </w:rPr>
              <w:t>(NOT)Carry</w:t>
            </w:r>
            <w:bookmarkEnd w:id="7710"/>
            <w:bookmarkEnd w:id="7711"/>
          </w:p>
        </w:tc>
        <w:tc>
          <w:tcPr>
            <w:tcW w:w="1058" w:type="pct"/>
            <w:shd w:val="clear" w:color="auto" w:fill="auto"/>
            <w:vAlign w:val="center"/>
          </w:tcPr>
          <w:p w14:paraId="564CFC86">
            <w:pPr>
              <w:pStyle w:val="74"/>
              <w:rPr>
                <w:rFonts w:hint="eastAsia"/>
                <w:kern w:val="0"/>
              </w:rPr>
            </w:pPr>
            <w:bookmarkStart w:id="7712" w:name="_QWord_Source_Comparison_Para_1135"/>
            <w:bookmarkStart w:id="7713" w:name="_QWord_Paragraph__1135"/>
            <w:r>
              <w:rPr>
                <w:rFonts w:hint="eastAsia"/>
                <w:kern w:val="0"/>
              </w:rPr>
              <w:t>RSC</w:t>
            </w:r>
            <w:r>
              <w:rPr>
                <w:kern w:val="0"/>
              </w:rPr>
              <w:t xml:space="preserve"> {cond} {S}</w:t>
            </w:r>
            <w:bookmarkEnd w:id="7712"/>
            <w:bookmarkEnd w:id="7713"/>
          </w:p>
        </w:tc>
      </w:tr>
    </w:tbl>
    <w:p w14:paraId="74C0FF4E">
      <w:pPr>
        <w:pStyle w:val="259"/>
      </w:pPr>
    </w:p>
    <w:p w14:paraId="2B0F5590">
      <w:pPr>
        <w:pStyle w:val="4"/>
        <w:ind w:firstLine="420"/>
      </w:pPr>
      <w:bookmarkStart w:id="7714" w:name="_QWord_Paragraph__1137"/>
      <w:bookmarkStart w:id="7715" w:name="_QWord_Source_Comparison_Para_1137"/>
      <w:r>
        <w:rPr>
          <w:rFonts w:hint="eastAsia"/>
        </w:rPr>
        <w:t>值得注意的是，这些指令影响</w:t>
      </w:r>
      <w:r>
        <w:t>N</w:t>
      </w:r>
      <w:r>
        <w:rPr>
          <w:rFonts w:hint="eastAsia"/>
        </w:rPr>
        <w:t>、</w:t>
      </w:r>
      <w:r>
        <w:t>Z</w:t>
      </w:r>
      <w:r>
        <w:rPr>
          <w:rFonts w:hint="eastAsia"/>
        </w:rPr>
        <w:t>、</w:t>
      </w:r>
      <w:r>
        <w:t>C</w:t>
      </w:r>
      <w:r>
        <w:rPr>
          <w:rFonts w:hint="eastAsia"/>
        </w:rPr>
        <w:t>和</w:t>
      </w:r>
      <w:r>
        <w:t>V</w:t>
      </w:r>
      <w:r>
        <w:rPr>
          <w:rFonts w:hint="eastAsia"/>
        </w:rPr>
        <w:t>标志位。</w:t>
      </w:r>
      <w:bookmarkEnd w:id="7714"/>
      <w:bookmarkEnd w:id="7715"/>
    </w:p>
    <w:p w14:paraId="06524377">
      <w:pPr>
        <w:pStyle w:val="70"/>
        <w:numPr>
          <w:ilvl w:val="5"/>
          <w:numId w:val="6"/>
        </w:numPr>
      </w:pPr>
      <w:bookmarkStart w:id="7716" w:name="_QWord_Paragraph__1138"/>
      <w:bookmarkStart w:id="7717" w:name="_QWord_Source_Comparison_Para_1138"/>
      <w:r>
        <w:rPr>
          <w:rFonts w:hint="eastAsia"/>
        </w:rPr>
        <w:t>加法运算指令</w:t>
      </w:r>
      <w:r>
        <w:rPr>
          <w:rFonts w:hint="eastAsia"/>
          <w:position w:val="2"/>
          <w:lang w:eastAsia="zh-CN"/>
        </w:rPr>
        <w:t>——</w:t>
      </w:r>
      <w:r>
        <w:rPr>
          <w:rFonts w:hint="eastAsia"/>
        </w:rPr>
        <w:t>ADD指令将operand2的值与Rn的值相加，结果保存到Rd寄存器。指令格式如下：</w:t>
      </w:r>
      <w:bookmarkEnd w:id="7716"/>
      <w:bookmarkEnd w:id="7717"/>
    </w:p>
    <w:p w14:paraId="1CF2F104">
      <w:pPr>
        <w:pStyle w:val="179"/>
        <w:ind w:firstLine="420"/>
      </w:pPr>
      <w:bookmarkStart w:id="7718" w:name="_QWord_Paragraph__1139"/>
      <w:bookmarkStart w:id="7719" w:name="_QWord_Source_Comparison_Para_1139"/>
      <w:r>
        <w:t>ADD{cond}{S}    Rd,Rn,operand2</w:t>
      </w:r>
      <w:bookmarkEnd w:id="7718"/>
      <w:bookmarkEnd w:id="7719"/>
    </w:p>
    <w:p w14:paraId="2F14F68E">
      <w:pPr>
        <w:pStyle w:val="4"/>
        <w:ind w:firstLine="420"/>
      </w:pPr>
      <w:bookmarkStart w:id="7720" w:name="_QWord_Paragraph__1140"/>
      <w:bookmarkStart w:id="7721" w:name="_QWord_Source_Comparison_Para_1140"/>
      <w:r>
        <w:rPr>
          <w:rFonts w:hint="eastAsia"/>
        </w:rPr>
        <w:t>应用示例：</w:t>
      </w:r>
      <w:bookmarkEnd w:id="7720"/>
      <w:bookmarkEnd w:id="7721"/>
    </w:p>
    <w:p w14:paraId="52435FBB">
      <w:pPr>
        <w:pStyle w:val="179"/>
        <w:ind w:firstLine="420"/>
      </w:pPr>
      <w:bookmarkStart w:id="7722" w:name="_QWord_Source_Comparison_Para_1141"/>
      <w:bookmarkStart w:id="7723" w:name="_QWord_Paragraph__1141"/>
      <w:r>
        <w:rPr>
          <w:b/>
          <w:bCs/>
        </w:rPr>
        <w:t>ADDS   R1,R1,#1020</w:t>
      </w:r>
      <w:r>
        <w:rPr>
          <w:rFonts w:hint="eastAsia"/>
        </w:rPr>
        <w:t xml:space="preserve">   </w:t>
      </w:r>
      <w:r>
        <w:rPr>
          <w:rFonts w:hint="eastAsia"/>
          <w:lang w:val="en-US" w:eastAsia="zh-CN"/>
        </w:rPr>
        <w:tab/>
      </w:r>
      <w:r>
        <w:rPr>
          <w:rFonts w:hint="eastAsia"/>
          <w:lang w:val="en-US" w:eastAsia="zh-CN"/>
        </w:rPr>
        <w:tab/>
      </w:r>
      <w:r>
        <w:rPr>
          <w:rFonts w:hint="eastAsia"/>
        </w:rPr>
        <w:t xml:space="preserve"> ;R1</w:t>
      </w:r>
      <w:r>
        <w:t>=</w:t>
      </w:r>
      <w:r>
        <w:rPr>
          <w:rFonts w:hint="eastAsia"/>
        </w:rPr>
        <w:t>R1</w:t>
      </w:r>
      <w:r>
        <w:t>+</w:t>
      </w:r>
      <w:r>
        <w:rPr>
          <w:rFonts w:hint="eastAsia"/>
        </w:rPr>
        <w:t>1020，并影响标志位</w:t>
      </w:r>
      <w:bookmarkEnd w:id="7722"/>
      <w:bookmarkEnd w:id="7723"/>
    </w:p>
    <w:p w14:paraId="7DBC60F9">
      <w:pPr>
        <w:pStyle w:val="179"/>
        <w:ind w:firstLine="420"/>
      </w:pPr>
      <w:bookmarkStart w:id="7724" w:name="_QWord_Paragraph__1142"/>
      <w:bookmarkStart w:id="7725" w:name="_QWord_Source_Comparison_Para_1142"/>
      <w:r>
        <w:rPr>
          <w:b/>
          <w:bCs/>
        </w:rPr>
        <w:t>ADD    R1,R1,R2,LSL #2</w:t>
      </w:r>
      <w:r>
        <w:rPr>
          <w:rFonts w:hint="eastAsia"/>
          <w:lang w:val="en-US" w:eastAsia="zh-CN"/>
        </w:rPr>
        <w:tab/>
      </w:r>
      <w:r>
        <w:tab/>
      </w:r>
      <w:r>
        <w:rPr>
          <w:rFonts w:hint="eastAsia"/>
        </w:rPr>
        <w:t>;R1</w:t>
      </w:r>
      <w:r>
        <w:t>=</w:t>
      </w:r>
      <w:r>
        <w:rPr>
          <w:rFonts w:hint="eastAsia"/>
        </w:rPr>
        <w:t>R1</w:t>
      </w:r>
      <w:r>
        <w:t>+</w:t>
      </w:r>
      <w:r>
        <w:rPr>
          <w:rFonts w:hint="eastAsia"/>
        </w:rPr>
        <w:t>R2</w:t>
      </w:r>
      <w:r>
        <w:t>&lt;&lt;</w:t>
      </w:r>
      <w:r>
        <w:rPr>
          <w:rFonts w:hint="eastAsia"/>
        </w:rPr>
        <w:t>2</w:t>
      </w:r>
      <w:bookmarkEnd w:id="7724"/>
      <w:bookmarkEnd w:id="7725"/>
    </w:p>
    <w:p w14:paraId="3EE11AB5">
      <w:pPr>
        <w:pStyle w:val="70"/>
        <w:numPr>
          <w:ilvl w:val="5"/>
          <w:numId w:val="6"/>
        </w:numPr>
      </w:pPr>
      <w:bookmarkStart w:id="7726" w:name="_QWord_Source_Comparison_Para_1143"/>
      <w:bookmarkStart w:id="7727" w:name="_QWord_Paragraph__1143"/>
      <w:r>
        <w:rPr>
          <w:rFonts w:hint="eastAsia"/>
        </w:rPr>
        <w:t>减法运算指令</w:t>
      </w:r>
      <w:r>
        <w:rPr>
          <w:rFonts w:hint="eastAsia"/>
          <w:position w:val="2"/>
          <w:lang w:eastAsia="zh-CN"/>
        </w:rPr>
        <w:t>——</w:t>
      </w:r>
      <w:r>
        <w:rPr>
          <w:rFonts w:hint="eastAsia"/>
        </w:rPr>
        <w:t>SUB指令用寄存器Rn减去operand2，结果保存到Rd中。指令格式如下：</w:t>
      </w:r>
      <w:bookmarkEnd w:id="7726"/>
      <w:bookmarkEnd w:id="7727"/>
    </w:p>
    <w:p w14:paraId="5CCA5B1B">
      <w:pPr>
        <w:pStyle w:val="179"/>
        <w:ind w:firstLine="420"/>
      </w:pPr>
      <w:bookmarkStart w:id="7728" w:name="_QWord_Source_Comparison_Para_1144"/>
      <w:bookmarkStart w:id="7729" w:name="_QWord_Paragraph__1144"/>
      <w:r>
        <w:t>SUB{cond}{S}    Rd,Rn,operand2</w:t>
      </w:r>
      <w:bookmarkEnd w:id="7728"/>
      <w:bookmarkEnd w:id="7729"/>
    </w:p>
    <w:p w14:paraId="5A161457">
      <w:pPr>
        <w:pStyle w:val="4"/>
        <w:ind w:firstLine="420"/>
      </w:pPr>
      <w:bookmarkStart w:id="7730" w:name="_QWord_Paragraph__1145"/>
      <w:bookmarkStart w:id="7731" w:name="_QWord_Source_Comparison_Para_1145"/>
      <w:r>
        <w:rPr>
          <w:rFonts w:hint="eastAsia"/>
        </w:rPr>
        <w:t>应用示例：</w:t>
      </w:r>
      <w:bookmarkEnd w:id="7730"/>
      <w:bookmarkEnd w:id="7731"/>
    </w:p>
    <w:p w14:paraId="1C173F46">
      <w:pPr>
        <w:pStyle w:val="179"/>
        <w:ind w:firstLine="420"/>
      </w:pPr>
      <w:bookmarkStart w:id="7732" w:name="_QWord_Source_Comparison_Para_1146"/>
      <w:bookmarkStart w:id="7733" w:name="_QWord_Paragraph__1146"/>
      <w:r>
        <w:rPr>
          <w:b/>
          <w:bCs/>
        </w:rPr>
        <w:t>SUBS</w:t>
      </w:r>
      <w:r>
        <w:rPr>
          <w:rFonts w:hint="eastAsia"/>
          <w:b/>
          <w:bCs/>
        </w:rPr>
        <w:t xml:space="preserve">   </w:t>
      </w:r>
      <w:r>
        <w:rPr>
          <w:b/>
          <w:bCs/>
        </w:rPr>
        <w:t>R0,R0,#240</w:t>
      </w:r>
      <w:r>
        <w:rPr>
          <w:rFonts w:hint="eastAsia"/>
        </w:rPr>
        <w:t xml:space="preserve">      ;R0</w:t>
      </w:r>
      <w:r>
        <w:t>=</w:t>
      </w:r>
      <w:r>
        <w:rPr>
          <w:rFonts w:hint="eastAsia"/>
        </w:rPr>
        <w:t>R0</w:t>
      </w:r>
      <w:r>
        <w:noBreakHyphen/>
      </w:r>
      <w:r>
        <w:rPr>
          <w:rFonts w:hint="eastAsia"/>
        </w:rPr>
        <w:t>240，并影响标志位</w:t>
      </w:r>
      <w:bookmarkEnd w:id="7732"/>
      <w:bookmarkEnd w:id="7733"/>
    </w:p>
    <w:p w14:paraId="42E328F6">
      <w:pPr>
        <w:pStyle w:val="179"/>
        <w:ind w:firstLine="420"/>
      </w:pPr>
      <w:bookmarkStart w:id="7734" w:name="_QWord_Source_Comparison_Para_1147"/>
      <w:bookmarkStart w:id="7735" w:name="_QWord_Paragraph__1147"/>
      <w:r>
        <w:rPr>
          <w:b/>
          <w:bCs/>
        </w:rPr>
        <w:t>SUBS</w:t>
      </w:r>
      <w:r>
        <w:rPr>
          <w:rFonts w:hint="eastAsia"/>
          <w:b/>
          <w:bCs/>
        </w:rPr>
        <w:t xml:space="preserve">   </w:t>
      </w:r>
      <w:r>
        <w:rPr>
          <w:b/>
          <w:bCs/>
        </w:rPr>
        <w:t>R2,R1,R2</w:t>
      </w:r>
      <w:r>
        <w:rPr>
          <w:rFonts w:hint="eastAsia"/>
        </w:rPr>
        <w:t xml:space="preserve">        ;R2</w:t>
      </w:r>
      <w:r>
        <w:t>=</w:t>
      </w:r>
      <w:r>
        <w:rPr>
          <w:rFonts w:hint="eastAsia"/>
        </w:rPr>
        <w:t>R1</w:t>
      </w:r>
      <w:r>
        <w:noBreakHyphen/>
      </w:r>
      <w:r>
        <w:rPr>
          <w:rFonts w:hint="eastAsia"/>
        </w:rPr>
        <w:t>R2，并影响标志位</w:t>
      </w:r>
      <w:bookmarkEnd w:id="7734"/>
      <w:bookmarkEnd w:id="7735"/>
    </w:p>
    <w:p w14:paraId="1FA7389D">
      <w:pPr>
        <w:pStyle w:val="70"/>
        <w:numPr>
          <w:ilvl w:val="5"/>
          <w:numId w:val="6"/>
        </w:numPr>
      </w:pPr>
      <w:bookmarkStart w:id="7736" w:name="_QWord_Source_Comparison_Para_1148"/>
      <w:bookmarkStart w:id="7737" w:name="_QWord_Paragraph__1148"/>
      <w:r>
        <w:rPr>
          <w:rFonts w:hint="eastAsia"/>
        </w:rPr>
        <w:t>逆向减法运算指令</w:t>
      </w:r>
      <w:r>
        <w:rPr>
          <w:rFonts w:hint="eastAsia"/>
          <w:position w:val="2"/>
          <w:lang w:eastAsia="zh-CN"/>
        </w:rPr>
        <w:t>——</w:t>
      </w:r>
      <w:r>
        <w:rPr>
          <w:rFonts w:hint="eastAsia"/>
        </w:rPr>
        <w:t>RSB指令将operand2的值减去Rn，结果保存到Rd中。指令格式如下：</w:t>
      </w:r>
      <w:bookmarkEnd w:id="7736"/>
      <w:bookmarkEnd w:id="7737"/>
    </w:p>
    <w:p w14:paraId="6D33B14E">
      <w:pPr>
        <w:pStyle w:val="179"/>
        <w:ind w:firstLine="420"/>
      </w:pPr>
      <w:bookmarkStart w:id="7738" w:name="_QWord_Paragraph__1149"/>
      <w:bookmarkStart w:id="7739" w:name="_QWord_Source_Comparison_Para_1149"/>
      <w:r>
        <w:t>RSB{cond}{S}    Rd,Rn,operand2</w:t>
      </w:r>
      <w:bookmarkEnd w:id="7738"/>
      <w:bookmarkEnd w:id="7739"/>
    </w:p>
    <w:p w14:paraId="7325E81B">
      <w:pPr>
        <w:pStyle w:val="4"/>
        <w:ind w:firstLine="420"/>
      </w:pPr>
      <w:bookmarkStart w:id="7740" w:name="_QWord_Paragraph__1150"/>
      <w:bookmarkStart w:id="7741" w:name="_QWord_Source_Comparison_Para_1150"/>
      <w:r>
        <w:rPr>
          <w:rFonts w:hint="eastAsia"/>
        </w:rPr>
        <w:t>应用示例：</w:t>
      </w:r>
      <w:bookmarkEnd w:id="7740"/>
      <w:bookmarkEnd w:id="7741"/>
    </w:p>
    <w:p w14:paraId="10464DDF">
      <w:pPr>
        <w:pStyle w:val="179"/>
        <w:ind w:firstLine="420"/>
      </w:pPr>
      <w:bookmarkStart w:id="7742" w:name="_QWord_Source_Comparison_Para_1151"/>
      <w:bookmarkStart w:id="7743" w:name="_QWord_Paragraph__1151"/>
      <w:r>
        <w:rPr>
          <w:b/>
          <w:bCs/>
        </w:rPr>
        <w:t>RSB    R3,R1,#0xFF00</w:t>
      </w:r>
      <w:r>
        <w:t xml:space="preserve">    </w:t>
      </w:r>
      <w:r>
        <w:rPr>
          <w:rFonts w:hint="eastAsia"/>
        </w:rPr>
        <w:t>;R3</w:t>
      </w:r>
      <w:r>
        <w:t>=</w:t>
      </w:r>
      <w:r>
        <w:rPr>
          <w:rFonts w:hint="eastAsia"/>
        </w:rPr>
        <w:t>0xFF00</w:t>
      </w:r>
      <w:r>
        <w:noBreakHyphen/>
      </w:r>
      <w:r>
        <w:rPr>
          <w:rFonts w:hint="eastAsia"/>
        </w:rPr>
        <w:t>R1</w:t>
      </w:r>
      <w:bookmarkEnd w:id="7742"/>
      <w:bookmarkEnd w:id="7743"/>
    </w:p>
    <w:p w14:paraId="74261370">
      <w:pPr>
        <w:pStyle w:val="179"/>
        <w:ind w:firstLine="420"/>
      </w:pPr>
      <w:bookmarkStart w:id="7744" w:name="_QWord_Source_Comparison_Para_1152"/>
      <w:bookmarkStart w:id="7745" w:name="_QWord_Paragraph__1152"/>
      <w:r>
        <w:rPr>
          <w:b/>
          <w:bCs/>
        </w:rPr>
        <w:t>RSBS   R1,R2,R2,LSL #2</w:t>
      </w:r>
      <w:r>
        <w:t xml:space="preserve">  </w:t>
      </w:r>
      <w:r>
        <w:rPr>
          <w:rFonts w:hint="eastAsia"/>
        </w:rPr>
        <w:t>;R1</w:t>
      </w:r>
      <w:r>
        <w:t>=</w:t>
      </w:r>
      <w:r>
        <w:rPr>
          <w:rFonts w:hint="eastAsia"/>
        </w:rPr>
        <w:t>(R2</w:t>
      </w:r>
      <w:r>
        <w:t>&lt;&lt;</w:t>
      </w:r>
      <w:r>
        <w:rPr>
          <w:rFonts w:hint="eastAsia"/>
        </w:rPr>
        <w:t>2)</w:t>
      </w:r>
      <w:r>
        <w:noBreakHyphen/>
      </w:r>
      <w:r>
        <w:rPr>
          <w:rFonts w:hint="eastAsia"/>
        </w:rPr>
        <w:t>R2</w:t>
      </w:r>
      <w:r>
        <w:t>=</w:t>
      </w:r>
      <w:r>
        <w:rPr>
          <w:rFonts w:hint="eastAsia"/>
        </w:rPr>
        <w:t>R2</w:t>
      </w:r>
      <w:r>
        <w:t>×</w:t>
      </w:r>
      <w:r>
        <w:rPr>
          <w:rFonts w:hint="eastAsia"/>
        </w:rPr>
        <w:t>3  影响标志位</w:t>
      </w:r>
      <w:bookmarkEnd w:id="7744"/>
      <w:bookmarkEnd w:id="7745"/>
    </w:p>
    <w:p w14:paraId="73C4AF10">
      <w:pPr>
        <w:pStyle w:val="70"/>
        <w:numPr>
          <w:ilvl w:val="5"/>
          <w:numId w:val="6"/>
        </w:numPr>
      </w:pPr>
      <w:bookmarkStart w:id="7746" w:name="_QWord_Paragraph__1153"/>
      <w:bookmarkStart w:id="7747" w:name="_QWord_Source_Comparison_Para_1153"/>
      <w:r>
        <w:rPr>
          <w:rFonts w:hint="eastAsia"/>
        </w:rPr>
        <w:t>带进位加法指令</w:t>
      </w:r>
      <w:r>
        <w:rPr>
          <w:rFonts w:hint="eastAsia"/>
          <w:position w:val="2"/>
          <w:lang w:eastAsia="zh-CN"/>
        </w:rPr>
        <w:t>——</w:t>
      </w:r>
      <w:r>
        <w:rPr>
          <w:rFonts w:hint="eastAsia"/>
        </w:rPr>
        <w:t>ADC将operand2的值与Rn的值相加，再加上CPSR中的C条件标志位，结果保存到Rd寄存器。指令格式如下：</w:t>
      </w:r>
      <w:bookmarkEnd w:id="7746"/>
      <w:bookmarkEnd w:id="7747"/>
    </w:p>
    <w:p w14:paraId="5B7CF0EC">
      <w:pPr>
        <w:pStyle w:val="179"/>
        <w:ind w:firstLine="420"/>
      </w:pPr>
      <w:bookmarkStart w:id="7748" w:name="_QWord_Source_Comparison_Para_1154"/>
      <w:bookmarkStart w:id="7749" w:name="_QWord_Paragraph__1154"/>
      <w:r>
        <w:t>ADC{cond}{S}    Rd,Rn,operand2</w:t>
      </w:r>
      <w:bookmarkEnd w:id="7748"/>
      <w:bookmarkEnd w:id="7749"/>
    </w:p>
    <w:p w14:paraId="63336E2A">
      <w:pPr>
        <w:pStyle w:val="4"/>
        <w:ind w:firstLine="420"/>
      </w:pPr>
      <w:bookmarkStart w:id="7750" w:name="_QWord_Source_Comparison_Para_1155"/>
      <w:bookmarkStart w:id="7751" w:name="_QWord_Paragraph__1155"/>
      <w:r>
        <w:rPr>
          <w:rFonts w:hint="eastAsia"/>
        </w:rPr>
        <w:t>应用示例［使用ADC实现64位加法，结果存于R1（高32位）、R0中］：</w:t>
      </w:r>
      <w:bookmarkEnd w:id="7750"/>
      <w:bookmarkEnd w:id="7751"/>
    </w:p>
    <w:p w14:paraId="471638B2">
      <w:pPr>
        <w:pStyle w:val="179"/>
        <w:ind w:firstLine="420"/>
      </w:pPr>
      <w:bookmarkStart w:id="7752" w:name="_QWord_Paragraph__1156"/>
      <w:bookmarkStart w:id="7753" w:name="_QWord_Source_Comparison_Para_1156"/>
      <w:r>
        <w:rPr>
          <w:b/>
          <w:bCs/>
        </w:rPr>
        <w:t>ADDS    R0,R0,R2</w:t>
      </w:r>
      <w:r>
        <w:t xml:space="preserve"> </w:t>
      </w:r>
      <w:r>
        <w:rPr>
          <w:rFonts w:hint="eastAsia"/>
        </w:rPr>
        <w:t xml:space="preserve"> ;R0等于低32位相加，并影响标志位</w:t>
      </w:r>
      <w:bookmarkEnd w:id="7752"/>
      <w:bookmarkEnd w:id="7753"/>
    </w:p>
    <w:p w14:paraId="3A89CCAC">
      <w:pPr>
        <w:pStyle w:val="179"/>
        <w:ind w:firstLine="420"/>
      </w:pPr>
      <w:bookmarkStart w:id="7754" w:name="_QWord_Paragraph__1157"/>
      <w:bookmarkStart w:id="7755" w:name="_QWord_Source_Comparison_Para_1157"/>
      <w:r>
        <w:rPr>
          <w:b/>
          <w:bCs/>
        </w:rPr>
        <w:t>ADC     R1,R1,R3</w:t>
      </w:r>
      <w:r>
        <w:rPr>
          <w:rFonts w:hint="eastAsia"/>
        </w:rPr>
        <w:t xml:space="preserve">  ;R1等于高32位相加，并加上低位进位</w:t>
      </w:r>
      <w:bookmarkEnd w:id="7754"/>
      <w:bookmarkEnd w:id="7755"/>
    </w:p>
    <w:p w14:paraId="537DAB50">
      <w:pPr>
        <w:pStyle w:val="70"/>
        <w:numPr>
          <w:ilvl w:val="5"/>
          <w:numId w:val="6"/>
        </w:numPr>
      </w:pPr>
      <w:bookmarkStart w:id="7756" w:name="_QWord_Source_Comparison_Para_1158"/>
      <w:bookmarkStart w:id="7757" w:name="_QWord_Paragraph__1158"/>
      <w:r>
        <w:rPr>
          <w:rFonts w:hint="eastAsia"/>
        </w:rPr>
        <w:t>带进位减法指令</w:t>
      </w:r>
      <w:r>
        <w:rPr>
          <w:rFonts w:hint="eastAsia"/>
          <w:position w:val="2"/>
          <w:lang w:eastAsia="zh-CN"/>
        </w:rPr>
        <w:t>——</w:t>
      </w:r>
      <w:r>
        <w:rPr>
          <w:rFonts w:hint="eastAsia"/>
        </w:rPr>
        <w:t>SBC用寄存器Rn减去operand2，再减去CPSR中的C条件标志位的非（即若C标志清零，则结果减去1），结果保存到Rd中。指令格式如下：</w:t>
      </w:r>
      <w:bookmarkEnd w:id="7756"/>
      <w:bookmarkEnd w:id="7757"/>
    </w:p>
    <w:p w14:paraId="17220B2F">
      <w:pPr>
        <w:pStyle w:val="179"/>
        <w:ind w:firstLine="420"/>
      </w:pPr>
      <w:bookmarkStart w:id="7758" w:name="_QWord_Source_Comparison_Para_1159"/>
      <w:bookmarkStart w:id="7759" w:name="_QWord_Paragraph__1159"/>
      <w:r>
        <w:t>SBC{cond}{S}    Rd,Rn,operand2</w:t>
      </w:r>
      <w:bookmarkEnd w:id="7758"/>
      <w:bookmarkEnd w:id="7759"/>
    </w:p>
    <w:p w14:paraId="1013CBDD">
      <w:pPr>
        <w:pStyle w:val="4"/>
        <w:ind w:firstLine="420"/>
      </w:pPr>
      <w:bookmarkStart w:id="7760" w:name="_QWord_Paragraph__1160"/>
      <w:bookmarkStart w:id="7761" w:name="_QWord_Source_Comparison_Para_1160"/>
      <w:r>
        <w:rPr>
          <w:rFonts w:hint="eastAsia"/>
        </w:rPr>
        <w:t>应用示例（使用SBC实现64位减法，结果存于R1、R0中）：</w:t>
      </w:r>
      <w:bookmarkEnd w:id="7760"/>
      <w:bookmarkEnd w:id="7761"/>
    </w:p>
    <w:p w14:paraId="6280A331">
      <w:pPr>
        <w:pStyle w:val="179"/>
        <w:ind w:firstLine="420"/>
      </w:pPr>
      <w:bookmarkStart w:id="7762" w:name="_QWord_Source_Comparison_Para_1161"/>
      <w:bookmarkStart w:id="7763" w:name="_QWord_Paragraph__1161"/>
      <w:r>
        <w:rPr>
          <w:b/>
          <w:bCs/>
        </w:rPr>
        <w:t>SUBS    R0,R0,R2</w:t>
      </w:r>
      <w:r>
        <w:t xml:space="preserve"> </w:t>
      </w:r>
      <w:r>
        <w:rPr>
          <w:rFonts w:hint="eastAsia"/>
        </w:rPr>
        <w:t xml:space="preserve">  ; 低32位相减，并影响标志位</w:t>
      </w:r>
      <w:bookmarkEnd w:id="7762"/>
      <w:bookmarkEnd w:id="7763"/>
    </w:p>
    <w:p w14:paraId="7C017AB2">
      <w:pPr>
        <w:pStyle w:val="179"/>
        <w:ind w:firstLine="420"/>
      </w:pPr>
      <w:bookmarkStart w:id="7764" w:name="_QWord_Source_Comparison_Para_1162"/>
      <w:bookmarkStart w:id="7765" w:name="_QWord_Paragraph__1162"/>
      <w:r>
        <w:rPr>
          <w:b/>
          <w:bCs/>
        </w:rPr>
        <w:t>SBC     R1,R1,R3</w:t>
      </w:r>
      <w:r>
        <w:rPr>
          <w:rFonts w:hint="eastAsia"/>
        </w:rPr>
        <w:t xml:space="preserve">   ;高32位相减，并减去低位借位</w:t>
      </w:r>
      <w:bookmarkEnd w:id="7764"/>
      <w:bookmarkEnd w:id="7765"/>
    </w:p>
    <w:p w14:paraId="5FCCEE15">
      <w:pPr>
        <w:pStyle w:val="70"/>
        <w:numPr>
          <w:ilvl w:val="5"/>
          <w:numId w:val="6"/>
        </w:numPr>
      </w:pPr>
      <w:bookmarkStart w:id="7766" w:name="_QWord_Paragraph__1163"/>
      <w:bookmarkStart w:id="7767" w:name="_QWord_Source_Comparison_Para_1163"/>
      <w:r>
        <w:rPr>
          <w:rFonts w:hint="eastAsia"/>
        </w:rPr>
        <w:t>带进位逆向减法指令</w:t>
      </w:r>
      <w:r>
        <w:rPr>
          <w:rFonts w:hint="eastAsia"/>
          <w:position w:val="2"/>
          <w:lang w:eastAsia="zh-CN"/>
        </w:rPr>
        <w:t>——</w:t>
      </w:r>
      <w:r>
        <w:rPr>
          <w:rFonts w:hint="eastAsia"/>
        </w:rPr>
        <w:t>RSC指令用寄存器operand2减去Rn，再减去CPSR中的C条件标志位，结果保存到Rd中。指令格式如下：</w:t>
      </w:r>
      <w:bookmarkEnd w:id="7766"/>
      <w:bookmarkEnd w:id="7767"/>
    </w:p>
    <w:p w14:paraId="53D6795D">
      <w:pPr>
        <w:pStyle w:val="179"/>
        <w:ind w:firstLine="420"/>
      </w:pPr>
      <w:bookmarkStart w:id="7768" w:name="_QWord_Paragraph__1164"/>
      <w:bookmarkStart w:id="7769" w:name="_QWord_Source_Comparison_Para_1164"/>
      <w:r>
        <w:t>RSC{cond}{S}    Rd,Rn,operand2</w:t>
      </w:r>
      <w:bookmarkEnd w:id="7768"/>
      <w:bookmarkEnd w:id="7769"/>
    </w:p>
    <w:p w14:paraId="65FAC78A">
      <w:pPr>
        <w:pStyle w:val="4"/>
        <w:ind w:firstLine="420"/>
      </w:pPr>
      <w:bookmarkStart w:id="7770" w:name="_QWord_Source_Comparison_Para_1165"/>
      <w:bookmarkStart w:id="7771" w:name="_QWord_Paragraph__1165"/>
      <w:r>
        <w:rPr>
          <w:rFonts w:hint="eastAsia"/>
        </w:rPr>
        <w:t>应用示例（使用RSC指令实现求64位数值的负数 ）：</w:t>
      </w:r>
      <w:bookmarkEnd w:id="7770"/>
      <w:bookmarkEnd w:id="7771"/>
    </w:p>
    <w:p w14:paraId="60C5E268">
      <w:pPr>
        <w:pStyle w:val="179"/>
        <w:ind w:firstLine="420"/>
      </w:pPr>
      <w:bookmarkStart w:id="7772" w:name="_QWord_Source_Comparison_Para_1166"/>
      <w:bookmarkStart w:id="7773" w:name="_QWord_Paragraph__1166"/>
      <w:r>
        <w:rPr>
          <w:b/>
          <w:bCs/>
        </w:rPr>
        <w:t>RSBS    R2,R0,#0</w:t>
      </w:r>
      <w:r>
        <w:t xml:space="preserve">    ;R2=</w:t>
      </w:r>
      <w:r>
        <w:noBreakHyphen/>
      </w:r>
      <w:r>
        <w:t>R0</w:t>
      </w:r>
      <w:bookmarkEnd w:id="7772"/>
      <w:bookmarkEnd w:id="7773"/>
    </w:p>
    <w:p w14:paraId="228B917D">
      <w:pPr>
        <w:pStyle w:val="179"/>
        <w:ind w:firstLine="420"/>
      </w:pPr>
      <w:bookmarkStart w:id="7774" w:name="_QWord_Source_Comparison_Para_1167"/>
      <w:bookmarkStart w:id="7775" w:name="_QWord_Paragraph__1167"/>
      <w:r>
        <w:rPr>
          <w:b/>
          <w:bCs/>
        </w:rPr>
        <w:t>RSC     R3,R1,#0</w:t>
      </w:r>
      <w:r>
        <w:t xml:space="preserve">    ;R3=</w:t>
      </w:r>
      <w:r>
        <w:noBreakHyphen/>
      </w:r>
      <w:r>
        <w:t>R1</w:t>
      </w:r>
      <w:r>
        <w:noBreakHyphen/>
      </w:r>
      <w:r>
        <w:t xml:space="preserve"> !Carry</w:t>
      </w:r>
      <w:bookmarkEnd w:id="7774"/>
      <w:bookmarkEnd w:id="7775"/>
    </w:p>
    <w:p w14:paraId="5F593CDA">
      <w:pPr>
        <w:pStyle w:val="66"/>
        <w:numPr>
          <w:ilvl w:val="4"/>
          <w:numId w:val="6"/>
        </w:numPr>
      </w:pPr>
      <w:bookmarkStart w:id="7776" w:name="_QWord_Source_Comparison_Para_1168"/>
      <w:bookmarkStart w:id="7777" w:name="_QWord_Paragraph__1168"/>
      <w:r>
        <w:rPr>
          <w:rFonts w:hint="eastAsia"/>
        </w:rPr>
        <w:t>逻辑运算指令</w:t>
      </w:r>
      <w:bookmarkEnd w:id="7776"/>
      <w:bookmarkEnd w:id="7777"/>
    </w:p>
    <w:p w14:paraId="7D806C3B">
      <w:pPr>
        <w:pStyle w:val="4"/>
        <w:ind w:firstLine="420"/>
      </w:pPr>
      <w:bookmarkStart w:id="7778" w:name="_QWord_Paragraph__1169"/>
      <w:bookmarkStart w:id="7779" w:name="_QWord_Source_Comparison_Para_1169"/>
      <w:r>
        <w:rPr>
          <w:rFonts w:hint="eastAsia"/>
        </w:rPr>
        <w:t>逻辑运算指令如</w:t>
      </w:r>
      <w:r>
        <w:fldChar w:fldCharType="begin"/>
      </w:r>
      <w:r>
        <w:instrText xml:space="preserve"> </w:instrText>
      </w:r>
      <w:r>
        <w:rPr>
          <w:rFonts w:hint="eastAsia"/>
        </w:rPr>
        <w:instrText xml:space="preserve">REF QWord_XRef_Table__KcWfSt \h \* CHARFORMAT</w:instrText>
      </w:r>
      <w:r>
        <w:instrText xml:space="preserve"> </w:instrText>
      </w:r>
      <w:r>
        <w:fldChar w:fldCharType="separate"/>
      </w:r>
      <w:r>
        <w:t>表 3</w:t>
      </w:r>
      <w:r>
        <w:noBreakHyphen/>
      </w:r>
      <w:r>
        <w:t>20</w:t>
      </w:r>
      <w:r>
        <w:fldChar w:fldCharType="end"/>
      </w:r>
      <w:r>
        <w:rPr>
          <w:rFonts w:hint="eastAsia"/>
        </w:rPr>
        <w:t>所示。</w:t>
      </w:r>
      <w:bookmarkEnd w:id="7778"/>
      <w:bookmarkEnd w:id="7779"/>
    </w:p>
    <w:p w14:paraId="42C508FF">
      <w:pPr>
        <w:pStyle w:val="67"/>
        <w:rPr>
          <w:rFonts w:hint="eastAsia"/>
        </w:rPr>
      </w:pPr>
      <w:bookmarkStart w:id="7780" w:name="QWord_XRef_Table__KcWfSt"/>
      <w:bookmarkStart w:id="7781" w:name="_QWord_Source_Comparison_Para_1170"/>
      <w:bookmarkStart w:id="7782" w:name="_QWord_Paragraph__1170"/>
      <w:r>
        <w:rPr>
          <w:rStyle w:val="238"/>
        </w:rPr>
        <w:t>表 </w:t>
      </w:r>
      <w:r>
        <w:rPr>
          <w:rStyle w:val="238"/>
        </w:rPr>
        <w:fldChar w:fldCharType="begin"/>
      </w:r>
      <w:r>
        <w:rPr>
          <w:rStyle w:val="238"/>
        </w:rPr>
        <w:instrText xml:space="preserve"> SEQ QWord_Heading1_Sequence \c </w:instrText>
      </w:r>
      <w:r>
        <w:rPr>
          <w:rStyle w:val="238"/>
        </w:rPr>
        <w:fldChar w:fldCharType="separate"/>
      </w:r>
      <w:r>
        <w:rPr>
          <w:rStyle w:val="238"/>
        </w:rPr>
        <w:t>3</w:t>
      </w:r>
      <w:r>
        <w:rPr>
          <w:rStyle w:val="238"/>
        </w:rPr>
        <w:fldChar w:fldCharType="end"/>
      </w:r>
      <w:r>
        <w:rPr>
          <w:rStyle w:val="238"/>
        </w:rPr>
        <w:noBreakHyphen/>
      </w:r>
      <w:r>
        <w:rPr>
          <w:rStyle w:val="238"/>
        </w:rPr>
        <w:fldChar w:fldCharType="begin"/>
      </w:r>
      <w:r>
        <w:rPr>
          <w:rStyle w:val="238"/>
        </w:rPr>
        <w:instrText xml:space="preserve"> SEQ 表 \* ARABIC \s 1 </w:instrText>
      </w:r>
      <w:r>
        <w:rPr>
          <w:rStyle w:val="238"/>
        </w:rPr>
        <w:fldChar w:fldCharType="separate"/>
      </w:r>
      <w:r>
        <w:rPr>
          <w:rStyle w:val="238"/>
        </w:rPr>
        <w:t>20</w:t>
      </w:r>
      <w:r>
        <w:rPr>
          <w:rStyle w:val="238"/>
        </w:rPr>
        <w:fldChar w:fldCharType="end"/>
      </w:r>
      <w:bookmarkEnd w:id="7780"/>
      <w:r>
        <w:t xml:space="preserve">  </w:t>
      </w:r>
      <w:r>
        <w:rPr>
          <w:rFonts w:hint="eastAsia"/>
        </w:rPr>
        <w:t>逻辑运算指令表</w:t>
      </w:r>
      <w:bookmarkEnd w:id="7781"/>
      <w:bookmarkEnd w:id="7782"/>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319"/>
        <w:gridCol w:w="2051"/>
        <w:gridCol w:w="2229"/>
        <w:gridCol w:w="1713"/>
      </w:tblGrid>
      <w:tr w14:paraId="01EF717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95" w:type="pc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1BF6F854">
            <w:pPr>
              <w:pStyle w:val="74"/>
              <w:rPr>
                <w:rFonts w:hint="eastAsia"/>
                <w:kern w:val="0"/>
              </w:rPr>
            </w:pPr>
            <w:bookmarkStart w:id="7783" w:name="_QWord_Source_Comparison_Para_1171"/>
            <w:bookmarkStart w:id="7784" w:name="_QWord_Paragraph__1171"/>
            <w:r>
              <w:rPr>
                <w:rFonts w:hint="eastAsia"/>
                <w:kern w:val="0"/>
              </w:rPr>
              <w:t>助记符</w:t>
            </w:r>
            <w:bookmarkEnd w:id="7783"/>
            <w:bookmarkEnd w:id="7784"/>
          </w:p>
        </w:tc>
        <w:tc>
          <w:tcPr>
            <w:tcW w:w="1234"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6CA17240">
            <w:pPr>
              <w:pStyle w:val="74"/>
              <w:rPr>
                <w:rFonts w:hint="eastAsia"/>
                <w:kern w:val="0"/>
              </w:rPr>
            </w:pPr>
            <w:bookmarkStart w:id="7785" w:name="_QWord_Source_Comparison_Para_1172"/>
            <w:bookmarkStart w:id="7786" w:name="_QWord_Paragraph__1172"/>
            <w:r>
              <w:rPr>
                <w:rFonts w:hint="eastAsia"/>
                <w:kern w:val="0"/>
              </w:rPr>
              <w:t>说明</w:t>
            </w:r>
            <w:bookmarkEnd w:id="7785"/>
            <w:bookmarkEnd w:id="7786"/>
          </w:p>
        </w:tc>
        <w:tc>
          <w:tcPr>
            <w:tcW w:w="1341"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08A8E2E3">
            <w:pPr>
              <w:pStyle w:val="74"/>
              <w:rPr>
                <w:rFonts w:hint="eastAsia"/>
                <w:kern w:val="0"/>
              </w:rPr>
            </w:pPr>
            <w:bookmarkStart w:id="7787" w:name="_QWord_Paragraph__1173"/>
            <w:bookmarkStart w:id="7788" w:name="_QWord_Source_Comparison_Para_1173"/>
            <w:r>
              <w:rPr>
                <w:rFonts w:hint="eastAsia"/>
                <w:kern w:val="0"/>
              </w:rPr>
              <w:t>操作</w:t>
            </w:r>
            <w:bookmarkEnd w:id="7787"/>
            <w:bookmarkEnd w:id="7788"/>
          </w:p>
        </w:tc>
        <w:tc>
          <w:tcPr>
            <w:tcW w:w="1031" w:type="pct"/>
            <w:tcBorders>
              <w:top w:val="single" w:color="auto" w:sz="6" w:space="0"/>
              <w:bottom w:val="single" w:color="auto" w:sz="4" w:space="0"/>
              <w:right w:val="single" w:color="auto" w:sz="6" w:space="0"/>
              <w:insideH w:val="single" w:sz="4" w:space="0"/>
              <w:insideV w:val="single" w:sz="4" w:space="0"/>
              <w:tl2br w:val="nil"/>
              <w:tr2bl w:val="nil"/>
            </w:tcBorders>
            <w:shd w:val="clear" w:color="auto" w:fill="auto"/>
            <w:vAlign w:val="center"/>
          </w:tcPr>
          <w:p w14:paraId="5214C5A7">
            <w:pPr>
              <w:pStyle w:val="74"/>
              <w:rPr>
                <w:rFonts w:hint="eastAsia"/>
                <w:kern w:val="0"/>
              </w:rPr>
            </w:pPr>
            <w:bookmarkStart w:id="7789" w:name="_QWord_Paragraph__1174"/>
            <w:bookmarkStart w:id="7790" w:name="_QWord_Source_Comparison_Para_1174"/>
            <w:r>
              <w:rPr>
                <w:rFonts w:hint="eastAsia"/>
                <w:kern w:val="0"/>
              </w:rPr>
              <w:t>条件码位置</w:t>
            </w:r>
            <w:bookmarkEnd w:id="7789"/>
            <w:bookmarkEnd w:id="7790"/>
          </w:p>
        </w:tc>
      </w:tr>
      <w:tr w14:paraId="1DCFFBA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95" w:type="pct"/>
            <w:shd w:val="clear" w:color="auto" w:fill="auto"/>
            <w:vAlign w:val="center"/>
          </w:tcPr>
          <w:p w14:paraId="59DF7A07">
            <w:pPr>
              <w:pStyle w:val="74"/>
              <w:rPr>
                <w:rFonts w:hint="eastAsia"/>
                <w:kern w:val="0"/>
              </w:rPr>
            </w:pPr>
            <w:bookmarkStart w:id="7791" w:name="_QWord_Paragraph__1175"/>
            <w:bookmarkStart w:id="7792" w:name="_QWord_Source_Comparison_Para_1175"/>
            <w:r>
              <w:rPr>
                <w:kern w:val="0"/>
              </w:rPr>
              <w:t>AND</w:t>
            </w:r>
            <w:r>
              <w:rPr>
                <w:rFonts w:hint="eastAsia"/>
                <w:kern w:val="0"/>
              </w:rPr>
              <w:t xml:space="preserve"> </w:t>
            </w:r>
            <w:r>
              <w:rPr>
                <w:kern w:val="0"/>
              </w:rPr>
              <w:t>Rd, Rn, operand2</w:t>
            </w:r>
            <w:bookmarkEnd w:id="7791"/>
            <w:bookmarkEnd w:id="7792"/>
          </w:p>
        </w:tc>
        <w:tc>
          <w:tcPr>
            <w:tcW w:w="1234" w:type="pct"/>
            <w:shd w:val="clear" w:color="auto" w:fill="auto"/>
            <w:vAlign w:val="center"/>
          </w:tcPr>
          <w:p w14:paraId="6D593C0E">
            <w:pPr>
              <w:pStyle w:val="74"/>
              <w:rPr>
                <w:rFonts w:hint="eastAsia"/>
                <w:kern w:val="0"/>
              </w:rPr>
            </w:pPr>
            <w:bookmarkStart w:id="7793" w:name="_QWord_Source_Comparison_Para_1176"/>
            <w:bookmarkStart w:id="7794" w:name="_QWord_Paragraph__1176"/>
            <w:r>
              <w:rPr>
                <w:rFonts w:hint="eastAsia"/>
                <w:kern w:val="0"/>
              </w:rPr>
              <w:t>逻辑与操作指令</w:t>
            </w:r>
            <w:bookmarkEnd w:id="7793"/>
            <w:bookmarkEnd w:id="7794"/>
          </w:p>
        </w:tc>
        <w:tc>
          <w:tcPr>
            <w:tcW w:w="1341" w:type="pct"/>
            <w:shd w:val="clear" w:color="auto" w:fill="auto"/>
            <w:vAlign w:val="center"/>
          </w:tcPr>
          <w:p w14:paraId="1361C9F1">
            <w:pPr>
              <w:pStyle w:val="74"/>
              <w:rPr>
                <w:rFonts w:hint="eastAsia"/>
                <w:kern w:val="0"/>
              </w:rPr>
            </w:pPr>
            <w:bookmarkStart w:id="7795" w:name="_QWord_Source_Comparison_Para_1177"/>
            <w:bookmarkStart w:id="7796" w:name="_QWord_Paragraph__1177"/>
            <w:r>
              <w:rPr>
                <w:kern w:val="0"/>
              </w:rPr>
              <w:t>Rd</w:t>
            </w:r>
            <w:r>
              <w:rPr>
                <w:rFonts w:hint="eastAsia"/>
                <w:kern w:val="0"/>
              </w:rPr>
              <w:t>←</w:t>
            </w:r>
            <w:r>
              <w:rPr>
                <w:kern w:val="0"/>
              </w:rPr>
              <w:t>Rn &amp; operand2</w:t>
            </w:r>
            <w:bookmarkEnd w:id="7795"/>
            <w:bookmarkEnd w:id="7796"/>
          </w:p>
        </w:tc>
        <w:tc>
          <w:tcPr>
            <w:tcW w:w="1031" w:type="pct"/>
            <w:shd w:val="clear" w:color="auto" w:fill="auto"/>
            <w:vAlign w:val="center"/>
          </w:tcPr>
          <w:p w14:paraId="298CE8E9">
            <w:pPr>
              <w:pStyle w:val="74"/>
              <w:rPr>
                <w:rFonts w:hint="eastAsia"/>
                <w:kern w:val="0"/>
              </w:rPr>
            </w:pPr>
            <w:bookmarkStart w:id="7797" w:name="_QWord_Paragraph__1178"/>
            <w:bookmarkStart w:id="7798" w:name="_QWord_Source_Comparison_Para_1178"/>
            <w:r>
              <w:rPr>
                <w:kern w:val="0"/>
              </w:rPr>
              <w:t>AND {cond} {</w:t>
            </w:r>
            <w:r>
              <w:rPr>
                <w:rFonts w:hint="eastAsia"/>
                <w:kern w:val="0"/>
              </w:rPr>
              <w:t>S</w:t>
            </w:r>
            <w:r>
              <w:rPr>
                <w:kern w:val="0"/>
              </w:rPr>
              <w:t>}</w:t>
            </w:r>
            <w:bookmarkEnd w:id="7797"/>
            <w:bookmarkEnd w:id="7798"/>
          </w:p>
        </w:tc>
      </w:tr>
      <w:tr w14:paraId="1689C5D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95" w:type="pct"/>
            <w:shd w:val="clear" w:color="auto" w:fill="auto"/>
            <w:vAlign w:val="center"/>
          </w:tcPr>
          <w:p w14:paraId="4EF4FFD1">
            <w:pPr>
              <w:pStyle w:val="74"/>
              <w:rPr>
                <w:rFonts w:hint="eastAsia"/>
                <w:kern w:val="0"/>
              </w:rPr>
            </w:pPr>
            <w:bookmarkStart w:id="7799" w:name="_QWord_Paragraph__1179"/>
            <w:bookmarkStart w:id="7800" w:name="_QWord_Source_Comparison_Para_1179"/>
            <w:r>
              <w:rPr>
                <w:kern w:val="0"/>
              </w:rPr>
              <w:t>ORR</w:t>
            </w:r>
            <w:r>
              <w:rPr>
                <w:rFonts w:hint="eastAsia"/>
                <w:kern w:val="0"/>
              </w:rPr>
              <w:t xml:space="preserve"> </w:t>
            </w:r>
            <w:r>
              <w:rPr>
                <w:kern w:val="0"/>
              </w:rPr>
              <w:t>Rd, Rn, operand2</w:t>
            </w:r>
            <w:bookmarkEnd w:id="7799"/>
            <w:bookmarkEnd w:id="7800"/>
          </w:p>
        </w:tc>
        <w:tc>
          <w:tcPr>
            <w:tcW w:w="1234" w:type="pct"/>
            <w:shd w:val="clear" w:color="auto" w:fill="auto"/>
            <w:vAlign w:val="center"/>
          </w:tcPr>
          <w:p w14:paraId="2806D4D6">
            <w:pPr>
              <w:pStyle w:val="74"/>
              <w:rPr>
                <w:rFonts w:hint="eastAsia"/>
                <w:kern w:val="0"/>
              </w:rPr>
            </w:pPr>
            <w:bookmarkStart w:id="7801" w:name="_QWord_Paragraph__1180"/>
            <w:bookmarkStart w:id="7802" w:name="_QWord_Source_Comparison_Para_1180"/>
            <w:r>
              <w:rPr>
                <w:rFonts w:hint="eastAsia"/>
                <w:kern w:val="0"/>
              </w:rPr>
              <w:t>逻辑或操作指令</w:t>
            </w:r>
            <w:bookmarkEnd w:id="7801"/>
            <w:bookmarkEnd w:id="7802"/>
          </w:p>
        </w:tc>
        <w:tc>
          <w:tcPr>
            <w:tcW w:w="1341" w:type="pct"/>
            <w:shd w:val="clear" w:color="auto" w:fill="auto"/>
            <w:vAlign w:val="center"/>
          </w:tcPr>
          <w:p w14:paraId="291FDC67">
            <w:pPr>
              <w:pStyle w:val="74"/>
              <w:rPr>
                <w:rFonts w:hint="eastAsia"/>
                <w:kern w:val="0"/>
              </w:rPr>
            </w:pPr>
            <w:bookmarkStart w:id="7803" w:name="_QWord_Paragraph__1181"/>
            <w:bookmarkStart w:id="7804" w:name="_QWord_Source_Comparison_Para_1181"/>
            <w:r>
              <w:rPr>
                <w:kern w:val="0"/>
              </w:rPr>
              <w:t>Rd</w:t>
            </w:r>
            <w:r>
              <w:rPr>
                <w:rFonts w:hint="eastAsia"/>
                <w:kern w:val="0"/>
              </w:rPr>
              <w:t>←</w:t>
            </w:r>
            <w:r>
              <w:rPr>
                <w:kern w:val="0"/>
              </w:rPr>
              <w:t>Rn</w:t>
            </w:r>
            <w:r>
              <w:rPr>
                <w:rFonts w:hint="eastAsia"/>
                <w:kern w:val="0"/>
              </w:rPr>
              <w:t xml:space="preserve"> | </w:t>
            </w:r>
            <w:r>
              <w:rPr>
                <w:kern w:val="0"/>
              </w:rPr>
              <w:t>operand2</w:t>
            </w:r>
            <w:bookmarkEnd w:id="7803"/>
            <w:bookmarkEnd w:id="7804"/>
          </w:p>
        </w:tc>
        <w:tc>
          <w:tcPr>
            <w:tcW w:w="1031" w:type="pct"/>
            <w:shd w:val="clear" w:color="auto" w:fill="auto"/>
            <w:vAlign w:val="center"/>
          </w:tcPr>
          <w:p w14:paraId="465719E8">
            <w:pPr>
              <w:pStyle w:val="74"/>
              <w:rPr>
                <w:rFonts w:hint="eastAsia"/>
                <w:kern w:val="0"/>
              </w:rPr>
            </w:pPr>
            <w:bookmarkStart w:id="7805" w:name="_QWord_Source_Comparison_Para_1182"/>
            <w:bookmarkStart w:id="7806" w:name="_QWord_Paragraph__1182"/>
            <w:r>
              <w:rPr>
                <w:kern w:val="0"/>
              </w:rPr>
              <w:t>ORR {cond} {</w:t>
            </w:r>
            <w:r>
              <w:rPr>
                <w:rFonts w:hint="eastAsia"/>
                <w:kern w:val="0"/>
              </w:rPr>
              <w:t>S</w:t>
            </w:r>
            <w:r>
              <w:rPr>
                <w:kern w:val="0"/>
              </w:rPr>
              <w:t>}</w:t>
            </w:r>
            <w:bookmarkEnd w:id="7805"/>
            <w:bookmarkEnd w:id="7806"/>
          </w:p>
        </w:tc>
      </w:tr>
      <w:tr w14:paraId="2C50E35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95" w:type="pct"/>
            <w:shd w:val="clear" w:color="auto" w:fill="auto"/>
            <w:vAlign w:val="center"/>
          </w:tcPr>
          <w:p w14:paraId="3E781D9A">
            <w:pPr>
              <w:pStyle w:val="74"/>
              <w:rPr>
                <w:rFonts w:hint="eastAsia"/>
                <w:kern w:val="0"/>
              </w:rPr>
            </w:pPr>
            <w:bookmarkStart w:id="7807" w:name="_QWord_Source_Comparison_Para_1183"/>
            <w:bookmarkStart w:id="7808" w:name="_QWord_Paragraph__1183"/>
            <w:r>
              <w:rPr>
                <w:kern w:val="0"/>
              </w:rPr>
              <w:t>EOR</w:t>
            </w:r>
            <w:r>
              <w:rPr>
                <w:rFonts w:hint="eastAsia"/>
                <w:kern w:val="0"/>
              </w:rPr>
              <w:t xml:space="preserve"> </w:t>
            </w:r>
            <w:r>
              <w:rPr>
                <w:kern w:val="0"/>
              </w:rPr>
              <w:t>Rd, Rn, operand2</w:t>
            </w:r>
            <w:bookmarkEnd w:id="7807"/>
            <w:bookmarkEnd w:id="7808"/>
          </w:p>
        </w:tc>
        <w:tc>
          <w:tcPr>
            <w:tcW w:w="1234" w:type="pct"/>
            <w:shd w:val="clear" w:color="auto" w:fill="auto"/>
            <w:vAlign w:val="center"/>
          </w:tcPr>
          <w:p w14:paraId="21147BE2">
            <w:pPr>
              <w:pStyle w:val="74"/>
              <w:rPr>
                <w:rFonts w:hint="eastAsia"/>
                <w:kern w:val="0"/>
              </w:rPr>
            </w:pPr>
            <w:bookmarkStart w:id="7809" w:name="_QWord_Paragraph__1184"/>
            <w:bookmarkStart w:id="7810" w:name="_QWord_Source_Comparison_Para_1184"/>
            <w:r>
              <w:rPr>
                <w:rFonts w:hint="eastAsia"/>
                <w:kern w:val="0"/>
              </w:rPr>
              <w:t>逻辑异或操作指令</w:t>
            </w:r>
            <w:bookmarkEnd w:id="7809"/>
            <w:bookmarkEnd w:id="7810"/>
          </w:p>
        </w:tc>
        <w:tc>
          <w:tcPr>
            <w:tcW w:w="1341" w:type="pct"/>
            <w:shd w:val="clear" w:color="auto" w:fill="auto"/>
            <w:vAlign w:val="center"/>
          </w:tcPr>
          <w:p w14:paraId="29E145E6">
            <w:pPr>
              <w:pStyle w:val="74"/>
              <w:rPr>
                <w:rFonts w:hint="eastAsia"/>
                <w:kern w:val="0"/>
              </w:rPr>
            </w:pPr>
            <w:bookmarkStart w:id="7811" w:name="_QWord_Source_Comparison_Para_1185"/>
            <w:bookmarkStart w:id="7812" w:name="_QWord_Paragraph__1185"/>
            <w:r>
              <w:rPr>
                <w:kern w:val="0"/>
              </w:rPr>
              <w:t>Rd</w:t>
            </w:r>
            <w:r>
              <w:rPr>
                <w:rFonts w:hint="eastAsia"/>
                <w:kern w:val="0"/>
              </w:rPr>
              <w:t>←</w:t>
            </w:r>
            <w:r>
              <w:rPr>
                <w:kern w:val="0"/>
              </w:rPr>
              <w:t>Rn</w:t>
            </w:r>
            <w:r>
              <w:rPr>
                <w:rFonts w:hint="eastAsia"/>
                <w:kern w:val="0"/>
              </w:rPr>
              <w:t xml:space="preserve"> ^ </w:t>
            </w:r>
            <w:r>
              <w:rPr>
                <w:kern w:val="0"/>
              </w:rPr>
              <w:t>operand2</w:t>
            </w:r>
            <w:bookmarkEnd w:id="7811"/>
            <w:bookmarkEnd w:id="7812"/>
          </w:p>
        </w:tc>
        <w:tc>
          <w:tcPr>
            <w:tcW w:w="1031" w:type="pct"/>
            <w:shd w:val="clear" w:color="auto" w:fill="auto"/>
            <w:vAlign w:val="center"/>
          </w:tcPr>
          <w:p w14:paraId="42435641">
            <w:pPr>
              <w:pStyle w:val="74"/>
              <w:rPr>
                <w:rFonts w:hint="eastAsia"/>
                <w:kern w:val="0"/>
              </w:rPr>
            </w:pPr>
            <w:bookmarkStart w:id="7813" w:name="_QWord_Paragraph__1186"/>
            <w:bookmarkStart w:id="7814" w:name="_QWord_Source_Comparison_Para_1186"/>
            <w:r>
              <w:rPr>
                <w:kern w:val="0"/>
              </w:rPr>
              <w:t>EOR fcond} {</w:t>
            </w:r>
            <w:r>
              <w:rPr>
                <w:rFonts w:hint="eastAsia"/>
                <w:kern w:val="0"/>
              </w:rPr>
              <w:t>S</w:t>
            </w:r>
            <w:r>
              <w:rPr>
                <w:kern w:val="0"/>
              </w:rPr>
              <w:t>}</w:t>
            </w:r>
            <w:bookmarkEnd w:id="7813"/>
            <w:bookmarkEnd w:id="7814"/>
          </w:p>
        </w:tc>
      </w:tr>
      <w:tr w14:paraId="1BB11B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95" w:type="pct"/>
            <w:shd w:val="clear" w:color="auto" w:fill="auto"/>
            <w:vAlign w:val="center"/>
          </w:tcPr>
          <w:p w14:paraId="362D5CE3">
            <w:pPr>
              <w:pStyle w:val="74"/>
              <w:rPr>
                <w:rFonts w:hint="eastAsia"/>
                <w:kern w:val="0"/>
              </w:rPr>
            </w:pPr>
            <w:bookmarkStart w:id="7815" w:name="_QWord_Source_Comparison_Para_1187"/>
            <w:bookmarkStart w:id="7816" w:name="_QWord_Paragraph__1187"/>
            <w:r>
              <w:rPr>
                <w:kern w:val="0"/>
              </w:rPr>
              <w:t>BIC</w:t>
            </w:r>
            <w:r>
              <w:rPr>
                <w:rFonts w:hint="eastAsia"/>
                <w:kern w:val="0"/>
              </w:rPr>
              <w:t xml:space="preserve"> </w:t>
            </w:r>
            <w:r>
              <w:rPr>
                <w:kern w:val="0"/>
              </w:rPr>
              <w:t>Rd, Rn, operand2</w:t>
            </w:r>
            <w:bookmarkEnd w:id="7815"/>
            <w:bookmarkEnd w:id="7816"/>
          </w:p>
        </w:tc>
        <w:tc>
          <w:tcPr>
            <w:tcW w:w="1234" w:type="pct"/>
            <w:shd w:val="clear" w:color="auto" w:fill="auto"/>
            <w:vAlign w:val="center"/>
          </w:tcPr>
          <w:p w14:paraId="05514EBB">
            <w:pPr>
              <w:pStyle w:val="74"/>
              <w:rPr>
                <w:rFonts w:hint="eastAsia"/>
                <w:kern w:val="0"/>
              </w:rPr>
            </w:pPr>
            <w:bookmarkStart w:id="7817" w:name="_QWord_Source_Comparison_Para_1188"/>
            <w:bookmarkStart w:id="7818" w:name="_QWord_Paragraph__1188"/>
            <w:r>
              <w:rPr>
                <w:rFonts w:hint="eastAsia"/>
                <w:kern w:val="0"/>
              </w:rPr>
              <w:t>位清除指令</w:t>
            </w:r>
            <w:bookmarkEnd w:id="7817"/>
            <w:bookmarkEnd w:id="7818"/>
          </w:p>
        </w:tc>
        <w:tc>
          <w:tcPr>
            <w:tcW w:w="1341" w:type="pct"/>
            <w:shd w:val="clear" w:color="auto" w:fill="auto"/>
            <w:vAlign w:val="center"/>
          </w:tcPr>
          <w:p w14:paraId="1B45FC61">
            <w:pPr>
              <w:pStyle w:val="74"/>
              <w:rPr>
                <w:rFonts w:hint="eastAsia"/>
                <w:kern w:val="0"/>
              </w:rPr>
            </w:pPr>
            <w:bookmarkStart w:id="7819" w:name="_QWord_Source_Comparison_Para_1189"/>
            <w:bookmarkStart w:id="7820" w:name="_QWord_Paragraph__1189"/>
            <w:r>
              <w:rPr>
                <w:kern w:val="0"/>
              </w:rPr>
              <w:t>Rd</w:t>
            </w:r>
            <w:r>
              <w:rPr>
                <w:rFonts w:hint="eastAsia"/>
                <w:kern w:val="0"/>
              </w:rPr>
              <w:t>←</w:t>
            </w:r>
            <w:r>
              <w:rPr>
                <w:kern w:val="0"/>
              </w:rPr>
              <w:t>Rn &amp;</w:t>
            </w:r>
            <w:r>
              <w:rPr>
                <w:rFonts w:hint="eastAsia"/>
                <w:kern w:val="0"/>
              </w:rPr>
              <w:t xml:space="preserve"> </w:t>
            </w:r>
            <w:r>
              <w:rPr>
                <w:kern w:val="0"/>
              </w:rPr>
              <w:t>(</w:t>
            </w:r>
            <w:r>
              <w:rPr>
                <w:rFonts w:hint="eastAsia"/>
                <w:kern w:val="0"/>
              </w:rPr>
              <w:t>～</w:t>
            </w:r>
            <w:r>
              <w:rPr>
                <w:kern w:val="0"/>
              </w:rPr>
              <w:t>operand2)</w:t>
            </w:r>
            <w:bookmarkEnd w:id="7819"/>
            <w:bookmarkEnd w:id="7820"/>
          </w:p>
        </w:tc>
        <w:tc>
          <w:tcPr>
            <w:tcW w:w="1031" w:type="pct"/>
            <w:shd w:val="clear" w:color="auto" w:fill="auto"/>
            <w:vAlign w:val="center"/>
          </w:tcPr>
          <w:p w14:paraId="66EFE1AA">
            <w:pPr>
              <w:pStyle w:val="74"/>
              <w:rPr>
                <w:rFonts w:hint="eastAsia"/>
                <w:kern w:val="0"/>
              </w:rPr>
            </w:pPr>
            <w:bookmarkStart w:id="7821" w:name="_QWord_Paragraph__1190"/>
            <w:bookmarkStart w:id="7822" w:name="_QWord_Source_Comparison_Para_1190"/>
            <w:r>
              <w:rPr>
                <w:kern w:val="0"/>
              </w:rPr>
              <w:t>BIC fcond} {</w:t>
            </w:r>
            <w:r>
              <w:rPr>
                <w:rFonts w:hint="eastAsia"/>
                <w:kern w:val="0"/>
              </w:rPr>
              <w:t>S</w:t>
            </w:r>
            <w:r>
              <w:rPr>
                <w:kern w:val="0"/>
              </w:rPr>
              <w:t>}</w:t>
            </w:r>
            <w:bookmarkEnd w:id="7821"/>
            <w:bookmarkEnd w:id="7822"/>
          </w:p>
        </w:tc>
      </w:tr>
    </w:tbl>
    <w:p w14:paraId="7468FD25">
      <w:pPr>
        <w:pStyle w:val="259"/>
      </w:pPr>
    </w:p>
    <w:p w14:paraId="7AC472B1">
      <w:pPr>
        <w:pStyle w:val="4"/>
        <w:ind w:firstLine="420"/>
      </w:pPr>
      <w:bookmarkStart w:id="7823" w:name="_QWord_Source_Comparison_Para_1192"/>
      <w:bookmarkStart w:id="7824" w:name="_QWord_Paragraph__1192"/>
      <w:r>
        <w:rPr>
          <w:rFonts w:hint="eastAsia"/>
        </w:rPr>
        <w:t>值得注意的是，当后缀</w:t>
      </w:r>
      <w:r>
        <w:t>S</w:t>
      </w:r>
      <w:r>
        <w:rPr>
          <w:rFonts w:hint="eastAsia"/>
        </w:rPr>
        <w:t>时，这些指令根据结果更新标志</w:t>
      </w:r>
      <w:r>
        <w:t>N</w:t>
      </w:r>
      <w:r>
        <w:rPr>
          <w:rFonts w:hint="eastAsia"/>
        </w:rPr>
        <w:t>和</w:t>
      </w:r>
      <w:r>
        <w:t>Z</w:t>
      </w:r>
      <w:r>
        <w:rPr>
          <w:rFonts w:hint="eastAsia"/>
        </w:rPr>
        <w:t>，在计算</w:t>
      </w:r>
      <w:r>
        <w:t>Operand2</w:t>
      </w:r>
      <w:r>
        <w:rPr>
          <w:rFonts w:hint="eastAsia"/>
        </w:rPr>
        <w:t>时更新标志</w:t>
      </w:r>
      <w:r>
        <w:t>C</w:t>
      </w:r>
      <w:r>
        <w:rPr>
          <w:rFonts w:hint="eastAsia"/>
        </w:rPr>
        <w:t>，不影响标志</w:t>
      </w:r>
      <w:r>
        <w:t>V</w:t>
      </w:r>
      <w:r>
        <w:rPr>
          <w:rFonts w:hint="eastAsia"/>
        </w:rPr>
        <w:t>。</w:t>
      </w:r>
      <w:bookmarkEnd w:id="7823"/>
      <w:bookmarkEnd w:id="7824"/>
    </w:p>
    <w:p w14:paraId="5D70F30D">
      <w:pPr>
        <w:pStyle w:val="70"/>
        <w:numPr>
          <w:ilvl w:val="5"/>
          <w:numId w:val="6"/>
        </w:numPr>
      </w:pPr>
      <w:bookmarkStart w:id="7825" w:name="_QWord_Paragraph__1193"/>
      <w:bookmarkStart w:id="7826" w:name="_QWord_Source_Comparison_Para_1193"/>
      <w:r>
        <w:rPr>
          <w:rFonts w:hint="eastAsia"/>
        </w:rPr>
        <w:t>逻辑与操作指令</w:t>
      </w:r>
      <w:r>
        <w:rPr>
          <w:rFonts w:hint="eastAsia"/>
          <w:position w:val="2"/>
          <w:lang w:eastAsia="zh-CN"/>
        </w:rPr>
        <w:t>——</w:t>
      </w:r>
      <w:r>
        <w:rPr>
          <w:rFonts w:hint="eastAsia"/>
        </w:rPr>
        <w:t>AND指令将operand2的值与寄存器Rn的值按位作逻辑“与”操作，结果保存到Rd中。指令格式如下：</w:t>
      </w:r>
      <w:bookmarkEnd w:id="7825"/>
      <w:bookmarkEnd w:id="7826"/>
    </w:p>
    <w:p w14:paraId="51291236">
      <w:pPr>
        <w:pStyle w:val="179"/>
        <w:ind w:firstLine="420"/>
      </w:pPr>
      <w:bookmarkStart w:id="7827" w:name="_QWord_Source_Comparison_Para_1194"/>
      <w:bookmarkStart w:id="7828" w:name="_QWord_Paragraph__1194"/>
      <w:r>
        <w:t>AND{cond}{S}    Rd,Rn,operand2</w:t>
      </w:r>
      <w:bookmarkEnd w:id="7827"/>
      <w:bookmarkEnd w:id="7828"/>
    </w:p>
    <w:p w14:paraId="2FAC8F50">
      <w:pPr>
        <w:pStyle w:val="4"/>
        <w:ind w:firstLine="420"/>
      </w:pPr>
      <w:bookmarkStart w:id="7829" w:name="_QWord_Paragraph__1195"/>
      <w:bookmarkStart w:id="7830" w:name="_QWord_Source_Comparison_Para_1195"/>
      <w:r>
        <w:rPr>
          <w:rFonts w:hint="eastAsia"/>
        </w:rPr>
        <w:t>应用示例：</w:t>
      </w:r>
      <w:bookmarkEnd w:id="7829"/>
      <w:bookmarkEnd w:id="7830"/>
    </w:p>
    <w:p w14:paraId="0A02C6E8">
      <w:pPr>
        <w:pStyle w:val="179"/>
        <w:ind w:firstLine="420"/>
      </w:pPr>
      <w:bookmarkStart w:id="7831" w:name="_QWord_Source_Comparison_Para_1196"/>
      <w:bookmarkStart w:id="7832" w:name="_QWord_Paragraph__1196"/>
      <w:r>
        <w:rPr>
          <w:b/>
          <w:bCs/>
        </w:rPr>
        <w:t>ANDS    R0,R0,#0x01</w:t>
      </w:r>
      <w:r>
        <w:rPr>
          <w:rFonts w:hint="eastAsia"/>
        </w:rPr>
        <w:t xml:space="preserve">    ;R0</w:t>
      </w:r>
      <w:r>
        <w:t>=</w:t>
      </w:r>
      <w:r>
        <w:rPr>
          <w:rFonts w:hint="eastAsia"/>
        </w:rPr>
        <w:t>R0&amp;0x01，取出最低位数据</w:t>
      </w:r>
      <w:bookmarkEnd w:id="7831"/>
      <w:bookmarkEnd w:id="7832"/>
    </w:p>
    <w:p w14:paraId="279579C4">
      <w:pPr>
        <w:pStyle w:val="179"/>
        <w:ind w:firstLine="420"/>
      </w:pPr>
      <w:bookmarkStart w:id="7833" w:name="_QWord_Source_Comparison_Para_1197"/>
      <w:bookmarkStart w:id="7834" w:name="_QWord_Paragraph__1197"/>
      <w:r>
        <w:rPr>
          <w:b/>
          <w:bCs/>
        </w:rPr>
        <w:t>ANDEQ     R2,R1,R3</w:t>
      </w:r>
      <w:r>
        <w:rPr>
          <w:rFonts w:hint="eastAsia"/>
        </w:rPr>
        <w:t xml:space="preserve">    ;R2</w:t>
      </w:r>
      <w:r>
        <w:t>=</w:t>
      </w:r>
      <w:r>
        <w:rPr>
          <w:rFonts w:hint="eastAsia"/>
        </w:rPr>
        <w:t>R1&amp;R3</w:t>
      </w:r>
      <w:bookmarkEnd w:id="7833"/>
      <w:bookmarkEnd w:id="7834"/>
    </w:p>
    <w:p w14:paraId="2C6D129F">
      <w:pPr>
        <w:pStyle w:val="70"/>
        <w:numPr>
          <w:ilvl w:val="5"/>
          <w:numId w:val="6"/>
        </w:numPr>
      </w:pPr>
      <w:bookmarkStart w:id="7835" w:name="_QWord_Paragraph__1198"/>
      <w:bookmarkStart w:id="7836" w:name="_QWord_Source_Comparison_Para_1198"/>
      <w:r>
        <w:rPr>
          <w:rFonts w:hint="eastAsia"/>
        </w:rPr>
        <w:t>逻辑或操作指令</w:t>
      </w:r>
      <w:r>
        <w:rPr>
          <w:rFonts w:hint="eastAsia"/>
          <w:position w:val="2"/>
          <w:lang w:eastAsia="zh-CN"/>
        </w:rPr>
        <w:t>——</w:t>
      </w:r>
      <w:r>
        <w:rPr>
          <w:rFonts w:hint="eastAsia"/>
        </w:rPr>
        <w:t>ORR指令将operand2的值与寄存器Rn的值按位作逻辑“或”操作，结果保存到Rd中。指令格式如下：</w:t>
      </w:r>
      <w:bookmarkEnd w:id="7835"/>
      <w:bookmarkEnd w:id="7836"/>
    </w:p>
    <w:p w14:paraId="6F701D00">
      <w:pPr>
        <w:pStyle w:val="179"/>
        <w:ind w:firstLine="420"/>
      </w:pPr>
      <w:bookmarkStart w:id="7837" w:name="_QWord_Source_Comparison_Para_1199"/>
      <w:bookmarkStart w:id="7838" w:name="_QWord_Paragraph__1199"/>
      <w:r>
        <w:t>ORR{cond}{S}    Rd,Rn, operand2</w:t>
      </w:r>
      <w:bookmarkEnd w:id="7837"/>
      <w:bookmarkEnd w:id="7838"/>
    </w:p>
    <w:p w14:paraId="3B156E87">
      <w:pPr>
        <w:pStyle w:val="4"/>
        <w:ind w:firstLine="420"/>
      </w:pPr>
      <w:bookmarkStart w:id="7839" w:name="_QWord_Paragraph__1200"/>
      <w:bookmarkStart w:id="7840" w:name="_QWord_Source_Comparison_Para_1200"/>
      <w:r>
        <w:rPr>
          <w:rFonts w:hint="eastAsia"/>
        </w:rPr>
        <w:t>应用示例：</w:t>
      </w:r>
      <w:bookmarkEnd w:id="7839"/>
      <w:bookmarkEnd w:id="7840"/>
    </w:p>
    <w:p w14:paraId="403E0FAD">
      <w:pPr>
        <w:pStyle w:val="179"/>
        <w:ind w:firstLine="420"/>
      </w:pPr>
      <w:bookmarkStart w:id="7841" w:name="_QWord_Paragraph__1201"/>
      <w:bookmarkStart w:id="7842" w:name="_QWord_Source_Comparison_Para_1201"/>
      <w:r>
        <w:rPr>
          <w:b/>
          <w:bCs/>
        </w:rPr>
        <w:t>ORR     R0,R0,#0x0F</w:t>
      </w:r>
      <w:r>
        <w:rPr>
          <w:b/>
          <w:bCs/>
        </w:rPr>
        <w:tab/>
      </w:r>
      <w:r>
        <w:rPr>
          <w:rFonts w:hint="eastAsia"/>
        </w:rPr>
        <w:t xml:space="preserve">    ;将R0的低4位置1</w:t>
      </w:r>
      <w:bookmarkEnd w:id="7841"/>
      <w:bookmarkEnd w:id="7842"/>
    </w:p>
    <w:p w14:paraId="27EC4980">
      <w:pPr>
        <w:pStyle w:val="179"/>
        <w:ind w:firstLine="420"/>
      </w:pPr>
      <w:bookmarkStart w:id="7843" w:name="_QWord_Paragraph__1202"/>
      <w:bookmarkStart w:id="7844" w:name="_QWord_Source_Comparison_Para_1202"/>
      <w:r>
        <w:rPr>
          <w:b/>
          <w:bCs/>
        </w:rPr>
        <w:t>MOV</w:t>
      </w:r>
      <w:r>
        <w:rPr>
          <w:rFonts w:hint="eastAsia"/>
          <w:b/>
          <w:bCs/>
        </w:rPr>
        <w:t xml:space="preserve">    </w:t>
      </w:r>
      <w:r>
        <w:rPr>
          <w:b/>
          <w:bCs/>
        </w:rPr>
        <w:t>R1,R2,LSR #24</w:t>
      </w:r>
      <w:r>
        <w:t xml:space="preserve"> </w:t>
      </w:r>
      <w:r>
        <w:rPr>
          <w:rFonts w:hint="eastAsia"/>
        </w:rPr>
        <w:t xml:space="preserve"> ;使用ORR指令将R2的高8位</w:t>
      </w:r>
      <w:bookmarkEnd w:id="7843"/>
      <w:bookmarkEnd w:id="7844"/>
    </w:p>
    <w:p w14:paraId="2ECC6B53">
      <w:pPr>
        <w:pStyle w:val="179"/>
        <w:ind w:firstLine="420"/>
      </w:pPr>
      <w:bookmarkStart w:id="7845" w:name="_QWord_Source_Comparison_Para_1203"/>
      <w:bookmarkStart w:id="7846" w:name="_QWord_Paragraph__1203"/>
      <w:r>
        <w:rPr>
          <w:b/>
          <w:bCs/>
        </w:rPr>
        <w:t>ORR</w:t>
      </w:r>
      <w:r>
        <w:rPr>
          <w:rFonts w:hint="eastAsia"/>
          <w:b/>
          <w:bCs/>
        </w:rPr>
        <w:t xml:space="preserve">    </w:t>
      </w:r>
      <w:r>
        <w:rPr>
          <w:b/>
          <w:bCs/>
        </w:rPr>
        <w:t>R3,R1,R3,LSL #8</w:t>
      </w:r>
      <w:r>
        <w:rPr>
          <w:rFonts w:hint="eastAsia"/>
        </w:rPr>
        <w:t xml:space="preserve">  ;数据移入到R3低8位中</w:t>
      </w:r>
      <w:bookmarkEnd w:id="7845"/>
      <w:bookmarkEnd w:id="7846"/>
    </w:p>
    <w:p w14:paraId="733E0EFD">
      <w:pPr>
        <w:pStyle w:val="70"/>
        <w:numPr>
          <w:ilvl w:val="5"/>
          <w:numId w:val="6"/>
        </w:numPr>
      </w:pPr>
      <w:bookmarkStart w:id="7847" w:name="_QWord_Source_Comparison_Para_1204"/>
      <w:bookmarkStart w:id="7848" w:name="_QWord_Paragraph__1204"/>
      <w:r>
        <w:rPr>
          <w:rFonts w:hint="eastAsia"/>
        </w:rPr>
        <w:t>逻辑异或操作指令</w:t>
      </w:r>
      <w:r>
        <w:rPr>
          <w:rFonts w:hint="eastAsia"/>
          <w:position w:val="2"/>
          <w:lang w:eastAsia="zh-CN"/>
        </w:rPr>
        <w:t>——</w:t>
      </w:r>
      <w:r>
        <w:rPr>
          <w:rFonts w:hint="eastAsia"/>
        </w:rPr>
        <w:t>EOR指令将operand2的值与寄存器Rn的值按位作逻辑“异或”操作，结果保存到Rd中。指令格式如下：</w:t>
      </w:r>
      <w:bookmarkEnd w:id="7847"/>
      <w:bookmarkEnd w:id="7848"/>
    </w:p>
    <w:p w14:paraId="2ED1F6D3">
      <w:pPr>
        <w:pStyle w:val="179"/>
        <w:ind w:firstLine="420"/>
      </w:pPr>
      <w:bookmarkStart w:id="7849" w:name="_QWord_Paragraph__1205"/>
      <w:bookmarkStart w:id="7850" w:name="_QWord_Source_Comparison_Para_1205"/>
      <w:r>
        <w:t>EOR{cond}{S}    Rd,Rn, operand2</w:t>
      </w:r>
      <w:bookmarkEnd w:id="7849"/>
      <w:bookmarkEnd w:id="7850"/>
    </w:p>
    <w:p w14:paraId="47F6BA51">
      <w:pPr>
        <w:pStyle w:val="4"/>
        <w:ind w:firstLine="420"/>
      </w:pPr>
      <w:bookmarkStart w:id="7851" w:name="_QWord_Paragraph__1206"/>
      <w:bookmarkStart w:id="7852" w:name="_QWord_Source_Comparison_Para_1206"/>
      <w:r>
        <w:rPr>
          <w:rFonts w:hint="eastAsia"/>
        </w:rPr>
        <w:t>应用示例：</w:t>
      </w:r>
      <w:bookmarkEnd w:id="7851"/>
      <w:bookmarkEnd w:id="7852"/>
    </w:p>
    <w:p w14:paraId="5F56A212">
      <w:pPr>
        <w:pStyle w:val="179"/>
        <w:ind w:firstLine="420"/>
      </w:pPr>
      <w:bookmarkStart w:id="7853" w:name="_QWord_Source_Comparison_Para_1207"/>
      <w:bookmarkStart w:id="7854" w:name="_QWord_Paragraph__1207"/>
      <w:r>
        <w:rPr>
          <w:b/>
          <w:bCs/>
        </w:rPr>
        <w:t>EOR</w:t>
      </w:r>
      <w:r>
        <w:rPr>
          <w:rFonts w:hint="eastAsia"/>
          <w:b/>
          <w:bCs/>
        </w:rPr>
        <w:t xml:space="preserve">     </w:t>
      </w:r>
      <w:r>
        <w:rPr>
          <w:b/>
          <w:bCs/>
        </w:rPr>
        <w:t>R1,R1,#0x0F</w:t>
      </w:r>
      <w:r>
        <w:rPr>
          <w:rFonts w:hint="eastAsia"/>
          <w:b/>
          <w:bCs/>
        </w:rPr>
        <w:tab/>
      </w:r>
      <w:r>
        <w:rPr>
          <w:rFonts w:hint="eastAsia"/>
        </w:rPr>
        <w:t xml:space="preserve">    ;将R1的低4位取反</w:t>
      </w:r>
      <w:bookmarkEnd w:id="7853"/>
      <w:bookmarkEnd w:id="7854"/>
    </w:p>
    <w:p w14:paraId="199474EB">
      <w:pPr>
        <w:pStyle w:val="179"/>
        <w:ind w:firstLine="420"/>
      </w:pPr>
      <w:bookmarkStart w:id="7855" w:name="_QWord_Source_Comparison_Para_1208"/>
      <w:bookmarkStart w:id="7856" w:name="_QWord_Paragraph__1208"/>
      <w:r>
        <w:rPr>
          <w:b/>
          <w:bCs/>
        </w:rPr>
        <w:t>EOR     R2,R1,R0</w:t>
      </w:r>
      <w:r>
        <w:rPr>
          <w:rFonts w:hint="eastAsia"/>
          <w:b/>
          <w:bCs/>
        </w:rPr>
        <w:t xml:space="preserve"> </w:t>
      </w:r>
      <w:r>
        <w:rPr>
          <w:rFonts w:hint="eastAsia"/>
        </w:rPr>
        <w:t xml:space="preserve">      </w:t>
      </w:r>
      <w:r>
        <w:rPr>
          <w:rFonts w:hint="eastAsia"/>
          <w:lang w:val="en-US" w:eastAsia="zh-CN"/>
        </w:rPr>
        <w:tab/>
      </w:r>
      <w:r>
        <w:rPr>
          <w:rFonts w:hint="eastAsia"/>
        </w:rPr>
        <w:t>;R2</w:t>
      </w:r>
      <w:r>
        <w:t>=</w:t>
      </w:r>
      <w:r>
        <w:rPr>
          <w:rFonts w:hint="eastAsia"/>
        </w:rPr>
        <w:t>R1^R0</w:t>
      </w:r>
      <w:bookmarkEnd w:id="7855"/>
      <w:bookmarkEnd w:id="7856"/>
    </w:p>
    <w:p w14:paraId="6F560FD1">
      <w:pPr>
        <w:pStyle w:val="179"/>
        <w:ind w:firstLine="420"/>
      </w:pPr>
      <w:bookmarkStart w:id="7857" w:name="_QWord_Source_Comparison_Para_1209"/>
      <w:bookmarkStart w:id="7858" w:name="_QWord_Paragraph__1209"/>
      <w:r>
        <w:rPr>
          <w:b/>
          <w:bCs/>
        </w:rPr>
        <w:t>EORS</w:t>
      </w:r>
      <w:r>
        <w:rPr>
          <w:rFonts w:hint="eastAsia"/>
          <w:b/>
          <w:bCs/>
        </w:rPr>
        <w:t xml:space="preserve">    </w:t>
      </w:r>
      <w:r>
        <w:rPr>
          <w:b/>
          <w:bCs/>
        </w:rPr>
        <w:t>R0,R5,#0x01</w:t>
      </w:r>
      <w:r>
        <w:rPr>
          <w:rFonts w:hint="eastAsia"/>
          <w:b/>
          <w:bCs/>
        </w:rPr>
        <w:tab/>
      </w:r>
      <w:r>
        <w:rPr>
          <w:rFonts w:hint="eastAsia"/>
        </w:rPr>
        <w:t xml:space="preserve"> </w:t>
      </w:r>
      <w:r>
        <w:rPr>
          <w:rFonts w:hint="eastAsia"/>
          <w:lang w:val="en-US" w:eastAsia="zh-CN"/>
        </w:rPr>
        <w:tab/>
      </w:r>
      <w:r>
        <w:rPr>
          <w:rFonts w:hint="eastAsia"/>
        </w:rPr>
        <w:t>;将R5和0x01进行逻辑异或;结果保存到R0，并影响标志位</w:t>
      </w:r>
      <w:bookmarkEnd w:id="7857"/>
      <w:bookmarkEnd w:id="7858"/>
    </w:p>
    <w:p w14:paraId="53A9CAD2">
      <w:pPr>
        <w:pStyle w:val="70"/>
        <w:numPr>
          <w:ilvl w:val="5"/>
          <w:numId w:val="6"/>
        </w:numPr>
      </w:pPr>
      <w:bookmarkStart w:id="7859" w:name="_QWord_Source_Comparison_Para_1210"/>
      <w:bookmarkStart w:id="7860" w:name="_QWord_Paragraph__1210"/>
      <w:r>
        <w:rPr>
          <w:rFonts w:hint="eastAsia"/>
        </w:rPr>
        <w:t>位清除指令</w:t>
      </w:r>
      <w:r>
        <w:rPr>
          <w:rFonts w:hint="eastAsia"/>
          <w:position w:val="2"/>
          <w:lang w:eastAsia="zh-CN"/>
        </w:rPr>
        <w:t>——</w:t>
      </w:r>
      <w:r>
        <w:rPr>
          <w:rFonts w:hint="eastAsia"/>
        </w:rPr>
        <w:t>BIC指令将寄存器Rn的值与operand2的值的反码按位作逻辑“与”操作，结果保存到Rd中。指令格式如下：</w:t>
      </w:r>
      <w:bookmarkEnd w:id="7859"/>
      <w:bookmarkEnd w:id="7860"/>
    </w:p>
    <w:p w14:paraId="33D6CAE8">
      <w:pPr>
        <w:pStyle w:val="179"/>
        <w:ind w:firstLine="420"/>
      </w:pPr>
      <w:bookmarkStart w:id="7861" w:name="_QWord_Source_Comparison_Para_1211"/>
      <w:bookmarkStart w:id="7862" w:name="_QWord_Paragraph__1211"/>
      <w:r>
        <w:t>BIC{cond}{S}    Rd,Rn, operand2</w:t>
      </w:r>
      <w:bookmarkEnd w:id="7861"/>
      <w:bookmarkEnd w:id="7862"/>
    </w:p>
    <w:p w14:paraId="52330058">
      <w:pPr>
        <w:pStyle w:val="4"/>
        <w:ind w:firstLine="420"/>
      </w:pPr>
      <w:bookmarkStart w:id="7863" w:name="_QWord_Source_Comparison_Para_1212"/>
      <w:bookmarkStart w:id="7864" w:name="_QWord_Paragraph__1212"/>
      <w:r>
        <w:rPr>
          <w:rFonts w:hint="eastAsia"/>
        </w:rPr>
        <w:t>应用示例：</w:t>
      </w:r>
      <w:bookmarkEnd w:id="7863"/>
      <w:bookmarkEnd w:id="7864"/>
    </w:p>
    <w:p w14:paraId="09A1168D">
      <w:pPr>
        <w:pStyle w:val="179"/>
        <w:ind w:firstLine="420"/>
      </w:pPr>
      <w:bookmarkStart w:id="7865" w:name="_QWord_Source_Comparison_Para_1213"/>
      <w:bookmarkStart w:id="7866" w:name="_QWord_Paragraph__1213"/>
      <w:r>
        <w:rPr>
          <w:b/>
          <w:bCs/>
        </w:rPr>
        <w:t>BIC     R1,R1,#0x0F</w:t>
      </w:r>
      <w:r>
        <w:rPr>
          <w:rFonts w:hint="eastAsia"/>
        </w:rPr>
        <w:t xml:space="preserve">    ;将R1的低4位清零，其他位不变</w:t>
      </w:r>
      <w:bookmarkEnd w:id="7865"/>
      <w:bookmarkEnd w:id="7866"/>
    </w:p>
    <w:p w14:paraId="03EAC5E4">
      <w:pPr>
        <w:pStyle w:val="179"/>
        <w:ind w:firstLine="420"/>
      </w:pPr>
      <w:bookmarkStart w:id="7867" w:name="_QWord_Source_Comparison_Para_1214"/>
      <w:bookmarkStart w:id="7868" w:name="_QWord_Paragraph__1214"/>
      <w:r>
        <w:rPr>
          <w:b/>
          <w:bCs/>
        </w:rPr>
        <w:t>BIC</w:t>
      </w:r>
      <w:r>
        <w:rPr>
          <w:b/>
          <w:bCs/>
        </w:rPr>
        <w:tab/>
      </w:r>
      <w:r>
        <w:rPr>
          <w:b/>
          <w:bCs/>
        </w:rPr>
        <w:t>R1,R2,R3</w:t>
      </w:r>
      <w:r>
        <w:rPr>
          <w:rFonts w:hint="eastAsia"/>
        </w:rPr>
        <w:t xml:space="preserve">           ;将R3的反码和R2相逻辑“与”；结果保存到R1中</w:t>
      </w:r>
      <w:bookmarkEnd w:id="7867"/>
      <w:bookmarkEnd w:id="7868"/>
    </w:p>
    <w:p w14:paraId="60B664D0">
      <w:pPr>
        <w:pStyle w:val="66"/>
        <w:numPr>
          <w:ilvl w:val="4"/>
          <w:numId w:val="6"/>
        </w:numPr>
      </w:pPr>
      <w:bookmarkStart w:id="7869" w:name="_QWord_Source_Comparison_Para_1215"/>
      <w:bookmarkStart w:id="7870" w:name="_QWord_Paragraph__1215"/>
      <w:r>
        <w:rPr>
          <w:rFonts w:hint="eastAsia"/>
        </w:rPr>
        <w:t>比较指令</w:t>
      </w:r>
      <w:bookmarkEnd w:id="7869"/>
      <w:bookmarkEnd w:id="7870"/>
    </w:p>
    <w:p w14:paraId="5046671D">
      <w:pPr>
        <w:pStyle w:val="4"/>
        <w:ind w:firstLine="420"/>
      </w:pPr>
      <w:bookmarkStart w:id="7871" w:name="_QWord_Paragraph__1216"/>
      <w:bookmarkStart w:id="7872" w:name="_QWord_Source_Comparison_Para_1216"/>
      <w:r>
        <w:rPr>
          <w:rFonts w:hint="eastAsia"/>
        </w:rPr>
        <w:t>比较指令如</w:t>
      </w:r>
      <w:r>
        <w:fldChar w:fldCharType="begin"/>
      </w:r>
      <w:r>
        <w:instrText xml:space="preserve"> </w:instrText>
      </w:r>
      <w:r>
        <w:rPr>
          <w:rFonts w:hint="eastAsia"/>
        </w:rPr>
        <w:instrText xml:space="preserve">REF QWord_XRef_Table__qRyZQU \h \* CHARFORMAT</w:instrText>
      </w:r>
      <w:r>
        <w:instrText xml:space="preserve"> </w:instrText>
      </w:r>
      <w:r>
        <w:fldChar w:fldCharType="separate"/>
      </w:r>
      <w:r>
        <w:t>表 3</w:t>
      </w:r>
      <w:r>
        <w:noBreakHyphen/>
      </w:r>
      <w:r>
        <w:t>21</w:t>
      </w:r>
      <w:r>
        <w:fldChar w:fldCharType="end"/>
      </w:r>
      <w:r>
        <w:rPr>
          <w:rFonts w:hint="eastAsia"/>
        </w:rPr>
        <w:t>所示。</w:t>
      </w:r>
      <w:bookmarkEnd w:id="7871"/>
      <w:bookmarkEnd w:id="7872"/>
    </w:p>
    <w:p w14:paraId="37EE9E6D">
      <w:pPr>
        <w:pStyle w:val="67"/>
        <w:rPr>
          <w:rFonts w:hint="eastAsia"/>
        </w:rPr>
      </w:pPr>
      <w:bookmarkStart w:id="7873" w:name="QWord_XRef_Table__qRyZQU"/>
      <w:bookmarkStart w:id="7874" w:name="_QWord_Paragraph__1217"/>
      <w:bookmarkStart w:id="7875" w:name="_QWord_Source_Comparison_Para_1217"/>
      <w:r>
        <w:rPr>
          <w:rStyle w:val="238"/>
        </w:rPr>
        <w:t>表 </w:t>
      </w:r>
      <w:r>
        <w:rPr>
          <w:rStyle w:val="238"/>
        </w:rPr>
        <w:fldChar w:fldCharType="begin"/>
      </w:r>
      <w:r>
        <w:rPr>
          <w:rStyle w:val="238"/>
        </w:rPr>
        <w:instrText xml:space="preserve"> SEQ QWord_Heading1_Sequence \c </w:instrText>
      </w:r>
      <w:r>
        <w:rPr>
          <w:rStyle w:val="238"/>
        </w:rPr>
        <w:fldChar w:fldCharType="separate"/>
      </w:r>
      <w:r>
        <w:rPr>
          <w:rStyle w:val="238"/>
        </w:rPr>
        <w:t>3</w:t>
      </w:r>
      <w:r>
        <w:rPr>
          <w:rStyle w:val="238"/>
        </w:rPr>
        <w:fldChar w:fldCharType="end"/>
      </w:r>
      <w:r>
        <w:rPr>
          <w:rStyle w:val="238"/>
        </w:rPr>
        <w:noBreakHyphen/>
      </w:r>
      <w:r>
        <w:rPr>
          <w:rStyle w:val="238"/>
        </w:rPr>
        <w:fldChar w:fldCharType="begin"/>
      </w:r>
      <w:r>
        <w:rPr>
          <w:rStyle w:val="238"/>
        </w:rPr>
        <w:instrText xml:space="preserve"> SEQ 表 \* ARABIC \s 1 </w:instrText>
      </w:r>
      <w:r>
        <w:rPr>
          <w:rStyle w:val="238"/>
        </w:rPr>
        <w:fldChar w:fldCharType="separate"/>
      </w:r>
      <w:r>
        <w:rPr>
          <w:rStyle w:val="238"/>
        </w:rPr>
        <w:t>21</w:t>
      </w:r>
      <w:r>
        <w:rPr>
          <w:rStyle w:val="238"/>
        </w:rPr>
        <w:fldChar w:fldCharType="end"/>
      </w:r>
      <w:bookmarkEnd w:id="7873"/>
      <w:r>
        <w:t xml:space="preserve">  </w:t>
      </w:r>
      <w:r>
        <w:rPr>
          <w:rFonts w:hint="eastAsia"/>
        </w:rPr>
        <w:t>比较指令表</w:t>
      </w:r>
      <w:bookmarkEnd w:id="7874"/>
      <w:bookmarkEnd w:id="7875"/>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81"/>
        <w:gridCol w:w="1473"/>
        <w:gridCol w:w="3180"/>
        <w:gridCol w:w="1578"/>
      </w:tblGrid>
      <w:tr w14:paraId="2DADCF9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52" w:type="pc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58407BBC">
            <w:pPr>
              <w:pStyle w:val="74"/>
              <w:rPr>
                <w:rFonts w:hint="eastAsia"/>
                <w:kern w:val="0"/>
              </w:rPr>
            </w:pPr>
            <w:bookmarkStart w:id="7876" w:name="_QWord_Paragraph__1218"/>
            <w:bookmarkStart w:id="7877" w:name="_QWord_Source_Comparison_Para_1218"/>
            <w:r>
              <w:rPr>
                <w:rFonts w:hint="eastAsia"/>
                <w:kern w:val="0"/>
              </w:rPr>
              <w:t>助记符</w:t>
            </w:r>
            <w:bookmarkEnd w:id="7876"/>
            <w:bookmarkEnd w:id="7877"/>
          </w:p>
        </w:tc>
        <w:tc>
          <w:tcPr>
            <w:tcW w:w="886"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3CD7C7B8">
            <w:pPr>
              <w:pStyle w:val="74"/>
              <w:rPr>
                <w:rFonts w:hint="eastAsia"/>
                <w:kern w:val="0"/>
              </w:rPr>
            </w:pPr>
            <w:bookmarkStart w:id="7878" w:name="_QWord_Source_Comparison_Para_1219"/>
            <w:bookmarkStart w:id="7879" w:name="_QWord_Paragraph__1219"/>
            <w:r>
              <w:rPr>
                <w:rFonts w:hint="eastAsia"/>
                <w:kern w:val="0"/>
              </w:rPr>
              <w:t>说明</w:t>
            </w:r>
            <w:bookmarkEnd w:id="7878"/>
            <w:bookmarkEnd w:id="7879"/>
          </w:p>
        </w:tc>
        <w:tc>
          <w:tcPr>
            <w:tcW w:w="1913"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3D15B150">
            <w:pPr>
              <w:pStyle w:val="74"/>
              <w:rPr>
                <w:rFonts w:hint="eastAsia"/>
                <w:kern w:val="0"/>
              </w:rPr>
            </w:pPr>
            <w:bookmarkStart w:id="7880" w:name="_QWord_Source_Comparison_Para_1220"/>
            <w:bookmarkStart w:id="7881" w:name="_QWord_Paragraph__1220"/>
            <w:r>
              <w:rPr>
                <w:rFonts w:hint="eastAsia"/>
                <w:kern w:val="0"/>
              </w:rPr>
              <w:t>操作</w:t>
            </w:r>
            <w:bookmarkEnd w:id="7880"/>
            <w:bookmarkEnd w:id="7881"/>
          </w:p>
        </w:tc>
        <w:tc>
          <w:tcPr>
            <w:tcW w:w="950" w:type="pct"/>
            <w:tcBorders>
              <w:top w:val="single" w:color="auto" w:sz="6" w:space="0"/>
              <w:bottom w:val="single" w:color="auto" w:sz="4" w:space="0"/>
              <w:right w:val="single" w:color="auto" w:sz="6" w:space="0"/>
              <w:insideH w:val="single" w:sz="4" w:space="0"/>
              <w:insideV w:val="single" w:sz="4" w:space="0"/>
              <w:tl2br w:val="nil"/>
              <w:tr2bl w:val="nil"/>
            </w:tcBorders>
            <w:shd w:val="clear" w:color="auto" w:fill="auto"/>
            <w:vAlign w:val="center"/>
          </w:tcPr>
          <w:p w14:paraId="0440313E">
            <w:pPr>
              <w:pStyle w:val="74"/>
              <w:rPr>
                <w:rFonts w:hint="eastAsia"/>
                <w:kern w:val="0"/>
              </w:rPr>
            </w:pPr>
            <w:bookmarkStart w:id="7882" w:name="_QWord_Source_Comparison_Para_1221"/>
            <w:bookmarkStart w:id="7883" w:name="_QWord_Paragraph__1221"/>
            <w:r>
              <w:rPr>
                <w:rFonts w:hint="eastAsia"/>
                <w:kern w:val="0"/>
              </w:rPr>
              <w:t>条件码位置</w:t>
            </w:r>
            <w:bookmarkEnd w:id="7882"/>
            <w:bookmarkEnd w:id="7883"/>
          </w:p>
        </w:tc>
      </w:tr>
      <w:tr w14:paraId="04C3BD8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52" w:type="pct"/>
            <w:shd w:val="clear" w:color="auto" w:fill="auto"/>
            <w:vAlign w:val="center"/>
          </w:tcPr>
          <w:p w14:paraId="0000E8CA">
            <w:pPr>
              <w:pStyle w:val="74"/>
              <w:rPr>
                <w:rFonts w:hint="eastAsia"/>
                <w:kern w:val="0"/>
              </w:rPr>
            </w:pPr>
            <w:bookmarkStart w:id="7884" w:name="_QWord_Source_Comparison_Para_1222"/>
            <w:bookmarkStart w:id="7885" w:name="_QWord_Paragraph__1222"/>
            <w:r>
              <w:rPr>
                <w:kern w:val="0"/>
              </w:rPr>
              <w:t>CMP</w:t>
            </w:r>
            <w:r>
              <w:rPr>
                <w:rFonts w:hint="eastAsia"/>
                <w:kern w:val="0"/>
              </w:rPr>
              <w:t xml:space="preserve">  </w:t>
            </w:r>
            <w:r>
              <w:rPr>
                <w:kern w:val="0"/>
              </w:rPr>
              <w:t>Rn, operand2</w:t>
            </w:r>
            <w:bookmarkEnd w:id="7884"/>
            <w:bookmarkEnd w:id="7885"/>
          </w:p>
        </w:tc>
        <w:tc>
          <w:tcPr>
            <w:tcW w:w="886" w:type="pct"/>
            <w:shd w:val="clear" w:color="auto" w:fill="auto"/>
            <w:vAlign w:val="center"/>
          </w:tcPr>
          <w:p w14:paraId="3DEF2B34">
            <w:pPr>
              <w:pStyle w:val="74"/>
              <w:rPr>
                <w:rFonts w:hint="eastAsia"/>
                <w:kern w:val="0"/>
              </w:rPr>
            </w:pPr>
            <w:bookmarkStart w:id="7886" w:name="_QWord_Source_Comparison_Para_1223"/>
            <w:bookmarkStart w:id="7887" w:name="_QWord_Paragraph__1223"/>
            <w:r>
              <w:rPr>
                <w:rFonts w:hint="eastAsia"/>
                <w:kern w:val="0"/>
              </w:rPr>
              <w:t>比较指令</w:t>
            </w:r>
            <w:bookmarkEnd w:id="7886"/>
            <w:bookmarkEnd w:id="7887"/>
          </w:p>
        </w:tc>
        <w:tc>
          <w:tcPr>
            <w:tcW w:w="1913" w:type="pct"/>
            <w:shd w:val="clear" w:color="auto" w:fill="auto"/>
            <w:vAlign w:val="center"/>
          </w:tcPr>
          <w:p w14:paraId="1B594EF9">
            <w:pPr>
              <w:pStyle w:val="74"/>
              <w:rPr>
                <w:rFonts w:hint="eastAsia"/>
                <w:kern w:val="0"/>
              </w:rPr>
            </w:pPr>
            <w:bookmarkStart w:id="7888" w:name="_QWord_Source_Comparison_Para_1224"/>
            <w:bookmarkStart w:id="7889" w:name="_QWord_Paragraph__1224"/>
            <w:r>
              <w:rPr>
                <w:rFonts w:hint="eastAsia"/>
                <w:kern w:val="0"/>
              </w:rPr>
              <w:t>标志N、Z、C、V←Rn</w:t>
            </w:r>
            <w:r>
              <w:rPr>
                <w:kern w:val="0"/>
              </w:rPr>
              <w:noBreakHyphen/>
            </w:r>
            <w:r>
              <w:rPr>
                <w:rFonts w:hint="eastAsia"/>
                <w:kern w:val="0"/>
              </w:rPr>
              <w:t>operand2</w:t>
            </w:r>
            <w:bookmarkEnd w:id="7888"/>
            <w:bookmarkEnd w:id="7889"/>
          </w:p>
        </w:tc>
        <w:tc>
          <w:tcPr>
            <w:tcW w:w="950" w:type="pct"/>
            <w:shd w:val="clear" w:color="auto" w:fill="auto"/>
            <w:vAlign w:val="center"/>
          </w:tcPr>
          <w:p w14:paraId="4C3768FE">
            <w:pPr>
              <w:pStyle w:val="74"/>
              <w:rPr>
                <w:rFonts w:hint="eastAsia"/>
                <w:kern w:val="0"/>
              </w:rPr>
            </w:pPr>
            <w:bookmarkStart w:id="7890" w:name="_QWord_Paragraph__1225"/>
            <w:bookmarkStart w:id="7891" w:name="_QWord_Source_Comparison_Para_1225"/>
            <w:r>
              <w:rPr>
                <w:kern w:val="0"/>
              </w:rPr>
              <w:t>CMP {cond}</w:t>
            </w:r>
            <w:bookmarkEnd w:id="7890"/>
            <w:bookmarkEnd w:id="7891"/>
          </w:p>
        </w:tc>
      </w:tr>
      <w:tr w14:paraId="66C2DFB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52" w:type="pct"/>
            <w:shd w:val="clear" w:color="auto" w:fill="auto"/>
            <w:vAlign w:val="center"/>
          </w:tcPr>
          <w:p w14:paraId="6449C08C">
            <w:pPr>
              <w:pStyle w:val="74"/>
              <w:rPr>
                <w:rFonts w:hint="eastAsia"/>
                <w:kern w:val="0"/>
              </w:rPr>
            </w:pPr>
            <w:bookmarkStart w:id="7892" w:name="_QWord_Source_Comparison_Para_1226"/>
            <w:bookmarkStart w:id="7893" w:name="_QWord_Paragraph__1226"/>
            <w:r>
              <w:rPr>
                <w:kern w:val="0"/>
              </w:rPr>
              <w:t>CM</w:t>
            </w:r>
            <w:r>
              <w:rPr>
                <w:rFonts w:hint="eastAsia"/>
                <w:kern w:val="0"/>
              </w:rPr>
              <w:t xml:space="preserve">N  </w:t>
            </w:r>
            <w:r>
              <w:rPr>
                <w:kern w:val="0"/>
              </w:rPr>
              <w:t>Rn, operand2</w:t>
            </w:r>
            <w:bookmarkEnd w:id="7892"/>
            <w:bookmarkEnd w:id="7893"/>
          </w:p>
        </w:tc>
        <w:tc>
          <w:tcPr>
            <w:tcW w:w="886" w:type="pct"/>
            <w:shd w:val="clear" w:color="auto" w:fill="auto"/>
            <w:vAlign w:val="center"/>
          </w:tcPr>
          <w:p w14:paraId="7C6CAE05">
            <w:pPr>
              <w:pStyle w:val="74"/>
              <w:rPr>
                <w:rFonts w:hint="eastAsia"/>
                <w:kern w:val="0"/>
              </w:rPr>
            </w:pPr>
            <w:bookmarkStart w:id="7894" w:name="_QWord_Paragraph__1227"/>
            <w:bookmarkStart w:id="7895" w:name="_QWord_Source_Comparison_Para_1227"/>
            <w:r>
              <w:rPr>
                <w:rFonts w:hint="eastAsia"/>
                <w:kern w:val="0"/>
              </w:rPr>
              <w:t>负数比较指令</w:t>
            </w:r>
            <w:bookmarkEnd w:id="7894"/>
            <w:bookmarkEnd w:id="7895"/>
          </w:p>
        </w:tc>
        <w:tc>
          <w:tcPr>
            <w:tcW w:w="1913" w:type="pct"/>
            <w:shd w:val="clear" w:color="auto" w:fill="auto"/>
            <w:vAlign w:val="center"/>
          </w:tcPr>
          <w:p w14:paraId="705CFCFC">
            <w:pPr>
              <w:pStyle w:val="74"/>
              <w:rPr>
                <w:rFonts w:hint="eastAsia"/>
                <w:kern w:val="0"/>
              </w:rPr>
            </w:pPr>
            <w:bookmarkStart w:id="7896" w:name="_QWord_Paragraph__1228"/>
            <w:bookmarkStart w:id="7897" w:name="_QWord_Source_Comparison_Para_1228"/>
            <w:r>
              <w:rPr>
                <w:rFonts w:hint="eastAsia"/>
                <w:kern w:val="0"/>
              </w:rPr>
              <w:t>标志N、Z、C、V←Rn</w:t>
            </w:r>
            <w:r>
              <w:rPr>
                <w:kern w:val="0"/>
              </w:rPr>
              <w:t> </w:t>
            </w:r>
            <m:oMath>
              <w:bookmarkStart w:id="7898" w:name="_QWord_Source_Comparison_8123"/>
              <w:bookmarkStart w:id="7899" w:name="_QWord_Source_Comparison_8184"/>
              <m:r>
                <m:rPr/>
                <w:rPr>
                  <w:rFonts w:ascii="Cambria Math" w:hAnsi="Cambria Math"/>
                  <w:kern w:val="0"/>
                </w:rPr>
                <m:t>+</m:t>
              </m:r>
            </m:oMath>
            <w:bookmarkEnd w:id="7898"/>
            <w:bookmarkEnd w:id="7899"/>
            <w:r>
              <w:rPr>
                <w:kern w:val="0"/>
              </w:rPr>
              <w:t> </w:t>
            </w:r>
            <w:r>
              <w:rPr>
                <w:rFonts w:hint="eastAsia"/>
                <w:kern w:val="0"/>
              </w:rPr>
              <w:t>operand2</w:t>
            </w:r>
            <w:bookmarkEnd w:id="7896"/>
            <w:bookmarkEnd w:id="7897"/>
          </w:p>
        </w:tc>
        <w:tc>
          <w:tcPr>
            <w:tcW w:w="950" w:type="pct"/>
            <w:shd w:val="clear" w:color="auto" w:fill="auto"/>
            <w:vAlign w:val="center"/>
          </w:tcPr>
          <w:p w14:paraId="3A624376">
            <w:pPr>
              <w:pStyle w:val="74"/>
              <w:rPr>
                <w:rFonts w:hint="eastAsia"/>
                <w:kern w:val="0"/>
              </w:rPr>
            </w:pPr>
            <w:bookmarkStart w:id="7900" w:name="_QWord_Source_Comparison_Para_1229"/>
            <w:bookmarkStart w:id="7901" w:name="_QWord_Paragraph__1229"/>
            <w:r>
              <w:rPr>
                <w:kern w:val="0"/>
              </w:rPr>
              <w:t>CM</w:t>
            </w:r>
            <w:r>
              <w:rPr>
                <w:rFonts w:hint="eastAsia"/>
                <w:kern w:val="0"/>
              </w:rPr>
              <w:t>N</w:t>
            </w:r>
            <w:r>
              <w:rPr>
                <w:kern w:val="0"/>
              </w:rPr>
              <w:t xml:space="preserve"> {cond}</w:t>
            </w:r>
            <w:bookmarkEnd w:id="7900"/>
            <w:bookmarkEnd w:id="7901"/>
          </w:p>
        </w:tc>
      </w:tr>
      <w:tr w14:paraId="1E13FBA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52" w:type="pct"/>
            <w:shd w:val="clear" w:color="auto" w:fill="auto"/>
            <w:vAlign w:val="center"/>
          </w:tcPr>
          <w:p w14:paraId="5D0CF46D">
            <w:pPr>
              <w:pStyle w:val="74"/>
              <w:rPr>
                <w:rFonts w:hint="eastAsia"/>
                <w:kern w:val="0"/>
              </w:rPr>
            </w:pPr>
            <w:bookmarkStart w:id="7902" w:name="_QWord_Paragraph__1230"/>
            <w:bookmarkStart w:id="7903" w:name="_QWord_Source_Comparison_Para_1230"/>
            <w:r>
              <w:rPr>
                <w:rFonts w:hint="eastAsia"/>
                <w:kern w:val="0"/>
              </w:rPr>
              <w:t xml:space="preserve">TST  </w:t>
            </w:r>
            <w:r>
              <w:rPr>
                <w:kern w:val="0"/>
              </w:rPr>
              <w:t>Rn, operand2</w:t>
            </w:r>
            <w:bookmarkEnd w:id="7902"/>
            <w:bookmarkEnd w:id="7903"/>
          </w:p>
        </w:tc>
        <w:tc>
          <w:tcPr>
            <w:tcW w:w="886" w:type="pct"/>
            <w:shd w:val="clear" w:color="auto" w:fill="auto"/>
            <w:vAlign w:val="center"/>
          </w:tcPr>
          <w:p w14:paraId="5509D2FC">
            <w:pPr>
              <w:pStyle w:val="74"/>
              <w:rPr>
                <w:rFonts w:hint="eastAsia"/>
                <w:kern w:val="0"/>
              </w:rPr>
            </w:pPr>
            <w:bookmarkStart w:id="7904" w:name="_QWord_Source_Comparison_Para_1231"/>
            <w:bookmarkStart w:id="7905" w:name="_QWord_Paragraph__1231"/>
            <w:r>
              <w:rPr>
                <w:rFonts w:hint="eastAsia"/>
                <w:kern w:val="0"/>
              </w:rPr>
              <w:t>位测试指令</w:t>
            </w:r>
            <w:bookmarkEnd w:id="7904"/>
            <w:bookmarkEnd w:id="7905"/>
          </w:p>
        </w:tc>
        <w:tc>
          <w:tcPr>
            <w:tcW w:w="1913" w:type="pct"/>
            <w:shd w:val="clear" w:color="auto" w:fill="auto"/>
            <w:vAlign w:val="center"/>
          </w:tcPr>
          <w:p w14:paraId="74F00222">
            <w:pPr>
              <w:pStyle w:val="74"/>
              <w:rPr>
                <w:rFonts w:hint="eastAsia"/>
                <w:kern w:val="0"/>
              </w:rPr>
            </w:pPr>
            <w:bookmarkStart w:id="7906" w:name="_QWord_Paragraph__1232"/>
            <w:bookmarkStart w:id="7907" w:name="_QWord_Source_Comparison_Para_1232"/>
            <w:r>
              <w:rPr>
                <w:rFonts w:hint="eastAsia"/>
                <w:kern w:val="0"/>
              </w:rPr>
              <w:t>标志N、Z、C、V←Rn&amp;operand2</w:t>
            </w:r>
            <w:bookmarkEnd w:id="7906"/>
            <w:bookmarkEnd w:id="7907"/>
          </w:p>
        </w:tc>
        <w:tc>
          <w:tcPr>
            <w:tcW w:w="950" w:type="pct"/>
            <w:shd w:val="clear" w:color="auto" w:fill="auto"/>
            <w:vAlign w:val="center"/>
          </w:tcPr>
          <w:p w14:paraId="368EC478">
            <w:pPr>
              <w:pStyle w:val="74"/>
              <w:rPr>
                <w:rFonts w:hint="eastAsia"/>
                <w:kern w:val="0"/>
              </w:rPr>
            </w:pPr>
            <w:bookmarkStart w:id="7908" w:name="_QWord_Paragraph__1233"/>
            <w:bookmarkStart w:id="7909" w:name="_QWord_Source_Comparison_Para_1233"/>
            <w:r>
              <w:rPr>
                <w:rFonts w:hint="eastAsia"/>
                <w:kern w:val="0"/>
              </w:rPr>
              <w:t>TST</w:t>
            </w:r>
            <w:r>
              <w:rPr>
                <w:kern w:val="0"/>
              </w:rPr>
              <w:t xml:space="preserve"> {cond}</w:t>
            </w:r>
            <w:bookmarkEnd w:id="7908"/>
            <w:bookmarkEnd w:id="7909"/>
          </w:p>
        </w:tc>
      </w:tr>
      <w:tr w14:paraId="6A0E87D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52" w:type="pct"/>
            <w:shd w:val="clear" w:color="auto" w:fill="auto"/>
            <w:vAlign w:val="center"/>
          </w:tcPr>
          <w:p w14:paraId="7FA9D0CA">
            <w:pPr>
              <w:pStyle w:val="74"/>
              <w:rPr>
                <w:rFonts w:hint="eastAsia"/>
                <w:kern w:val="0"/>
              </w:rPr>
            </w:pPr>
            <w:bookmarkStart w:id="7910" w:name="_QWord_Paragraph__1234"/>
            <w:bookmarkStart w:id="7911" w:name="_QWord_Source_Comparison_Para_1234"/>
            <w:r>
              <w:rPr>
                <w:rFonts w:hint="eastAsia"/>
                <w:kern w:val="0"/>
              </w:rPr>
              <w:t xml:space="preserve">TEQ  </w:t>
            </w:r>
            <w:r>
              <w:rPr>
                <w:kern w:val="0"/>
              </w:rPr>
              <w:t>Rn, operand2</w:t>
            </w:r>
            <w:bookmarkEnd w:id="7910"/>
            <w:bookmarkEnd w:id="7911"/>
          </w:p>
        </w:tc>
        <w:tc>
          <w:tcPr>
            <w:tcW w:w="886" w:type="pct"/>
            <w:shd w:val="clear" w:color="auto" w:fill="auto"/>
            <w:vAlign w:val="center"/>
          </w:tcPr>
          <w:p w14:paraId="30BBCC25">
            <w:pPr>
              <w:pStyle w:val="74"/>
              <w:rPr>
                <w:rFonts w:hint="eastAsia"/>
                <w:kern w:val="0"/>
              </w:rPr>
            </w:pPr>
            <w:bookmarkStart w:id="7912" w:name="_QWord_Paragraph__1235"/>
            <w:bookmarkStart w:id="7913" w:name="_QWord_Source_Comparison_Para_1235"/>
            <w:r>
              <w:rPr>
                <w:rFonts w:hint="eastAsia"/>
                <w:kern w:val="0"/>
              </w:rPr>
              <w:t>相等测试指令</w:t>
            </w:r>
            <w:bookmarkEnd w:id="7912"/>
            <w:bookmarkEnd w:id="7913"/>
          </w:p>
        </w:tc>
        <w:tc>
          <w:tcPr>
            <w:tcW w:w="1913" w:type="pct"/>
            <w:shd w:val="clear" w:color="auto" w:fill="auto"/>
            <w:vAlign w:val="center"/>
          </w:tcPr>
          <w:p w14:paraId="2F937D89">
            <w:pPr>
              <w:pStyle w:val="74"/>
              <w:rPr>
                <w:rFonts w:hint="eastAsia"/>
                <w:kern w:val="0"/>
              </w:rPr>
            </w:pPr>
            <w:bookmarkStart w:id="7914" w:name="_QWord_Paragraph__1236"/>
            <w:bookmarkStart w:id="7915" w:name="_QWord_Source_Comparison_Para_1236"/>
            <w:r>
              <w:rPr>
                <w:rFonts w:hint="eastAsia"/>
                <w:kern w:val="0"/>
              </w:rPr>
              <w:t>标志N、Z、C、V←Rn^operand2</w:t>
            </w:r>
            <w:bookmarkEnd w:id="7914"/>
            <w:bookmarkEnd w:id="7915"/>
          </w:p>
        </w:tc>
        <w:tc>
          <w:tcPr>
            <w:tcW w:w="950" w:type="pct"/>
            <w:shd w:val="clear" w:color="auto" w:fill="auto"/>
            <w:vAlign w:val="center"/>
          </w:tcPr>
          <w:p w14:paraId="4843BF4B">
            <w:pPr>
              <w:pStyle w:val="74"/>
              <w:rPr>
                <w:rFonts w:hint="eastAsia"/>
                <w:kern w:val="0"/>
              </w:rPr>
            </w:pPr>
            <w:bookmarkStart w:id="7916" w:name="_QWord_Source_Comparison_Para_1237"/>
            <w:bookmarkStart w:id="7917" w:name="_QWord_Paragraph__1237"/>
            <w:r>
              <w:rPr>
                <w:rFonts w:hint="eastAsia"/>
                <w:kern w:val="0"/>
              </w:rPr>
              <w:t>TEQ</w:t>
            </w:r>
            <w:r>
              <w:rPr>
                <w:kern w:val="0"/>
              </w:rPr>
              <w:t xml:space="preserve"> {cond}</w:t>
            </w:r>
            <w:bookmarkEnd w:id="7916"/>
            <w:bookmarkEnd w:id="7917"/>
          </w:p>
        </w:tc>
      </w:tr>
    </w:tbl>
    <w:p w14:paraId="4A7F57DE">
      <w:pPr>
        <w:pStyle w:val="259"/>
      </w:pPr>
    </w:p>
    <w:p w14:paraId="125AC208">
      <w:pPr>
        <w:pStyle w:val="4"/>
        <w:ind w:firstLine="420"/>
      </w:pPr>
      <w:bookmarkStart w:id="7918" w:name="_QWord_Source_Comparison_Para_1239"/>
      <w:bookmarkStart w:id="7919" w:name="_QWord_Paragraph__1239"/>
      <w:r>
        <w:rPr>
          <w:rFonts w:hint="eastAsia"/>
        </w:rPr>
        <w:t>值得注意的是，这些指令影响</w:t>
      </w:r>
      <w:r>
        <w:t>N</w:t>
      </w:r>
      <w:r>
        <w:rPr>
          <w:rFonts w:hint="eastAsia"/>
        </w:rPr>
        <w:t>，</w:t>
      </w:r>
      <w:r>
        <w:t>Z</w:t>
      </w:r>
      <w:r>
        <w:rPr>
          <w:rFonts w:hint="eastAsia"/>
        </w:rPr>
        <w:t>，</w:t>
      </w:r>
      <w:r>
        <w:t>C</w:t>
      </w:r>
      <w:r>
        <w:rPr>
          <w:rFonts w:hint="eastAsia"/>
        </w:rPr>
        <w:t>和</w:t>
      </w:r>
      <w:r>
        <w:t>V</w:t>
      </w:r>
      <w:r>
        <w:rPr>
          <w:rFonts w:hint="eastAsia"/>
        </w:rPr>
        <w:t>标志位。</w:t>
      </w:r>
      <w:bookmarkEnd w:id="7918"/>
      <w:bookmarkEnd w:id="7919"/>
    </w:p>
    <w:p w14:paraId="3ED27357">
      <w:pPr>
        <w:pStyle w:val="70"/>
        <w:numPr>
          <w:ilvl w:val="5"/>
          <w:numId w:val="6"/>
        </w:numPr>
      </w:pPr>
      <w:bookmarkStart w:id="7920" w:name="_QWord_Paragraph__1240"/>
      <w:bookmarkStart w:id="7921" w:name="_QWord_Source_Comparison_Para_1240"/>
      <w:r>
        <w:rPr>
          <w:rFonts w:hint="eastAsia"/>
          <w:lang w:eastAsia="zh-CN"/>
        </w:rPr>
        <w:t>、</w:t>
      </w:r>
      <w:r>
        <w:rPr>
          <w:rFonts w:hint="eastAsia"/>
        </w:rPr>
        <w:t>比较指令</w:t>
      </w:r>
      <w:r>
        <w:rPr>
          <w:rFonts w:hint="eastAsia"/>
          <w:position w:val="2"/>
          <w:lang w:eastAsia="zh-CN"/>
        </w:rPr>
        <w:t>——</w:t>
      </w:r>
      <w:r>
        <w:rPr>
          <w:rFonts w:hint="eastAsia"/>
        </w:rPr>
        <w:t>CMP指令将寄存器Rn的值减去operand2的值，根据操作的结果更新CPSR中的相应条件标志位（N</w:t>
      </w:r>
      <w:r>
        <w:t>/</w:t>
      </w:r>
      <w:r>
        <w:rPr>
          <w:rFonts w:hint="eastAsia"/>
        </w:rPr>
        <w:t>Z</w:t>
      </w:r>
      <w:r>
        <w:t>/</w:t>
      </w:r>
      <w:r>
        <w:rPr>
          <w:rFonts w:hint="eastAsia"/>
        </w:rPr>
        <w:t>C</w:t>
      </w:r>
      <w:r>
        <w:t>/</w:t>
      </w:r>
      <w:r>
        <w:rPr>
          <w:rFonts w:hint="eastAsia"/>
        </w:rPr>
        <w:t>V），以便后面的指令根据相应的条件标志来判断是否执行。CMP指令与SUBS指令的区别在于CMP指令不保存运算结果。指令格式如下：</w:t>
      </w:r>
      <w:bookmarkEnd w:id="7920"/>
      <w:bookmarkEnd w:id="7921"/>
    </w:p>
    <w:p w14:paraId="2A9FA08E">
      <w:pPr>
        <w:pStyle w:val="179"/>
        <w:ind w:firstLine="420"/>
      </w:pPr>
      <w:bookmarkStart w:id="7922" w:name="_QWord_Paragraph__1241"/>
      <w:bookmarkStart w:id="7923" w:name="_QWord_Source_Comparison_Para_1241"/>
      <w:r>
        <w:t>CMP{cond}</w:t>
      </w:r>
      <w:r>
        <w:tab/>
      </w:r>
      <w:r>
        <w:t>Rn, operand2</w:t>
      </w:r>
      <w:bookmarkEnd w:id="7922"/>
      <w:bookmarkEnd w:id="7923"/>
    </w:p>
    <w:p w14:paraId="48DF3A28">
      <w:pPr>
        <w:pStyle w:val="4"/>
        <w:ind w:firstLine="420"/>
      </w:pPr>
      <w:bookmarkStart w:id="7924" w:name="_QWord_Source_Comparison_Para_1242"/>
      <w:bookmarkStart w:id="7925" w:name="_QWord_Paragraph__1242"/>
      <w:r>
        <w:rPr>
          <w:rFonts w:hint="eastAsia"/>
        </w:rPr>
        <w:t>应用示例：</w:t>
      </w:r>
      <w:bookmarkEnd w:id="7924"/>
      <w:bookmarkEnd w:id="7925"/>
    </w:p>
    <w:p w14:paraId="36C6F0D1">
      <w:pPr>
        <w:pStyle w:val="179"/>
        <w:ind w:firstLine="420"/>
      </w:pPr>
      <w:bookmarkStart w:id="7926" w:name="_QWord_Paragraph__1243"/>
      <w:bookmarkStart w:id="7927" w:name="_QWord_Source_Comparison_Para_1243"/>
      <w:r>
        <w:rPr>
          <w:b/>
          <w:bCs/>
        </w:rPr>
        <w:t>CMP</w:t>
      </w:r>
      <w:r>
        <w:rPr>
          <w:rFonts w:hint="eastAsia"/>
          <w:b/>
          <w:bCs/>
        </w:rPr>
        <w:t xml:space="preserve">    </w:t>
      </w:r>
      <w:r>
        <w:rPr>
          <w:b/>
          <w:bCs/>
        </w:rPr>
        <w:t>R1,#10</w:t>
      </w:r>
      <w:r>
        <w:rPr>
          <w:rFonts w:hint="eastAsia"/>
        </w:rPr>
        <w:t xml:space="preserve">          ; R1与10比较，设置相关标志位</w:t>
      </w:r>
      <w:bookmarkEnd w:id="7926"/>
      <w:bookmarkEnd w:id="7927"/>
    </w:p>
    <w:p w14:paraId="09114511">
      <w:pPr>
        <w:pStyle w:val="179"/>
        <w:ind w:firstLine="420"/>
      </w:pPr>
      <w:bookmarkStart w:id="7928" w:name="_QWord_Paragraph__1244"/>
      <w:bookmarkStart w:id="7929" w:name="_QWord_Source_Comparison_Para_1244"/>
      <w:r>
        <w:rPr>
          <w:b/>
          <w:bCs/>
        </w:rPr>
        <w:t>CMPGT</w:t>
      </w:r>
      <w:r>
        <w:rPr>
          <w:rFonts w:hint="eastAsia"/>
          <w:b/>
          <w:bCs/>
        </w:rPr>
        <w:t xml:space="preserve">  </w:t>
      </w:r>
      <w:r>
        <w:rPr>
          <w:b/>
          <w:bCs/>
        </w:rPr>
        <w:t>R1,R2</w:t>
      </w:r>
      <w:r>
        <w:rPr>
          <w:rFonts w:hint="eastAsia"/>
        </w:rPr>
        <w:t xml:space="preserve">          ; R1与R2比较，设置相关标志位</w:t>
      </w:r>
      <w:bookmarkEnd w:id="7928"/>
      <w:bookmarkEnd w:id="7929"/>
    </w:p>
    <w:p w14:paraId="7693470F">
      <w:pPr>
        <w:pStyle w:val="179"/>
        <w:ind w:firstLine="420"/>
      </w:pPr>
      <w:bookmarkStart w:id="7930" w:name="_QWord_Source_Comparison_Para_1245"/>
      <w:bookmarkStart w:id="7931" w:name="_QWord_Paragraph__1245"/>
      <w:r>
        <w:rPr>
          <w:rFonts w:hint="eastAsia"/>
        </w:rPr>
        <w:t xml:space="preserve">                        ；若R1</w:t>
      </w:r>
      <w:r>
        <w:t>&gt;</w:t>
      </w:r>
      <w:r>
        <w:rPr>
          <w:rFonts w:hint="eastAsia"/>
        </w:rPr>
        <w:t>10，则执行本指令</w:t>
      </w:r>
      <w:bookmarkEnd w:id="7930"/>
      <w:bookmarkEnd w:id="7931"/>
    </w:p>
    <w:p w14:paraId="0B19F8E6">
      <w:pPr>
        <w:pStyle w:val="70"/>
        <w:numPr>
          <w:ilvl w:val="5"/>
          <w:numId w:val="6"/>
        </w:numPr>
      </w:pPr>
      <w:bookmarkStart w:id="7932" w:name="_QWord_Paragraph__1246"/>
      <w:bookmarkStart w:id="7933" w:name="_QWord_Source_Comparison_Para_1246"/>
      <w:r>
        <w:rPr>
          <w:rFonts w:hint="eastAsia"/>
          <w:lang w:eastAsia="zh-CN"/>
        </w:rPr>
        <w:t>、</w:t>
      </w:r>
      <w:r>
        <w:rPr>
          <w:rFonts w:hint="eastAsia"/>
        </w:rPr>
        <w:t>负数比较指令</w:t>
      </w:r>
      <w:r>
        <w:rPr>
          <w:rFonts w:hint="eastAsia"/>
          <w:position w:val="2"/>
          <w:lang w:eastAsia="zh-CN"/>
        </w:rPr>
        <w:t>——</w:t>
      </w:r>
      <w:r>
        <w:rPr>
          <w:rFonts w:hint="eastAsia"/>
        </w:rPr>
        <w:t>CMN指令使用寄存器Rn的值加上operand2的值，根据操作的结果更新CPSR中的相应条件标志位，以便后面的指令根据相应的条件标志来判断是否执行。指令格式如下：</w:t>
      </w:r>
      <w:bookmarkEnd w:id="7932"/>
      <w:bookmarkEnd w:id="7933"/>
    </w:p>
    <w:p w14:paraId="7E6E3923">
      <w:pPr>
        <w:pStyle w:val="179"/>
        <w:ind w:firstLine="420"/>
      </w:pPr>
      <w:bookmarkStart w:id="7934" w:name="_QWord_Paragraph__1247"/>
      <w:bookmarkStart w:id="7935" w:name="_QWord_Source_Comparison_Para_1247"/>
      <w:r>
        <w:t>CMN{cond}</w:t>
      </w:r>
      <w:r>
        <w:tab/>
      </w:r>
      <w:r>
        <w:t>Rn, operand2</w:t>
      </w:r>
      <w:bookmarkEnd w:id="7934"/>
      <w:bookmarkEnd w:id="7935"/>
    </w:p>
    <w:p w14:paraId="6592ECA6">
      <w:pPr>
        <w:pStyle w:val="4"/>
        <w:ind w:firstLine="420"/>
      </w:pPr>
      <w:bookmarkStart w:id="7936" w:name="_QWord_Paragraph__1248"/>
      <w:bookmarkStart w:id="7937" w:name="_QWord_Source_Comparison_Para_1248"/>
      <w:r>
        <w:rPr>
          <w:rFonts w:hint="eastAsia"/>
        </w:rPr>
        <w:t>应用示例：</w:t>
      </w:r>
      <w:bookmarkEnd w:id="7936"/>
      <w:bookmarkEnd w:id="7937"/>
    </w:p>
    <w:p w14:paraId="508D7CBD">
      <w:pPr>
        <w:pStyle w:val="179"/>
        <w:ind w:firstLine="420"/>
      </w:pPr>
      <w:bookmarkStart w:id="7938" w:name="_QWord_Source_Comparison_Para_1249"/>
      <w:bookmarkStart w:id="7939" w:name="_QWord_Paragraph__1249"/>
      <w:r>
        <w:rPr>
          <w:b/>
          <w:bCs/>
        </w:rPr>
        <w:t>CMN</w:t>
      </w:r>
      <w:r>
        <w:rPr>
          <w:rFonts w:hint="eastAsia"/>
          <w:b/>
          <w:bCs/>
        </w:rPr>
        <w:t xml:space="preserve">   </w:t>
      </w:r>
      <w:r>
        <w:rPr>
          <w:b/>
          <w:bCs/>
        </w:rPr>
        <w:t>R0,#1</w:t>
      </w:r>
      <w:r>
        <w:t xml:space="preserve"> </w:t>
      </w:r>
      <w:r>
        <w:rPr>
          <w:rFonts w:hint="eastAsia"/>
        </w:rPr>
        <w:t xml:space="preserve"> </w:t>
      </w:r>
      <w:r>
        <w:rPr>
          <w:rFonts w:hint="eastAsia"/>
          <w:lang w:val="en-US" w:eastAsia="zh-CN"/>
        </w:rPr>
        <w:tab/>
      </w:r>
      <w:r>
        <w:rPr>
          <w:rFonts w:hint="eastAsia"/>
          <w:lang w:val="en-US" w:eastAsia="zh-CN"/>
        </w:rPr>
        <w:tab/>
      </w:r>
      <w:r>
        <w:rPr>
          <w:rFonts w:hint="eastAsia"/>
        </w:rPr>
        <w:t>; R0</w:t>
      </w:r>
      <w:r>
        <w:t>+</w:t>
      </w:r>
      <w:r>
        <w:rPr>
          <w:rFonts w:hint="eastAsia"/>
        </w:rPr>
        <w:t>1，判断R0是否为1的补码</w:t>
      </w:r>
      <w:bookmarkEnd w:id="7938"/>
      <w:bookmarkEnd w:id="7939"/>
    </w:p>
    <w:p w14:paraId="5EF72FBB">
      <w:pPr>
        <w:pStyle w:val="179"/>
        <w:ind w:firstLine="420"/>
      </w:pPr>
      <w:bookmarkStart w:id="7940" w:name="_QWord_Paragraph__1250"/>
      <w:bookmarkStart w:id="7941" w:name="_QWord_Source_Comparison_Para_1250"/>
      <w:r>
        <w:t xml:space="preserve">                  </w:t>
      </w:r>
      <w:r>
        <w:rPr>
          <w:rFonts w:hint="eastAsia"/>
          <w:lang w:val="en-US" w:eastAsia="zh-CN"/>
        </w:rPr>
        <w:tab/>
      </w:r>
      <w:r>
        <w:rPr>
          <w:rFonts w:hint="eastAsia"/>
          <w:lang w:val="en-US" w:eastAsia="zh-CN"/>
        </w:rPr>
        <w:t>;</w:t>
      </w:r>
      <w:r>
        <w:rPr>
          <w:rFonts w:hint="eastAsia"/>
        </w:rPr>
        <w:t>如果是，则设置Z标志位</w:t>
      </w:r>
      <w:bookmarkEnd w:id="7940"/>
      <w:bookmarkEnd w:id="7941"/>
    </w:p>
    <w:p w14:paraId="4BEF074D">
      <w:pPr>
        <w:pStyle w:val="4"/>
        <w:ind w:firstLine="420"/>
      </w:pPr>
      <w:bookmarkStart w:id="7942" w:name="_QWord_Paragraph__1251"/>
      <w:bookmarkStart w:id="7943" w:name="_QWord_Source_Comparison_Para_1251"/>
      <w:r>
        <w:rPr>
          <w:rFonts w:hint="eastAsia"/>
        </w:rPr>
        <w:t>值得注意的是，CMN</w:t>
      </w:r>
      <w:bookmarkStart w:id="7944" w:name="_QWord_Source_Comparison_5278"/>
      <w:r>
        <w:rPr>
          <w:rFonts w:hint="eastAsia"/>
        </w:rPr>
        <w:t>指令与</w:t>
      </w:r>
      <w:bookmarkEnd w:id="7944"/>
      <w:bookmarkStart w:id="7945" w:name="_QWord_Source_Comparison_5279"/>
      <w:r>
        <w:rPr>
          <w:rFonts w:hint="eastAsia"/>
        </w:rPr>
        <w:t>ADDS</w:t>
      </w:r>
      <w:bookmarkEnd w:id="7945"/>
      <w:bookmarkStart w:id="7946" w:name="_QWord_Source_Comparison_5280"/>
      <w:r>
        <w:rPr>
          <w:rFonts w:hint="eastAsia"/>
        </w:rPr>
        <w:t>指令的区别在于</w:t>
      </w:r>
      <w:bookmarkEnd w:id="7946"/>
      <w:bookmarkStart w:id="7947" w:name="_QWord_Source_Comparison_5281"/>
      <w:r>
        <w:rPr>
          <w:rFonts w:hint="eastAsia"/>
        </w:rPr>
        <w:t>CMN</w:t>
      </w:r>
      <w:bookmarkEnd w:id="7947"/>
      <w:r>
        <w:rPr>
          <w:rFonts w:hint="eastAsia"/>
        </w:rPr>
        <w:t>指令不保存运算结果。CMN指令可用于负数比较，比如CMN  R0,#1指令则表示R0</w:t>
      </w:r>
      <w:bookmarkStart w:id="7948" w:name="_QWord_Source_Comparison_5288"/>
      <w:r>
        <w:rPr>
          <w:rFonts w:hint="eastAsia"/>
        </w:rPr>
        <w:t>与</w:t>
      </w:r>
      <w:bookmarkEnd w:id="7948"/>
      <w:r>
        <w:noBreakHyphen/>
      </w:r>
      <w:r>
        <w:rPr>
          <w:rFonts w:hint="eastAsia"/>
        </w:rPr>
        <w:t>1比较，若R0为</w:t>
      </w:r>
      <w:r>
        <w:noBreakHyphen/>
      </w:r>
      <w:bookmarkStart w:id="7949" w:name="_QWord_Source_Comparison_5295"/>
      <w:r>
        <w:rPr>
          <w:rFonts w:hint="eastAsia"/>
        </w:rPr>
        <w:t>1(</w:t>
      </w:r>
      <w:bookmarkEnd w:id="7949"/>
      <w:r>
        <w:rPr>
          <w:rFonts w:hint="eastAsia"/>
        </w:rPr>
        <w:t>即1的补码)，则Z置位，否则Z复位。</w:t>
      </w:r>
      <w:bookmarkEnd w:id="7942"/>
      <w:bookmarkEnd w:id="7943"/>
    </w:p>
    <w:p w14:paraId="2BF8042B">
      <w:pPr>
        <w:pStyle w:val="70"/>
        <w:numPr>
          <w:ilvl w:val="5"/>
          <w:numId w:val="6"/>
        </w:numPr>
      </w:pPr>
      <w:bookmarkStart w:id="7950" w:name="_QWord_Source_Comparison_Para_1252"/>
      <w:bookmarkStart w:id="7951" w:name="_QWord_Paragraph__1252"/>
      <w:r>
        <w:rPr>
          <w:rFonts w:hint="eastAsia"/>
          <w:lang w:eastAsia="zh-CN"/>
        </w:rPr>
        <w:t>、</w:t>
      </w:r>
      <w:r>
        <w:rPr>
          <w:rFonts w:hint="eastAsia"/>
        </w:rPr>
        <w:t>位测试指令</w:t>
      </w:r>
      <w:r>
        <w:rPr>
          <w:rFonts w:hint="eastAsia"/>
          <w:position w:val="2"/>
          <w:lang w:eastAsia="zh-CN"/>
        </w:rPr>
        <w:t>——</w:t>
      </w:r>
      <w:r>
        <w:rPr>
          <w:rFonts w:hint="eastAsia"/>
        </w:rPr>
        <w:t>TST指令将寄存器Rn的值与operand2的值按位作逻辑“与”操作，根据操作的结果更新CPSR中的相应条件标志位，以便后面的指令根据相应的条件标志来判断是否执行。指令格式如下：</w:t>
      </w:r>
      <w:bookmarkEnd w:id="7950"/>
      <w:bookmarkEnd w:id="7951"/>
    </w:p>
    <w:p w14:paraId="64C4AE60">
      <w:pPr>
        <w:pStyle w:val="179"/>
        <w:ind w:firstLine="420"/>
      </w:pPr>
      <w:bookmarkStart w:id="7952" w:name="_QWord_Paragraph__1253"/>
      <w:bookmarkStart w:id="7953" w:name="_QWord_Source_Comparison_Para_1253"/>
      <w:r>
        <w:t>TST{cond}    Rn, operand2</w:t>
      </w:r>
      <w:bookmarkEnd w:id="7952"/>
      <w:bookmarkEnd w:id="7953"/>
    </w:p>
    <w:p w14:paraId="68628106">
      <w:pPr>
        <w:pStyle w:val="4"/>
        <w:ind w:firstLine="420"/>
      </w:pPr>
      <w:bookmarkStart w:id="7954" w:name="_QWord_Paragraph__1254"/>
      <w:bookmarkStart w:id="7955" w:name="_QWord_Source_Comparison_Para_1254"/>
      <w:r>
        <w:rPr>
          <w:rFonts w:hint="eastAsia"/>
        </w:rPr>
        <w:t>应用示例：</w:t>
      </w:r>
      <w:bookmarkEnd w:id="7954"/>
      <w:bookmarkEnd w:id="7955"/>
    </w:p>
    <w:p w14:paraId="25FCAF74">
      <w:pPr>
        <w:pStyle w:val="179"/>
        <w:ind w:firstLine="420"/>
      </w:pPr>
      <w:bookmarkStart w:id="7956" w:name="_QWord_Source_Comparison_Para_1255"/>
      <w:bookmarkStart w:id="7957" w:name="_QWord_Paragraph__1255"/>
      <w:r>
        <w:rPr>
          <w:b/>
          <w:bCs/>
        </w:rPr>
        <w:t>TST</w:t>
      </w:r>
      <w:r>
        <w:rPr>
          <w:b/>
          <w:bCs/>
        </w:rPr>
        <w:tab/>
      </w:r>
      <w:r>
        <w:rPr>
          <w:b/>
          <w:bCs/>
        </w:rPr>
        <w:t>R0,#0x01</w:t>
      </w:r>
      <w:r>
        <w:rPr>
          <w:rFonts w:hint="eastAsia"/>
          <w:b/>
          <w:bCs/>
        </w:rPr>
        <w:tab/>
      </w:r>
      <w:r>
        <w:rPr>
          <w:rFonts w:hint="eastAsia"/>
        </w:rPr>
        <w:t xml:space="preserve">    ; 判断R0的最低位是否为0</w:t>
      </w:r>
      <w:bookmarkEnd w:id="7956"/>
      <w:bookmarkEnd w:id="7957"/>
    </w:p>
    <w:p w14:paraId="69E3BAAC">
      <w:pPr>
        <w:pStyle w:val="179"/>
        <w:ind w:firstLine="420"/>
      </w:pPr>
      <w:bookmarkStart w:id="7958" w:name="_QWord_Source_Comparison_Para_1256"/>
      <w:bookmarkStart w:id="7959" w:name="_QWord_Paragraph__1256"/>
      <w:r>
        <w:rPr>
          <w:b/>
          <w:bCs/>
        </w:rPr>
        <w:t>TST</w:t>
      </w:r>
      <w:r>
        <w:rPr>
          <w:b/>
          <w:bCs/>
        </w:rPr>
        <w:tab/>
      </w:r>
      <w:r>
        <w:rPr>
          <w:b/>
          <w:bCs/>
        </w:rPr>
        <w:t>R1,#0x0F</w:t>
      </w:r>
      <w:r>
        <w:rPr>
          <w:rStyle w:val="219"/>
          <w:rFonts w:hint="eastAsia"/>
        </w:rPr>
        <w:t xml:space="preserve">    </w:t>
      </w:r>
      <w:r>
        <w:rPr>
          <w:rFonts w:hint="eastAsia"/>
        </w:rPr>
        <w:t>; 判断R1的低4位是否为0</w:t>
      </w:r>
      <w:bookmarkEnd w:id="7958"/>
      <w:bookmarkEnd w:id="7959"/>
    </w:p>
    <w:p w14:paraId="607D47E7">
      <w:pPr>
        <w:pStyle w:val="4"/>
        <w:ind w:firstLine="420"/>
      </w:pPr>
      <w:bookmarkStart w:id="7960" w:name="_QWord_Source_Comparison_Para_1257"/>
      <w:bookmarkStart w:id="7961" w:name="_QWord_Paragraph__1257"/>
      <w:r>
        <w:rPr>
          <w:rFonts w:hint="eastAsia"/>
        </w:rPr>
        <w:t>值得注意的是，TST指令与ANDS指令的区别在于TST指令不保存运算结果。TST指令通常与EQ、NE条件码配合使用，当所有测试位均为0时，EQ有效（Z</w:t>
      </w:r>
      <w:r>
        <w:t>=</w:t>
      </w:r>
      <w:r>
        <w:rPr>
          <w:rFonts w:hint="eastAsia"/>
        </w:rPr>
        <w:t>1），而只要有一个测试位不为0，则NE有效（Z</w:t>
      </w:r>
      <w:r>
        <w:t>=</w:t>
      </w:r>
      <w:r>
        <w:rPr>
          <w:rFonts w:hint="eastAsia"/>
        </w:rPr>
        <w:t>0）。</w:t>
      </w:r>
      <w:bookmarkEnd w:id="7960"/>
      <w:bookmarkEnd w:id="7961"/>
    </w:p>
    <w:p w14:paraId="413C4694">
      <w:pPr>
        <w:pStyle w:val="70"/>
        <w:numPr>
          <w:ilvl w:val="5"/>
          <w:numId w:val="6"/>
        </w:numPr>
      </w:pPr>
      <w:bookmarkStart w:id="7962" w:name="_QWord_Paragraph__1258"/>
      <w:bookmarkStart w:id="7963" w:name="_QWord_Source_Comparison_Para_1258"/>
      <w:r>
        <w:rPr>
          <w:rFonts w:hint="eastAsia"/>
        </w:rPr>
        <w:t>相等测试指令</w:t>
      </w:r>
      <w:r>
        <w:rPr>
          <w:rFonts w:hint="eastAsia"/>
          <w:position w:val="2"/>
          <w:lang w:eastAsia="zh-CN"/>
        </w:rPr>
        <w:t>——</w:t>
      </w:r>
      <w:r>
        <w:rPr>
          <w:rFonts w:hint="eastAsia"/>
        </w:rPr>
        <w:t>TEQ指令将寄存器Rn的值与operand2的值按位作逻辑“异或”操作，根据操作的结果更新CPSR中的相应条件标志位，以便后面的指令根据相应的条件标志来判断是否执行。指令格式如下：</w:t>
      </w:r>
      <w:bookmarkEnd w:id="7962"/>
      <w:bookmarkEnd w:id="7963"/>
    </w:p>
    <w:p w14:paraId="406C778E">
      <w:pPr>
        <w:pStyle w:val="179"/>
        <w:ind w:firstLine="420"/>
      </w:pPr>
      <w:bookmarkStart w:id="7964" w:name="_QWord_Source_Comparison_Para_1259"/>
      <w:bookmarkStart w:id="7965" w:name="_QWord_Paragraph__1259"/>
      <w:r>
        <w:t>TEQ{cond}    Rn, operand2</w:t>
      </w:r>
      <w:bookmarkEnd w:id="7964"/>
      <w:bookmarkEnd w:id="7965"/>
    </w:p>
    <w:p w14:paraId="1C33499F">
      <w:pPr>
        <w:pStyle w:val="4"/>
        <w:ind w:firstLine="420"/>
      </w:pPr>
      <w:bookmarkStart w:id="7966" w:name="_QWord_Paragraph__1260"/>
      <w:bookmarkStart w:id="7967" w:name="_QWord_Source_Comparison_Para_1260"/>
      <w:r>
        <w:rPr>
          <w:rFonts w:hint="eastAsia"/>
        </w:rPr>
        <w:t>应用示例：</w:t>
      </w:r>
      <w:bookmarkEnd w:id="7966"/>
      <w:bookmarkEnd w:id="7967"/>
    </w:p>
    <w:p w14:paraId="769C13BA">
      <w:pPr>
        <w:pStyle w:val="179"/>
        <w:ind w:firstLine="420"/>
      </w:pPr>
      <w:bookmarkStart w:id="7968" w:name="_QWord_Paragraph__1261"/>
      <w:bookmarkStart w:id="7969" w:name="_QWord_Source_Comparison_Para_1261"/>
      <w:r>
        <w:rPr>
          <w:b/>
          <w:bCs/>
        </w:rPr>
        <w:t>TEQ</w:t>
      </w:r>
      <w:r>
        <w:rPr>
          <w:rFonts w:hint="eastAsia"/>
          <w:b/>
          <w:bCs/>
          <w:lang w:val="en-US" w:eastAsia="zh-CN"/>
        </w:rPr>
        <w:tab/>
      </w:r>
      <w:r>
        <w:rPr>
          <w:b/>
          <w:bCs/>
        </w:rPr>
        <w:tab/>
      </w:r>
      <w:r>
        <w:rPr>
          <w:b/>
          <w:bCs/>
        </w:rPr>
        <w:t>R0,R1</w:t>
      </w:r>
      <w:bookmarkStart w:id="7970" w:name="_QWord_Source_Comparison_5385"/>
      <w:r>
        <w:rPr>
          <w:rStyle w:val="219"/>
          <w:rFonts w:hint="eastAsia"/>
        </w:rPr>
        <w:t xml:space="preserve">      </w:t>
      </w:r>
      <w:bookmarkEnd w:id="7970"/>
      <w:bookmarkStart w:id="7971" w:name="_QWord_Source_Comparison_5386"/>
      <w:r>
        <w:rPr>
          <w:rFonts w:hint="eastAsia"/>
        </w:rPr>
        <w:t xml:space="preserve">; </w:t>
      </w:r>
      <w:bookmarkEnd w:id="7971"/>
      <w:bookmarkStart w:id="7972" w:name="_QWord_Source_Comparison_5387"/>
      <w:r>
        <w:rPr>
          <w:rFonts w:hint="eastAsia"/>
        </w:rPr>
        <w:t>比较</w:t>
      </w:r>
      <w:bookmarkEnd w:id="7972"/>
      <w:bookmarkStart w:id="7973" w:name="_QWord_Source_Comparison_5388"/>
      <w:r>
        <w:rPr>
          <w:rFonts w:hint="eastAsia"/>
        </w:rPr>
        <w:t>R0</w:t>
      </w:r>
      <w:bookmarkEnd w:id="7973"/>
      <w:bookmarkStart w:id="7974" w:name="_QWord_Source_Comparison_5389"/>
      <w:r>
        <w:rPr>
          <w:rFonts w:hint="eastAsia"/>
        </w:rPr>
        <w:t>与</w:t>
      </w:r>
      <w:bookmarkEnd w:id="7974"/>
      <w:bookmarkStart w:id="7975" w:name="_QWord_Source_Comparison_5390"/>
      <w:r>
        <w:rPr>
          <w:rFonts w:hint="eastAsia"/>
        </w:rPr>
        <w:t>R1</w:t>
      </w:r>
      <w:bookmarkEnd w:id="7975"/>
      <w:bookmarkStart w:id="7976" w:name="_QWord_Source_Comparison_5391"/>
      <w:r>
        <w:rPr>
          <w:rFonts w:hint="eastAsia"/>
        </w:rPr>
        <w:t>是否相等</w:t>
      </w:r>
      <w:bookmarkEnd w:id="7976"/>
      <w:bookmarkStart w:id="7977" w:name="_QWord_Source_Comparison_5392"/>
      <w:r>
        <w:rPr>
          <w:rFonts w:hint="eastAsia"/>
        </w:rPr>
        <w:t xml:space="preserve"> (</w:t>
      </w:r>
      <w:bookmarkEnd w:id="7977"/>
      <w:bookmarkStart w:id="7978" w:name="_QWord_Source_Comparison_5393"/>
      <w:r>
        <w:rPr>
          <w:rFonts w:hint="eastAsia"/>
        </w:rPr>
        <w:t>不影响</w:t>
      </w:r>
      <w:bookmarkEnd w:id="7978"/>
      <w:bookmarkStart w:id="7979" w:name="_QWord_Source_Comparison_5394"/>
      <w:r>
        <w:rPr>
          <w:rFonts w:hint="eastAsia"/>
        </w:rPr>
        <w:t>V</w:t>
      </w:r>
      <w:bookmarkEnd w:id="7979"/>
      <w:bookmarkStart w:id="7980" w:name="_QWord_Source_Comparison_5395"/>
      <w:r>
        <w:rPr>
          <w:rFonts w:hint="eastAsia"/>
        </w:rPr>
        <w:t>位和</w:t>
      </w:r>
      <w:bookmarkEnd w:id="7980"/>
      <w:bookmarkStart w:id="7981" w:name="_QWord_Source_Comparison_5396"/>
      <w:r>
        <w:rPr>
          <w:rFonts w:hint="eastAsia"/>
        </w:rPr>
        <w:t>C</w:t>
      </w:r>
      <w:bookmarkEnd w:id="7981"/>
      <w:bookmarkStart w:id="7982" w:name="_QWord_Source_Comparison_5397"/>
      <w:r>
        <w:rPr>
          <w:rFonts w:hint="eastAsia"/>
        </w:rPr>
        <w:t>位</w:t>
      </w:r>
      <w:bookmarkEnd w:id="7982"/>
      <w:bookmarkStart w:id="7983" w:name="_QWord_Source_Comparison_5398"/>
      <w:r>
        <w:rPr>
          <w:rFonts w:hint="eastAsia"/>
        </w:rPr>
        <w:t>)</w:t>
      </w:r>
      <w:bookmarkEnd w:id="7968"/>
      <w:bookmarkEnd w:id="7969"/>
      <w:bookmarkEnd w:id="7983"/>
    </w:p>
    <w:p w14:paraId="5CADC4E6">
      <w:pPr>
        <w:pStyle w:val="4"/>
        <w:ind w:firstLine="420"/>
      </w:pPr>
      <w:bookmarkStart w:id="7984" w:name="_QWord_Source_Comparison_5399"/>
      <w:bookmarkStart w:id="7985" w:name="_QWord_Source_Comparison_Para_1262"/>
      <w:bookmarkStart w:id="7986" w:name="_QWord_Paragraph__1262"/>
      <w:r>
        <w:rPr>
          <w:rFonts w:hint="eastAsia"/>
        </w:rPr>
        <w:t>值得注意的是，</w:t>
      </w:r>
      <w:bookmarkEnd w:id="7984"/>
      <w:bookmarkStart w:id="7987" w:name="_QWord_Source_Comparison_5400"/>
      <w:r>
        <w:rPr>
          <w:rFonts w:hint="eastAsia"/>
        </w:rPr>
        <w:t>TEQ</w:t>
      </w:r>
      <w:bookmarkEnd w:id="7987"/>
      <w:bookmarkStart w:id="7988" w:name="_QWord_Source_Comparison_5401"/>
      <w:r>
        <w:rPr>
          <w:rFonts w:hint="eastAsia"/>
        </w:rPr>
        <w:t>指令与</w:t>
      </w:r>
      <w:bookmarkEnd w:id="7988"/>
      <w:bookmarkStart w:id="7989" w:name="_QWord_Source_Comparison_5402"/>
      <w:r>
        <w:rPr>
          <w:rFonts w:hint="eastAsia"/>
        </w:rPr>
        <w:t>EORS</w:t>
      </w:r>
      <w:bookmarkEnd w:id="7989"/>
      <w:bookmarkStart w:id="7990" w:name="_QWord_Source_Comparison_5403"/>
      <w:r>
        <w:rPr>
          <w:rFonts w:hint="eastAsia"/>
        </w:rPr>
        <w:t>指令的区别在于</w:t>
      </w:r>
      <w:bookmarkEnd w:id="7990"/>
      <w:bookmarkStart w:id="7991" w:name="_QWord_Source_Comparison_5404"/>
      <w:r>
        <w:rPr>
          <w:rFonts w:hint="eastAsia"/>
        </w:rPr>
        <w:t>TEQ</w:t>
      </w:r>
      <w:bookmarkEnd w:id="7991"/>
      <w:bookmarkStart w:id="7992" w:name="_QWord_Source_Comparison_5405"/>
      <w:r>
        <w:rPr>
          <w:rFonts w:hint="eastAsia"/>
        </w:rPr>
        <w:t>指令不保存运算结果。使用</w:t>
      </w:r>
      <w:bookmarkEnd w:id="7992"/>
      <w:bookmarkStart w:id="7993" w:name="_QWord_Source_Comparison_5406"/>
      <w:r>
        <w:rPr>
          <w:rFonts w:hint="eastAsia"/>
        </w:rPr>
        <w:t>TEQ</w:t>
      </w:r>
      <w:bookmarkEnd w:id="7993"/>
      <w:bookmarkStart w:id="7994" w:name="_QWord_Source_Comparison_5407"/>
      <w:r>
        <w:rPr>
          <w:rFonts w:hint="eastAsia"/>
        </w:rPr>
        <w:t>进行相等测试时，常与</w:t>
      </w:r>
      <w:bookmarkEnd w:id="7994"/>
      <w:bookmarkStart w:id="7995" w:name="_QWord_Source_Comparison_5408"/>
      <w:r>
        <w:rPr>
          <w:rFonts w:hint="eastAsia"/>
        </w:rPr>
        <w:t>EQ</w:t>
      </w:r>
      <w:bookmarkEnd w:id="7995"/>
      <w:bookmarkStart w:id="7996" w:name="_QWord_Source_Comparison_5409"/>
      <w:r>
        <w:rPr>
          <w:rFonts w:hint="eastAsia"/>
        </w:rPr>
        <w:t>、</w:t>
      </w:r>
      <w:bookmarkEnd w:id="7996"/>
      <w:bookmarkStart w:id="7997" w:name="_QWord_Source_Comparison_5410"/>
      <w:r>
        <w:rPr>
          <w:rFonts w:hint="eastAsia"/>
        </w:rPr>
        <w:t>NE</w:t>
      </w:r>
      <w:bookmarkEnd w:id="7997"/>
      <w:bookmarkStart w:id="7998" w:name="_QWord_Source_Comparison_5411"/>
      <w:r>
        <w:rPr>
          <w:rFonts w:hint="eastAsia"/>
        </w:rPr>
        <w:t>条件码配合使用。当两个数据相等时，</w:t>
      </w:r>
      <w:bookmarkEnd w:id="7998"/>
      <w:bookmarkStart w:id="7999" w:name="_QWord_Source_Comparison_5412"/>
      <w:r>
        <w:rPr>
          <w:rFonts w:hint="eastAsia"/>
        </w:rPr>
        <w:t>EQ</w:t>
      </w:r>
      <w:bookmarkEnd w:id="7999"/>
      <w:bookmarkStart w:id="8000" w:name="_QWord_Source_Comparison_5413"/>
      <w:r>
        <w:rPr>
          <w:rFonts w:hint="eastAsia"/>
        </w:rPr>
        <w:t>有效；否则</w:t>
      </w:r>
      <w:bookmarkEnd w:id="8000"/>
      <w:bookmarkStart w:id="8001" w:name="_QWord_Source_Comparison_5414"/>
      <w:r>
        <w:rPr>
          <w:rFonts w:hint="eastAsia"/>
        </w:rPr>
        <w:t>NE</w:t>
      </w:r>
      <w:bookmarkEnd w:id="8001"/>
      <w:bookmarkStart w:id="8002" w:name="_QWord_Source_Comparison_5415"/>
      <w:r>
        <w:rPr>
          <w:rFonts w:hint="eastAsia"/>
        </w:rPr>
        <w:t>有效。</w:t>
      </w:r>
      <w:bookmarkEnd w:id="7985"/>
      <w:bookmarkEnd w:id="7986"/>
      <w:bookmarkEnd w:id="8002"/>
    </w:p>
    <w:p w14:paraId="11678EFD">
      <w:pPr>
        <w:pStyle w:val="65"/>
        <w:numPr>
          <w:ilvl w:val="3"/>
          <w:numId w:val="6"/>
        </w:numPr>
      </w:pPr>
      <w:bookmarkStart w:id="8003" w:name="_QWord_Source_Comparison_Para_1263"/>
      <w:bookmarkStart w:id="8004" w:name="_QWord_Paragraph__1263"/>
      <w:bookmarkStart w:id="8005" w:name="_QWord_Source_Comparison_5416"/>
      <w:r>
        <w:rPr>
          <w:rFonts w:hint="eastAsia"/>
        </w:rPr>
        <w:t>乘法指令</w:t>
      </w:r>
      <w:bookmarkEnd w:id="8003"/>
      <w:bookmarkEnd w:id="8004"/>
      <w:bookmarkEnd w:id="8005"/>
    </w:p>
    <w:p w14:paraId="4CE534CF">
      <w:pPr>
        <w:pStyle w:val="4"/>
        <w:ind w:firstLine="420"/>
      </w:pPr>
      <w:bookmarkStart w:id="8006" w:name="_QWord_Source_Comparison_5417"/>
      <w:bookmarkStart w:id="8007" w:name="_QWord_Source_Comparison_Para_1264"/>
      <w:bookmarkStart w:id="8008" w:name="_QWord_Paragraph__1264"/>
      <w:r>
        <w:rPr>
          <w:rFonts w:hint="eastAsia"/>
        </w:rPr>
        <w:t>opcode</w:t>
      </w:r>
      <w:bookmarkEnd w:id="8006"/>
      <w:bookmarkStart w:id="8009" w:name="_QWord_Source_Comparison_5418"/>
      <w:r>
        <w:rPr>
          <w:rFonts w:hint="eastAsia"/>
        </w:rPr>
        <w:t>操作码功能表如</w:t>
      </w:r>
      <w:bookmarkEnd w:id="8009"/>
      <w:bookmarkStart w:id="8010" w:name="_QWord_Source_Comparison_5419"/>
      <w:r>
        <w:fldChar w:fldCharType="begin"/>
      </w:r>
      <w:bookmarkEnd w:id="8010"/>
      <w:bookmarkStart w:id="8011" w:name="_QWord_Source_Comparison_5420"/>
      <w:r>
        <w:instrText xml:space="preserve"> </w:instrText>
      </w:r>
      <w:bookmarkEnd w:id="8011"/>
      <w:bookmarkStart w:id="8012" w:name="_QWord_Source_Comparison_5421"/>
      <w:r>
        <w:rPr>
          <w:rFonts w:hint="eastAsia"/>
        </w:rPr>
        <w:instrText xml:space="preserve">REF QWord_XRef_Table__SOBRl8 \h \* CHARFORMAT</w:instrText>
      </w:r>
      <w:bookmarkEnd w:id="8012"/>
      <w:bookmarkStart w:id="8013" w:name="_QWord_Source_Comparison_5422"/>
      <w:r>
        <w:instrText xml:space="preserve"> </w:instrText>
      </w:r>
      <w:bookmarkStart w:id="8014" w:name="_QWord_Source_Comparison_5423"/>
      <w:r>
        <w:fldChar w:fldCharType="separate"/>
      </w:r>
      <w:bookmarkEnd w:id="8013"/>
      <w:bookmarkEnd w:id="8014"/>
      <w:bookmarkStart w:id="8015" w:name="_QWord_Source_Comparison_5424"/>
      <w:r>
        <w:t>表</w:t>
      </w:r>
      <w:bookmarkEnd w:id="8015"/>
      <w:bookmarkStart w:id="8016" w:name="_QWord_Source_Comparison_5425"/>
      <w:r>
        <w:t> 3</w:t>
      </w:r>
      <w:bookmarkEnd w:id="8016"/>
      <w:bookmarkStart w:id="8017" w:name="_QWord_Source_Comparison_5426"/>
      <w:r>
        <w:noBreakHyphen/>
      </w:r>
      <w:r>
        <w:t>22</w:t>
      </w:r>
      <w:bookmarkEnd w:id="8017"/>
      <w:bookmarkStart w:id="8018" w:name="_QWord_Source_Comparison_5427"/>
      <w:r>
        <w:fldChar w:fldCharType="end"/>
      </w:r>
      <w:bookmarkEnd w:id="8018"/>
      <w:bookmarkStart w:id="8019" w:name="_QWord_Source_Comparison_5428"/>
      <w:r>
        <w:rPr>
          <w:rFonts w:hint="eastAsia"/>
        </w:rPr>
        <w:t>所示，乘法指令编码如</w:t>
      </w:r>
      <w:bookmarkEnd w:id="8019"/>
      <w:bookmarkStart w:id="8020" w:name="_QWord_Source_Comparison_5429"/>
      <w:r>
        <w:fldChar w:fldCharType="begin"/>
      </w:r>
      <w:bookmarkEnd w:id="8020"/>
      <w:bookmarkStart w:id="8021" w:name="_QWord_Source_Comparison_5430"/>
      <w:r>
        <w:instrText xml:space="preserve"> </w:instrText>
      </w:r>
      <w:bookmarkEnd w:id="8021"/>
      <w:bookmarkStart w:id="8022" w:name="_QWord_Source_Comparison_5431"/>
      <w:r>
        <w:rPr>
          <w:rFonts w:hint="eastAsia"/>
        </w:rPr>
        <w:instrText xml:space="preserve">REF QWord_XRef_Figure__bFfQml \h \* CHARFORMAT</w:instrText>
      </w:r>
      <w:bookmarkEnd w:id="8022"/>
      <w:bookmarkStart w:id="8023" w:name="_QWord_Source_Comparison_5432"/>
      <w:r>
        <w:instrText xml:space="preserve"> </w:instrText>
      </w:r>
      <w:bookmarkStart w:id="8024" w:name="_QWord_Source_Comparison_5433"/>
      <w:r>
        <w:fldChar w:fldCharType="separate"/>
      </w:r>
      <w:bookmarkEnd w:id="8023"/>
      <w:bookmarkEnd w:id="8024"/>
      <w:bookmarkStart w:id="8025" w:name="_QWord_Source_Comparison_5434"/>
      <w:r>
        <w:rPr>
          <w:rFonts w:hint="eastAsia"/>
        </w:rPr>
        <w:t>图</w:t>
      </w:r>
      <w:bookmarkEnd w:id="8025"/>
      <w:bookmarkStart w:id="8026" w:name="_QWord_Source_Comparison_5435"/>
      <w:r>
        <w:rPr>
          <w:rFonts w:hint="eastAsia"/>
        </w:rPr>
        <w:t> </w:t>
      </w:r>
      <w:bookmarkEnd w:id="8026"/>
      <w:bookmarkStart w:id="8027" w:name="_QWord_Source_Comparison_5436"/>
      <w:r>
        <w:t>3</w:t>
      </w:r>
      <w:bookmarkEnd w:id="8027"/>
      <w:bookmarkStart w:id="8028" w:name="_QWord_Source_Comparison_5437"/>
      <w:r>
        <w:noBreakHyphen/>
      </w:r>
      <w:r>
        <w:t>30</w:t>
      </w:r>
      <w:bookmarkEnd w:id="8028"/>
      <w:bookmarkStart w:id="8029" w:name="_QWord_Source_Comparison_5438"/>
      <w:r>
        <w:fldChar w:fldCharType="end"/>
      </w:r>
      <w:bookmarkEnd w:id="8029"/>
      <w:bookmarkStart w:id="8030" w:name="_QWord_Source_Comparison_5439"/>
      <w:r>
        <w:rPr>
          <w:rFonts w:hint="eastAsia"/>
        </w:rPr>
        <w:t>所示。</w:t>
      </w:r>
      <w:bookmarkEnd w:id="8030"/>
      <w:bookmarkStart w:id="8031" w:name="_QWord_Source_Comparison_5440"/>
      <w:r>
        <w:rPr>
          <w:rFonts w:hint="eastAsia"/>
        </w:rPr>
        <w:t>ARM7TDMI</w:t>
      </w:r>
      <w:bookmarkEnd w:id="8031"/>
      <w:bookmarkStart w:id="8032" w:name="_QWord_Source_Comparison_5441"/>
      <w:r>
        <w:rPr>
          <w:rFonts w:hint="eastAsia"/>
        </w:rPr>
        <w:t>具有三种乘法指令，分别为：</w:t>
      </w:r>
      <w:bookmarkEnd w:id="8007"/>
      <w:bookmarkEnd w:id="8008"/>
      <w:bookmarkEnd w:id="8032"/>
    </w:p>
    <w:p w14:paraId="1027CC2F">
      <w:pPr>
        <w:pStyle w:val="175"/>
      </w:pPr>
      <w:bookmarkStart w:id="8033" w:name="_QWord_Source_Comparison_5442"/>
      <w:bookmarkStart w:id="8034" w:name="_QWord_Paragraph__1265"/>
      <w:bookmarkStart w:id="8035" w:name="_QWord_Source_Comparison_Para_1265"/>
      <w:r>
        <w:rPr>
          <w:rFonts w:hint="eastAsia"/>
        </w:rPr>
        <w:t>32</w:t>
      </w:r>
      <w:bookmarkEnd w:id="8033"/>
      <w:bookmarkStart w:id="8036" w:name="_QWord_Source_Comparison_5443"/>
      <w:r>
        <w:t> </w:t>
      </w:r>
      <w:bookmarkEnd w:id="8036"/>
      <m:oMath>
        <w:bookmarkStart w:id="8037" w:name="_QWord_Source_Comparison_8185"/>
        <w:bookmarkStart w:id="8038" w:name="_QWord_Source_Comparison_8124"/>
        <m:r>
          <m:rPr/>
          <w:rPr>
            <w:rFonts w:ascii="Cambria Math" w:hAnsi="Cambria Math"/>
          </w:rPr>
          <m:t>×</m:t>
        </m:r>
      </m:oMath>
      <w:bookmarkEnd w:id="8037"/>
      <w:bookmarkEnd w:id="8038"/>
      <w:bookmarkStart w:id="8039" w:name="_QWord_Source_Comparison_5444"/>
      <w:r>
        <w:t> </w:t>
      </w:r>
      <w:bookmarkEnd w:id="8039"/>
      <w:bookmarkStart w:id="8040" w:name="_QWord_Source_Comparison_5445"/>
      <w:r>
        <w:rPr>
          <w:rFonts w:hint="eastAsia"/>
        </w:rPr>
        <w:t>32</w:t>
      </w:r>
      <w:bookmarkEnd w:id="8040"/>
      <w:bookmarkStart w:id="8041" w:name="_QWord_Source_Comparison_5446"/>
      <w:r>
        <w:rPr>
          <w:rFonts w:hint="eastAsia"/>
        </w:rPr>
        <w:t>位乘法指令；</w:t>
      </w:r>
      <w:bookmarkEnd w:id="8034"/>
      <w:bookmarkEnd w:id="8035"/>
      <w:bookmarkEnd w:id="8041"/>
    </w:p>
    <w:p w14:paraId="61D0D886">
      <w:pPr>
        <w:pStyle w:val="175"/>
      </w:pPr>
      <w:bookmarkStart w:id="8042" w:name="_QWord_Source_Comparison_5447"/>
      <w:bookmarkStart w:id="8043" w:name="_QWord_Paragraph__1266"/>
      <w:bookmarkStart w:id="8044" w:name="_QWord_Source_Comparison_Para_1266"/>
      <w:r>
        <w:rPr>
          <w:rFonts w:hint="eastAsia"/>
        </w:rPr>
        <w:t>32</w:t>
      </w:r>
      <w:bookmarkEnd w:id="8042"/>
      <w:bookmarkStart w:id="8045" w:name="_QWord_Source_Comparison_5448"/>
      <w:r>
        <w:t> </w:t>
      </w:r>
      <w:bookmarkEnd w:id="8045"/>
      <m:oMath>
        <w:bookmarkStart w:id="8046" w:name="_QWord_Source_Comparison_8125"/>
        <w:bookmarkStart w:id="8047" w:name="_QWord_Source_Comparison_8186"/>
        <m:r>
          <m:rPr/>
          <w:rPr>
            <w:rFonts w:ascii="Cambria Math" w:hAnsi="Cambria Math"/>
          </w:rPr>
          <m:t>×</m:t>
        </m:r>
      </m:oMath>
      <w:bookmarkEnd w:id="8046"/>
      <w:bookmarkEnd w:id="8047"/>
      <w:bookmarkStart w:id="8048" w:name="_QWord_Source_Comparison_5449"/>
      <w:r>
        <w:t> </w:t>
      </w:r>
      <w:bookmarkEnd w:id="8048"/>
      <w:bookmarkStart w:id="8049" w:name="_QWord_Source_Comparison_5450"/>
      <w:r>
        <w:rPr>
          <w:rFonts w:hint="eastAsia"/>
        </w:rPr>
        <w:t>32</w:t>
      </w:r>
      <w:bookmarkEnd w:id="8049"/>
      <w:bookmarkStart w:id="8050" w:name="_QWord_Source_Comparison_5451"/>
      <w:r>
        <w:rPr>
          <w:rFonts w:hint="eastAsia"/>
        </w:rPr>
        <w:t>位乘加指令；</w:t>
      </w:r>
      <w:bookmarkEnd w:id="8043"/>
      <w:bookmarkEnd w:id="8044"/>
      <w:bookmarkEnd w:id="8050"/>
    </w:p>
    <w:p w14:paraId="240F8863">
      <w:pPr>
        <w:pStyle w:val="175"/>
      </w:pPr>
      <w:bookmarkStart w:id="8051" w:name="_QWord_Source_Comparison_5452"/>
      <w:bookmarkStart w:id="8052" w:name="_QWord_Source_Comparison_Para_1267"/>
      <w:bookmarkStart w:id="8053" w:name="_QWord_Paragraph__1267"/>
      <w:r>
        <w:rPr>
          <w:rFonts w:hint="eastAsia"/>
        </w:rPr>
        <w:t>32</w:t>
      </w:r>
      <w:bookmarkEnd w:id="8051"/>
      <w:bookmarkStart w:id="8054" w:name="_QWord_Source_Comparison_5453"/>
      <w:r>
        <w:t> </w:t>
      </w:r>
      <w:bookmarkEnd w:id="8054"/>
      <m:oMath>
        <w:bookmarkStart w:id="8055" w:name="_QWord_Source_Comparison_8126"/>
        <w:bookmarkStart w:id="8056" w:name="_QWord_Source_Comparison_8187"/>
        <m:r>
          <m:rPr/>
          <w:rPr>
            <w:rFonts w:ascii="Cambria Math" w:hAnsi="Cambria Math"/>
          </w:rPr>
          <m:t>×</m:t>
        </m:r>
        <w:bookmarkEnd w:id="8055"/>
        <w:bookmarkEnd w:id="8056"/>
      </m:oMath>
      <w:bookmarkStart w:id="8057" w:name="_QWord_Source_Comparison_5454"/>
      <w:r>
        <w:t> </w:t>
      </w:r>
      <w:bookmarkEnd w:id="8057"/>
      <w:bookmarkStart w:id="8058" w:name="_QWord_Source_Comparison_5455"/>
      <w:r>
        <w:rPr>
          <w:rFonts w:hint="eastAsia"/>
        </w:rPr>
        <w:t>32</w:t>
      </w:r>
      <w:bookmarkEnd w:id="8058"/>
      <w:bookmarkStart w:id="8059" w:name="_QWord_Source_Comparison_5456"/>
      <w:r>
        <w:rPr>
          <w:rFonts w:hint="eastAsia"/>
        </w:rPr>
        <w:t>位结果为</w:t>
      </w:r>
      <w:bookmarkEnd w:id="8059"/>
      <w:bookmarkStart w:id="8060" w:name="_QWord_Source_Comparison_5457"/>
      <w:r>
        <w:rPr>
          <w:rFonts w:hint="eastAsia"/>
        </w:rPr>
        <w:t>64</w:t>
      </w:r>
      <w:bookmarkEnd w:id="8060"/>
      <w:bookmarkStart w:id="8061" w:name="_QWord_Source_Comparison_5458"/>
      <w:r>
        <w:rPr>
          <w:rFonts w:hint="eastAsia"/>
        </w:rPr>
        <w:t>位的乘</w:t>
      </w:r>
      <w:bookmarkEnd w:id="8061"/>
      <w:bookmarkStart w:id="8062" w:name="_QWord_Source_Comparison_5459"/>
      <w:r>
        <w:t>/</w:t>
      </w:r>
      <w:bookmarkEnd w:id="8062"/>
      <w:bookmarkStart w:id="8063" w:name="_QWord_Source_Comparison_5460"/>
      <w:r>
        <w:rPr>
          <w:rFonts w:hint="eastAsia"/>
        </w:rPr>
        <w:t>乘加指令。</w:t>
      </w:r>
      <w:bookmarkEnd w:id="8052"/>
      <w:bookmarkEnd w:id="8053"/>
      <w:bookmarkEnd w:id="8063"/>
    </w:p>
    <w:p w14:paraId="02F01389">
      <w:pPr>
        <w:pStyle w:val="67"/>
        <w:rPr>
          <w:rFonts w:hint="eastAsia"/>
        </w:rPr>
      </w:pPr>
      <w:bookmarkStart w:id="8064" w:name="_QWord_Source_Comparison_5461"/>
      <w:bookmarkStart w:id="8065" w:name="QWord_XRef_Table__SOBRl8"/>
      <w:bookmarkStart w:id="8066" w:name="_QWord_Paragraph__1268"/>
      <w:bookmarkStart w:id="8067" w:name="_QWord_Source_Comparison_Para_1268"/>
      <w:r>
        <w:rPr>
          <w:rStyle w:val="238"/>
        </w:rPr>
        <w:t>表 </w:t>
      </w:r>
      <w:bookmarkEnd w:id="8064"/>
      <w:bookmarkStart w:id="8068" w:name="_QWord_Source_Comparison_5462"/>
      <w:r>
        <w:rPr>
          <w:rStyle w:val="238"/>
        </w:rPr>
        <w:fldChar w:fldCharType="begin"/>
      </w:r>
      <w:bookmarkEnd w:id="8068"/>
      <w:bookmarkStart w:id="8069" w:name="_QWord_Source_Comparison_5463"/>
      <w:r>
        <w:rPr>
          <w:rStyle w:val="238"/>
        </w:rPr>
        <w:instrText xml:space="preserve"> SEQ QWord_Heading1_Sequence \c </w:instrText>
      </w:r>
      <w:bookmarkEnd w:id="8069"/>
      <w:bookmarkStart w:id="8070" w:name="_QWord_Source_Comparison_5464"/>
      <w:r>
        <w:rPr>
          <w:rStyle w:val="238"/>
        </w:rPr>
        <w:fldChar w:fldCharType="separate"/>
      </w:r>
      <w:bookmarkEnd w:id="8070"/>
      <w:bookmarkStart w:id="8071" w:name="_QWord_Source_Comparison_5465"/>
      <w:r>
        <w:rPr>
          <w:rStyle w:val="238"/>
        </w:rPr>
        <w:t>3</w:t>
      </w:r>
      <w:bookmarkEnd w:id="8071"/>
      <w:bookmarkStart w:id="8072" w:name="_QWord_Source_Comparison_5466"/>
      <w:r>
        <w:rPr>
          <w:rStyle w:val="238"/>
        </w:rPr>
        <w:fldChar w:fldCharType="end"/>
      </w:r>
      <w:bookmarkEnd w:id="8072"/>
      <w:bookmarkStart w:id="8073" w:name="_QWord_Source_Comparison_5467"/>
      <w:r>
        <w:rPr>
          <w:rStyle w:val="238"/>
        </w:rPr>
        <w:noBreakHyphen/>
      </w:r>
      <w:bookmarkEnd w:id="8073"/>
      <w:bookmarkStart w:id="8074" w:name="_QWord_Source_Comparison_5468"/>
      <w:r>
        <w:rPr>
          <w:rStyle w:val="238"/>
        </w:rPr>
        <w:fldChar w:fldCharType="begin"/>
      </w:r>
      <w:bookmarkEnd w:id="8074"/>
      <w:bookmarkStart w:id="8075" w:name="_QWord_Source_Comparison_5469"/>
      <w:r>
        <w:rPr>
          <w:rStyle w:val="238"/>
        </w:rPr>
        <w:instrText xml:space="preserve"> SEQ 表 \* ARABIC \s 1 </w:instrText>
      </w:r>
      <w:bookmarkEnd w:id="8075"/>
      <w:bookmarkStart w:id="8076" w:name="_QWord_Source_Comparison_5470"/>
      <w:r>
        <w:rPr>
          <w:rStyle w:val="238"/>
        </w:rPr>
        <w:fldChar w:fldCharType="separate"/>
      </w:r>
      <w:bookmarkEnd w:id="8076"/>
      <w:bookmarkStart w:id="8077" w:name="_QWord_Source_Comparison_5471"/>
      <w:r>
        <w:rPr>
          <w:rStyle w:val="238"/>
        </w:rPr>
        <w:t>22</w:t>
      </w:r>
      <w:bookmarkEnd w:id="8077"/>
      <w:bookmarkStart w:id="8078" w:name="_QWord_Source_Comparison_5472"/>
      <w:r>
        <w:rPr>
          <w:rStyle w:val="238"/>
        </w:rPr>
        <w:fldChar w:fldCharType="end"/>
      </w:r>
      <w:bookmarkEnd w:id="8065"/>
      <w:bookmarkEnd w:id="8078"/>
      <w:bookmarkStart w:id="8079" w:name="_QWord_Source_Comparison_5473"/>
      <w:r>
        <w:t xml:space="preserve">  </w:t>
      </w:r>
      <w:bookmarkEnd w:id="8079"/>
      <w:bookmarkStart w:id="8080" w:name="_QWord_Source_Comparison_5474"/>
      <w:r>
        <w:t>opcode</w:t>
      </w:r>
      <w:bookmarkEnd w:id="8080"/>
      <w:bookmarkStart w:id="8081" w:name="_QWord_Source_Comparison_5475"/>
      <w:r>
        <w:rPr>
          <w:rFonts w:hint="eastAsia"/>
        </w:rPr>
        <w:t>操作码功能表</w:t>
      </w:r>
      <w:bookmarkEnd w:id="8066"/>
      <w:bookmarkEnd w:id="8067"/>
      <w:bookmarkEnd w:id="8081"/>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64"/>
        <w:gridCol w:w="2785"/>
        <w:gridCol w:w="2763"/>
      </w:tblGrid>
      <w:tr w14:paraId="5A4E242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tblHeader/>
          <w:jc w:val="center"/>
        </w:trPr>
        <w:tc>
          <w:tcPr>
            <w:tcW w:w="1663" w:type="pc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4F2A32E1">
            <w:pPr>
              <w:pStyle w:val="74"/>
              <w:rPr>
                <w:rFonts w:hint="eastAsia"/>
                <w:kern w:val="0"/>
              </w:rPr>
            </w:pPr>
            <w:bookmarkStart w:id="8082" w:name="_QWord_Source_Comparison_5476"/>
            <w:bookmarkStart w:id="8083" w:name="_QWord_Source_Comparison_Para_1269"/>
            <w:bookmarkStart w:id="8084" w:name="_QWord_Paragraph__1269"/>
            <w:r>
              <w:rPr>
                <w:rFonts w:hint="eastAsia"/>
                <w:kern w:val="0"/>
              </w:rPr>
              <w:t>操作码</w:t>
            </w:r>
            <w:bookmarkEnd w:id="8082"/>
            <w:bookmarkEnd w:id="8083"/>
            <w:bookmarkEnd w:id="8084"/>
          </w:p>
        </w:tc>
        <w:tc>
          <w:tcPr>
            <w:tcW w:w="1675"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20EEBFDA">
            <w:pPr>
              <w:pStyle w:val="74"/>
              <w:rPr>
                <w:rFonts w:hint="eastAsia"/>
                <w:kern w:val="0"/>
              </w:rPr>
            </w:pPr>
            <w:bookmarkStart w:id="8085" w:name="_QWord_Source_Comparison_Para_1270"/>
            <w:bookmarkStart w:id="8086" w:name="_QWord_Source_Comparison_5477"/>
            <w:bookmarkStart w:id="8087" w:name="_QWord_Paragraph__1270"/>
            <w:r>
              <w:rPr>
                <w:rFonts w:hint="eastAsia"/>
                <w:kern w:val="0"/>
              </w:rPr>
              <w:t>指令助记符</w:t>
            </w:r>
            <w:bookmarkEnd w:id="8085"/>
            <w:bookmarkEnd w:id="8086"/>
            <w:bookmarkEnd w:id="8087"/>
          </w:p>
        </w:tc>
        <w:tc>
          <w:tcPr>
            <w:tcW w:w="1662" w:type="pct"/>
            <w:tcBorders>
              <w:top w:val="single" w:color="auto" w:sz="6" w:space="0"/>
              <w:bottom w:val="single" w:color="auto" w:sz="4" w:space="0"/>
              <w:right w:val="single" w:color="auto" w:sz="6" w:space="0"/>
              <w:insideH w:val="single" w:sz="4" w:space="0"/>
              <w:insideV w:val="single" w:sz="4" w:space="0"/>
              <w:tl2br w:val="nil"/>
              <w:tr2bl w:val="nil"/>
            </w:tcBorders>
            <w:shd w:val="clear" w:color="auto" w:fill="auto"/>
            <w:vAlign w:val="center"/>
          </w:tcPr>
          <w:p w14:paraId="0242DE13">
            <w:pPr>
              <w:pStyle w:val="74"/>
              <w:rPr>
                <w:rFonts w:hint="eastAsia"/>
                <w:kern w:val="0"/>
              </w:rPr>
            </w:pPr>
            <w:bookmarkStart w:id="8088" w:name="_QWord_Source_Comparison_5478"/>
            <w:bookmarkStart w:id="8089" w:name="_QWord_Paragraph__1271"/>
            <w:bookmarkStart w:id="8090" w:name="_QWord_Source_Comparison_Para_1271"/>
            <w:r>
              <w:rPr>
                <w:rFonts w:hint="eastAsia"/>
                <w:kern w:val="0"/>
              </w:rPr>
              <w:t>说明</w:t>
            </w:r>
            <w:bookmarkEnd w:id="8088"/>
            <w:bookmarkEnd w:id="8089"/>
            <w:bookmarkEnd w:id="8090"/>
          </w:p>
        </w:tc>
      </w:tr>
      <w:tr w14:paraId="3821B23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63" w:type="pct"/>
            <w:shd w:val="clear" w:color="auto" w:fill="auto"/>
            <w:vAlign w:val="center"/>
          </w:tcPr>
          <w:p w14:paraId="02CD5D7D">
            <w:pPr>
              <w:pStyle w:val="74"/>
              <w:rPr>
                <w:rFonts w:hint="eastAsia"/>
                <w:kern w:val="0"/>
              </w:rPr>
            </w:pPr>
            <w:bookmarkStart w:id="8091" w:name="_QWord_Source_Comparison_5479"/>
            <w:bookmarkStart w:id="8092" w:name="_QWord_Paragraph__1272"/>
            <w:bookmarkStart w:id="8093" w:name="_QWord_Source_Comparison_Para_1272"/>
            <w:r>
              <w:rPr>
                <w:rFonts w:hint="eastAsia"/>
                <w:kern w:val="0"/>
              </w:rPr>
              <w:t>000</w:t>
            </w:r>
            <w:bookmarkEnd w:id="8091"/>
            <w:bookmarkEnd w:id="8092"/>
            <w:bookmarkEnd w:id="8093"/>
          </w:p>
        </w:tc>
        <w:tc>
          <w:tcPr>
            <w:tcW w:w="1675" w:type="pct"/>
            <w:shd w:val="clear" w:color="auto" w:fill="auto"/>
            <w:vAlign w:val="center"/>
          </w:tcPr>
          <w:p w14:paraId="1B8837D0">
            <w:pPr>
              <w:pStyle w:val="74"/>
              <w:rPr>
                <w:rFonts w:hint="eastAsia"/>
                <w:kern w:val="0"/>
              </w:rPr>
            </w:pPr>
            <w:bookmarkStart w:id="8094" w:name="_QWord_Paragraph__1273"/>
            <w:bookmarkStart w:id="8095" w:name="_QWord_Source_Comparison_5480"/>
            <w:bookmarkStart w:id="8096" w:name="_QWord_Source_Comparison_Para_1273"/>
            <w:r>
              <w:rPr>
                <w:kern w:val="0"/>
              </w:rPr>
              <w:t>MUL</w:t>
            </w:r>
            <w:bookmarkEnd w:id="8094"/>
            <w:bookmarkEnd w:id="8095"/>
            <w:bookmarkEnd w:id="8096"/>
          </w:p>
        </w:tc>
        <w:tc>
          <w:tcPr>
            <w:tcW w:w="1662" w:type="pct"/>
            <w:shd w:val="clear" w:color="auto" w:fill="auto"/>
            <w:vAlign w:val="center"/>
          </w:tcPr>
          <w:p w14:paraId="53D1F144">
            <w:pPr>
              <w:pStyle w:val="74"/>
              <w:rPr>
                <w:rFonts w:hint="eastAsia"/>
                <w:kern w:val="0"/>
              </w:rPr>
            </w:pPr>
            <w:bookmarkStart w:id="8097" w:name="_QWord_Source_Comparison_5481"/>
            <w:bookmarkStart w:id="8098" w:name="_QWord_Source_Comparison_Para_1274"/>
            <w:bookmarkStart w:id="8099" w:name="_QWord_Paragraph__1274"/>
            <w:r>
              <w:rPr>
                <w:rFonts w:hint="eastAsia"/>
                <w:kern w:val="0"/>
              </w:rPr>
              <w:t>32位乘法指令</w:t>
            </w:r>
            <w:bookmarkEnd w:id="8097"/>
            <w:bookmarkEnd w:id="8098"/>
            <w:bookmarkEnd w:id="8099"/>
          </w:p>
        </w:tc>
      </w:tr>
      <w:tr w14:paraId="6E48536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63" w:type="pct"/>
            <w:shd w:val="clear" w:color="auto" w:fill="auto"/>
            <w:vAlign w:val="center"/>
          </w:tcPr>
          <w:p w14:paraId="7FBED320">
            <w:pPr>
              <w:pStyle w:val="74"/>
              <w:rPr>
                <w:rFonts w:hint="eastAsia"/>
                <w:kern w:val="0"/>
              </w:rPr>
            </w:pPr>
            <w:bookmarkStart w:id="8100" w:name="_QWord_Source_Comparison_Para_1275"/>
            <w:bookmarkStart w:id="8101" w:name="_QWord_Source_Comparison_5482"/>
            <w:bookmarkStart w:id="8102" w:name="_QWord_Paragraph__1275"/>
            <w:r>
              <w:rPr>
                <w:rFonts w:hint="eastAsia"/>
                <w:kern w:val="0"/>
              </w:rPr>
              <w:t>001</w:t>
            </w:r>
            <w:bookmarkEnd w:id="8100"/>
            <w:bookmarkEnd w:id="8101"/>
            <w:bookmarkEnd w:id="8102"/>
          </w:p>
        </w:tc>
        <w:tc>
          <w:tcPr>
            <w:tcW w:w="1675" w:type="pct"/>
            <w:shd w:val="clear" w:color="auto" w:fill="auto"/>
            <w:vAlign w:val="center"/>
          </w:tcPr>
          <w:p w14:paraId="56B66916">
            <w:pPr>
              <w:pStyle w:val="74"/>
              <w:rPr>
                <w:rFonts w:hint="eastAsia"/>
                <w:kern w:val="0"/>
              </w:rPr>
            </w:pPr>
            <w:bookmarkStart w:id="8103" w:name="_QWord_Paragraph__1276"/>
            <w:bookmarkStart w:id="8104" w:name="_QWord_Source_Comparison_Para_1276"/>
            <w:bookmarkStart w:id="8105" w:name="_QWord_Source_Comparison_5483"/>
            <w:r>
              <w:rPr>
                <w:rFonts w:hint="eastAsia"/>
                <w:kern w:val="0"/>
              </w:rPr>
              <w:t>MLA</w:t>
            </w:r>
            <w:bookmarkEnd w:id="8103"/>
            <w:bookmarkEnd w:id="8104"/>
            <w:bookmarkEnd w:id="8105"/>
          </w:p>
        </w:tc>
        <w:tc>
          <w:tcPr>
            <w:tcW w:w="1662" w:type="pct"/>
            <w:shd w:val="clear" w:color="auto" w:fill="auto"/>
            <w:vAlign w:val="center"/>
          </w:tcPr>
          <w:p w14:paraId="2EEA5193">
            <w:pPr>
              <w:pStyle w:val="74"/>
              <w:rPr>
                <w:rFonts w:hint="eastAsia"/>
                <w:kern w:val="0"/>
              </w:rPr>
            </w:pPr>
            <w:bookmarkStart w:id="8106" w:name="_QWord_Paragraph__1277"/>
            <w:bookmarkStart w:id="8107" w:name="_QWord_Source_Comparison_5484"/>
            <w:bookmarkStart w:id="8108" w:name="_QWord_Source_Comparison_Para_1277"/>
            <w:r>
              <w:rPr>
                <w:rFonts w:hint="eastAsia"/>
                <w:kern w:val="0"/>
              </w:rPr>
              <w:t>32位乘加指令</w:t>
            </w:r>
            <w:bookmarkEnd w:id="8106"/>
            <w:bookmarkEnd w:id="8107"/>
            <w:bookmarkEnd w:id="8108"/>
          </w:p>
        </w:tc>
      </w:tr>
      <w:tr w14:paraId="2F3797A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63" w:type="pct"/>
            <w:shd w:val="clear" w:color="auto" w:fill="auto"/>
            <w:vAlign w:val="center"/>
          </w:tcPr>
          <w:p w14:paraId="67B4C945">
            <w:pPr>
              <w:pStyle w:val="74"/>
              <w:rPr>
                <w:rFonts w:hint="eastAsia"/>
                <w:kern w:val="0"/>
              </w:rPr>
            </w:pPr>
            <w:bookmarkStart w:id="8109" w:name="_QWord_Source_Comparison_5485"/>
            <w:bookmarkStart w:id="8110" w:name="_QWord_Paragraph__1278"/>
            <w:bookmarkStart w:id="8111" w:name="_QWord_Source_Comparison_Para_1278"/>
            <w:r>
              <w:rPr>
                <w:rFonts w:hint="eastAsia"/>
                <w:kern w:val="0"/>
              </w:rPr>
              <w:t>100</w:t>
            </w:r>
            <w:bookmarkEnd w:id="8109"/>
            <w:bookmarkEnd w:id="8110"/>
            <w:bookmarkEnd w:id="8111"/>
          </w:p>
        </w:tc>
        <w:tc>
          <w:tcPr>
            <w:tcW w:w="1675" w:type="pct"/>
            <w:shd w:val="clear" w:color="auto" w:fill="auto"/>
            <w:vAlign w:val="center"/>
          </w:tcPr>
          <w:p w14:paraId="1D9A4C16">
            <w:pPr>
              <w:pStyle w:val="74"/>
              <w:rPr>
                <w:rFonts w:hint="eastAsia"/>
                <w:kern w:val="0"/>
              </w:rPr>
            </w:pPr>
            <w:bookmarkStart w:id="8112" w:name="_QWord_Source_Comparison_Para_1279"/>
            <w:bookmarkStart w:id="8113" w:name="_QWord_Source_Comparison_5486"/>
            <w:bookmarkStart w:id="8114" w:name="_QWord_Paragraph__1279"/>
            <w:r>
              <w:rPr>
                <w:rFonts w:hint="eastAsia"/>
                <w:kern w:val="0"/>
              </w:rPr>
              <w:t>UMULL</w:t>
            </w:r>
            <w:bookmarkEnd w:id="8112"/>
            <w:bookmarkEnd w:id="8113"/>
            <w:bookmarkEnd w:id="8114"/>
          </w:p>
        </w:tc>
        <w:tc>
          <w:tcPr>
            <w:tcW w:w="1662" w:type="pct"/>
            <w:shd w:val="clear" w:color="auto" w:fill="auto"/>
            <w:vAlign w:val="center"/>
          </w:tcPr>
          <w:p w14:paraId="4365B0AC">
            <w:pPr>
              <w:pStyle w:val="74"/>
              <w:rPr>
                <w:rFonts w:hint="eastAsia"/>
                <w:kern w:val="0"/>
              </w:rPr>
            </w:pPr>
            <w:bookmarkStart w:id="8115" w:name="_QWord_Source_Comparison_5487"/>
            <w:bookmarkStart w:id="8116" w:name="_QWord_Paragraph__1280"/>
            <w:bookmarkStart w:id="8117" w:name="_QWord_Source_Comparison_Para_1280"/>
            <w:r>
              <w:rPr>
                <w:rFonts w:hint="eastAsia"/>
                <w:kern w:val="0"/>
              </w:rPr>
              <w:t>64位无符号乘法指令</w:t>
            </w:r>
            <w:bookmarkEnd w:id="8115"/>
            <w:bookmarkEnd w:id="8116"/>
            <w:bookmarkEnd w:id="8117"/>
          </w:p>
        </w:tc>
      </w:tr>
      <w:tr w14:paraId="0D3510B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63" w:type="pct"/>
            <w:shd w:val="clear" w:color="auto" w:fill="auto"/>
            <w:vAlign w:val="center"/>
          </w:tcPr>
          <w:p w14:paraId="02C24528">
            <w:pPr>
              <w:pStyle w:val="74"/>
              <w:rPr>
                <w:rFonts w:hint="eastAsia"/>
                <w:kern w:val="0"/>
              </w:rPr>
            </w:pPr>
            <w:bookmarkStart w:id="8118" w:name="_QWord_Source_Comparison_5488"/>
            <w:bookmarkStart w:id="8119" w:name="_QWord_Paragraph__1281"/>
            <w:bookmarkStart w:id="8120" w:name="_QWord_Source_Comparison_Para_1281"/>
            <w:r>
              <w:rPr>
                <w:rFonts w:hint="eastAsia"/>
                <w:kern w:val="0"/>
              </w:rPr>
              <w:t>101</w:t>
            </w:r>
            <w:bookmarkEnd w:id="8118"/>
            <w:bookmarkEnd w:id="8119"/>
            <w:bookmarkEnd w:id="8120"/>
          </w:p>
        </w:tc>
        <w:tc>
          <w:tcPr>
            <w:tcW w:w="1675" w:type="pct"/>
            <w:shd w:val="clear" w:color="auto" w:fill="auto"/>
            <w:vAlign w:val="center"/>
          </w:tcPr>
          <w:p w14:paraId="71E3AE53">
            <w:pPr>
              <w:pStyle w:val="74"/>
              <w:rPr>
                <w:rFonts w:hint="eastAsia"/>
                <w:kern w:val="0"/>
              </w:rPr>
            </w:pPr>
            <w:bookmarkStart w:id="8121" w:name="_QWord_Paragraph__1282"/>
            <w:bookmarkStart w:id="8122" w:name="_QWord_Source_Comparison_Para_1282"/>
            <w:bookmarkStart w:id="8123" w:name="_QWord_Source_Comparison_5489"/>
            <w:r>
              <w:rPr>
                <w:rFonts w:hint="eastAsia"/>
                <w:kern w:val="0"/>
              </w:rPr>
              <w:t>UMLAL</w:t>
            </w:r>
            <w:bookmarkEnd w:id="8121"/>
            <w:bookmarkEnd w:id="8122"/>
            <w:bookmarkEnd w:id="8123"/>
          </w:p>
        </w:tc>
        <w:tc>
          <w:tcPr>
            <w:tcW w:w="1662" w:type="pct"/>
            <w:shd w:val="clear" w:color="auto" w:fill="auto"/>
            <w:vAlign w:val="center"/>
          </w:tcPr>
          <w:p w14:paraId="46A39918">
            <w:pPr>
              <w:pStyle w:val="74"/>
              <w:rPr>
                <w:rFonts w:hint="eastAsia"/>
                <w:kern w:val="0"/>
              </w:rPr>
            </w:pPr>
            <w:bookmarkStart w:id="8124" w:name="_QWord_Source_Comparison_Para_1283"/>
            <w:bookmarkStart w:id="8125" w:name="_QWord_Source_Comparison_5490"/>
            <w:bookmarkStart w:id="8126" w:name="_QWord_Paragraph__1283"/>
            <w:r>
              <w:rPr>
                <w:rFonts w:hint="eastAsia"/>
                <w:kern w:val="0"/>
              </w:rPr>
              <w:t>64位无符号乘加指令</w:t>
            </w:r>
            <w:bookmarkEnd w:id="8124"/>
            <w:bookmarkEnd w:id="8125"/>
            <w:bookmarkEnd w:id="8126"/>
          </w:p>
        </w:tc>
      </w:tr>
      <w:tr w14:paraId="08B0A67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63" w:type="pct"/>
            <w:shd w:val="clear" w:color="auto" w:fill="auto"/>
            <w:vAlign w:val="center"/>
          </w:tcPr>
          <w:p w14:paraId="47CE7AD8">
            <w:pPr>
              <w:pStyle w:val="74"/>
              <w:rPr>
                <w:rFonts w:hint="eastAsia"/>
                <w:kern w:val="0"/>
              </w:rPr>
            </w:pPr>
            <w:bookmarkStart w:id="8127" w:name="_QWord_Paragraph__1284"/>
            <w:bookmarkStart w:id="8128" w:name="_QWord_Source_Comparison_Para_1284"/>
            <w:bookmarkStart w:id="8129" w:name="_QWord_Source_Comparison_5491"/>
            <w:r>
              <w:rPr>
                <w:rFonts w:hint="eastAsia"/>
                <w:kern w:val="0"/>
              </w:rPr>
              <w:t>110</w:t>
            </w:r>
            <w:bookmarkEnd w:id="8127"/>
            <w:bookmarkEnd w:id="8128"/>
            <w:bookmarkEnd w:id="8129"/>
          </w:p>
        </w:tc>
        <w:tc>
          <w:tcPr>
            <w:tcW w:w="1675" w:type="pct"/>
            <w:shd w:val="clear" w:color="auto" w:fill="auto"/>
            <w:vAlign w:val="center"/>
          </w:tcPr>
          <w:p w14:paraId="574B85D0">
            <w:pPr>
              <w:pStyle w:val="74"/>
              <w:rPr>
                <w:rFonts w:hint="eastAsia"/>
                <w:kern w:val="0"/>
              </w:rPr>
            </w:pPr>
            <w:bookmarkStart w:id="8130" w:name="_QWord_Source_Comparison_Para_1285"/>
            <w:bookmarkStart w:id="8131" w:name="_QWord_Source_Comparison_5492"/>
            <w:bookmarkStart w:id="8132" w:name="_QWord_Paragraph__1285"/>
            <w:r>
              <w:rPr>
                <w:rFonts w:hint="eastAsia"/>
                <w:kern w:val="0"/>
              </w:rPr>
              <w:t>SMULL</w:t>
            </w:r>
            <w:bookmarkEnd w:id="8130"/>
            <w:bookmarkEnd w:id="8131"/>
            <w:bookmarkEnd w:id="8132"/>
          </w:p>
        </w:tc>
        <w:tc>
          <w:tcPr>
            <w:tcW w:w="1662" w:type="pct"/>
            <w:shd w:val="clear" w:color="auto" w:fill="auto"/>
            <w:vAlign w:val="center"/>
          </w:tcPr>
          <w:p w14:paraId="07595222">
            <w:pPr>
              <w:pStyle w:val="74"/>
              <w:rPr>
                <w:rFonts w:hint="eastAsia"/>
                <w:kern w:val="0"/>
              </w:rPr>
            </w:pPr>
            <w:bookmarkStart w:id="8133" w:name="_QWord_Paragraph__1286"/>
            <w:bookmarkStart w:id="8134" w:name="_QWord_Source_Comparison_5493"/>
            <w:bookmarkStart w:id="8135" w:name="_QWord_Source_Comparison_Para_1286"/>
            <w:r>
              <w:rPr>
                <w:rFonts w:hint="eastAsia"/>
                <w:kern w:val="0"/>
              </w:rPr>
              <w:t>64位有符号乘法指令</w:t>
            </w:r>
            <w:bookmarkEnd w:id="8133"/>
            <w:bookmarkEnd w:id="8134"/>
            <w:bookmarkEnd w:id="8135"/>
          </w:p>
        </w:tc>
      </w:tr>
      <w:tr w14:paraId="08C4909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63" w:type="pct"/>
            <w:shd w:val="clear" w:color="auto" w:fill="auto"/>
            <w:vAlign w:val="center"/>
          </w:tcPr>
          <w:p w14:paraId="7BEEDAF9">
            <w:pPr>
              <w:pStyle w:val="74"/>
              <w:rPr>
                <w:rFonts w:hint="eastAsia"/>
                <w:kern w:val="0"/>
              </w:rPr>
            </w:pPr>
            <w:bookmarkStart w:id="8136" w:name="_QWord_Source_Comparison_Para_1287"/>
            <w:bookmarkStart w:id="8137" w:name="_QWord_Source_Comparison_5494"/>
            <w:bookmarkStart w:id="8138" w:name="_QWord_Paragraph__1287"/>
            <w:r>
              <w:rPr>
                <w:rFonts w:hint="eastAsia"/>
                <w:kern w:val="0"/>
              </w:rPr>
              <w:t>111</w:t>
            </w:r>
            <w:bookmarkEnd w:id="8136"/>
            <w:bookmarkEnd w:id="8137"/>
            <w:bookmarkEnd w:id="8138"/>
          </w:p>
        </w:tc>
        <w:tc>
          <w:tcPr>
            <w:tcW w:w="1675" w:type="pct"/>
            <w:shd w:val="clear" w:color="auto" w:fill="auto"/>
            <w:vAlign w:val="center"/>
          </w:tcPr>
          <w:p w14:paraId="1553880F">
            <w:pPr>
              <w:pStyle w:val="74"/>
              <w:rPr>
                <w:rFonts w:hint="eastAsia"/>
                <w:kern w:val="0"/>
              </w:rPr>
            </w:pPr>
            <w:bookmarkStart w:id="8139" w:name="_QWord_Source_Comparison_Para_1288"/>
            <w:bookmarkStart w:id="8140" w:name="_QWord_Source_Comparison_5495"/>
            <w:bookmarkStart w:id="8141" w:name="_QWord_Paragraph__1288"/>
            <w:r>
              <w:rPr>
                <w:rFonts w:hint="eastAsia"/>
                <w:kern w:val="0"/>
              </w:rPr>
              <w:t>SMLAL</w:t>
            </w:r>
            <w:bookmarkEnd w:id="8139"/>
            <w:bookmarkEnd w:id="8140"/>
            <w:bookmarkEnd w:id="8141"/>
          </w:p>
        </w:tc>
        <w:tc>
          <w:tcPr>
            <w:tcW w:w="1662" w:type="pct"/>
            <w:shd w:val="clear" w:color="auto" w:fill="auto"/>
            <w:vAlign w:val="center"/>
          </w:tcPr>
          <w:p w14:paraId="409755D5">
            <w:pPr>
              <w:pStyle w:val="74"/>
              <w:rPr>
                <w:rFonts w:hint="eastAsia"/>
                <w:kern w:val="0"/>
              </w:rPr>
            </w:pPr>
            <w:bookmarkStart w:id="8142" w:name="_QWord_Paragraph__1289"/>
            <w:bookmarkStart w:id="8143" w:name="_QWord_Source_Comparison_Para_1289"/>
            <w:bookmarkStart w:id="8144" w:name="_QWord_Source_Comparison_5496"/>
            <w:r>
              <w:rPr>
                <w:rFonts w:hint="eastAsia"/>
                <w:kern w:val="0"/>
              </w:rPr>
              <w:t>64位有符导乘加指令</w:t>
            </w:r>
            <w:bookmarkEnd w:id="8142"/>
            <w:bookmarkEnd w:id="8143"/>
            <w:bookmarkEnd w:id="8144"/>
          </w:p>
        </w:tc>
      </w:tr>
    </w:tbl>
    <w:p w14:paraId="77EAC963">
      <w:pPr>
        <w:pStyle w:val="105"/>
      </w:pPr>
      <w:bookmarkStart w:id="8145" w:name="_QWord_Source_Comparison_Para_1290"/>
      <w:r>
        <w:t>‌</w:t>
      </w:r>
      <w:bookmarkStart w:id="8146" w:name="_QWord_Source_Comparison_5497"/>
      <w:bookmarkEnd w:id="8146"/>
      <w:bookmarkStart w:id="8147" w:name="_QWord_Paragraph__1290"/>
      <w:bookmarkStart w:id="8148" w:name="_QWord_ImageIndex_155"/>
      <w:bookmarkStart w:id="8149" w:name="_QWord_Source_Comparison_5498"/>
      <w:r>
        <w:drawing>
          <wp:inline distT="0" distB="0" distL="0" distR="0">
            <wp:extent cx="3918585" cy="2285365"/>
            <wp:effectExtent l="0" t="0" r="0" b="635"/>
            <wp:docPr id="1489454355" name="图片 1489454355" title="QWord_ImageMark_155">
              <a:hlinkClick xmlns:a="http://schemas.openxmlformats.org/drawingml/2006/main" r:id="rId241" tooltip="QWord 图片目录：resource/images/illustration/1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55" name="图片 1489454355" title="QWord_ImageMark_155"/>
                    <pic:cNvPicPr>
                      <a:picLocks noChangeAspect="1" noChangeArrowheads="1"/>
                    </pic:cNvPicPr>
                  </pic:nvPicPr>
                  <pic:blipFill>
                    <a:blip r:embed="rId242" cstate="print">
                      <a:clrChange>
                        <a:clrFrom>
                          <a:srgbClr val="F6F6F6"/>
                        </a:clrFrom>
                        <a:clrTo>
                          <a:srgbClr val="F6F6F6">
                            <a:alpha val="0"/>
                          </a:srgbClr>
                        </a:clrTo>
                      </a:clrChange>
                      <a:extLst>
                        <a:ext uri="{28A0092B-C50C-407E-A947-70E740481C1C}">
                          <a14:useLocalDpi xmlns:a14="http://schemas.microsoft.com/office/drawing/2010/main" val="0"/>
                        </a:ext>
                      </a:extLst>
                    </a:blip>
                    <a:srcRect/>
                    <a:stretch>
                      <a:fillRect/>
                    </a:stretch>
                  </pic:blipFill>
                  <pic:spPr>
                    <a:xfrm>
                      <a:off x="0" y="0"/>
                      <a:ext cx="3918585" cy="2285495"/>
                    </a:xfrm>
                    <a:prstGeom prst="rect">
                      <a:avLst/>
                    </a:prstGeom>
                    <a:noFill/>
                    <a:ln>
                      <a:noFill/>
                    </a:ln>
                  </pic:spPr>
                </pic:pic>
              </a:graphicData>
            </a:graphic>
          </wp:inline>
        </w:drawing>
      </w:r>
      <w:bookmarkEnd w:id="8145"/>
      <w:bookmarkEnd w:id="8147"/>
      <w:bookmarkEnd w:id="8148"/>
      <w:bookmarkEnd w:id="8149"/>
    </w:p>
    <w:p w14:paraId="053CDC72">
      <w:pPr>
        <w:pStyle w:val="68"/>
      </w:pPr>
      <w:bookmarkStart w:id="8150" w:name="_QWord_Source_Comparison_5499"/>
      <w:bookmarkStart w:id="8151" w:name="QWord_XRef_Figure__bFfQml"/>
      <w:bookmarkStart w:id="8152" w:name="_QWord_Paragraph__1291"/>
      <w:bookmarkStart w:id="8153" w:name="_QWord_Source_Comparison_Para_1291"/>
      <w:r>
        <w:rPr>
          <w:rFonts w:hint="eastAsia"/>
        </w:rPr>
        <w:t>图</w:t>
      </w:r>
      <w:bookmarkEnd w:id="8150"/>
      <w:bookmarkStart w:id="8154" w:name="_QWord_Source_Comparison_5500"/>
      <w:r>
        <w:rPr>
          <w:rFonts w:hint="eastAsia"/>
        </w:rPr>
        <w:t> </w:t>
      </w:r>
      <w:bookmarkEnd w:id="8154"/>
      <w:bookmarkStart w:id="8155" w:name="_QWord_Source_Comparison_5501"/>
      <w:r>
        <w:fldChar w:fldCharType="begin"/>
      </w:r>
      <w:bookmarkEnd w:id="8155"/>
      <w:bookmarkStart w:id="8156" w:name="_QWord_Source_Comparison_5502"/>
      <w:r>
        <w:instrText xml:space="preserve"> SEQ QWord_Heading1_Sequence \c </w:instrText>
      </w:r>
      <w:bookmarkEnd w:id="8156"/>
      <w:bookmarkStart w:id="8157" w:name="_QWord_Source_Comparison_5503"/>
      <w:r>
        <w:fldChar w:fldCharType="separate"/>
      </w:r>
      <w:bookmarkEnd w:id="8157"/>
      <w:bookmarkStart w:id="8158" w:name="_QWord_Source_Comparison_5504"/>
      <w:r>
        <w:t>3</w:t>
      </w:r>
      <w:bookmarkEnd w:id="8158"/>
      <w:bookmarkStart w:id="8159" w:name="_QWord_Source_Comparison_5505"/>
      <w:r>
        <w:fldChar w:fldCharType="end"/>
      </w:r>
      <w:bookmarkEnd w:id="8159"/>
      <w:bookmarkStart w:id="8160" w:name="_QWord_Source_Comparison_5506"/>
      <w:r>
        <w:noBreakHyphen/>
      </w:r>
      <w:bookmarkEnd w:id="8160"/>
      <w:bookmarkStart w:id="8161" w:name="_QWord_Source_Comparison_5507"/>
      <w:r>
        <w:fldChar w:fldCharType="begin"/>
      </w:r>
      <w:bookmarkEnd w:id="8161"/>
      <w:bookmarkStart w:id="8162" w:name="_QWord_Source_Comparison_5508"/>
      <w:r>
        <w:instrText xml:space="preserve"> </w:instrText>
      </w:r>
      <w:bookmarkEnd w:id="8162"/>
      <w:bookmarkStart w:id="8163" w:name="_QWord_Source_Comparison_5509"/>
      <w:r>
        <w:rPr>
          <w:rFonts w:hint="eastAsia"/>
        </w:rPr>
        <w:instrText xml:space="preserve">SEQ </w:instrText>
      </w:r>
      <w:bookmarkEnd w:id="8163"/>
      <w:bookmarkStart w:id="8164" w:name="_QWord_Source_Comparison_5510"/>
      <w:r>
        <w:rPr>
          <w:rFonts w:hint="eastAsia"/>
        </w:rPr>
        <w:instrText xml:space="preserve">图</w:instrText>
      </w:r>
      <w:bookmarkEnd w:id="8164"/>
      <w:bookmarkStart w:id="8165" w:name="_QWord_Source_Comparison_5511"/>
      <w:r>
        <w:rPr>
          <w:rFonts w:hint="eastAsia"/>
        </w:rPr>
        <w:instrText xml:space="preserve"> \* ARABIC \s 1</w:instrText>
      </w:r>
      <w:bookmarkEnd w:id="8165"/>
      <w:bookmarkStart w:id="8166" w:name="_QWord_Source_Comparison_5512"/>
      <w:r>
        <w:instrText xml:space="preserve"> </w:instrText>
      </w:r>
      <w:bookmarkStart w:id="8167" w:name="_QWord_Source_Comparison_5513"/>
      <w:r>
        <w:fldChar w:fldCharType="separate"/>
      </w:r>
      <w:bookmarkEnd w:id="8166"/>
      <w:bookmarkEnd w:id="8167"/>
      <w:bookmarkStart w:id="8168" w:name="_QWord_Source_Comparison_5514"/>
      <w:r>
        <w:t>30</w:t>
      </w:r>
      <w:bookmarkEnd w:id="8168"/>
      <w:bookmarkStart w:id="8169" w:name="_QWord_Source_Comparison_5515"/>
      <w:r>
        <w:fldChar w:fldCharType="end"/>
      </w:r>
      <w:bookmarkEnd w:id="8151"/>
      <w:bookmarkEnd w:id="8169"/>
      <w:bookmarkStart w:id="8170" w:name="_QWord_Source_Comparison_5516"/>
      <w:r>
        <w:rPr>
          <w:rFonts w:hint="eastAsia"/>
        </w:rPr>
        <w:t xml:space="preserve">  </w:t>
      </w:r>
      <w:bookmarkEnd w:id="8170"/>
      <w:bookmarkStart w:id="8171" w:name="_QWord_Source_Comparison_5517"/>
      <w:r>
        <w:rPr>
          <w:rFonts w:hint="eastAsia"/>
        </w:rPr>
        <w:t>乘法指令编码</w:t>
      </w:r>
      <w:bookmarkEnd w:id="8152"/>
      <w:bookmarkEnd w:id="8153"/>
      <w:bookmarkEnd w:id="8171"/>
    </w:p>
    <w:p w14:paraId="0AE1B019">
      <w:pPr>
        <w:pStyle w:val="4"/>
        <w:ind w:firstLine="420"/>
      </w:pPr>
      <w:bookmarkStart w:id="8172" w:name="_QWord_Source_Comparison_5518"/>
      <w:bookmarkStart w:id="8173" w:name="_QWord_Paragraph__1292"/>
      <w:bookmarkStart w:id="8174" w:name="_QWord_Source_Comparison_Para_1292"/>
      <w:r>
        <w:rPr>
          <w:rFonts w:hint="eastAsia"/>
        </w:rPr>
        <w:t>乘法指令如</w:t>
      </w:r>
      <w:bookmarkEnd w:id="8172"/>
      <w:bookmarkStart w:id="8175" w:name="_QWord_Source_Comparison_5519"/>
      <w:r>
        <w:fldChar w:fldCharType="begin"/>
      </w:r>
      <w:bookmarkEnd w:id="8175"/>
      <w:bookmarkStart w:id="8176" w:name="_QWord_Source_Comparison_5520"/>
      <w:r>
        <w:instrText xml:space="preserve"> </w:instrText>
      </w:r>
      <w:bookmarkEnd w:id="8176"/>
      <w:bookmarkStart w:id="8177" w:name="_QWord_Source_Comparison_5521"/>
      <w:r>
        <w:rPr>
          <w:rFonts w:hint="eastAsia"/>
        </w:rPr>
        <w:instrText xml:space="preserve">REF QWord_XRef_Table__uvKR1o \h \* CHARFORMAT</w:instrText>
      </w:r>
      <w:bookmarkEnd w:id="8177"/>
      <w:bookmarkStart w:id="8178" w:name="_QWord_Source_Comparison_5522"/>
      <w:r>
        <w:instrText xml:space="preserve"> </w:instrText>
      </w:r>
      <w:bookmarkStart w:id="8179" w:name="_QWord_Source_Comparison_5523"/>
      <w:r>
        <w:fldChar w:fldCharType="separate"/>
      </w:r>
      <w:bookmarkEnd w:id="8178"/>
      <w:bookmarkEnd w:id="8179"/>
      <w:bookmarkStart w:id="8180" w:name="_QWord_Source_Comparison_5524"/>
      <w:r>
        <w:t>表</w:t>
      </w:r>
      <w:bookmarkEnd w:id="8180"/>
      <w:bookmarkStart w:id="8181" w:name="_QWord_Source_Comparison_5525"/>
      <w:r>
        <w:t> 3</w:t>
      </w:r>
      <w:bookmarkEnd w:id="8181"/>
      <w:bookmarkStart w:id="8182" w:name="_QWord_Source_Comparison_5526"/>
      <w:r>
        <w:noBreakHyphen/>
      </w:r>
      <w:r>
        <w:t>23</w:t>
      </w:r>
      <w:bookmarkEnd w:id="8182"/>
      <w:bookmarkStart w:id="8183" w:name="_QWord_Source_Comparison_5527"/>
      <w:r>
        <w:fldChar w:fldCharType="end"/>
      </w:r>
      <w:bookmarkEnd w:id="8183"/>
      <w:bookmarkStart w:id="8184" w:name="_QWord_Source_Comparison_5528"/>
      <w:r>
        <w:rPr>
          <w:rFonts w:hint="eastAsia"/>
        </w:rPr>
        <w:t>所示。</w:t>
      </w:r>
      <w:bookmarkEnd w:id="8173"/>
      <w:bookmarkEnd w:id="8174"/>
      <w:bookmarkEnd w:id="8184"/>
    </w:p>
    <w:p w14:paraId="0F2D68C8">
      <w:pPr>
        <w:pStyle w:val="67"/>
        <w:rPr>
          <w:rFonts w:hint="eastAsia"/>
        </w:rPr>
      </w:pPr>
      <w:bookmarkStart w:id="8185" w:name="_QWord_Source_Comparison_5529"/>
      <w:bookmarkStart w:id="8186" w:name="QWord_XRef_Table__uvKR1o"/>
      <w:bookmarkStart w:id="8187" w:name="_QWord_Source_Comparison_Para_1293"/>
      <w:bookmarkStart w:id="8188" w:name="_QWord_Paragraph__1293"/>
      <w:r>
        <w:rPr>
          <w:rStyle w:val="238"/>
        </w:rPr>
        <w:t>表 </w:t>
      </w:r>
      <w:bookmarkEnd w:id="8185"/>
      <w:bookmarkStart w:id="8189" w:name="_QWord_Source_Comparison_5530"/>
      <w:r>
        <w:rPr>
          <w:rStyle w:val="238"/>
        </w:rPr>
        <w:fldChar w:fldCharType="begin"/>
      </w:r>
      <w:bookmarkEnd w:id="8189"/>
      <w:bookmarkStart w:id="8190" w:name="_QWord_Source_Comparison_5531"/>
      <w:r>
        <w:rPr>
          <w:rStyle w:val="238"/>
        </w:rPr>
        <w:instrText xml:space="preserve"> SEQ QWord_Heading1_Sequence \c </w:instrText>
      </w:r>
      <w:bookmarkEnd w:id="8190"/>
      <w:bookmarkStart w:id="8191" w:name="_QWord_Source_Comparison_5532"/>
      <w:r>
        <w:rPr>
          <w:rStyle w:val="238"/>
        </w:rPr>
        <w:fldChar w:fldCharType="separate"/>
      </w:r>
      <w:bookmarkEnd w:id="8191"/>
      <w:bookmarkStart w:id="8192" w:name="_QWord_Source_Comparison_5533"/>
      <w:r>
        <w:rPr>
          <w:rStyle w:val="238"/>
        </w:rPr>
        <w:t>3</w:t>
      </w:r>
      <w:bookmarkEnd w:id="8192"/>
      <w:bookmarkStart w:id="8193" w:name="_QWord_Source_Comparison_5534"/>
      <w:r>
        <w:rPr>
          <w:rStyle w:val="238"/>
        </w:rPr>
        <w:fldChar w:fldCharType="end"/>
      </w:r>
      <w:bookmarkEnd w:id="8193"/>
      <w:bookmarkStart w:id="8194" w:name="_QWord_Source_Comparison_5535"/>
      <w:r>
        <w:rPr>
          <w:rStyle w:val="238"/>
        </w:rPr>
        <w:noBreakHyphen/>
      </w:r>
      <w:bookmarkEnd w:id="8194"/>
      <w:bookmarkStart w:id="8195" w:name="_QWord_Source_Comparison_5536"/>
      <w:r>
        <w:rPr>
          <w:rStyle w:val="238"/>
        </w:rPr>
        <w:fldChar w:fldCharType="begin"/>
      </w:r>
      <w:bookmarkEnd w:id="8195"/>
      <w:bookmarkStart w:id="8196" w:name="_QWord_Source_Comparison_5537"/>
      <w:r>
        <w:rPr>
          <w:rStyle w:val="238"/>
        </w:rPr>
        <w:instrText xml:space="preserve"> SEQ 表 \* ARABIC \s 1 </w:instrText>
      </w:r>
      <w:bookmarkEnd w:id="8196"/>
      <w:bookmarkStart w:id="8197" w:name="_QWord_Source_Comparison_5538"/>
      <w:r>
        <w:rPr>
          <w:rStyle w:val="238"/>
        </w:rPr>
        <w:fldChar w:fldCharType="separate"/>
      </w:r>
      <w:bookmarkEnd w:id="8197"/>
      <w:bookmarkStart w:id="8198" w:name="_QWord_Source_Comparison_5539"/>
      <w:r>
        <w:rPr>
          <w:rStyle w:val="238"/>
        </w:rPr>
        <w:t>23</w:t>
      </w:r>
      <w:bookmarkEnd w:id="8198"/>
      <w:bookmarkStart w:id="8199" w:name="_QWord_Source_Comparison_5540"/>
      <w:r>
        <w:rPr>
          <w:rStyle w:val="238"/>
        </w:rPr>
        <w:fldChar w:fldCharType="end"/>
      </w:r>
      <w:bookmarkEnd w:id="8186"/>
      <w:bookmarkEnd w:id="8199"/>
      <w:bookmarkStart w:id="8200" w:name="_QWord_Source_Comparison_5541"/>
      <w:r>
        <w:t xml:space="preserve">  </w:t>
      </w:r>
      <w:bookmarkEnd w:id="8200"/>
      <w:bookmarkStart w:id="8201" w:name="_QWord_Source_Comparison_5542"/>
      <w:r>
        <w:rPr>
          <w:rFonts w:hint="eastAsia"/>
        </w:rPr>
        <w:t>乘法指令表</w:t>
      </w:r>
      <w:bookmarkEnd w:id="8187"/>
      <w:bookmarkEnd w:id="8188"/>
      <w:bookmarkEnd w:id="8201"/>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156"/>
        <w:gridCol w:w="1726"/>
        <w:gridCol w:w="2874"/>
        <w:gridCol w:w="1556"/>
      </w:tblGrid>
      <w:tr w14:paraId="041AE8A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tblHeader/>
          <w:jc w:val="center"/>
        </w:trPr>
        <w:tc>
          <w:tcPr>
            <w:tcW w:w="1297" w:type="pc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5C196EE3">
            <w:pPr>
              <w:pStyle w:val="74"/>
              <w:rPr>
                <w:rFonts w:hint="eastAsia"/>
                <w:kern w:val="0"/>
              </w:rPr>
            </w:pPr>
            <w:bookmarkStart w:id="8202" w:name="_QWord_Paragraph__1294"/>
            <w:bookmarkStart w:id="8203" w:name="_QWord_Source_Comparison_Para_1294"/>
            <w:bookmarkStart w:id="8204" w:name="_QWord_Source_Comparison_5543"/>
            <w:r>
              <w:rPr>
                <w:rFonts w:hint="eastAsia"/>
                <w:kern w:val="0"/>
              </w:rPr>
              <w:t>助记符</w:t>
            </w:r>
            <w:bookmarkEnd w:id="8202"/>
            <w:bookmarkEnd w:id="8203"/>
            <w:bookmarkEnd w:id="8204"/>
          </w:p>
        </w:tc>
        <w:tc>
          <w:tcPr>
            <w:tcW w:w="1038"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56BFD713">
            <w:pPr>
              <w:pStyle w:val="74"/>
              <w:rPr>
                <w:rFonts w:hint="eastAsia"/>
                <w:kern w:val="0"/>
              </w:rPr>
            </w:pPr>
            <w:bookmarkStart w:id="8205" w:name="_QWord_Source_Comparison_5544"/>
            <w:bookmarkStart w:id="8206" w:name="_QWord_Source_Comparison_Para_1295"/>
            <w:bookmarkStart w:id="8207" w:name="_QWord_Paragraph__1295"/>
            <w:r>
              <w:rPr>
                <w:rFonts w:hint="eastAsia"/>
                <w:kern w:val="0"/>
              </w:rPr>
              <w:t>说明</w:t>
            </w:r>
            <w:bookmarkEnd w:id="8205"/>
            <w:bookmarkEnd w:id="8206"/>
            <w:bookmarkEnd w:id="8207"/>
          </w:p>
        </w:tc>
        <w:tc>
          <w:tcPr>
            <w:tcW w:w="1729"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18AAE13A">
            <w:pPr>
              <w:pStyle w:val="74"/>
              <w:rPr>
                <w:rFonts w:hint="eastAsia"/>
                <w:kern w:val="0"/>
              </w:rPr>
            </w:pPr>
            <w:bookmarkStart w:id="8208" w:name="_QWord_Paragraph__1296"/>
            <w:bookmarkStart w:id="8209" w:name="_QWord_Source_Comparison_5545"/>
            <w:bookmarkStart w:id="8210" w:name="_QWord_Source_Comparison_Para_1296"/>
            <w:r>
              <w:rPr>
                <w:rFonts w:hint="eastAsia"/>
                <w:kern w:val="0"/>
              </w:rPr>
              <w:t>操作</w:t>
            </w:r>
            <w:bookmarkEnd w:id="8208"/>
            <w:bookmarkEnd w:id="8209"/>
            <w:bookmarkEnd w:id="8210"/>
          </w:p>
        </w:tc>
        <w:tc>
          <w:tcPr>
            <w:tcW w:w="936" w:type="pct"/>
            <w:tcBorders>
              <w:top w:val="single" w:color="auto" w:sz="6" w:space="0"/>
              <w:bottom w:val="single" w:color="auto" w:sz="4" w:space="0"/>
              <w:right w:val="single" w:color="auto" w:sz="6" w:space="0"/>
              <w:insideH w:val="single" w:sz="4" w:space="0"/>
              <w:insideV w:val="single" w:sz="4" w:space="0"/>
              <w:tl2br w:val="nil"/>
              <w:tr2bl w:val="nil"/>
            </w:tcBorders>
            <w:shd w:val="clear" w:color="auto" w:fill="auto"/>
            <w:vAlign w:val="center"/>
          </w:tcPr>
          <w:p w14:paraId="6E8F2211">
            <w:pPr>
              <w:pStyle w:val="74"/>
              <w:rPr>
                <w:rFonts w:hint="eastAsia"/>
                <w:kern w:val="0"/>
              </w:rPr>
            </w:pPr>
            <w:bookmarkStart w:id="8211" w:name="_QWord_Paragraph__1297"/>
            <w:bookmarkStart w:id="8212" w:name="_QWord_Source_Comparison_5546"/>
            <w:bookmarkStart w:id="8213" w:name="_QWord_Source_Comparison_Para_1297"/>
            <w:r>
              <w:rPr>
                <w:rFonts w:hint="eastAsia"/>
                <w:kern w:val="0"/>
              </w:rPr>
              <w:t>条件码位置</w:t>
            </w:r>
            <w:bookmarkEnd w:id="8211"/>
            <w:bookmarkEnd w:id="8212"/>
            <w:bookmarkEnd w:id="8213"/>
          </w:p>
        </w:tc>
      </w:tr>
      <w:tr w14:paraId="24FD275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97" w:type="pct"/>
            <w:shd w:val="clear" w:color="auto" w:fill="auto"/>
            <w:vAlign w:val="center"/>
          </w:tcPr>
          <w:p w14:paraId="175B251C">
            <w:pPr>
              <w:pStyle w:val="74"/>
              <w:rPr>
                <w:rFonts w:hint="eastAsia"/>
                <w:kern w:val="0"/>
              </w:rPr>
            </w:pPr>
            <w:bookmarkStart w:id="8214" w:name="_QWord_Source_Comparison_5547"/>
            <w:bookmarkStart w:id="8215" w:name="_QWord_Paragraph__1298"/>
            <w:bookmarkStart w:id="8216" w:name="_QWord_Source_Comparison_Para_1298"/>
            <w:r>
              <w:rPr>
                <w:kern w:val="0"/>
              </w:rPr>
              <w:t>MUL</w:t>
            </w:r>
            <w:bookmarkEnd w:id="8214"/>
            <w:bookmarkStart w:id="8217" w:name="_QWord_Source_Comparison_5548"/>
            <w:r>
              <w:rPr>
                <w:rFonts w:hint="eastAsia"/>
                <w:kern w:val="0"/>
              </w:rPr>
              <w:t xml:space="preserve"> </w:t>
            </w:r>
            <w:bookmarkEnd w:id="8217"/>
            <w:bookmarkStart w:id="8218" w:name="_QWord_Source_Comparison_5549"/>
            <w:r>
              <w:rPr>
                <w:kern w:val="0"/>
              </w:rPr>
              <w:t>Rd, Rm, Rs</w:t>
            </w:r>
            <w:bookmarkEnd w:id="8215"/>
            <w:bookmarkEnd w:id="8216"/>
            <w:bookmarkEnd w:id="8218"/>
          </w:p>
        </w:tc>
        <w:tc>
          <w:tcPr>
            <w:tcW w:w="1038" w:type="pct"/>
            <w:shd w:val="clear" w:color="auto" w:fill="auto"/>
            <w:vAlign w:val="center"/>
          </w:tcPr>
          <w:p w14:paraId="1EAB54A0">
            <w:pPr>
              <w:pStyle w:val="74"/>
              <w:rPr>
                <w:rFonts w:hint="eastAsia"/>
                <w:kern w:val="0"/>
              </w:rPr>
            </w:pPr>
            <w:bookmarkStart w:id="8219" w:name="_QWord_Paragraph__1299"/>
            <w:bookmarkStart w:id="8220" w:name="_QWord_Source_Comparison_5550"/>
            <w:bookmarkStart w:id="8221" w:name="_QWord_Source_Comparison_Para_1299"/>
            <w:r>
              <w:rPr>
                <w:rFonts w:hint="eastAsia"/>
                <w:kern w:val="0"/>
              </w:rPr>
              <w:t>32位乘法指令</w:t>
            </w:r>
            <w:bookmarkEnd w:id="8219"/>
            <w:bookmarkEnd w:id="8220"/>
            <w:bookmarkEnd w:id="8221"/>
          </w:p>
        </w:tc>
        <w:tc>
          <w:tcPr>
            <w:tcW w:w="1729" w:type="pct"/>
            <w:shd w:val="clear" w:color="auto" w:fill="auto"/>
            <w:vAlign w:val="center"/>
          </w:tcPr>
          <w:p w14:paraId="2DDA5378">
            <w:pPr>
              <w:pStyle w:val="74"/>
              <w:rPr>
                <w:rFonts w:hint="eastAsia"/>
                <w:kern w:val="0"/>
              </w:rPr>
            </w:pPr>
            <w:bookmarkStart w:id="8222" w:name="_QWord_Source_Comparison_5551"/>
            <w:bookmarkStart w:id="8223" w:name="_QWord_Paragraph__1300"/>
            <w:bookmarkStart w:id="8224" w:name="_QWord_Source_Comparison_Para_1300"/>
            <w:r>
              <w:rPr>
                <w:rFonts w:hint="eastAsia"/>
                <w:kern w:val="0"/>
              </w:rPr>
              <w:t>Rd←Rm*Rs(Rd!</w:t>
            </w:r>
            <w:bookmarkEnd w:id="8222"/>
            <w:bookmarkStart w:id="8225" w:name="_QWord_Source_Comparison_5552"/>
            <w:r>
              <w:rPr>
                <w:kern w:val="0"/>
              </w:rPr>
              <w:t> </w:t>
            </w:r>
            <w:bookmarkEnd w:id="8225"/>
            <w:bookmarkStart w:id="8226" w:name="_QWord_Source_Comparison_8127"/>
            <w:bookmarkStart w:id="8227" w:name="_QWord_Source_Comparison_8188"/>
            <m:oMath>
              <m:r>
                <m:rPr/>
                <w:rPr>
                  <w:rFonts w:ascii="Cambria Math" w:hAnsi="Cambria Math"/>
                  <w:kern w:val="0"/>
                </w:rPr>
                <m:t>=</m:t>
              </m:r>
            </m:oMath>
            <w:bookmarkEnd w:id="8226"/>
            <w:bookmarkEnd w:id="8227"/>
            <w:bookmarkStart w:id="8228" w:name="_QWord_Source_Comparison_5553"/>
            <w:r>
              <w:rPr>
                <w:kern w:val="0"/>
              </w:rPr>
              <w:t> </w:t>
            </w:r>
            <w:bookmarkEnd w:id="8228"/>
            <w:bookmarkStart w:id="8229" w:name="_QWord_Source_Comparison_5554"/>
            <w:r>
              <w:rPr>
                <w:rFonts w:hint="eastAsia"/>
                <w:kern w:val="0"/>
              </w:rPr>
              <w:t>Rm)</w:t>
            </w:r>
            <w:bookmarkEnd w:id="8223"/>
            <w:bookmarkEnd w:id="8224"/>
            <w:bookmarkEnd w:id="8229"/>
          </w:p>
        </w:tc>
        <w:tc>
          <w:tcPr>
            <w:tcW w:w="936" w:type="pct"/>
            <w:shd w:val="clear" w:color="auto" w:fill="auto"/>
            <w:vAlign w:val="center"/>
          </w:tcPr>
          <w:p w14:paraId="2BC0F82A">
            <w:pPr>
              <w:pStyle w:val="74"/>
              <w:rPr>
                <w:rFonts w:hint="eastAsia"/>
                <w:kern w:val="0"/>
              </w:rPr>
            </w:pPr>
            <w:bookmarkStart w:id="8230" w:name="_QWord_Source_Comparison_5555"/>
            <w:bookmarkStart w:id="8231" w:name="_QWord_Source_Comparison_Para_1301"/>
            <w:bookmarkStart w:id="8232" w:name="_QWord_Paragraph__1301"/>
            <w:r>
              <w:rPr>
                <w:kern w:val="0"/>
              </w:rPr>
              <w:t>MUL {cond} {S}</w:t>
            </w:r>
            <w:bookmarkEnd w:id="8230"/>
            <w:bookmarkEnd w:id="8231"/>
            <w:bookmarkEnd w:id="8232"/>
          </w:p>
        </w:tc>
      </w:tr>
      <w:tr w14:paraId="70D7D60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97" w:type="pct"/>
            <w:shd w:val="clear" w:color="auto" w:fill="auto"/>
            <w:vAlign w:val="center"/>
          </w:tcPr>
          <w:p w14:paraId="1EDC1F43">
            <w:pPr>
              <w:pStyle w:val="74"/>
              <w:rPr>
                <w:rFonts w:hint="eastAsia"/>
                <w:kern w:val="0"/>
              </w:rPr>
            </w:pPr>
            <w:bookmarkStart w:id="8233" w:name="_QWord_Source_Comparison_5556"/>
            <w:bookmarkStart w:id="8234" w:name="_QWord_Source_Comparison_Para_1302"/>
            <w:bookmarkStart w:id="8235" w:name="_QWord_Paragraph__1302"/>
            <w:r>
              <w:rPr>
                <w:kern w:val="0"/>
              </w:rPr>
              <w:t>MLA</w:t>
            </w:r>
            <w:bookmarkEnd w:id="8233"/>
            <w:bookmarkStart w:id="8236" w:name="_QWord_Source_Comparison_5557"/>
            <w:r>
              <w:rPr>
                <w:rFonts w:hint="eastAsia"/>
                <w:kern w:val="0"/>
              </w:rPr>
              <w:t xml:space="preserve"> </w:t>
            </w:r>
            <w:bookmarkEnd w:id="8236"/>
            <w:bookmarkStart w:id="8237" w:name="_QWord_Source_Comparison_5558"/>
            <w:r>
              <w:rPr>
                <w:kern w:val="0"/>
              </w:rPr>
              <w:t>Rd, Rm, Rs, Rn</w:t>
            </w:r>
            <w:bookmarkEnd w:id="8234"/>
            <w:bookmarkEnd w:id="8235"/>
            <w:bookmarkEnd w:id="8237"/>
          </w:p>
        </w:tc>
        <w:tc>
          <w:tcPr>
            <w:tcW w:w="1038" w:type="pct"/>
            <w:shd w:val="clear" w:color="auto" w:fill="auto"/>
            <w:vAlign w:val="center"/>
          </w:tcPr>
          <w:p w14:paraId="7DA80635">
            <w:pPr>
              <w:pStyle w:val="74"/>
              <w:rPr>
                <w:rFonts w:hint="eastAsia"/>
                <w:kern w:val="0"/>
              </w:rPr>
            </w:pPr>
            <w:bookmarkStart w:id="8238" w:name="_QWord_Source_Comparison_Para_1303"/>
            <w:bookmarkStart w:id="8239" w:name="_QWord_Source_Comparison_5559"/>
            <w:bookmarkStart w:id="8240" w:name="_QWord_Paragraph__1303"/>
            <w:r>
              <w:rPr>
                <w:rFonts w:hint="eastAsia"/>
                <w:kern w:val="0"/>
              </w:rPr>
              <w:t>32位乘加指令</w:t>
            </w:r>
            <w:bookmarkEnd w:id="8238"/>
            <w:bookmarkEnd w:id="8239"/>
            <w:bookmarkEnd w:id="8240"/>
          </w:p>
        </w:tc>
        <w:tc>
          <w:tcPr>
            <w:tcW w:w="1729" w:type="pct"/>
            <w:shd w:val="clear" w:color="auto" w:fill="auto"/>
            <w:vAlign w:val="center"/>
          </w:tcPr>
          <w:p w14:paraId="32031A4A">
            <w:pPr>
              <w:pStyle w:val="74"/>
              <w:rPr>
                <w:rFonts w:hint="eastAsia"/>
                <w:kern w:val="0"/>
              </w:rPr>
            </w:pPr>
            <w:bookmarkStart w:id="8241" w:name="_QWord_Source_Comparison_5560"/>
            <w:bookmarkStart w:id="8242" w:name="_QWord_Paragraph__1304"/>
            <w:bookmarkStart w:id="8243" w:name="_QWord_Source_Comparison_Para_1304"/>
            <w:r>
              <w:rPr>
                <w:rFonts w:hint="eastAsia"/>
                <w:kern w:val="0"/>
              </w:rPr>
              <w:t>Rd←Rm*Rs</w:t>
            </w:r>
            <w:bookmarkEnd w:id="8241"/>
            <w:bookmarkStart w:id="8244" w:name="_QWord_Source_Comparison_5561"/>
            <w:r>
              <w:rPr>
                <w:kern w:val="0"/>
              </w:rPr>
              <w:t> </w:t>
            </w:r>
            <w:bookmarkEnd w:id="8244"/>
            <w:bookmarkStart w:id="8245" w:name="_QWord_Source_Comparison_8189"/>
            <w:bookmarkStart w:id="8246" w:name="_QWord_Source_Comparison_8128"/>
            <m:oMath>
              <m:r>
                <m:rPr/>
                <w:rPr>
                  <w:rFonts w:ascii="Cambria Math" w:hAnsi="Cambria Math"/>
                  <w:kern w:val="0"/>
                </w:rPr>
                <m:t>+</m:t>
              </m:r>
              <w:bookmarkEnd w:id="8245"/>
              <w:bookmarkEnd w:id="8246"/>
            </m:oMath>
            <w:bookmarkStart w:id="8247" w:name="_QWord_Source_Comparison_5562"/>
            <w:r>
              <w:rPr>
                <w:kern w:val="0"/>
              </w:rPr>
              <w:t> </w:t>
            </w:r>
            <w:bookmarkEnd w:id="8247"/>
            <w:bookmarkStart w:id="8248" w:name="_QWord_Source_Comparison_5563"/>
            <w:r>
              <w:rPr>
                <w:rFonts w:hint="eastAsia"/>
                <w:kern w:val="0"/>
              </w:rPr>
              <w:t>Rn(Rd!</w:t>
            </w:r>
            <w:bookmarkEnd w:id="8248"/>
            <w:bookmarkStart w:id="8249" w:name="_QWord_Source_Comparison_5564"/>
            <w:r>
              <w:rPr>
                <w:kern w:val="0"/>
              </w:rPr>
              <w:t> </w:t>
            </w:r>
            <w:bookmarkEnd w:id="8249"/>
            <w:bookmarkStart w:id="8250" w:name="_QWord_Source_Comparison_8129"/>
            <w:bookmarkStart w:id="8251" w:name="_QWord_Source_Comparison_8190"/>
            <m:oMath>
              <m:r>
                <m:rPr/>
                <w:rPr>
                  <w:rFonts w:ascii="Cambria Math" w:hAnsi="Cambria Math"/>
                  <w:kern w:val="0"/>
                </w:rPr>
                <m:t>=</m:t>
              </m:r>
            </m:oMath>
            <w:bookmarkEnd w:id="8250"/>
            <w:bookmarkEnd w:id="8251"/>
            <w:bookmarkStart w:id="8252" w:name="_QWord_Source_Comparison_5565"/>
            <w:r>
              <w:rPr>
                <w:kern w:val="0"/>
              </w:rPr>
              <w:t> </w:t>
            </w:r>
            <w:bookmarkEnd w:id="8252"/>
            <w:bookmarkStart w:id="8253" w:name="_QWord_Source_Comparison_5566"/>
            <w:r>
              <w:rPr>
                <w:rFonts w:hint="eastAsia"/>
                <w:kern w:val="0"/>
              </w:rPr>
              <w:t>Rm)</w:t>
            </w:r>
            <w:bookmarkEnd w:id="8242"/>
            <w:bookmarkEnd w:id="8243"/>
            <w:bookmarkEnd w:id="8253"/>
          </w:p>
        </w:tc>
        <w:tc>
          <w:tcPr>
            <w:tcW w:w="936" w:type="pct"/>
            <w:shd w:val="clear" w:color="auto" w:fill="auto"/>
            <w:vAlign w:val="center"/>
          </w:tcPr>
          <w:p w14:paraId="3C144640">
            <w:pPr>
              <w:pStyle w:val="74"/>
              <w:rPr>
                <w:rFonts w:hint="eastAsia"/>
                <w:kern w:val="0"/>
              </w:rPr>
            </w:pPr>
            <w:bookmarkStart w:id="8254" w:name="_QWord_Source_Comparison_Para_1305"/>
            <w:bookmarkStart w:id="8255" w:name="_QWord_Source_Comparison_5567"/>
            <w:bookmarkStart w:id="8256" w:name="_QWord_Paragraph__1305"/>
            <w:r>
              <w:rPr>
                <w:kern w:val="0"/>
              </w:rPr>
              <w:t>MLA {cond} {S}</w:t>
            </w:r>
            <w:bookmarkEnd w:id="8254"/>
            <w:bookmarkEnd w:id="8255"/>
            <w:bookmarkEnd w:id="8256"/>
          </w:p>
        </w:tc>
      </w:tr>
      <w:tr w14:paraId="20A311D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97" w:type="pct"/>
            <w:shd w:val="clear" w:color="auto" w:fill="auto"/>
            <w:vAlign w:val="center"/>
          </w:tcPr>
          <w:p w14:paraId="233A76AE">
            <w:pPr>
              <w:pStyle w:val="74"/>
              <w:rPr>
                <w:rFonts w:hint="eastAsia"/>
                <w:kern w:val="0"/>
              </w:rPr>
            </w:pPr>
            <w:bookmarkStart w:id="8257" w:name="_QWord_Source_Comparison_5568"/>
            <w:bookmarkStart w:id="8258" w:name="_QWord_Paragraph__1306"/>
            <w:bookmarkStart w:id="8259" w:name="_QWord_Source_Comparison_Para_1306"/>
            <w:r>
              <w:rPr>
                <w:kern w:val="0"/>
              </w:rPr>
              <w:t>UMULL</w:t>
            </w:r>
            <w:bookmarkEnd w:id="8257"/>
            <w:bookmarkStart w:id="8260" w:name="_QWord_Source_Comparison_5569"/>
            <w:r>
              <w:rPr>
                <w:rFonts w:hint="eastAsia"/>
                <w:kern w:val="0"/>
              </w:rPr>
              <w:t xml:space="preserve"> </w:t>
            </w:r>
            <w:bookmarkEnd w:id="8260"/>
            <w:bookmarkStart w:id="8261" w:name="_QWord_Source_Comparison_5570"/>
            <w:r>
              <w:rPr>
                <w:kern w:val="0"/>
              </w:rPr>
              <w:t>RdLo, RdHi, Rm, Rs</w:t>
            </w:r>
            <w:bookmarkEnd w:id="8258"/>
            <w:bookmarkEnd w:id="8259"/>
            <w:bookmarkEnd w:id="8261"/>
          </w:p>
        </w:tc>
        <w:tc>
          <w:tcPr>
            <w:tcW w:w="1038" w:type="pct"/>
            <w:shd w:val="clear" w:color="auto" w:fill="auto"/>
            <w:vAlign w:val="center"/>
          </w:tcPr>
          <w:p w14:paraId="14E7A43D">
            <w:pPr>
              <w:pStyle w:val="74"/>
              <w:rPr>
                <w:rFonts w:hint="eastAsia"/>
                <w:kern w:val="0"/>
              </w:rPr>
            </w:pPr>
            <w:bookmarkStart w:id="8262" w:name="_QWord_Paragraph__1307"/>
            <w:bookmarkStart w:id="8263" w:name="_QWord_Source_Comparison_5571"/>
            <w:bookmarkStart w:id="8264" w:name="_QWord_Source_Comparison_Para_1307"/>
            <w:r>
              <w:rPr>
                <w:rFonts w:hint="eastAsia"/>
                <w:kern w:val="0"/>
              </w:rPr>
              <w:t>64位无符号乘法指令</w:t>
            </w:r>
            <w:bookmarkEnd w:id="8262"/>
            <w:bookmarkEnd w:id="8263"/>
            <w:bookmarkEnd w:id="8264"/>
          </w:p>
        </w:tc>
        <w:tc>
          <w:tcPr>
            <w:tcW w:w="1729" w:type="pct"/>
            <w:shd w:val="clear" w:color="auto" w:fill="auto"/>
            <w:vAlign w:val="center"/>
          </w:tcPr>
          <w:p w14:paraId="15948663">
            <w:pPr>
              <w:pStyle w:val="74"/>
              <w:rPr>
                <w:rFonts w:hint="eastAsia"/>
                <w:kern w:val="0"/>
              </w:rPr>
            </w:pPr>
            <w:bookmarkStart w:id="8265" w:name="_QWord_Source_Comparison_5572"/>
            <w:bookmarkStart w:id="8266" w:name="_QWord_Paragraph__1308"/>
            <w:bookmarkStart w:id="8267" w:name="_QWord_Source_Comparison_Para_1308"/>
            <w:r>
              <w:rPr>
                <w:rFonts w:hint="eastAsia"/>
                <w:kern w:val="0"/>
              </w:rPr>
              <w:t>(RdLo, RdHi)←Rm*Rs</w:t>
            </w:r>
            <w:bookmarkEnd w:id="8265"/>
            <w:bookmarkEnd w:id="8266"/>
            <w:bookmarkEnd w:id="8267"/>
          </w:p>
        </w:tc>
        <w:tc>
          <w:tcPr>
            <w:tcW w:w="936" w:type="pct"/>
            <w:shd w:val="clear" w:color="auto" w:fill="auto"/>
            <w:vAlign w:val="center"/>
          </w:tcPr>
          <w:p w14:paraId="7DF44FB7">
            <w:pPr>
              <w:pStyle w:val="74"/>
              <w:rPr>
                <w:rFonts w:hint="eastAsia"/>
                <w:kern w:val="0"/>
              </w:rPr>
            </w:pPr>
            <w:bookmarkStart w:id="8268" w:name="_QWord_Paragraph__1309"/>
            <w:bookmarkStart w:id="8269" w:name="_QWord_Source_Comparison_5573"/>
            <w:bookmarkStart w:id="8270" w:name="_QWord_Source_Comparison_Para_1309"/>
            <w:r>
              <w:rPr>
                <w:kern w:val="0"/>
              </w:rPr>
              <w:t>UMULL {cond}{S}</w:t>
            </w:r>
            <w:bookmarkEnd w:id="8268"/>
            <w:bookmarkEnd w:id="8269"/>
            <w:bookmarkEnd w:id="8270"/>
          </w:p>
        </w:tc>
      </w:tr>
      <w:tr w14:paraId="12F2231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97" w:type="pct"/>
            <w:shd w:val="clear" w:color="auto" w:fill="auto"/>
            <w:vAlign w:val="center"/>
          </w:tcPr>
          <w:p w14:paraId="2AEF8653">
            <w:pPr>
              <w:pStyle w:val="74"/>
              <w:rPr>
                <w:rFonts w:hint="eastAsia"/>
                <w:kern w:val="0"/>
              </w:rPr>
            </w:pPr>
            <w:bookmarkStart w:id="8271" w:name="_QWord_Source_Comparison_5574"/>
            <w:bookmarkStart w:id="8272" w:name="_QWord_Paragraph__1310"/>
            <w:bookmarkStart w:id="8273" w:name="_QWord_Source_Comparison_Para_1310"/>
            <w:r>
              <w:rPr>
                <w:rFonts w:hint="eastAsia"/>
                <w:kern w:val="0"/>
              </w:rPr>
              <w:t>UMLAL RdLo, RdHi. Rm, Rs</w:t>
            </w:r>
            <w:bookmarkEnd w:id="8271"/>
            <w:bookmarkEnd w:id="8272"/>
            <w:bookmarkEnd w:id="8273"/>
          </w:p>
        </w:tc>
        <w:tc>
          <w:tcPr>
            <w:tcW w:w="1038" w:type="pct"/>
            <w:shd w:val="clear" w:color="auto" w:fill="auto"/>
            <w:vAlign w:val="center"/>
          </w:tcPr>
          <w:p w14:paraId="4200DA3F">
            <w:pPr>
              <w:pStyle w:val="74"/>
              <w:rPr>
                <w:rFonts w:hint="eastAsia"/>
                <w:kern w:val="0"/>
              </w:rPr>
            </w:pPr>
            <w:bookmarkStart w:id="8274" w:name="_QWord_Paragraph__1311"/>
            <w:bookmarkStart w:id="8275" w:name="_QWord_Source_Comparison_Para_1311"/>
            <w:bookmarkStart w:id="8276" w:name="_QWord_Source_Comparison_5575"/>
            <w:r>
              <w:rPr>
                <w:rFonts w:hint="eastAsia"/>
                <w:kern w:val="0"/>
              </w:rPr>
              <w:t>64位无符号乘加指令</w:t>
            </w:r>
            <w:bookmarkEnd w:id="8274"/>
            <w:bookmarkEnd w:id="8275"/>
            <w:bookmarkEnd w:id="8276"/>
          </w:p>
        </w:tc>
        <w:tc>
          <w:tcPr>
            <w:tcW w:w="1729" w:type="pct"/>
            <w:shd w:val="clear" w:color="auto" w:fill="auto"/>
            <w:vAlign w:val="center"/>
          </w:tcPr>
          <w:p w14:paraId="35C1704A">
            <w:pPr>
              <w:pStyle w:val="74"/>
              <w:rPr>
                <w:rFonts w:hint="eastAsia"/>
                <w:kern w:val="0"/>
              </w:rPr>
            </w:pPr>
            <w:bookmarkStart w:id="8277" w:name="_QWord_Source_Comparison_5576"/>
            <w:bookmarkStart w:id="8278" w:name="_QWord_Source_Comparison_Para_1312"/>
            <w:bookmarkStart w:id="8279" w:name="_QWord_Paragraph__1312"/>
            <w:r>
              <w:rPr>
                <w:kern w:val="0"/>
              </w:rPr>
              <w:t>(RdLo, RdHi)</w:t>
            </w:r>
            <w:bookmarkEnd w:id="8277"/>
            <w:bookmarkStart w:id="8280" w:name="_QWord_Source_Comparison_5577"/>
            <w:r>
              <w:rPr>
                <w:rFonts w:hint="eastAsia"/>
                <w:kern w:val="0"/>
              </w:rPr>
              <w:t>←</w:t>
            </w:r>
            <w:bookmarkEnd w:id="8280"/>
            <w:bookmarkStart w:id="8281" w:name="_QWord_Source_Comparison_5578"/>
            <w:r>
              <w:rPr>
                <w:kern w:val="0"/>
              </w:rPr>
              <w:t>Rm*Rs </w:t>
            </w:r>
            <w:bookmarkEnd w:id="8281"/>
            <m:oMath>
              <w:bookmarkStart w:id="8282" w:name="_QWord_Source_Comparison_8191"/>
              <w:bookmarkStart w:id="8283" w:name="_QWord_Source_Comparison_8130"/>
              <m:r>
                <m:rPr/>
                <w:rPr>
                  <w:rFonts w:ascii="Cambria Math" w:hAnsi="Cambria Math"/>
                  <w:kern w:val="0"/>
                </w:rPr>
                <m:t>+</m:t>
              </m:r>
              <w:bookmarkEnd w:id="8282"/>
              <w:bookmarkEnd w:id="8283"/>
            </m:oMath>
            <w:bookmarkStart w:id="8284" w:name="_QWord_Source_Comparison_5579"/>
            <w:r>
              <w:rPr>
                <w:kern w:val="0"/>
              </w:rPr>
              <w:t> (RdLo,RdHi)</w:t>
            </w:r>
            <w:bookmarkEnd w:id="8278"/>
            <w:bookmarkEnd w:id="8279"/>
            <w:bookmarkEnd w:id="8284"/>
          </w:p>
        </w:tc>
        <w:tc>
          <w:tcPr>
            <w:tcW w:w="936" w:type="pct"/>
            <w:shd w:val="clear" w:color="auto" w:fill="auto"/>
            <w:vAlign w:val="center"/>
          </w:tcPr>
          <w:p w14:paraId="58FD92B6">
            <w:pPr>
              <w:pStyle w:val="74"/>
              <w:rPr>
                <w:rFonts w:hint="eastAsia"/>
                <w:kern w:val="0"/>
              </w:rPr>
            </w:pPr>
            <w:bookmarkStart w:id="8285" w:name="_QWord_Source_Comparison_Para_1313"/>
            <w:bookmarkStart w:id="8286" w:name="_QWord_Source_Comparison_5580"/>
            <w:bookmarkStart w:id="8287" w:name="_QWord_Paragraph__1313"/>
            <w:r>
              <w:rPr>
                <w:kern w:val="0"/>
              </w:rPr>
              <w:t>UMLAL {cond} {S}</w:t>
            </w:r>
            <w:bookmarkEnd w:id="8285"/>
            <w:bookmarkEnd w:id="8286"/>
            <w:bookmarkEnd w:id="8287"/>
          </w:p>
        </w:tc>
      </w:tr>
      <w:tr w14:paraId="616BF7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97" w:type="pct"/>
            <w:shd w:val="clear" w:color="auto" w:fill="auto"/>
            <w:vAlign w:val="center"/>
          </w:tcPr>
          <w:p w14:paraId="6E37F992">
            <w:pPr>
              <w:pStyle w:val="74"/>
              <w:rPr>
                <w:rFonts w:hint="eastAsia"/>
                <w:kern w:val="0"/>
              </w:rPr>
            </w:pPr>
            <w:bookmarkStart w:id="8288" w:name="_QWord_Source_Comparison_5581"/>
            <w:bookmarkStart w:id="8289" w:name="_QWord_Source_Comparison_Para_1314"/>
            <w:bookmarkStart w:id="8290" w:name="_QWord_Paragraph__1314"/>
            <w:r>
              <w:rPr>
                <w:kern w:val="0"/>
              </w:rPr>
              <w:t>SMULL</w:t>
            </w:r>
            <w:bookmarkEnd w:id="8288"/>
            <w:bookmarkStart w:id="8291" w:name="_QWord_Source_Comparison_5582"/>
            <w:r>
              <w:rPr>
                <w:rFonts w:hint="eastAsia"/>
                <w:kern w:val="0"/>
              </w:rPr>
              <w:t xml:space="preserve"> </w:t>
            </w:r>
            <w:bookmarkEnd w:id="8291"/>
            <w:bookmarkStart w:id="8292" w:name="_QWord_Source_Comparison_5583"/>
            <w:r>
              <w:rPr>
                <w:kern w:val="0"/>
              </w:rPr>
              <w:t>RdLo, RdHi, Rm, Rs</w:t>
            </w:r>
            <w:bookmarkEnd w:id="8289"/>
            <w:bookmarkEnd w:id="8290"/>
            <w:bookmarkEnd w:id="8292"/>
          </w:p>
        </w:tc>
        <w:tc>
          <w:tcPr>
            <w:tcW w:w="1038" w:type="pct"/>
            <w:shd w:val="clear" w:color="auto" w:fill="auto"/>
            <w:vAlign w:val="center"/>
          </w:tcPr>
          <w:p w14:paraId="746E514B">
            <w:pPr>
              <w:pStyle w:val="74"/>
              <w:rPr>
                <w:rFonts w:hint="eastAsia"/>
                <w:kern w:val="0"/>
              </w:rPr>
            </w:pPr>
            <w:bookmarkStart w:id="8293" w:name="_QWord_Source_Comparison_Para_1315"/>
            <w:bookmarkStart w:id="8294" w:name="_QWord_Source_Comparison_5584"/>
            <w:bookmarkStart w:id="8295" w:name="_QWord_Paragraph__1315"/>
            <w:r>
              <w:rPr>
                <w:rFonts w:hint="eastAsia"/>
                <w:kern w:val="0"/>
              </w:rPr>
              <w:t>64位有符号乘法指令</w:t>
            </w:r>
            <w:bookmarkEnd w:id="8293"/>
            <w:bookmarkEnd w:id="8294"/>
            <w:bookmarkEnd w:id="8295"/>
          </w:p>
        </w:tc>
        <w:tc>
          <w:tcPr>
            <w:tcW w:w="1729" w:type="pct"/>
            <w:shd w:val="clear" w:color="auto" w:fill="auto"/>
            <w:vAlign w:val="center"/>
          </w:tcPr>
          <w:p w14:paraId="4731A2CE">
            <w:pPr>
              <w:pStyle w:val="74"/>
              <w:rPr>
                <w:rFonts w:hint="eastAsia"/>
                <w:kern w:val="0"/>
              </w:rPr>
            </w:pPr>
            <w:bookmarkStart w:id="8296" w:name="_QWord_Source_Comparison_5585"/>
            <w:bookmarkStart w:id="8297" w:name="_QWord_Paragraph__1316"/>
            <w:bookmarkStart w:id="8298" w:name="_QWord_Source_Comparison_Para_1316"/>
            <w:r>
              <w:rPr>
                <w:rFonts w:hint="eastAsia"/>
                <w:kern w:val="0"/>
              </w:rPr>
              <w:t>(</w:t>
            </w:r>
            <w:bookmarkEnd w:id="8296"/>
            <w:bookmarkStart w:id="8299" w:name="_QWord_Source_Comparison_5586"/>
            <w:r>
              <w:rPr>
                <w:kern w:val="0"/>
              </w:rPr>
              <w:t>RdLo,RdHi)</w:t>
            </w:r>
            <w:bookmarkEnd w:id="8299"/>
            <w:bookmarkStart w:id="8300" w:name="_QWord_Source_Comparison_5587"/>
            <w:r>
              <w:rPr>
                <w:rFonts w:hint="eastAsia"/>
                <w:kern w:val="0"/>
              </w:rPr>
              <w:t>←</w:t>
            </w:r>
            <w:bookmarkEnd w:id="8300"/>
            <w:bookmarkStart w:id="8301" w:name="_QWord_Source_Comparison_5588"/>
            <w:r>
              <w:rPr>
                <w:kern w:val="0"/>
              </w:rPr>
              <w:t>Rm*Rs</w:t>
            </w:r>
            <w:bookmarkEnd w:id="8297"/>
            <w:bookmarkEnd w:id="8298"/>
            <w:bookmarkEnd w:id="8301"/>
          </w:p>
        </w:tc>
        <w:tc>
          <w:tcPr>
            <w:tcW w:w="936" w:type="pct"/>
            <w:shd w:val="clear" w:color="auto" w:fill="auto"/>
            <w:vAlign w:val="center"/>
          </w:tcPr>
          <w:p w14:paraId="563F9CB7">
            <w:pPr>
              <w:pStyle w:val="74"/>
              <w:rPr>
                <w:rFonts w:hint="eastAsia"/>
                <w:kern w:val="0"/>
              </w:rPr>
            </w:pPr>
            <w:bookmarkStart w:id="8302" w:name="_QWord_Paragraph__1317"/>
            <w:bookmarkStart w:id="8303" w:name="_QWord_Source_Comparison_Para_1317"/>
            <w:bookmarkStart w:id="8304" w:name="_QWord_Source_Comparison_5589"/>
            <w:r>
              <w:rPr>
                <w:kern w:val="0"/>
              </w:rPr>
              <w:t>SMULL {cond} {s}</w:t>
            </w:r>
            <w:bookmarkEnd w:id="8302"/>
            <w:bookmarkEnd w:id="8303"/>
            <w:bookmarkEnd w:id="8304"/>
          </w:p>
        </w:tc>
      </w:tr>
      <w:tr w14:paraId="3BF27FD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297" w:type="pct"/>
            <w:shd w:val="clear" w:color="auto" w:fill="auto"/>
            <w:vAlign w:val="center"/>
          </w:tcPr>
          <w:p w14:paraId="05F6DD0F">
            <w:pPr>
              <w:pStyle w:val="74"/>
              <w:rPr>
                <w:rFonts w:hint="eastAsia"/>
                <w:kern w:val="0"/>
              </w:rPr>
            </w:pPr>
            <w:bookmarkStart w:id="8305" w:name="_QWord_Source_Comparison_5590"/>
            <w:bookmarkStart w:id="8306" w:name="_QWord_Source_Comparison_Para_1318"/>
            <w:bookmarkStart w:id="8307" w:name="_QWord_Paragraph__1318"/>
            <w:r>
              <w:rPr>
                <w:kern w:val="0"/>
              </w:rPr>
              <w:t>SMLAL</w:t>
            </w:r>
            <w:bookmarkEnd w:id="8305"/>
            <w:bookmarkStart w:id="8308" w:name="_QWord_Source_Comparison_5591"/>
            <w:r>
              <w:rPr>
                <w:rFonts w:hint="eastAsia"/>
                <w:kern w:val="0"/>
              </w:rPr>
              <w:t xml:space="preserve"> </w:t>
            </w:r>
            <w:bookmarkEnd w:id="8308"/>
            <w:bookmarkStart w:id="8309" w:name="_QWord_Source_Comparison_5592"/>
            <w:r>
              <w:rPr>
                <w:kern w:val="0"/>
              </w:rPr>
              <w:t>RdLo, RdHi, Rm, Rs</w:t>
            </w:r>
            <w:bookmarkEnd w:id="8306"/>
            <w:bookmarkEnd w:id="8307"/>
            <w:bookmarkEnd w:id="8309"/>
          </w:p>
        </w:tc>
        <w:tc>
          <w:tcPr>
            <w:tcW w:w="1038" w:type="pct"/>
            <w:shd w:val="clear" w:color="auto" w:fill="auto"/>
            <w:vAlign w:val="center"/>
          </w:tcPr>
          <w:p w14:paraId="6A8B3C26">
            <w:pPr>
              <w:pStyle w:val="74"/>
              <w:rPr>
                <w:rFonts w:hint="eastAsia"/>
                <w:kern w:val="0"/>
              </w:rPr>
            </w:pPr>
            <w:bookmarkStart w:id="8310" w:name="_QWord_Source_Comparison_Para_1319"/>
            <w:bookmarkStart w:id="8311" w:name="_QWord_Paragraph__1319"/>
            <w:bookmarkStart w:id="8312" w:name="_QWord_Source_Comparison_5593"/>
            <w:r>
              <w:rPr>
                <w:rFonts w:hint="eastAsia"/>
                <w:kern w:val="0"/>
              </w:rPr>
              <w:t>64位有符号乘加指令</w:t>
            </w:r>
            <w:bookmarkEnd w:id="8310"/>
            <w:bookmarkEnd w:id="8311"/>
            <w:bookmarkEnd w:id="8312"/>
          </w:p>
        </w:tc>
        <w:tc>
          <w:tcPr>
            <w:tcW w:w="1729" w:type="pct"/>
            <w:shd w:val="clear" w:color="auto" w:fill="auto"/>
            <w:vAlign w:val="center"/>
          </w:tcPr>
          <w:p w14:paraId="7A8F6461">
            <w:pPr>
              <w:pStyle w:val="74"/>
              <w:rPr>
                <w:rFonts w:hint="eastAsia"/>
                <w:kern w:val="0"/>
              </w:rPr>
            </w:pPr>
            <w:bookmarkStart w:id="8313" w:name="_QWord_Source_Comparison_5594"/>
            <w:bookmarkStart w:id="8314" w:name="_QWord_Source_Comparison_Para_1320"/>
            <w:bookmarkStart w:id="8315" w:name="_QWord_Paragraph__1320"/>
            <w:r>
              <w:rPr>
                <w:kern w:val="0"/>
              </w:rPr>
              <w:t>(RdLo, RdHi) )</w:t>
            </w:r>
            <w:bookmarkEnd w:id="8313"/>
            <w:bookmarkStart w:id="8316" w:name="_QWord_Source_Comparison_5595"/>
            <w:r>
              <w:rPr>
                <w:rFonts w:hint="eastAsia"/>
                <w:kern w:val="0"/>
              </w:rPr>
              <w:t>←</w:t>
            </w:r>
            <w:bookmarkEnd w:id="8316"/>
            <w:bookmarkStart w:id="8317" w:name="_QWord_Source_Comparison_5596"/>
            <w:r>
              <w:rPr>
                <w:kern w:val="0"/>
              </w:rPr>
              <w:t>Rm*Rs </w:t>
            </w:r>
            <w:bookmarkEnd w:id="8317"/>
            <w:bookmarkStart w:id="8318" w:name="_QWord_Source_Comparison_8192"/>
            <w:bookmarkStart w:id="8319" w:name="_QWord_Source_Comparison_8131"/>
            <m:oMath>
              <m:r>
                <m:rPr/>
                <w:rPr>
                  <w:rFonts w:ascii="Cambria Math" w:hAnsi="Cambria Math"/>
                  <w:kern w:val="0"/>
                </w:rPr>
                <m:t>+</m:t>
              </m:r>
            </m:oMath>
            <w:bookmarkEnd w:id="8318"/>
            <w:bookmarkEnd w:id="8319"/>
            <w:bookmarkStart w:id="8320" w:name="_QWord_Source_Comparison_5597"/>
            <w:r>
              <w:rPr>
                <w:kern w:val="0"/>
              </w:rPr>
              <w:t xml:space="preserve"> (RdLo, RdHi)</w:t>
            </w:r>
            <w:bookmarkEnd w:id="8314"/>
            <w:bookmarkEnd w:id="8315"/>
            <w:bookmarkEnd w:id="8320"/>
          </w:p>
        </w:tc>
        <w:tc>
          <w:tcPr>
            <w:tcW w:w="936" w:type="pct"/>
            <w:shd w:val="clear" w:color="auto" w:fill="auto"/>
            <w:vAlign w:val="center"/>
          </w:tcPr>
          <w:p w14:paraId="6A0AD0A0">
            <w:pPr>
              <w:pStyle w:val="74"/>
              <w:rPr>
                <w:rFonts w:hint="eastAsia"/>
                <w:kern w:val="0"/>
              </w:rPr>
            </w:pPr>
            <w:bookmarkStart w:id="8321" w:name="_QWord_Source_Comparison_5598"/>
            <w:bookmarkStart w:id="8322" w:name="_QWord_Paragraph__1321"/>
            <w:bookmarkStart w:id="8323" w:name="_QWord_Source_Comparison_Para_1321"/>
            <w:r>
              <w:rPr>
                <w:kern w:val="0"/>
              </w:rPr>
              <w:t>SMLAL {cond} {s}</w:t>
            </w:r>
            <w:bookmarkEnd w:id="8321"/>
            <w:bookmarkEnd w:id="8322"/>
            <w:bookmarkEnd w:id="8323"/>
          </w:p>
        </w:tc>
      </w:tr>
    </w:tbl>
    <w:p w14:paraId="611F1C4B">
      <w:pPr>
        <w:pStyle w:val="259"/>
      </w:pPr>
    </w:p>
    <w:p w14:paraId="018D4423">
      <w:pPr>
        <w:pStyle w:val="66"/>
        <w:numPr>
          <w:ilvl w:val="4"/>
          <w:numId w:val="6"/>
        </w:numPr>
      </w:pPr>
      <w:bookmarkStart w:id="8324" w:name="_QWord_Source_Comparison_5599"/>
      <w:bookmarkStart w:id="8325" w:name="_QWord_Paragraph__1323"/>
      <w:bookmarkStart w:id="8326" w:name="_QWord_Source_Comparison_Para_1323"/>
      <w:r>
        <w:rPr>
          <w:rFonts w:hint="eastAsia"/>
        </w:rPr>
        <w:t>32</w:t>
      </w:r>
      <w:bookmarkEnd w:id="8324"/>
      <w:bookmarkStart w:id="8327" w:name="_QWord_Source_Comparison_5600"/>
      <w:r>
        <w:rPr>
          <w:rFonts w:hint="eastAsia"/>
        </w:rPr>
        <w:t>位乘法指令</w:t>
      </w:r>
      <w:bookmarkEnd w:id="8325"/>
      <w:bookmarkEnd w:id="8326"/>
      <w:bookmarkEnd w:id="8327"/>
    </w:p>
    <w:p w14:paraId="237BB2DB">
      <w:pPr>
        <w:pStyle w:val="4"/>
        <w:ind w:firstLine="420"/>
      </w:pPr>
      <w:bookmarkStart w:id="8328" w:name="_QWord_Source_Comparison_5601"/>
      <w:bookmarkStart w:id="8329" w:name="_QWord_Source_Comparison_Para_1324"/>
      <w:bookmarkStart w:id="8330" w:name="_QWord_Paragraph__1324"/>
      <w:r>
        <w:rPr>
          <w:rFonts w:hint="eastAsia"/>
        </w:rPr>
        <w:t>MUL</w:t>
      </w:r>
      <w:bookmarkEnd w:id="8328"/>
      <w:bookmarkStart w:id="8331" w:name="_QWord_Source_Comparison_5602"/>
      <w:r>
        <w:rPr>
          <w:rFonts w:hint="eastAsia"/>
        </w:rPr>
        <w:t>指令将</w:t>
      </w:r>
      <w:bookmarkEnd w:id="8331"/>
      <w:bookmarkStart w:id="8332" w:name="_QWord_Source_Comparison_5603"/>
      <w:r>
        <w:rPr>
          <w:rFonts w:hint="eastAsia"/>
        </w:rPr>
        <w:t>Rm</w:t>
      </w:r>
      <w:bookmarkEnd w:id="8332"/>
      <w:bookmarkStart w:id="8333" w:name="_QWord_Source_Comparison_5604"/>
      <w:r>
        <w:rPr>
          <w:rFonts w:hint="eastAsia"/>
        </w:rPr>
        <w:t>和</w:t>
      </w:r>
      <w:bookmarkEnd w:id="8333"/>
      <w:bookmarkStart w:id="8334" w:name="_QWord_Source_Comparison_5605"/>
      <w:r>
        <w:rPr>
          <w:rFonts w:hint="eastAsia"/>
        </w:rPr>
        <w:t>Rs</w:t>
      </w:r>
      <w:bookmarkEnd w:id="8334"/>
      <w:bookmarkStart w:id="8335" w:name="_QWord_Source_Comparison_5606"/>
      <w:r>
        <w:rPr>
          <w:rFonts w:hint="eastAsia"/>
        </w:rPr>
        <w:t>中的值相乘，结果的低</w:t>
      </w:r>
      <w:bookmarkEnd w:id="8335"/>
      <w:bookmarkStart w:id="8336" w:name="_QWord_Source_Comparison_5607"/>
      <w:r>
        <w:rPr>
          <w:rFonts w:hint="eastAsia"/>
        </w:rPr>
        <w:t>32</w:t>
      </w:r>
      <w:bookmarkEnd w:id="8336"/>
      <w:bookmarkStart w:id="8337" w:name="_QWord_Source_Comparison_5608"/>
      <w:r>
        <w:rPr>
          <w:rFonts w:hint="eastAsia"/>
        </w:rPr>
        <w:t>位保存到</w:t>
      </w:r>
      <w:bookmarkEnd w:id="8337"/>
      <w:bookmarkStart w:id="8338" w:name="_QWord_Source_Comparison_5609"/>
      <w:r>
        <w:rPr>
          <w:rFonts w:hint="eastAsia"/>
        </w:rPr>
        <w:t>Rd</w:t>
      </w:r>
      <w:bookmarkEnd w:id="8338"/>
      <w:bookmarkStart w:id="8339" w:name="_QWord_Source_Comparison_5610"/>
      <w:r>
        <w:rPr>
          <w:rFonts w:hint="eastAsia"/>
        </w:rPr>
        <w:t>中。</w:t>
      </w:r>
      <w:bookmarkEnd w:id="8339"/>
      <w:bookmarkStart w:id="8340" w:name="_QWord_Source_Comparison_5611"/>
      <w:r>
        <w:rPr>
          <w:rFonts w:hint="eastAsia"/>
        </w:rPr>
        <w:t>Rd,Rm,Rs</w:t>
      </w:r>
      <w:bookmarkEnd w:id="8340"/>
      <w:bookmarkStart w:id="8341" w:name="_QWord_Source_Comparison_5612"/>
      <w:r>
        <w:rPr>
          <w:rFonts w:hint="eastAsia"/>
        </w:rPr>
        <w:t>不能为</w:t>
      </w:r>
      <w:bookmarkEnd w:id="8341"/>
      <w:bookmarkStart w:id="8342" w:name="_QWord_Source_Comparison_5613"/>
      <w:r>
        <w:rPr>
          <w:rFonts w:hint="eastAsia"/>
        </w:rPr>
        <w:t>R15</w:t>
      </w:r>
      <w:bookmarkEnd w:id="8342"/>
      <w:bookmarkStart w:id="8343" w:name="_QWord_Source_Comparison_5614"/>
      <w:r>
        <w:rPr>
          <w:rFonts w:hint="eastAsia"/>
        </w:rPr>
        <w:t>。只影响</w:t>
      </w:r>
      <w:bookmarkEnd w:id="8343"/>
      <w:bookmarkStart w:id="8344" w:name="_QWord_Source_Comparison_5615"/>
      <w:r>
        <w:rPr>
          <w:rFonts w:hint="eastAsia"/>
        </w:rPr>
        <w:t>CPSR</w:t>
      </w:r>
      <w:bookmarkEnd w:id="8344"/>
      <w:bookmarkStart w:id="8345" w:name="_QWord_Source_Comparison_5616"/>
      <w:r>
        <w:rPr>
          <w:rFonts w:hint="eastAsia"/>
        </w:rPr>
        <w:t>中的</w:t>
      </w:r>
      <w:bookmarkEnd w:id="8345"/>
      <w:bookmarkStart w:id="8346" w:name="_QWord_Source_Comparison_5617"/>
      <w:r>
        <w:rPr>
          <w:rFonts w:hint="eastAsia"/>
        </w:rPr>
        <w:t>N</w:t>
      </w:r>
      <w:bookmarkEnd w:id="8346"/>
      <w:bookmarkStart w:id="8347" w:name="_QWord_Source_Comparison_5618"/>
      <w:r>
        <w:rPr>
          <w:rFonts w:hint="eastAsia"/>
        </w:rPr>
        <w:t>位和</w:t>
      </w:r>
      <w:bookmarkEnd w:id="8347"/>
      <w:bookmarkStart w:id="8348" w:name="_QWord_Source_Comparison_5619"/>
      <w:r>
        <w:rPr>
          <w:rFonts w:hint="eastAsia"/>
        </w:rPr>
        <w:t>Z</w:t>
      </w:r>
      <w:bookmarkEnd w:id="8348"/>
      <w:bookmarkStart w:id="8349" w:name="_QWord_Source_Comparison_5620"/>
      <w:r>
        <w:rPr>
          <w:rFonts w:hint="eastAsia"/>
        </w:rPr>
        <w:t>位，不影响</w:t>
      </w:r>
      <w:bookmarkEnd w:id="8349"/>
      <w:bookmarkStart w:id="8350" w:name="_QWord_Source_Comparison_5621"/>
      <w:r>
        <w:t>V</w:t>
      </w:r>
      <w:bookmarkEnd w:id="8350"/>
      <w:bookmarkStart w:id="8351" w:name="_QWord_Source_Comparison_5622"/>
      <w:r>
        <w:rPr>
          <w:rFonts w:hint="eastAsia"/>
        </w:rPr>
        <w:t>，</w:t>
      </w:r>
      <w:bookmarkEnd w:id="8351"/>
      <w:bookmarkStart w:id="8352" w:name="_QWord_Source_Comparison_5623"/>
      <w:r>
        <w:t>C</w:t>
      </w:r>
      <w:bookmarkEnd w:id="8352"/>
      <w:bookmarkStart w:id="8353" w:name="_QWord_Source_Comparison_5624"/>
      <w:r>
        <w:rPr>
          <w:rFonts w:hint="eastAsia"/>
        </w:rPr>
        <w:t>不确定。指令格式如下：</w:t>
      </w:r>
      <w:bookmarkEnd w:id="8329"/>
      <w:bookmarkEnd w:id="8330"/>
      <w:bookmarkEnd w:id="8353"/>
    </w:p>
    <w:p w14:paraId="5B89419E">
      <w:pPr>
        <w:pStyle w:val="179"/>
        <w:ind w:firstLine="420"/>
      </w:pPr>
      <w:bookmarkStart w:id="8354" w:name="_QWord_Source_Comparison_Para_1325"/>
      <w:bookmarkStart w:id="8355" w:name="_QWord_Source_Comparison_5625"/>
      <w:bookmarkStart w:id="8356" w:name="_QWord_Paragraph__1325"/>
      <w:r>
        <w:t>MUL{cond}{S}    Rd,Rm,Rs</w:t>
      </w:r>
      <w:bookmarkEnd w:id="8354"/>
      <w:bookmarkEnd w:id="8355"/>
      <w:bookmarkEnd w:id="8356"/>
    </w:p>
    <w:p w14:paraId="3BA7295F">
      <w:pPr>
        <w:pStyle w:val="4"/>
        <w:ind w:firstLine="420"/>
      </w:pPr>
      <w:bookmarkStart w:id="8357" w:name="_QWord_Source_Comparison_Para_1326"/>
      <w:bookmarkStart w:id="8358" w:name="_QWord_Paragraph__1326"/>
      <w:bookmarkStart w:id="8359" w:name="_QWord_Source_Comparison_5626"/>
      <w:r>
        <w:rPr>
          <w:rFonts w:hint="eastAsia"/>
        </w:rPr>
        <w:t>应用示例：</w:t>
      </w:r>
      <w:bookmarkEnd w:id="8357"/>
      <w:bookmarkEnd w:id="8358"/>
      <w:bookmarkEnd w:id="8359"/>
    </w:p>
    <w:p w14:paraId="16EAF0F0">
      <w:pPr>
        <w:pStyle w:val="179"/>
        <w:ind w:firstLine="420"/>
      </w:pPr>
      <w:bookmarkStart w:id="8360" w:name="_QWord_Source_Comparison_5627"/>
      <w:bookmarkStart w:id="8361" w:name="_QWord_Source_Comparison_Para_1327"/>
      <w:bookmarkStart w:id="8362" w:name="_QWord_Paragraph__1327"/>
      <w:r>
        <w:rPr>
          <w:b/>
          <w:bCs/>
        </w:rPr>
        <w:t>MUL    R1,R2,R3</w:t>
      </w:r>
      <w:bookmarkEnd w:id="8360"/>
      <w:bookmarkStart w:id="8363" w:name="_QWord_Source_Comparison_5628"/>
      <w:r>
        <w:rPr>
          <w:rStyle w:val="219"/>
        </w:rPr>
        <w:t xml:space="preserve">     </w:t>
      </w:r>
      <w:bookmarkEnd w:id="8363"/>
      <w:bookmarkStart w:id="8364" w:name="_QWord_Source_Comparison_5629"/>
      <w:r>
        <w:rPr>
          <w:rStyle w:val="219"/>
          <w:rFonts w:hint="eastAsia"/>
          <w:lang w:val="en-US" w:eastAsia="zh-CN"/>
        </w:rPr>
        <w:tab/>
      </w:r>
      <w:r>
        <w:rPr>
          <w:rFonts w:hint="eastAsia"/>
        </w:rPr>
        <w:t>;R1</w:t>
      </w:r>
      <w:bookmarkEnd w:id="8364"/>
      <w:bookmarkStart w:id="8365" w:name="_QWord_Source_Comparison_5630"/>
      <w:r>
        <w:t>=</w:t>
      </w:r>
      <w:bookmarkEnd w:id="8365"/>
      <w:bookmarkStart w:id="8366" w:name="_QWord_Source_Comparison_5631"/>
      <w:r>
        <w:rPr>
          <w:rFonts w:hint="eastAsia"/>
        </w:rPr>
        <w:t>R2</w:t>
      </w:r>
      <w:bookmarkEnd w:id="8366"/>
      <w:bookmarkStart w:id="8367" w:name="_QWord_Source_Comparison_5632"/>
      <w:r>
        <w:t>×</w:t>
      </w:r>
      <w:bookmarkEnd w:id="8367"/>
      <w:bookmarkStart w:id="8368" w:name="_QWord_Source_Comparison_5633"/>
      <w:r>
        <w:rPr>
          <w:rFonts w:hint="eastAsia"/>
        </w:rPr>
        <w:t>R3</w:t>
      </w:r>
      <w:bookmarkEnd w:id="8361"/>
      <w:bookmarkEnd w:id="8362"/>
      <w:bookmarkEnd w:id="8368"/>
    </w:p>
    <w:p w14:paraId="4E29EF58">
      <w:pPr>
        <w:pStyle w:val="179"/>
        <w:ind w:firstLine="420"/>
      </w:pPr>
      <w:bookmarkStart w:id="8369" w:name="_QWord_Source_Comparison_5634"/>
      <w:bookmarkStart w:id="8370" w:name="_QWord_Source_Comparison_Para_1328"/>
      <w:bookmarkStart w:id="8371" w:name="_QWord_Paragraph__1328"/>
      <w:r>
        <w:rPr>
          <w:b/>
          <w:bCs/>
        </w:rPr>
        <w:t>MULS   R0,R3,R7</w:t>
      </w:r>
      <w:r>
        <w:t xml:space="preserve">  </w:t>
      </w:r>
      <w:bookmarkEnd w:id="8369"/>
      <w:bookmarkStart w:id="8372" w:name="_QWord_Source_Comparison_5635"/>
      <w:r>
        <w:rPr>
          <w:rFonts w:hint="eastAsia"/>
          <w:lang w:val="en-US" w:eastAsia="zh-CN"/>
        </w:rPr>
        <w:tab/>
      </w:r>
      <w:r>
        <w:rPr>
          <w:rFonts w:hint="eastAsia"/>
          <w:lang w:val="en-US" w:eastAsia="zh-CN"/>
        </w:rPr>
        <w:tab/>
      </w:r>
      <w:r>
        <w:rPr>
          <w:rFonts w:hint="eastAsia"/>
        </w:rPr>
        <w:t>;R0</w:t>
      </w:r>
      <w:bookmarkEnd w:id="8372"/>
      <w:bookmarkStart w:id="8373" w:name="_QWord_Source_Comparison_5636"/>
      <w:r>
        <w:t>=</w:t>
      </w:r>
      <w:bookmarkEnd w:id="8373"/>
      <w:bookmarkStart w:id="8374" w:name="_QWord_Source_Comparison_5637"/>
      <w:r>
        <w:rPr>
          <w:rFonts w:hint="eastAsia"/>
        </w:rPr>
        <w:t>R3</w:t>
      </w:r>
      <w:bookmarkEnd w:id="8374"/>
      <w:bookmarkStart w:id="8375" w:name="_QWord_Source_Comparison_5638"/>
      <w:r>
        <w:t>×</w:t>
      </w:r>
      <w:bookmarkEnd w:id="8375"/>
      <w:bookmarkStart w:id="8376" w:name="_QWord_Source_Comparison_5639"/>
      <w:r>
        <w:rPr>
          <w:rFonts w:hint="eastAsia"/>
        </w:rPr>
        <w:t>R7</w:t>
      </w:r>
      <w:bookmarkEnd w:id="8376"/>
      <w:bookmarkStart w:id="8377" w:name="_QWord_Source_Comparison_5640"/>
      <w:r>
        <w:rPr>
          <w:rFonts w:hint="eastAsia"/>
        </w:rPr>
        <w:t>，影响</w:t>
      </w:r>
      <w:bookmarkEnd w:id="8377"/>
      <w:bookmarkStart w:id="8378" w:name="_QWord_Source_Comparison_5641"/>
      <w:r>
        <w:rPr>
          <w:rFonts w:hint="eastAsia"/>
        </w:rPr>
        <w:t>CPSR</w:t>
      </w:r>
      <w:bookmarkEnd w:id="8378"/>
      <w:bookmarkStart w:id="8379" w:name="_QWord_Source_Comparison_5642"/>
      <w:r>
        <w:rPr>
          <w:rFonts w:hint="eastAsia"/>
        </w:rPr>
        <w:t>中的</w:t>
      </w:r>
      <w:bookmarkEnd w:id="8379"/>
      <w:bookmarkStart w:id="8380" w:name="_QWord_Source_Comparison_5643"/>
      <w:r>
        <w:rPr>
          <w:rFonts w:hint="eastAsia"/>
        </w:rPr>
        <w:t>N</w:t>
      </w:r>
      <w:bookmarkEnd w:id="8380"/>
      <w:bookmarkStart w:id="8381" w:name="_QWord_Source_Comparison_5644"/>
      <w:r>
        <w:rPr>
          <w:rFonts w:hint="eastAsia"/>
        </w:rPr>
        <w:t>位和</w:t>
      </w:r>
      <w:bookmarkEnd w:id="8381"/>
      <w:bookmarkStart w:id="8382" w:name="_QWord_Source_Comparison_5645"/>
      <w:r>
        <w:rPr>
          <w:rFonts w:hint="eastAsia"/>
        </w:rPr>
        <w:t>Z</w:t>
      </w:r>
      <w:bookmarkEnd w:id="8382"/>
      <w:bookmarkStart w:id="8383" w:name="_QWord_Source_Comparison_5646"/>
      <w:r>
        <w:rPr>
          <w:rFonts w:hint="eastAsia"/>
        </w:rPr>
        <w:t>位</w:t>
      </w:r>
      <w:bookmarkEnd w:id="8370"/>
      <w:bookmarkEnd w:id="8371"/>
      <w:bookmarkEnd w:id="8383"/>
    </w:p>
    <w:p w14:paraId="39CFD9BD">
      <w:pPr>
        <w:pStyle w:val="66"/>
        <w:numPr>
          <w:ilvl w:val="4"/>
          <w:numId w:val="6"/>
        </w:numPr>
      </w:pPr>
      <w:bookmarkStart w:id="8384" w:name="_QWord_Source_Comparison_5647"/>
      <w:bookmarkStart w:id="8385" w:name="_QWord_Source_Comparison_Para_1329"/>
      <w:bookmarkStart w:id="8386" w:name="_QWord_Paragraph__1329"/>
      <w:r>
        <w:rPr>
          <w:rFonts w:hint="eastAsia"/>
        </w:rPr>
        <w:t>32</w:t>
      </w:r>
      <w:bookmarkEnd w:id="8384"/>
      <w:bookmarkStart w:id="8387" w:name="_QWord_Source_Comparison_5648"/>
      <w:r>
        <w:rPr>
          <w:rFonts w:hint="eastAsia"/>
        </w:rPr>
        <w:t>位乘加指令</w:t>
      </w:r>
      <w:bookmarkEnd w:id="8385"/>
      <w:bookmarkEnd w:id="8386"/>
      <w:bookmarkEnd w:id="8387"/>
    </w:p>
    <w:p w14:paraId="75E0E82C">
      <w:pPr>
        <w:pStyle w:val="4"/>
        <w:ind w:firstLine="420"/>
      </w:pPr>
      <w:bookmarkStart w:id="8388" w:name="_QWord_Source_Comparison_5649"/>
      <w:bookmarkStart w:id="8389" w:name="_QWord_Paragraph__1330"/>
      <w:bookmarkStart w:id="8390" w:name="_QWord_Source_Comparison_Para_1330"/>
      <w:r>
        <w:rPr>
          <w:rFonts w:hint="eastAsia"/>
        </w:rPr>
        <w:t>MLA</w:t>
      </w:r>
      <w:bookmarkEnd w:id="8388"/>
      <w:bookmarkStart w:id="8391" w:name="_QWord_Source_Comparison_5650"/>
      <w:r>
        <w:rPr>
          <w:rFonts w:hint="eastAsia"/>
        </w:rPr>
        <w:t>指令将</w:t>
      </w:r>
      <w:bookmarkEnd w:id="8391"/>
      <w:bookmarkStart w:id="8392" w:name="_QWord_Source_Comparison_5651"/>
      <w:r>
        <w:rPr>
          <w:rFonts w:hint="eastAsia"/>
        </w:rPr>
        <w:t>Rm</w:t>
      </w:r>
      <w:bookmarkEnd w:id="8392"/>
      <w:bookmarkStart w:id="8393" w:name="_QWord_Source_Comparison_5652"/>
      <w:r>
        <w:rPr>
          <w:rFonts w:hint="eastAsia"/>
        </w:rPr>
        <w:t>和</w:t>
      </w:r>
      <w:bookmarkEnd w:id="8393"/>
      <w:bookmarkStart w:id="8394" w:name="_QWord_Source_Comparison_5653"/>
      <w:r>
        <w:rPr>
          <w:rFonts w:hint="eastAsia"/>
        </w:rPr>
        <w:t>Rs</w:t>
      </w:r>
      <w:bookmarkEnd w:id="8394"/>
      <w:bookmarkStart w:id="8395" w:name="_QWord_Source_Comparison_5654"/>
      <w:r>
        <w:rPr>
          <w:rFonts w:hint="eastAsia"/>
        </w:rPr>
        <w:t>中的值相乘，再将乘积加上第</w:t>
      </w:r>
      <w:bookmarkEnd w:id="8395"/>
      <w:bookmarkStart w:id="8396" w:name="_QWord_Source_Comparison_5655"/>
      <w:r>
        <w:rPr>
          <w:rFonts w:hint="eastAsia"/>
        </w:rPr>
        <w:t>3</w:t>
      </w:r>
      <w:bookmarkEnd w:id="8396"/>
      <w:bookmarkStart w:id="8397" w:name="_QWord_Source_Comparison_5656"/>
      <w:r>
        <w:rPr>
          <w:rFonts w:hint="eastAsia"/>
        </w:rPr>
        <w:t>个操作数，结果的低</w:t>
      </w:r>
      <w:bookmarkEnd w:id="8397"/>
      <w:bookmarkStart w:id="8398" w:name="_QWord_Source_Comparison_5657"/>
      <w:r>
        <w:rPr>
          <w:rFonts w:hint="eastAsia"/>
        </w:rPr>
        <w:t>32</w:t>
      </w:r>
      <w:bookmarkEnd w:id="8398"/>
      <w:bookmarkStart w:id="8399" w:name="_QWord_Source_Comparison_5658"/>
      <w:r>
        <w:rPr>
          <w:rFonts w:hint="eastAsia"/>
        </w:rPr>
        <w:t>位保存到</w:t>
      </w:r>
      <w:bookmarkEnd w:id="8399"/>
      <w:bookmarkStart w:id="8400" w:name="_QWord_Source_Comparison_5659"/>
      <w:r>
        <w:rPr>
          <w:rFonts w:hint="eastAsia"/>
        </w:rPr>
        <w:t>Rd</w:t>
      </w:r>
      <w:bookmarkEnd w:id="8400"/>
      <w:bookmarkStart w:id="8401" w:name="_QWord_Source_Comparison_5660"/>
      <w:r>
        <w:rPr>
          <w:rFonts w:hint="eastAsia"/>
        </w:rPr>
        <w:t>中。</w:t>
      </w:r>
      <w:bookmarkEnd w:id="8401"/>
      <w:bookmarkStart w:id="8402" w:name="_QWord_Source_Comparison_5661"/>
      <w:r>
        <w:rPr>
          <w:rFonts w:hint="eastAsia"/>
        </w:rPr>
        <w:t>Rd,Rm,Rs</w:t>
      </w:r>
      <w:bookmarkEnd w:id="8402"/>
      <w:bookmarkStart w:id="8403" w:name="_QWord_Source_Comparison_5662"/>
      <w:r>
        <w:rPr>
          <w:rFonts w:hint="eastAsia"/>
        </w:rPr>
        <w:t>，</w:t>
      </w:r>
      <w:bookmarkEnd w:id="8403"/>
      <w:bookmarkStart w:id="8404" w:name="_QWord_Source_Comparison_5663"/>
      <w:r>
        <w:rPr>
          <w:rFonts w:hint="eastAsia"/>
        </w:rPr>
        <w:t>Rn</w:t>
      </w:r>
      <w:bookmarkEnd w:id="8404"/>
      <w:bookmarkStart w:id="8405" w:name="_QWord_Source_Comparison_5664"/>
      <w:r>
        <w:rPr>
          <w:rFonts w:hint="eastAsia"/>
        </w:rPr>
        <w:t>不能为</w:t>
      </w:r>
      <w:bookmarkEnd w:id="8405"/>
      <w:bookmarkStart w:id="8406" w:name="_QWord_Source_Comparison_5665"/>
      <w:r>
        <w:rPr>
          <w:rFonts w:hint="eastAsia"/>
        </w:rPr>
        <w:t>R15</w:t>
      </w:r>
      <w:bookmarkEnd w:id="8406"/>
      <w:bookmarkStart w:id="8407" w:name="_QWord_Source_Comparison_5666"/>
      <w:r>
        <w:rPr>
          <w:rFonts w:hint="eastAsia"/>
        </w:rPr>
        <w:t>。只影响</w:t>
      </w:r>
      <w:bookmarkEnd w:id="8407"/>
      <w:bookmarkStart w:id="8408" w:name="_QWord_Source_Comparison_5667"/>
      <w:r>
        <w:rPr>
          <w:rFonts w:hint="eastAsia"/>
        </w:rPr>
        <w:t>CPSR</w:t>
      </w:r>
      <w:bookmarkEnd w:id="8408"/>
      <w:bookmarkStart w:id="8409" w:name="_QWord_Source_Comparison_5668"/>
      <w:r>
        <w:rPr>
          <w:rFonts w:hint="eastAsia"/>
        </w:rPr>
        <w:t>中的</w:t>
      </w:r>
      <w:bookmarkEnd w:id="8409"/>
      <w:bookmarkStart w:id="8410" w:name="_QWord_Source_Comparison_5669"/>
      <w:r>
        <w:rPr>
          <w:rFonts w:hint="eastAsia"/>
        </w:rPr>
        <w:t>N</w:t>
      </w:r>
      <w:bookmarkEnd w:id="8410"/>
      <w:bookmarkStart w:id="8411" w:name="_QWord_Source_Comparison_5670"/>
      <w:r>
        <w:rPr>
          <w:rFonts w:hint="eastAsia"/>
        </w:rPr>
        <w:t>位和</w:t>
      </w:r>
      <w:bookmarkEnd w:id="8411"/>
      <w:bookmarkStart w:id="8412" w:name="_QWord_Source_Comparison_5671"/>
      <w:r>
        <w:rPr>
          <w:rFonts w:hint="eastAsia"/>
        </w:rPr>
        <w:t>Z</w:t>
      </w:r>
      <w:bookmarkEnd w:id="8412"/>
      <w:bookmarkStart w:id="8413" w:name="_QWord_Source_Comparison_5672"/>
      <w:r>
        <w:rPr>
          <w:rFonts w:hint="eastAsia"/>
        </w:rPr>
        <w:t>位，不影响</w:t>
      </w:r>
      <w:bookmarkEnd w:id="8413"/>
      <w:bookmarkStart w:id="8414" w:name="_QWord_Source_Comparison_5673"/>
      <w:r>
        <w:rPr>
          <w:rFonts w:hint="eastAsia"/>
        </w:rPr>
        <w:t>V</w:t>
      </w:r>
      <w:bookmarkEnd w:id="8414"/>
      <w:bookmarkStart w:id="8415" w:name="_QWord_Source_Comparison_5674"/>
      <w:r>
        <w:rPr>
          <w:rFonts w:hint="eastAsia"/>
        </w:rPr>
        <w:t>，</w:t>
      </w:r>
      <w:bookmarkEnd w:id="8415"/>
      <w:bookmarkStart w:id="8416" w:name="_QWord_Source_Comparison_5675"/>
      <w:r>
        <w:rPr>
          <w:rFonts w:hint="eastAsia"/>
        </w:rPr>
        <w:t>C</w:t>
      </w:r>
      <w:bookmarkEnd w:id="8416"/>
      <w:bookmarkStart w:id="8417" w:name="_QWord_Source_Comparison_5676"/>
      <w:r>
        <w:rPr>
          <w:rFonts w:hint="eastAsia"/>
        </w:rPr>
        <w:t>不确定。指令格式如下：</w:t>
      </w:r>
      <w:bookmarkEnd w:id="8389"/>
      <w:bookmarkEnd w:id="8390"/>
      <w:bookmarkEnd w:id="8417"/>
    </w:p>
    <w:p w14:paraId="5037C8E2">
      <w:pPr>
        <w:pStyle w:val="179"/>
        <w:ind w:firstLine="420"/>
      </w:pPr>
      <w:bookmarkStart w:id="8418" w:name="_QWord_Source_Comparison_5677"/>
      <w:bookmarkStart w:id="8419" w:name="_QWord_Source_Comparison_Para_1331"/>
      <w:bookmarkStart w:id="8420" w:name="_QWord_Paragraph__1331"/>
      <w:r>
        <w:t>MLA{cond}{S}    Rd,Rm,Rs,Rn</w:t>
      </w:r>
      <w:bookmarkEnd w:id="8418"/>
      <w:bookmarkEnd w:id="8419"/>
      <w:bookmarkEnd w:id="8420"/>
    </w:p>
    <w:p w14:paraId="07226B55">
      <w:pPr>
        <w:pStyle w:val="4"/>
        <w:ind w:firstLine="420"/>
      </w:pPr>
      <w:bookmarkStart w:id="8421" w:name="_QWord_Source_Comparison_Para_1332"/>
      <w:bookmarkStart w:id="8422" w:name="_QWord_Source_Comparison_5678"/>
      <w:bookmarkStart w:id="8423" w:name="_QWord_Paragraph__1332"/>
      <w:r>
        <w:rPr>
          <w:rFonts w:hint="eastAsia"/>
        </w:rPr>
        <w:t>应用示例：</w:t>
      </w:r>
      <w:bookmarkEnd w:id="8421"/>
      <w:bookmarkEnd w:id="8422"/>
      <w:bookmarkEnd w:id="8423"/>
    </w:p>
    <w:p w14:paraId="4E7C5E91">
      <w:pPr>
        <w:pStyle w:val="179"/>
        <w:ind w:firstLine="420"/>
      </w:pPr>
      <w:bookmarkStart w:id="8424" w:name="_QWord_Source_Comparison_5679"/>
      <w:bookmarkStart w:id="8425" w:name="_QWord_Paragraph__1333"/>
      <w:bookmarkStart w:id="8426" w:name="_QWord_Source_Comparison_Para_1333"/>
      <w:r>
        <w:rPr>
          <w:b/>
          <w:bCs/>
        </w:rPr>
        <w:t>MLA     R1,R2,R3,R0</w:t>
      </w:r>
      <w:bookmarkEnd w:id="8424"/>
      <w:bookmarkStart w:id="8427" w:name="_QWord_Source_Comparison_5680"/>
      <w:r>
        <w:rPr>
          <w:rStyle w:val="219"/>
          <w:rFonts w:hint="eastAsia"/>
        </w:rPr>
        <w:t xml:space="preserve">      </w:t>
      </w:r>
      <w:bookmarkEnd w:id="8427"/>
      <w:bookmarkStart w:id="8428" w:name="_QWord_Source_Comparison_5681"/>
      <w:r>
        <w:rPr>
          <w:rFonts w:hint="eastAsia"/>
        </w:rPr>
        <w:t>; R1</w:t>
      </w:r>
      <w:bookmarkEnd w:id="8428"/>
      <w:bookmarkStart w:id="8429" w:name="_QWord_Source_Comparison_5682"/>
      <w:r>
        <w:t>=</w:t>
      </w:r>
      <w:bookmarkEnd w:id="8429"/>
      <w:bookmarkStart w:id="8430" w:name="_QWord_Source_Comparison_5683"/>
      <w:r>
        <w:rPr>
          <w:rFonts w:hint="eastAsia"/>
        </w:rPr>
        <w:t>R2</w:t>
      </w:r>
      <w:bookmarkEnd w:id="8430"/>
      <w:bookmarkStart w:id="8431" w:name="_QWord_Source_Comparison_5684"/>
      <w:r>
        <w:t>×</w:t>
      </w:r>
      <w:bookmarkEnd w:id="8431"/>
      <w:bookmarkStart w:id="8432" w:name="_QWord_Source_Comparison_5685"/>
      <w:r>
        <w:rPr>
          <w:rFonts w:hint="eastAsia"/>
        </w:rPr>
        <w:t>R3</w:t>
      </w:r>
      <w:bookmarkEnd w:id="8432"/>
      <w:bookmarkStart w:id="8433" w:name="_QWord_Source_Comparison_5686"/>
      <w:r>
        <w:t>+</w:t>
      </w:r>
      <w:bookmarkEnd w:id="8433"/>
      <w:bookmarkStart w:id="8434" w:name="_QWord_Source_Comparison_5687"/>
      <w:r>
        <w:rPr>
          <w:rFonts w:hint="eastAsia"/>
        </w:rPr>
        <w:t>R0</w:t>
      </w:r>
      <w:bookmarkEnd w:id="8425"/>
      <w:bookmarkEnd w:id="8426"/>
      <w:bookmarkEnd w:id="8434"/>
    </w:p>
    <w:p w14:paraId="1444AD7B">
      <w:pPr>
        <w:pStyle w:val="66"/>
        <w:numPr>
          <w:ilvl w:val="4"/>
          <w:numId w:val="6"/>
        </w:numPr>
      </w:pPr>
      <w:bookmarkStart w:id="8435" w:name="_QWord_Source_Comparison_5688"/>
      <w:bookmarkStart w:id="8436" w:name="_QWord_Paragraph__1334"/>
      <w:bookmarkStart w:id="8437" w:name="_QWord_Source_Comparison_Para_1334"/>
      <w:r>
        <w:rPr>
          <w:rFonts w:hint="eastAsia"/>
        </w:rPr>
        <w:t>64</w:t>
      </w:r>
      <w:bookmarkEnd w:id="8435"/>
      <w:bookmarkStart w:id="8438" w:name="_QWord_Source_Comparison_5689"/>
      <w:r>
        <w:rPr>
          <w:rFonts w:hint="eastAsia"/>
        </w:rPr>
        <w:t>位无符号乘法指令</w:t>
      </w:r>
      <w:bookmarkEnd w:id="8436"/>
      <w:bookmarkEnd w:id="8437"/>
      <w:bookmarkEnd w:id="8438"/>
    </w:p>
    <w:p w14:paraId="29C00221">
      <w:pPr>
        <w:pStyle w:val="4"/>
        <w:ind w:firstLine="420"/>
      </w:pPr>
      <w:bookmarkStart w:id="8439" w:name="_QWord_Source_Comparison_5690"/>
      <w:bookmarkStart w:id="8440" w:name="_QWord_Paragraph__1335"/>
      <w:bookmarkStart w:id="8441" w:name="_QWord_Source_Comparison_Para_1335"/>
      <w:r>
        <w:rPr>
          <w:rFonts w:hint="eastAsia"/>
        </w:rPr>
        <w:t>UMULL</w:t>
      </w:r>
      <w:bookmarkEnd w:id="8439"/>
      <w:bookmarkStart w:id="8442" w:name="_QWord_Source_Comparison_5691"/>
      <w:r>
        <w:rPr>
          <w:rFonts w:hint="eastAsia"/>
        </w:rPr>
        <w:t>指令将</w:t>
      </w:r>
      <w:bookmarkEnd w:id="8442"/>
      <w:bookmarkStart w:id="8443" w:name="_QWord_Source_Comparison_5692"/>
      <w:r>
        <w:rPr>
          <w:rFonts w:hint="eastAsia"/>
        </w:rPr>
        <w:t>Rm</w:t>
      </w:r>
      <w:bookmarkEnd w:id="8443"/>
      <w:bookmarkStart w:id="8444" w:name="_QWord_Source_Comparison_5693"/>
      <w:r>
        <w:rPr>
          <w:rFonts w:hint="eastAsia"/>
        </w:rPr>
        <w:t>和</w:t>
      </w:r>
      <w:bookmarkEnd w:id="8444"/>
      <w:bookmarkStart w:id="8445" w:name="_QWord_Source_Comparison_5694"/>
      <w:r>
        <w:rPr>
          <w:rFonts w:hint="eastAsia"/>
        </w:rPr>
        <w:t>Rs</w:t>
      </w:r>
      <w:bookmarkEnd w:id="8445"/>
      <w:bookmarkStart w:id="8446" w:name="_QWord_Source_Comparison_5695"/>
      <w:r>
        <w:rPr>
          <w:rFonts w:hint="eastAsia"/>
        </w:rPr>
        <w:t>中的值</w:t>
      </w:r>
      <w:r>
        <w:rPr>
          <w:rFonts w:hint="eastAsia"/>
          <w:lang w:val="en-US" w:eastAsia="zh-CN"/>
        </w:rPr>
        <w:t>进行</w:t>
      </w:r>
      <w:r>
        <w:rPr>
          <w:rFonts w:hint="eastAsia"/>
        </w:rPr>
        <w:t>无符号数相乘，结果的低</w:t>
      </w:r>
      <w:bookmarkEnd w:id="8446"/>
      <w:bookmarkStart w:id="8447" w:name="_QWord_Source_Comparison_5696"/>
      <w:r>
        <w:rPr>
          <w:rFonts w:hint="eastAsia"/>
        </w:rPr>
        <w:t>32</w:t>
      </w:r>
      <w:bookmarkEnd w:id="8447"/>
      <w:bookmarkStart w:id="8448" w:name="_QWord_Source_Comparison_5697"/>
      <w:r>
        <w:rPr>
          <w:rFonts w:hint="eastAsia"/>
        </w:rPr>
        <w:t>位保存到</w:t>
      </w:r>
      <w:bookmarkEnd w:id="8448"/>
      <w:bookmarkStart w:id="8449" w:name="_QWord_Source_Comparison_5698"/>
      <w:r>
        <w:rPr>
          <w:rFonts w:hint="eastAsia"/>
        </w:rPr>
        <w:t>RdLo</w:t>
      </w:r>
      <w:bookmarkEnd w:id="8449"/>
      <w:bookmarkStart w:id="8450" w:name="_QWord_Source_Comparison_5699"/>
      <w:r>
        <w:rPr>
          <w:rFonts w:hint="eastAsia"/>
        </w:rPr>
        <w:t>中，而高</w:t>
      </w:r>
      <w:bookmarkEnd w:id="8450"/>
      <w:bookmarkStart w:id="8451" w:name="_QWord_Source_Comparison_5700"/>
      <w:r>
        <w:rPr>
          <w:rFonts w:hint="eastAsia"/>
        </w:rPr>
        <w:t>32</w:t>
      </w:r>
      <w:bookmarkEnd w:id="8451"/>
      <w:bookmarkStart w:id="8452" w:name="_QWord_Source_Comparison_5701"/>
      <w:r>
        <w:rPr>
          <w:rFonts w:hint="eastAsia"/>
        </w:rPr>
        <w:t>位保存到</w:t>
      </w:r>
      <w:bookmarkEnd w:id="8452"/>
      <w:bookmarkStart w:id="8453" w:name="_QWord_Source_Comparison_5702"/>
      <w:r>
        <w:rPr>
          <w:rFonts w:hint="eastAsia"/>
        </w:rPr>
        <w:t>RdHi</w:t>
      </w:r>
      <w:bookmarkEnd w:id="8453"/>
      <w:bookmarkStart w:id="8454" w:name="_QWord_Source_Comparison_5703"/>
      <w:r>
        <w:rPr>
          <w:rFonts w:hint="eastAsia"/>
        </w:rPr>
        <w:t>中。</w:t>
      </w:r>
      <w:bookmarkEnd w:id="8454"/>
      <w:bookmarkStart w:id="8455" w:name="_QWord_Source_Comparison_5704"/>
      <w:r>
        <w:rPr>
          <w:rFonts w:hint="eastAsia"/>
        </w:rPr>
        <w:t>RdLo</w:t>
      </w:r>
      <w:bookmarkEnd w:id="8455"/>
      <w:bookmarkStart w:id="8456" w:name="_QWord_Source_Comparison_5705"/>
      <w:r>
        <w:t>/</w:t>
      </w:r>
      <w:bookmarkEnd w:id="8456"/>
      <w:bookmarkStart w:id="8457" w:name="_QWord_Source_Comparison_5706"/>
      <w:r>
        <w:rPr>
          <w:rFonts w:hint="eastAsia"/>
        </w:rPr>
        <w:t>Hi</w:t>
      </w:r>
      <w:bookmarkEnd w:id="8457"/>
      <w:bookmarkStart w:id="8458" w:name="_QWord_Source_Comparison_5707"/>
      <w:r>
        <w:rPr>
          <w:rFonts w:hint="eastAsia"/>
        </w:rPr>
        <w:t>，</w:t>
      </w:r>
      <w:bookmarkEnd w:id="8458"/>
      <w:bookmarkStart w:id="8459" w:name="_QWord_Source_Comparison_5708"/>
      <w:r>
        <w:rPr>
          <w:rFonts w:hint="eastAsia"/>
        </w:rPr>
        <w:t>Rm</w:t>
      </w:r>
      <w:bookmarkEnd w:id="8459"/>
      <w:bookmarkStart w:id="8460" w:name="_QWord_Source_Comparison_5709"/>
      <w:r>
        <w:rPr>
          <w:rFonts w:hint="eastAsia"/>
        </w:rPr>
        <w:t>，</w:t>
      </w:r>
      <w:bookmarkEnd w:id="8460"/>
      <w:bookmarkStart w:id="8461" w:name="_QWord_Source_Comparison_5710"/>
      <w:r>
        <w:rPr>
          <w:rFonts w:hint="eastAsia"/>
        </w:rPr>
        <w:t>Rs</w:t>
      </w:r>
      <w:bookmarkEnd w:id="8461"/>
      <w:bookmarkStart w:id="8462" w:name="_QWord_Source_Comparison_5711"/>
      <w:r>
        <w:rPr>
          <w:rFonts w:hint="eastAsia"/>
        </w:rPr>
        <w:t>不能为</w:t>
      </w:r>
      <w:bookmarkEnd w:id="8462"/>
      <w:bookmarkStart w:id="8463" w:name="_QWord_Source_Comparison_5712"/>
      <w:r>
        <w:rPr>
          <w:rFonts w:hint="eastAsia"/>
        </w:rPr>
        <w:t>R15</w:t>
      </w:r>
      <w:bookmarkEnd w:id="8463"/>
      <w:bookmarkStart w:id="8464" w:name="_QWord_Source_Comparison_5713"/>
      <w:r>
        <w:rPr>
          <w:rFonts w:hint="eastAsia"/>
        </w:rPr>
        <w:t>。</w:t>
      </w:r>
      <w:bookmarkEnd w:id="8464"/>
      <w:bookmarkStart w:id="8465" w:name="_QWord_Source_Comparison_5714"/>
      <w:r>
        <w:rPr>
          <w:rFonts w:hint="eastAsia"/>
        </w:rPr>
        <w:t>RdLo</w:t>
      </w:r>
      <w:bookmarkEnd w:id="8465"/>
      <w:bookmarkStart w:id="8466" w:name="_QWord_Source_Comparison_5715"/>
      <w:r>
        <w:t>/</w:t>
      </w:r>
      <w:bookmarkEnd w:id="8466"/>
      <w:bookmarkStart w:id="8467" w:name="_QWord_Source_Comparison_5716"/>
      <w:r>
        <w:rPr>
          <w:rFonts w:hint="eastAsia"/>
        </w:rPr>
        <w:t>Hi</w:t>
      </w:r>
      <w:bookmarkEnd w:id="8467"/>
      <w:bookmarkStart w:id="8468" w:name="_QWord_Source_Comparison_5717"/>
      <w:r>
        <w:rPr>
          <w:rFonts w:hint="eastAsia"/>
        </w:rPr>
        <w:t>，</w:t>
      </w:r>
      <w:bookmarkEnd w:id="8468"/>
      <w:bookmarkStart w:id="8469" w:name="_QWord_Source_Comparison_5718"/>
      <w:r>
        <w:rPr>
          <w:rFonts w:hint="eastAsia"/>
        </w:rPr>
        <w:t>Rm</w:t>
      </w:r>
      <w:bookmarkEnd w:id="8469"/>
      <w:bookmarkStart w:id="8470" w:name="_QWord_Source_Comparison_5719"/>
      <w:r>
        <w:rPr>
          <w:rFonts w:hint="eastAsia"/>
        </w:rPr>
        <w:t>必须是不同的寄存器。只影响</w:t>
      </w:r>
      <w:bookmarkEnd w:id="8470"/>
      <w:bookmarkStart w:id="8471" w:name="_QWord_Source_Comparison_5720"/>
      <w:r>
        <w:rPr>
          <w:rFonts w:hint="eastAsia"/>
        </w:rPr>
        <w:t>CPSR</w:t>
      </w:r>
      <w:bookmarkEnd w:id="8471"/>
      <w:bookmarkStart w:id="8472" w:name="_QWord_Source_Comparison_5721"/>
      <w:r>
        <w:rPr>
          <w:rFonts w:hint="eastAsia"/>
        </w:rPr>
        <w:t>中的</w:t>
      </w:r>
      <w:bookmarkEnd w:id="8472"/>
      <w:bookmarkStart w:id="8473" w:name="_QWord_Source_Comparison_5722"/>
      <w:r>
        <w:rPr>
          <w:rFonts w:hint="eastAsia"/>
        </w:rPr>
        <w:t>N</w:t>
      </w:r>
      <w:bookmarkEnd w:id="8473"/>
      <w:bookmarkStart w:id="8474" w:name="_QWord_Source_Comparison_5723"/>
      <w:r>
        <w:rPr>
          <w:rFonts w:hint="eastAsia"/>
        </w:rPr>
        <w:t>位和</w:t>
      </w:r>
      <w:bookmarkEnd w:id="8474"/>
      <w:bookmarkStart w:id="8475" w:name="_QWord_Source_Comparison_5724"/>
      <w:r>
        <w:rPr>
          <w:rFonts w:hint="eastAsia"/>
        </w:rPr>
        <w:t>Z</w:t>
      </w:r>
      <w:bookmarkEnd w:id="8475"/>
      <w:bookmarkStart w:id="8476" w:name="_QWord_Source_Comparison_5725"/>
      <w:r>
        <w:rPr>
          <w:rFonts w:hint="eastAsia"/>
        </w:rPr>
        <w:t>位，标志</w:t>
      </w:r>
      <w:bookmarkEnd w:id="8476"/>
      <w:bookmarkStart w:id="8477" w:name="_QWord_Source_Comparison_5726"/>
      <w:r>
        <w:rPr>
          <w:rFonts w:hint="eastAsia"/>
        </w:rPr>
        <w:t>C</w:t>
      </w:r>
      <w:bookmarkEnd w:id="8477"/>
      <w:bookmarkStart w:id="8478" w:name="_QWord_Source_Comparison_5727"/>
      <w:r>
        <w:rPr>
          <w:rFonts w:hint="eastAsia"/>
        </w:rPr>
        <w:t>和</w:t>
      </w:r>
      <w:bookmarkEnd w:id="8478"/>
      <w:bookmarkStart w:id="8479" w:name="_QWord_Source_Comparison_5728"/>
      <w:r>
        <w:rPr>
          <w:rFonts w:hint="eastAsia"/>
        </w:rPr>
        <w:t>V</w:t>
      </w:r>
      <w:bookmarkEnd w:id="8479"/>
      <w:bookmarkStart w:id="8480" w:name="_QWord_Source_Comparison_5729"/>
      <w:r>
        <w:rPr>
          <w:rFonts w:hint="eastAsia"/>
        </w:rPr>
        <w:t>不确定。指令格式如下：</w:t>
      </w:r>
      <w:bookmarkEnd w:id="8440"/>
      <w:bookmarkEnd w:id="8441"/>
      <w:bookmarkEnd w:id="8480"/>
    </w:p>
    <w:p w14:paraId="461E798A">
      <w:pPr>
        <w:pStyle w:val="179"/>
        <w:ind w:firstLine="420"/>
      </w:pPr>
      <w:bookmarkStart w:id="8481" w:name="_QWord_Source_Comparison_5730"/>
      <w:bookmarkStart w:id="8482" w:name="_QWord_Paragraph__1336"/>
      <w:bookmarkStart w:id="8483" w:name="_QWord_Source_Comparison_Para_1336"/>
      <w:r>
        <w:t>UMULL{cond}{S}    RdLo,RdHi,Rm,Rs</w:t>
      </w:r>
      <w:bookmarkEnd w:id="8481"/>
      <w:bookmarkEnd w:id="8482"/>
      <w:bookmarkEnd w:id="8483"/>
    </w:p>
    <w:p w14:paraId="1A297CE6">
      <w:pPr>
        <w:pStyle w:val="4"/>
        <w:ind w:firstLine="420"/>
      </w:pPr>
      <w:bookmarkStart w:id="8484" w:name="_QWord_Source_Comparison_Para_1337"/>
      <w:bookmarkStart w:id="8485" w:name="_QWord_Paragraph__1337"/>
      <w:bookmarkStart w:id="8486" w:name="_QWord_Source_Comparison_5731"/>
      <w:r>
        <w:rPr>
          <w:rFonts w:hint="eastAsia"/>
        </w:rPr>
        <w:t>应用示例：</w:t>
      </w:r>
      <w:bookmarkEnd w:id="8484"/>
      <w:bookmarkEnd w:id="8485"/>
      <w:bookmarkEnd w:id="8486"/>
    </w:p>
    <w:p w14:paraId="44A94E42">
      <w:pPr>
        <w:pStyle w:val="179"/>
        <w:ind w:firstLine="420"/>
      </w:pPr>
      <w:bookmarkStart w:id="8487" w:name="_QWord_Source_Comparison_5732"/>
      <w:bookmarkStart w:id="8488" w:name="_QWord_Paragraph__1338"/>
      <w:bookmarkStart w:id="8489" w:name="_QWord_Source_Comparison_Para_1338"/>
      <w:r>
        <w:rPr>
          <w:b/>
          <w:bCs/>
        </w:rPr>
        <w:t>UMULL    R0,R1,R5,R8</w:t>
      </w:r>
      <w:bookmarkEnd w:id="8487"/>
      <w:bookmarkStart w:id="8490" w:name="_QWord_Source_Comparison_5733"/>
      <w:r>
        <w:rPr>
          <w:rFonts w:hint="eastAsia"/>
        </w:rPr>
        <w:t xml:space="preserve">  ; (R1</w:t>
      </w:r>
      <w:bookmarkEnd w:id="8490"/>
      <w:bookmarkStart w:id="8491" w:name="_QWord_Source_Comparison_5734"/>
      <w:r>
        <w:rPr>
          <w:rFonts w:hint="eastAsia"/>
        </w:rPr>
        <w:t>、</w:t>
      </w:r>
      <w:bookmarkEnd w:id="8491"/>
      <w:bookmarkStart w:id="8492" w:name="_QWord_Source_Comparison_5735"/>
      <w:r>
        <w:rPr>
          <w:rFonts w:hint="eastAsia"/>
        </w:rPr>
        <w:t>R0)</w:t>
      </w:r>
      <w:bookmarkEnd w:id="8492"/>
      <w:bookmarkStart w:id="8493" w:name="_QWord_Source_Comparison_5736"/>
      <w:r>
        <w:t>=</w:t>
      </w:r>
      <w:bookmarkEnd w:id="8493"/>
      <w:bookmarkStart w:id="8494" w:name="_QWord_Source_Comparison_5737"/>
      <w:r>
        <w:rPr>
          <w:rFonts w:hint="eastAsia"/>
        </w:rPr>
        <w:t>R5</w:t>
      </w:r>
      <w:bookmarkEnd w:id="8494"/>
      <w:bookmarkStart w:id="8495" w:name="_QWord_Source_Comparison_5738"/>
      <w:r>
        <w:t>×</w:t>
      </w:r>
      <w:bookmarkEnd w:id="8495"/>
      <w:bookmarkStart w:id="8496" w:name="_QWord_Source_Comparison_5739"/>
      <w:r>
        <w:rPr>
          <w:rFonts w:hint="eastAsia"/>
        </w:rPr>
        <w:t>R8</w:t>
      </w:r>
      <w:bookmarkEnd w:id="8488"/>
      <w:bookmarkEnd w:id="8489"/>
      <w:bookmarkEnd w:id="8496"/>
    </w:p>
    <w:p w14:paraId="2E2C177D">
      <w:pPr>
        <w:pStyle w:val="66"/>
        <w:numPr>
          <w:ilvl w:val="4"/>
          <w:numId w:val="6"/>
        </w:numPr>
      </w:pPr>
      <w:bookmarkStart w:id="8497" w:name="_QWord_Source_Comparison_5740"/>
      <w:bookmarkStart w:id="8498" w:name="_QWord_Source_Comparison_Para_1339"/>
      <w:bookmarkStart w:id="8499" w:name="_QWord_Paragraph__1339"/>
      <w:r>
        <w:rPr>
          <w:rFonts w:hint="eastAsia"/>
        </w:rPr>
        <w:t>64</w:t>
      </w:r>
      <w:bookmarkEnd w:id="8497"/>
      <w:bookmarkStart w:id="8500" w:name="_QWord_Source_Comparison_5741"/>
      <w:r>
        <w:rPr>
          <w:rFonts w:hint="eastAsia"/>
        </w:rPr>
        <w:t>位无符号乘加指令</w:t>
      </w:r>
      <w:bookmarkEnd w:id="8498"/>
      <w:bookmarkEnd w:id="8499"/>
      <w:bookmarkEnd w:id="8500"/>
    </w:p>
    <w:p w14:paraId="6C8DE442">
      <w:pPr>
        <w:pStyle w:val="4"/>
        <w:ind w:firstLine="420"/>
      </w:pPr>
      <w:bookmarkStart w:id="8501" w:name="_QWord_Source_Comparison_5742"/>
      <w:bookmarkStart w:id="8502" w:name="_QWord_Paragraph__1340"/>
      <w:bookmarkStart w:id="8503" w:name="_QWord_Source_Comparison_Para_1340"/>
      <w:r>
        <w:rPr>
          <w:rFonts w:hint="eastAsia"/>
        </w:rPr>
        <w:t>UMLAL</w:t>
      </w:r>
      <w:bookmarkEnd w:id="8501"/>
      <w:bookmarkStart w:id="8504" w:name="_QWord_Source_Comparison_5743"/>
      <w:r>
        <w:rPr>
          <w:rFonts w:hint="eastAsia"/>
        </w:rPr>
        <w:t>指令将</w:t>
      </w:r>
      <w:bookmarkEnd w:id="8504"/>
      <w:bookmarkStart w:id="8505" w:name="_QWord_Source_Comparison_5744"/>
      <w:r>
        <w:rPr>
          <w:rFonts w:hint="eastAsia"/>
        </w:rPr>
        <w:t>Rm</w:t>
      </w:r>
      <w:bookmarkEnd w:id="8505"/>
      <w:bookmarkStart w:id="8506" w:name="_QWord_Source_Comparison_5745"/>
      <w:r>
        <w:rPr>
          <w:rFonts w:hint="eastAsia"/>
        </w:rPr>
        <w:t>和</w:t>
      </w:r>
      <w:bookmarkEnd w:id="8506"/>
      <w:bookmarkStart w:id="8507" w:name="_QWord_Source_Comparison_5746"/>
      <w:r>
        <w:rPr>
          <w:rFonts w:hint="eastAsia"/>
        </w:rPr>
        <w:t>Rs</w:t>
      </w:r>
      <w:bookmarkEnd w:id="8507"/>
      <w:bookmarkStart w:id="8508" w:name="_QWord_Source_Comparison_5747"/>
      <w:r>
        <w:rPr>
          <w:rFonts w:hint="eastAsia"/>
        </w:rPr>
        <w:t>中的值</w:t>
      </w:r>
      <w:r>
        <w:rPr>
          <w:rFonts w:hint="eastAsia"/>
          <w:lang w:val="en-US" w:eastAsia="zh-CN"/>
        </w:rPr>
        <w:t>进行</w:t>
      </w:r>
      <w:r>
        <w:rPr>
          <w:rFonts w:hint="eastAsia"/>
        </w:rPr>
        <w:t>无符号数相乘，</w:t>
      </w:r>
      <w:bookmarkEnd w:id="8508"/>
      <w:bookmarkStart w:id="8509" w:name="_QWord_Source_Comparison_5748"/>
      <w:r>
        <w:rPr>
          <w:rFonts w:hint="eastAsia"/>
        </w:rPr>
        <w:t>64</w:t>
      </w:r>
      <w:bookmarkEnd w:id="8509"/>
      <w:bookmarkStart w:id="8510" w:name="_QWord_Source_Comparison_5749"/>
      <w:r>
        <w:rPr>
          <w:rFonts w:hint="eastAsia"/>
        </w:rPr>
        <w:t>位乘积与</w:t>
      </w:r>
      <w:bookmarkEnd w:id="8510"/>
      <w:bookmarkStart w:id="8511" w:name="_QWord_Source_Comparison_5750"/>
      <w:r>
        <w:rPr>
          <w:rFonts w:hint="eastAsia"/>
        </w:rPr>
        <w:t>RdHi</w:t>
      </w:r>
      <w:bookmarkEnd w:id="8511"/>
      <w:bookmarkStart w:id="8512" w:name="_QWord_Source_Comparison_5751"/>
      <w:r>
        <w:rPr>
          <w:rFonts w:hint="eastAsia"/>
        </w:rPr>
        <w:t>、</w:t>
      </w:r>
      <w:bookmarkEnd w:id="8512"/>
      <w:bookmarkStart w:id="8513" w:name="_QWord_Source_Comparison_5752"/>
      <w:r>
        <w:rPr>
          <w:rFonts w:hint="eastAsia"/>
        </w:rPr>
        <w:t>RdLo</w:t>
      </w:r>
      <w:bookmarkEnd w:id="8513"/>
      <w:bookmarkStart w:id="8514" w:name="_QWord_Source_Comparison_5753"/>
      <w:r>
        <w:rPr>
          <w:rFonts w:hint="eastAsia"/>
        </w:rPr>
        <w:t>相加，结果的低</w:t>
      </w:r>
      <w:bookmarkEnd w:id="8514"/>
      <w:bookmarkStart w:id="8515" w:name="_QWord_Source_Comparison_5754"/>
      <w:r>
        <w:rPr>
          <w:rFonts w:hint="eastAsia"/>
        </w:rPr>
        <w:t>32</w:t>
      </w:r>
      <w:bookmarkEnd w:id="8515"/>
      <w:bookmarkStart w:id="8516" w:name="_QWord_Source_Comparison_5755"/>
      <w:r>
        <w:rPr>
          <w:rFonts w:hint="eastAsia"/>
        </w:rPr>
        <w:t>位保存到</w:t>
      </w:r>
      <w:bookmarkEnd w:id="8516"/>
      <w:bookmarkStart w:id="8517" w:name="_QWord_Source_Comparison_5756"/>
      <w:r>
        <w:rPr>
          <w:rFonts w:hint="eastAsia"/>
        </w:rPr>
        <w:t>RdLo</w:t>
      </w:r>
      <w:bookmarkEnd w:id="8517"/>
      <w:bookmarkStart w:id="8518" w:name="_QWord_Source_Comparison_5757"/>
      <w:r>
        <w:rPr>
          <w:rFonts w:hint="eastAsia"/>
        </w:rPr>
        <w:t>中，而高</w:t>
      </w:r>
      <w:bookmarkEnd w:id="8518"/>
      <w:bookmarkStart w:id="8519" w:name="_QWord_Source_Comparison_5758"/>
      <w:r>
        <w:rPr>
          <w:rFonts w:hint="eastAsia"/>
        </w:rPr>
        <w:t>32</w:t>
      </w:r>
      <w:bookmarkEnd w:id="8519"/>
      <w:bookmarkStart w:id="8520" w:name="_QWord_Source_Comparison_5759"/>
      <w:r>
        <w:rPr>
          <w:rFonts w:hint="eastAsia"/>
        </w:rPr>
        <w:t>位保存到</w:t>
      </w:r>
      <w:bookmarkEnd w:id="8520"/>
      <w:bookmarkStart w:id="8521" w:name="_QWord_Source_Comparison_5760"/>
      <w:r>
        <w:rPr>
          <w:rFonts w:hint="eastAsia"/>
        </w:rPr>
        <w:t>RdHi</w:t>
      </w:r>
      <w:bookmarkEnd w:id="8521"/>
      <w:bookmarkStart w:id="8522" w:name="_QWord_Source_Comparison_5761"/>
      <w:r>
        <w:rPr>
          <w:rFonts w:hint="eastAsia"/>
        </w:rPr>
        <w:t>中。</w:t>
      </w:r>
      <w:bookmarkEnd w:id="8522"/>
      <w:bookmarkStart w:id="8523" w:name="_QWord_Source_Comparison_5762"/>
      <w:r>
        <w:rPr>
          <w:rFonts w:hint="eastAsia"/>
        </w:rPr>
        <w:t>RdLo</w:t>
      </w:r>
      <w:bookmarkEnd w:id="8523"/>
      <w:bookmarkStart w:id="8524" w:name="_QWord_Source_Comparison_5763"/>
      <w:r>
        <w:t>/</w:t>
      </w:r>
      <w:bookmarkEnd w:id="8524"/>
      <w:bookmarkStart w:id="8525" w:name="_QWord_Source_Comparison_5764"/>
      <w:r>
        <w:rPr>
          <w:rFonts w:hint="eastAsia"/>
        </w:rPr>
        <w:t>Hi</w:t>
      </w:r>
      <w:bookmarkEnd w:id="8525"/>
      <w:bookmarkStart w:id="8526" w:name="_QWord_Source_Comparison_5765"/>
      <w:r>
        <w:rPr>
          <w:rFonts w:hint="eastAsia"/>
        </w:rPr>
        <w:t>，</w:t>
      </w:r>
      <w:bookmarkEnd w:id="8526"/>
      <w:bookmarkStart w:id="8527" w:name="_QWord_Source_Comparison_5766"/>
      <w:r>
        <w:rPr>
          <w:rFonts w:hint="eastAsia"/>
        </w:rPr>
        <w:t>Rm</w:t>
      </w:r>
      <w:bookmarkEnd w:id="8527"/>
      <w:bookmarkStart w:id="8528" w:name="_QWord_Source_Comparison_5767"/>
      <w:r>
        <w:rPr>
          <w:rFonts w:hint="eastAsia"/>
        </w:rPr>
        <w:t>，</w:t>
      </w:r>
      <w:bookmarkEnd w:id="8528"/>
      <w:bookmarkStart w:id="8529" w:name="_QWord_Source_Comparison_5768"/>
      <w:r>
        <w:rPr>
          <w:rFonts w:hint="eastAsia"/>
        </w:rPr>
        <w:t>Rs</w:t>
      </w:r>
      <w:bookmarkEnd w:id="8529"/>
      <w:bookmarkStart w:id="8530" w:name="_QWord_Source_Comparison_5769"/>
      <w:r>
        <w:rPr>
          <w:rFonts w:hint="eastAsia"/>
        </w:rPr>
        <w:t>不能为</w:t>
      </w:r>
      <w:bookmarkEnd w:id="8530"/>
      <w:bookmarkStart w:id="8531" w:name="_QWord_Source_Comparison_5770"/>
      <w:r>
        <w:rPr>
          <w:rFonts w:hint="eastAsia"/>
        </w:rPr>
        <w:t>R15</w:t>
      </w:r>
      <w:bookmarkEnd w:id="8531"/>
      <w:bookmarkStart w:id="8532" w:name="_QWord_Source_Comparison_5771"/>
      <w:r>
        <w:rPr>
          <w:rFonts w:hint="eastAsia"/>
        </w:rPr>
        <w:t>。</w:t>
      </w:r>
      <w:bookmarkEnd w:id="8532"/>
      <w:bookmarkStart w:id="8533" w:name="_QWord_Source_Comparison_5772"/>
      <w:r>
        <w:rPr>
          <w:rFonts w:hint="eastAsia"/>
        </w:rPr>
        <w:t>RdLo</w:t>
      </w:r>
      <w:bookmarkEnd w:id="8533"/>
      <w:bookmarkStart w:id="8534" w:name="_QWord_Source_Comparison_5773"/>
      <w:r>
        <w:t>/</w:t>
      </w:r>
      <w:bookmarkEnd w:id="8534"/>
      <w:bookmarkStart w:id="8535" w:name="_QWord_Source_Comparison_5774"/>
      <w:r>
        <w:rPr>
          <w:rFonts w:hint="eastAsia"/>
        </w:rPr>
        <w:t>Hi</w:t>
      </w:r>
      <w:bookmarkEnd w:id="8535"/>
      <w:bookmarkStart w:id="8536" w:name="_QWord_Source_Comparison_5775"/>
      <w:r>
        <w:rPr>
          <w:rFonts w:hint="eastAsia"/>
        </w:rPr>
        <w:t>，</w:t>
      </w:r>
      <w:bookmarkEnd w:id="8536"/>
      <w:bookmarkStart w:id="8537" w:name="_QWord_Source_Comparison_5776"/>
      <w:r>
        <w:rPr>
          <w:rFonts w:hint="eastAsia"/>
        </w:rPr>
        <w:t>Rm</w:t>
      </w:r>
      <w:bookmarkEnd w:id="8537"/>
      <w:bookmarkStart w:id="8538" w:name="_QWord_Source_Comparison_5777"/>
      <w:r>
        <w:rPr>
          <w:rFonts w:hint="eastAsia"/>
        </w:rPr>
        <w:t>必须是不同的寄存器。只影响</w:t>
      </w:r>
      <w:bookmarkEnd w:id="8538"/>
      <w:bookmarkStart w:id="8539" w:name="_QWord_Source_Comparison_5778"/>
      <w:r>
        <w:rPr>
          <w:rFonts w:hint="eastAsia"/>
        </w:rPr>
        <w:t>CPSR</w:t>
      </w:r>
      <w:bookmarkEnd w:id="8539"/>
      <w:bookmarkStart w:id="8540" w:name="_QWord_Source_Comparison_5779"/>
      <w:r>
        <w:rPr>
          <w:rFonts w:hint="eastAsia"/>
        </w:rPr>
        <w:t>中的</w:t>
      </w:r>
      <w:bookmarkEnd w:id="8540"/>
      <w:bookmarkStart w:id="8541" w:name="_QWord_Source_Comparison_5780"/>
      <w:r>
        <w:rPr>
          <w:rFonts w:hint="eastAsia"/>
        </w:rPr>
        <w:t>N</w:t>
      </w:r>
      <w:bookmarkEnd w:id="8541"/>
      <w:bookmarkStart w:id="8542" w:name="_QWord_Source_Comparison_5781"/>
      <w:r>
        <w:rPr>
          <w:rFonts w:hint="eastAsia"/>
        </w:rPr>
        <w:t>位和</w:t>
      </w:r>
      <w:bookmarkEnd w:id="8542"/>
      <w:bookmarkStart w:id="8543" w:name="_QWord_Source_Comparison_5782"/>
      <w:r>
        <w:rPr>
          <w:rFonts w:hint="eastAsia"/>
        </w:rPr>
        <w:t>Z</w:t>
      </w:r>
      <w:bookmarkEnd w:id="8543"/>
      <w:bookmarkStart w:id="8544" w:name="_QWord_Source_Comparison_5783"/>
      <w:r>
        <w:rPr>
          <w:rFonts w:hint="eastAsia"/>
        </w:rPr>
        <w:t>位，标志</w:t>
      </w:r>
      <w:bookmarkEnd w:id="8544"/>
      <w:bookmarkStart w:id="8545" w:name="_QWord_Source_Comparison_5784"/>
      <w:r>
        <w:rPr>
          <w:rFonts w:hint="eastAsia"/>
        </w:rPr>
        <w:t>C</w:t>
      </w:r>
      <w:bookmarkEnd w:id="8545"/>
      <w:bookmarkStart w:id="8546" w:name="_QWord_Source_Comparison_5785"/>
      <w:r>
        <w:rPr>
          <w:rFonts w:hint="eastAsia"/>
        </w:rPr>
        <w:t>和</w:t>
      </w:r>
      <w:bookmarkEnd w:id="8546"/>
      <w:bookmarkStart w:id="8547" w:name="_QWord_Source_Comparison_5786"/>
      <w:r>
        <w:rPr>
          <w:rFonts w:hint="eastAsia"/>
        </w:rPr>
        <w:t>V</w:t>
      </w:r>
      <w:bookmarkEnd w:id="8547"/>
      <w:bookmarkStart w:id="8548" w:name="_QWord_Source_Comparison_5787"/>
      <w:r>
        <w:rPr>
          <w:rFonts w:hint="eastAsia"/>
        </w:rPr>
        <w:t>不确定。指令格式如下：</w:t>
      </w:r>
      <w:bookmarkEnd w:id="8502"/>
      <w:bookmarkEnd w:id="8503"/>
      <w:bookmarkEnd w:id="8548"/>
    </w:p>
    <w:p w14:paraId="1A7AAD9E">
      <w:pPr>
        <w:pStyle w:val="179"/>
        <w:ind w:firstLine="420"/>
      </w:pPr>
      <w:bookmarkStart w:id="8549" w:name="_QWord_Paragraph__1341"/>
      <w:bookmarkStart w:id="8550" w:name="_QWord_Source_Comparison_5788"/>
      <w:bookmarkStart w:id="8551" w:name="_QWord_Source_Comparison_Para_1341"/>
      <w:r>
        <w:t>UMLAL{cond}{S}    RdLo,RdHi,Rm,Rs</w:t>
      </w:r>
      <w:bookmarkEnd w:id="8549"/>
      <w:bookmarkEnd w:id="8550"/>
      <w:bookmarkEnd w:id="8551"/>
    </w:p>
    <w:p w14:paraId="6F6340C4">
      <w:pPr>
        <w:pStyle w:val="4"/>
        <w:ind w:firstLine="420"/>
      </w:pPr>
      <w:bookmarkStart w:id="8552" w:name="_QWord_Source_Comparison_Para_1342"/>
      <w:bookmarkStart w:id="8553" w:name="_QWord_Paragraph__1342"/>
      <w:bookmarkStart w:id="8554" w:name="_QWord_Source_Comparison_5789"/>
      <w:r>
        <w:rPr>
          <w:rFonts w:hint="eastAsia"/>
        </w:rPr>
        <w:t>应用示例：</w:t>
      </w:r>
      <w:bookmarkEnd w:id="8552"/>
      <w:bookmarkEnd w:id="8553"/>
      <w:bookmarkEnd w:id="8554"/>
    </w:p>
    <w:p w14:paraId="4DB88C26">
      <w:pPr>
        <w:pStyle w:val="179"/>
        <w:ind w:firstLine="420"/>
      </w:pPr>
      <w:bookmarkStart w:id="8555" w:name="_QWord_Source_Comparison_5790"/>
      <w:bookmarkStart w:id="8556" w:name="_QWord_Paragraph__1343"/>
      <w:bookmarkStart w:id="8557" w:name="_QWord_Source_Comparison_Para_1343"/>
      <w:r>
        <w:rPr>
          <w:b/>
          <w:bCs/>
        </w:rPr>
        <w:t>UMLAL    R0,R1,R5,R8</w:t>
      </w:r>
      <w:bookmarkEnd w:id="8555"/>
      <w:bookmarkStart w:id="8558" w:name="_QWord_Source_Comparison_5791"/>
      <w:r>
        <w:rPr>
          <w:rFonts w:hint="eastAsia"/>
        </w:rPr>
        <w:t xml:space="preserve">   ;(R1</w:t>
      </w:r>
      <w:bookmarkEnd w:id="8558"/>
      <w:bookmarkStart w:id="8559" w:name="_QWord_Source_Comparison_5792"/>
      <w:r>
        <w:rPr>
          <w:rFonts w:hint="eastAsia"/>
        </w:rPr>
        <w:t>、</w:t>
      </w:r>
      <w:bookmarkEnd w:id="8559"/>
      <w:bookmarkStart w:id="8560" w:name="_QWord_Source_Comparison_5793"/>
      <w:r>
        <w:rPr>
          <w:rFonts w:hint="eastAsia"/>
        </w:rPr>
        <w:t>R0)</w:t>
      </w:r>
      <w:bookmarkEnd w:id="8560"/>
      <w:bookmarkStart w:id="8561" w:name="_QWord_Source_Comparison_5794"/>
      <w:r>
        <w:t>=</w:t>
      </w:r>
      <w:bookmarkEnd w:id="8561"/>
      <w:bookmarkStart w:id="8562" w:name="_QWord_Source_Comparison_5795"/>
      <w:r>
        <w:rPr>
          <w:rFonts w:hint="eastAsia"/>
        </w:rPr>
        <w:t>R5</w:t>
      </w:r>
      <w:bookmarkEnd w:id="8562"/>
      <w:bookmarkStart w:id="8563" w:name="_QWord_Source_Comparison_5796"/>
      <w:r>
        <w:t>×</w:t>
      </w:r>
      <w:bookmarkEnd w:id="8563"/>
      <w:bookmarkStart w:id="8564" w:name="_QWord_Source_Comparison_5797"/>
      <w:r>
        <w:rPr>
          <w:rFonts w:hint="eastAsia"/>
        </w:rPr>
        <w:t>R8</w:t>
      </w:r>
      <w:bookmarkEnd w:id="8564"/>
      <w:bookmarkStart w:id="8565" w:name="_QWord_Source_Comparison_5798"/>
      <w:r>
        <w:t>+</w:t>
      </w:r>
      <w:bookmarkEnd w:id="8565"/>
      <w:bookmarkStart w:id="8566" w:name="_QWord_Source_Comparison_5799"/>
      <w:r>
        <w:rPr>
          <w:rFonts w:hint="eastAsia"/>
        </w:rPr>
        <w:t>(R1</w:t>
      </w:r>
      <w:bookmarkEnd w:id="8566"/>
      <w:bookmarkStart w:id="8567" w:name="_QWord_Source_Comparison_5800"/>
      <w:r>
        <w:rPr>
          <w:rFonts w:hint="eastAsia"/>
        </w:rPr>
        <w:t>、</w:t>
      </w:r>
      <w:bookmarkEnd w:id="8567"/>
      <w:bookmarkStart w:id="8568" w:name="_QWord_Source_Comparison_5801"/>
      <w:r>
        <w:rPr>
          <w:rFonts w:hint="eastAsia"/>
        </w:rPr>
        <w:t>R0)</w:t>
      </w:r>
      <w:bookmarkEnd w:id="8556"/>
      <w:bookmarkEnd w:id="8557"/>
      <w:bookmarkEnd w:id="8568"/>
    </w:p>
    <w:p w14:paraId="3BE56BD7">
      <w:pPr>
        <w:pStyle w:val="66"/>
        <w:numPr>
          <w:ilvl w:val="4"/>
          <w:numId w:val="6"/>
        </w:numPr>
      </w:pPr>
      <w:bookmarkStart w:id="8569" w:name="_QWord_Source_Comparison_5802"/>
      <w:bookmarkStart w:id="8570" w:name="_QWord_Source_Comparison_Para_1344"/>
      <w:bookmarkStart w:id="8571" w:name="_QWord_Paragraph__1344"/>
      <w:r>
        <w:rPr>
          <w:rFonts w:hint="eastAsia"/>
        </w:rPr>
        <w:t>64</w:t>
      </w:r>
      <w:bookmarkEnd w:id="8569"/>
      <w:bookmarkStart w:id="8572" w:name="_QWord_Source_Comparison_5803"/>
      <w:r>
        <w:rPr>
          <w:rFonts w:hint="eastAsia"/>
        </w:rPr>
        <w:t>位有符号乘法指令</w:t>
      </w:r>
      <w:bookmarkEnd w:id="8570"/>
      <w:bookmarkEnd w:id="8571"/>
      <w:bookmarkEnd w:id="8572"/>
    </w:p>
    <w:p w14:paraId="6B66EF5E">
      <w:pPr>
        <w:pStyle w:val="4"/>
        <w:ind w:firstLine="420"/>
      </w:pPr>
      <w:bookmarkStart w:id="8573" w:name="_QWord_Source_Comparison_5804"/>
      <w:bookmarkStart w:id="8574" w:name="_QWord_Source_Comparison_Para_1345"/>
      <w:bookmarkStart w:id="8575" w:name="_QWord_Paragraph__1345"/>
      <w:r>
        <w:rPr>
          <w:rFonts w:hint="eastAsia"/>
        </w:rPr>
        <w:t>SMULL</w:t>
      </w:r>
      <w:bookmarkEnd w:id="8573"/>
      <w:bookmarkStart w:id="8576" w:name="_QWord_Source_Comparison_5805"/>
      <w:r>
        <w:rPr>
          <w:rFonts w:hint="eastAsia"/>
        </w:rPr>
        <w:t>指令将</w:t>
      </w:r>
      <w:bookmarkEnd w:id="8576"/>
      <w:bookmarkStart w:id="8577" w:name="_QWord_Source_Comparison_5806"/>
      <w:r>
        <w:rPr>
          <w:rFonts w:hint="eastAsia"/>
        </w:rPr>
        <w:t>Rm</w:t>
      </w:r>
      <w:bookmarkEnd w:id="8577"/>
      <w:bookmarkStart w:id="8578" w:name="_QWord_Source_Comparison_5807"/>
      <w:r>
        <w:rPr>
          <w:rFonts w:hint="eastAsia"/>
        </w:rPr>
        <w:t>和</w:t>
      </w:r>
      <w:bookmarkEnd w:id="8578"/>
      <w:bookmarkStart w:id="8579" w:name="_QWord_Source_Comparison_5808"/>
      <w:r>
        <w:rPr>
          <w:rFonts w:hint="eastAsia"/>
        </w:rPr>
        <w:t>Rs</w:t>
      </w:r>
      <w:bookmarkEnd w:id="8579"/>
      <w:bookmarkStart w:id="8580" w:name="_QWord_Source_Comparison_5809"/>
      <w:r>
        <w:rPr>
          <w:rFonts w:hint="eastAsia"/>
        </w:rPr>
        <w:t>中的值</w:t>
      </w:r>
      <w:r>
        <w:rPr>
          <w:rFonts w:hint="eastAsia"/>
          <w:lang w:val="en-US" w:eastAsia="zh-CN"/>
        </w:rPr>
        <w:t>进行</w:t>
      </w:r>
      <w:r>
        <w:rPr>
          <w:rFonts w:hint="eastAsia"/>
        </w:rPr>
        <w:t>有符号数相乘，结果的低</w:t>
      </w:r>
      <w:bookmarkEnd w:id="8580"/>
      <w:bookmarkStart w:id="8581" w:name="_QWord_Source_Comparison_5810"/>
      <w:r>
        <w:rPr>
          <w:rFonts w:hint="eastAsia"/>
        </w:rPr>
        <w:t>32</w:t>
      </w:r>
      <w:bookmarkEnd w:id="8581"/>
      <w:bookmarkStart w:id="8582" w:name="_QWord_Source_Comparison_5811"/>
      <w:r>
        <w:rPr>
          <w:rFonts w:hint="eastAsia"/>
        </w:rPr>
        <w:t>位保存到</w:t>
      </w:r>
      <w:bookmarkEnd w:id="8582"/>
      <w:bookmarkStart w:id="8583" w:name="_QWord_Source_Comparison_5812"/>
      <w:r>
        <w:rPr>
          <w:rFonts w:hint="eastAsia"/>
        </w:rPr>
        <w:t>RdLo</w:t>
      </w:r>
      <w:bookmarkEnd w:id="8583"/>
      <w:bookmarkStart w:id="8584" w:name="_QWord_Source_Comparison_5813"/>
      <w:r>
        <w:rPr>
          <w:rFonts w:hint="eastAsia"/>
        </w:rPr>
        <w:t>中，而高</w:t>
      </w:r>
      <w:bookmarkEnd w:id="8584"/>
      <w:bookmarkStart w:id="8585" w:name="_QWord_Source_Comparison_5814"/>
      <w:r>
        <w:rPr>
          <w:rFonts w:hint="eastAsia"/>
        </w:rPr>
        <w:t>32</w:t>
      </w:r>
      <w:bookmarkEnd w:id="8585"/>
      <w:bookmarkStart w:id="8586" w:name="_QWord_Source_Comparison_5815"/>
      <w:r>
        <w:rPr>
          <w:rFonts w:hint="eastAsia"/>
        </w:rPr>
        <w:t>位保存到</w:t>
      </w:r>
      <w:bookmarkEnd w:id="8586"/>
      <w:bookmarkStart w:id="8587" w:name="_QWord_Source_Comparison_5816"/>
      <w:r>
        <w:rPr>
          <w:rFonts w:hint="eastAsia"/>
        </w:rPr>
        <w:t>RdHi</w:t>
      </w:r>
      <w:bookmarkEnd w:id="8587"/>
      <w:bookmarkStart w:id="8588" w:name="_QWord_Source_Comparison_5817"/>
      <w:r>
        <w:rPr>
          <w:rFonts w:hint="eastAsia"/>
        </w:rPr>
        <w:t>中。</w:t>
      </w:r>
      <w:bookmarkEnd w:id="8588"/>
      <w:bookmarkStart w:id="8589" w:name="_QWord_Source_Comparison_5818"/>
      <w:r>
        <w:rPr>
          <w:rFonts w:hint="eastAsia"/>
        </w:rPr>
        <w:t>RdLo</w:t>
      </w:r>
      <w:bookmarkEnd w:id="8589"/>
      <w:bookmarkStart w:id="8590" w:name="_QWord_Source_Comparison_5819"/>
      <w:r>
        <w:t>/</w:t>
      </w:r>
      <w:bookmarkEnd w:id="8590"/>
      <w:bookmarkStart w:id="8591" w:name="_QWord_Source_Comparison_5820"/>
      <w:r>
        <w:rPr>
          <w:rFonts w:hint="eastAsia"/>
        </w:rPr>
        <w:t>Hi</w:t>
      </w:r>
      <w:bookmarkEnd w:id="8591"/>
      <w:bookmarkStart w:id="8592" w:name="_QWord_Source_Comparison_5821"/>
      <w:r>
        <w:rPr>
          <w:rFonts w:hint="eastAsia"/>
        </w:rPr>
        <w:t>，</w:t>
      </w:r>
      <w:bookmarkEnd w:id="8592"/>
      <w:bookmarkStart w:id="8593" w:name="_QWord_Source_Comparison_5822"/>
      <w:r>
        <w:rPr>
          <w:rFonts w:hint="eastAsia"/>
        </w:rPr>
        <w:t>Rm</w:t>
      </w:r>
      <w:bookmarkEnd w:id="8593"/>
      <w:bookmarkStart w:id="8594" w:name="_QWord_Source_Comparison_5823"/>
      <w:r>
        <w:rPr>
          <w:rFonts w:hint="eastAsia"/>
        </w:rPr>
        <w:t>，</w:t>
      </w:r>
      <w:bookmarkEnd w:id="8594"/>
      <w:bookmarkStart w:id="8595" w:name="_QWord_Source_Comparison_5824"/>
      <w:r>
        <w:rPr>
          <w:rFonts w:hint="eastAsia"/>
        </w:rPr>
        <w:t>Rs</w:t>
      </w:r>
      <w:bookmarkEnd w:id="8595"/>
      <w:bookmarkStart w:id="8596" w:name="_QWord_Source_Comparison_5825"/>
      <w:r>
        <w:rPr>
          <w:rFonts w:hint="eastAsia"/>
        </w:rPr>
        <w:t>不能为</w:t>
      </w:r>
      <w:bookmarkEnd w:id="8596"/>
      <w:bookmarkStart w:id="8597" w:name="_QWord_Source_Comparison_5826"/>
      <w:r>
        <w:rPr>
          <w:rFonts w:hint="eastAsia"/>
        </w:rPr>
        <w:t>R15</w:t>
      </w:r>
      <w:bookmarkEnd w:id="8597"/>
      <w:bookmarkStart w:id="8598" w:name="_QWord_Source_Comparison_5827"/>
      <w:r>
        <w:rPr>
          <w:rFonts w:hint="eastAsia"/>
        </w:rPr>
        <w:t>。</w:t>
      </w:r>
      <w:bookmarkEnd w:id="8598"/>
      <w:bookmarkStart w:id="8599" w:name="_QWord_Source_Comparison_5828"/>
      <w:r>
        <w:rPr>
          <w:rFonts w:hint="eastAsia"/>
        </w:rPr>
        <w:t>RdLo</w:t>
      </w:r>
      <w:bookmarkEnd w:id="8599"/>
      <w:bookmarkStart w:id="8600" w:name="_QWord_Source_Comparison_5829"/>
      <w:r>
        <w:t>/</w:t>
      </w:r>
      <w:bookmarkEnd w:id="8600"/>
      <w:bookmarkStart w:id="8601" w:name="_QWord_Source_Comparison_5830"/>
      <w:r>
        <w:rPr>
          <w:rFonts w:hint="eastAsia"/>
        </w:rPr>
        <w:t>Hi</w:t>
      </w:r>
      <w:bookmarkEnd w:id="8601"/>
      <w:bookmarkStart w:id="8602" w:name="_QWord_Source_Comparison_5831"/>
      <w:r>
        <w:rPr>
          <w:rFonts w:hint="eastAsia"/>
        </w:rPr>
        <w:t>，</w:t>
      </w:r>
      <w:bookmarkEnd w:id="8602"/>
      <w:bookmarkStart w:id="8603" w:name="_QWord_Source_Comparison_5832"/>
      <w:r>
        <w:rPr>
          <w:rFonts w:hint="eastAsia"/>
        </w:rPr>
        <w:t>Rm</w:t>
      </w:r>
      <w:bookmarkEnd w:id="8603"/>
      <w:bookmarkStart w:id="8604" w:name="_QWord_Source_Comparison_5833"/>
      <w:r>
        <w:rPr>
          <w:rFonts w:hint="eastAsia"/>
        </w:rPr>
        <w:t>必须是不同的寄存器。只影响</w:t>
      </w:r>
      <w:bookmarkEnd w:id="8604"/>
      <w:bookmarkStart w:id="8605" w:name="_QWord_Source_Comparison_5834"/>
      <w:r>
        <w:rPr>
          <w:rFonts w:hint="eastAsia"/>
        </w:rPr>
        <w:t>CPSR</w:t>
      </w:r>
      <w:bookmarkEnd w:id="8605"/>
      <w:bookmarkStart w:id="8606" w:name="_QWord_Source_Comparison_5835"/>
      <w:r>
        <w:rPr>
          <w:rFonts w:hint="eastAsia"/>
        </w:rPr>
        <w:t>中的</w:t>
      </w:r>
      <w:bookmarkEnd w:id="8606"/>
      <w:bookmarkStart w:id="8607" w:name="_QWord_Source_Comparison_5836"/>
      <w:r>
        <w:rPr>
          <w:rFonts w:hint="eastAsia"/>
        </w:rPr>
        <w:t>N</w:t>
      </w:r>
      <w:bookmarkEnd w:id="8607"/>
      <w:bookmarkStart w:id="8608" w:name="_QWord_Source_Comparison_5837"/>
      <w:r>
        <w:rPr>
          <w:rFonts w:hint="eastAsia"/>
        </w:rPr>
        <w:t>位和</w:t>
      </w:r>
      <w:bookmarkEnd w:id="8608"/>
      <w:bookmarkStart w:id="8609" w:name="_QWord_Source_Comparison_5838"/>
      <w:r>
        <w:rPr>
          <w:rFonts w:hint="eastAsia"/>
        </w:rPr>
        <w:t>Z</w:t>
      </w:r>
      <w:bookmarkEnd w:id="8609"/>
      <w:bookmarkStart w:id="8610" w:name="_QWord_Source_Comparison_5839"/>
      <w:r>
        <w:rPr>
          <w:rFonts w:hint="eastAsia"/>
        </w:rPr>
        <w:t>位，标志</w:t>
      </w:r>
      <w:bookmarkEnd w:id="8610"/>
      <w:bookmarkStart w:id="8611" w:name="_QWord_Source_Comparison_5840"/>
      <w:r>
        <w:rPr>
          <w:rFonts w:hint="eastAsia"/>
        </w:rPr>
        <w:t>C</w:t>
      </w:r>
      <w:bookmarkEnd w:id="8611"/>
      <w:bookmarkStart w:id="8612" w:name="_QWord_Source_Comparison_5841"/>
      <w:r>
        <w:rPr>
          <w:rFonts w:hint="eastAsia"/>
        </w:rPr>
        <w:t>和</w:t>
      </w:r>
      <w:bookmarkEnd w:id="8612"/>
      <w:bookmarkStart w:id="8613" w:name="_QWord_Source_Comparison_5842"/>
      <w:r>
        <w:rPr>
          <w:rFonts w:hint="eastAsia"/>
        </w:rPr>
        <w:t>V</w:t>
      </w:r>
      <w:bookmarkEnd w:id="8613"/>
      <w:bookmarkStart w:id="8614" w:name="_QWord_Source_Comparison_5843"/>
      <w:r>
        <w:rPr>
          <w:rFonts w:hint="eastAsia"/>
        </w:rPr>
        <w:t>不确定。指令格式如下：</w:t>
      </w:r>
      <w:bookmarkEnd w:id="8574"/>
      <w:bookmarkEnd w:id="8575"/>
      <w:bookmarkEnd w:id="8614"/>
    </w:p>
    <w:p w14:paraId="66F9E84D">
      <w:pPr>
        <w:pStyle w:val="179"/>
        <w:ind w:firstLine="420"/>
      </w:pPr>
      <w:bookmarkStart w:id="8615" w:name="_QWord_Paragraph__1346"/>
      <w:bookmarkStart w:id="8616" w:name="_QWord_Source_Comparison_5844"/>
      <w:bookmarkStart w:id="8617" w:name="_QWord_Source_Comparison_Para_1346"/>
      <w:r>
        <w:t>SMULL{cond}{S}    RdLo,RdHi,Rm,Rs</w:t>
      </w:r>
      <w:bookmarkEnd w:id="8615"/>
      <w:bookmarkEnd w:id="8616"/>
      <w:bookmarkEnd w:id="8617"/>
    </w:p>
    <w:p w14:paraId="1C51B541">
      <w:pPr>
        <w:pStyle w:val="4"/>
        <w:ind w:firstLine="420"/>
      </w:pPr>
      <w:bookmarkStart w:id="8618" w:name="_QWord_Source_Comparison_5845"/>
      <w:bookmarkStart w:id="8619" w:name="_QWord_Paragraph__1347"/>
      <w:bookmarkStart w:id="8620" w:name="_QWord_Source_Comparison_Para_1347"/>
      <w:r>
        <w:rPr>
          <w:rFonts w:hint="eastAsia"/>
        </w:rPr>
        <w:t>应用示例：</w:t>
      </w:r>
      <w:bookmarkEnd w:id="8618"/>
      <w:bookmarkEnd w:id="8619"/>
      <w:bookmarkEnd w:id="8620"/>
    </w:p>
    <w:p w14:paraId="05A34BF1">
      <w:pPr>
        <w:pStyle w:val="179"/>
        <w:ind w:firstLine="420"/>
      </w:pPr>
      <w:bookmarkStart w:id="8621" w:name="_QWord_Source_Comparison_5846"/>
      <w:bookmarkStart w:id="8622" w:name="_QWord_Paragraph__1348"/>
      <w:bookmarkStart w:id="8623" w:name="_QWord_Source_Comparison_Para_1348"/>
      <w:r>
        <w:rPr>
          <w:b/>
          <w:bCs/>
        </w:rPr>
        <w:t>SMULL</w:t>
      </w:r>
      <w:bookmarkEnd w:id="8621"/>
      <w:bookmarkStart w:id="8624" w:name="_QWord_Source_Comparison_5847"/>
      <w:r>
        <w:rPr>
          <w:rFonts w:hint="eastAsia"/>
          <w:b/>
          <w:bCs/>
        </w:rPr>
        <w:t xml:space="preserve">  </w:t>
      </w:r>
      <w:bookmarkEnd w:id="8624"/>
      <w:bookmarkStart w:id="8625" w:name="_QWord_Source_Comparison_5848"/>
      <w:r>
        <w:rPr>
          <w:b/>
          <w:bCs/>
        </w:rPr>
        <w:t>R2,R3,R7,R6</w:t>
      </w:r>
      <w:bookmarkEnd w:id="8625"/>
      <w:bookmarkStart w:id="8626" w:name="_QWord_Source_Comparison_5849"/>
      <w:r>
        <w:rPr>
          <w:rFonts w:hint="eastAsia"/>
        </w:rPr>
        <w:t xml:space="preserve">     ; (R3</w:t>
      </w:r>
      <w:bookmarkEnd w:id="8626"/>
      <w:bookmarkStart w:id="8627" w:name="_QWord_Source_Comparison_5850"/>
      <w:r>
        <w:rPr>
          <w:rFonts w:hint="eastAsia"/>
        </w:rPr>
        <w:t>、</w:t>
      </w:r>
      <w:bookmarkEnd w:id="8627"/>
      <w:bookmarkStart w:id="8628" w:name="_QWord_Source_Comparison_5851"/>
      <w:r>
        <w:rPr>
          <w:rFonts w:hint="eastAsia"/>
        </w:rPr>
        <w:t>R2)</w:t>
      </w:r>
      <w:bookmarkEnd w:id="8628"/>
      <w:bookmarkStart w:id="8629" w:name="_QWord_Source_Comparison_5852"/>
      <w:r>
        <w:t>=</w:t>
      </w:r>
      <w:bookmarkEnd w:id="8629"/>
      <w:bookmarkStart w:id="8630" w:name="_QWord_Source_Comparison_5853"/>
      <w:r>
        <w:rPr>
          <w:rFonts w:hint="eastAsia"/>
        </w:rPr>
        <w:t>R7</w:t>
      </w:r>
      <w:bookmarkEnd w:id="8630"/>
      <w:bookmarkStart w:id="8631" w:name="_QWord_Source_Comparison_5854"/>
      <w:r>
        <w:t>×</w:t>
      </w:r>
      <w:bookmarkEnd w:id="8631"/>
      <w:bookmarkStart w:id="8632" w:name="_QWord_Source_Comparison_5855"/>
      <w:r>
        <w:rPr>
          <w:rFonts w:hint="eastAsia"/>
        </w:rPr>
        <w:t>R6</w:t>
      </w:r>
      <w:bookmarkEnd w:id="8622"/>
      <w:bookmarkEnd w:id="8623"/>
      <w:bookmarkEnd w:id="8632"/>
    </w:p>
    <w:p w14:paraId="64A52168">
      <w:pPr>
        <w:pStyle w:val="66"/>
        <w:numPr>
          <w:ilvl w:val="4"/>
          <w:numId w:val="6"/>
        </w:numPr>
      </w:pPr>
      <w:bookmarkStart w:id="8633" w:name="_QWord_Source_Comparison_5856"/>
      <w:bookmarkStart w:id="8634" w:name="_QWord_Source_Comparison_Para_1349"/>
      <w:bookmarkStart w:id="8635" w:name="_QWord_Paragraph__1349"/>
      <w:r>
        <w:rPr>
          <w:rFonts w:hint="eastAsia"/>
        </w:rPr>
        <w:t>64</w:t>
      </w:r>
      <w:bookmarkEnd w:id="8633"/>
      <w:bookmarkStart w:id="8636" w:name="_QWord_Source_Comparison_5857"/>
      <w:r>
        <w:rPr>
          <w:rFonts w:hint="eastAsia"/>
        </w:rPr>
        <w:t>位有符号乘加指令</w:t>
      </w:r>
      <w:bookmarkEnd w:id="8634"/>
      <w:bookmarkEnd w:id="8635"/>
      <w:bookmarkEnd w:id="8636"/>
    </w:p>
    <w:p w14:paraId="2DFF9036">
      <w:pPr>
        <w:pStyle w:val="4"/>
        <w:ind w:firstLine="420"/>
      </w:pPr>
      <w:bookmarkStart w:id="8637" w:name="_QWord_Source_Comparison_5858"/>
      <w:bookmarkStart w:id="8638" w:name="_QWord_Source_Comparison_Para_1350"/>
      <w:bookmarkStart w:id="8639" w:name="_QWord_Paragraph__1350"/>
      <w:r>
        <w:rPr>
          <w:rFonts w:hint="eastAsia"/>
        </w:rPr>
        <w:t>SMLAL</w:t>
      </w:r>
      <w:bookmarkEnd w:id="8637"/>
      <w:bookmarkStart w:id="8640" w:name="_QWord_Source_Comparison_5859"/>
      <w:r>
        <w:rPr>
          <w:rFonts w:hint="eastAsia"/>
        </w:rPr>
        <w:t>指令将</w:t>
      </w:r>
      <w:bookmarkEnd w:id="8640"/>
      <w:bookmarkStart w:id="8641" w:name="_QWord_Source_Comparison_5860"/>
      <w:r>
        <w:rPr>
          <w:rFonts w:hint="eastAsia"/>
        </w:rPr>
        <w:t>Rm</w:t>
      </w:r>
      <w:bookmarkEnd w:id="8641"/>
      <w:bookmarkStart w:id="8642" w:name="_QWord_Source_Comparison_5861"/>
      <w:r>
        <w:rPr>
          <w:rFonts w:hint="eastAsia"/>
        </w:rPr>
        <w:t>和</w:t>
      </w:r>
      <w:bookmarkEnd w:id="8642"/>
      <w:bookmarkStart w:id="8643" w:name="_QWord_Source_Comparison_5862"/>
      <w:r>
        <w:rPr>
          <w:rFonts w:hint="eastAsia"/>
        </w:rPr>
        <w:t>Rs</w:t>
      </w:r>
      <w:bookmarkEnd w:id="8643"/>
      <w:bookmarkStart w:id="8644" w:name="_QWord_Source_Comparison_5863"/>
      <w:r>
        <w:rPr>
          <w:rFonts w:hint="eastAsia"/>
        </w:rPr>
        <w:t>中的</w:t>
      </w:r>
      <w:r>
        <w:rPr>
          <w:rFonts w:hint="eastAsia"/>
          <w:lang w:val="en-US" w:eastAsia="zh-CN"/>
        </w:rPr>
        <w:t>值进行</w:t>
      </w:r>
      <w:r>
        <w:rPr>
          <w:rFonts w:hint="eastAsia"/>
        </w:rPr>
        <w:t>有符号数相乘，</w:t>
      </w:r>
      <w:bookmarkEnd w:id="8644"/>
      <w:bookmarkStart w:id="8645" w:name="_QWord_Source_Comparison_5864"/>
      <w:r>
        <w:rPr>
          <w:rFonts w:hint="eastAsia"/>
        </w:rPr>
        <w:t>64</w:t>
      </w:r>
      <w:bookmarkEnd w:id="8645"/>
      <w:bookmarkStart w:id="8646" w:name="_QWord_Source_Comparison_5865"/>
      <w:r>
        <w:rPr>
          <w:rFonts w:hint="eastAsia"/>
        </w:rPr>
        <w:t>位乘积与</w:t>
      </w:r>
      <w:bookmarkEnd w:id="8646"/>
      <w:bookmarkStart w:id="8647" w:name="_QWord_Source_Comparison_5866"/>
      <w:r>
        <w:rPr>
          <w:rFonts w:hint="eastAsia"/>
        </w:rPr>
        <w:t>RdHi</w:t>
      </w:r>
      <w:bookmarkEnd w:id="8647"/>
      <w:bookmarkStart w:id="8648" w:name="_QWord_Source_Comparison_5867"/>
      <w:r>
        <w:rPr>
          <w:rFonts w:hint="eastAsia"/>
        </w:rPr>
        <w:t>、</w:t>
      </w:r>
      <w:bookmarkEnd w:id="8648"/>
      <w:bookmarkStart w:id="8649" w:name="_QWord_Source_Comparison_5868"/>
      <w:r>
        <w:rPr>
          <w:rFonts w:hint="eastAsia"/>
        </w:rPr>
        <w:t>RdLo</w:t>
      </w:r>
      <w:bookmarkEnd w:id="8649"/>
      <w:bookmarkStart w:id="8650" w:name="_QWord_Source_Comparison_5869"/>
      <w:r>
        <w:rPr>
          <w:rFonts w:hint="eastAsia"/>
        </w:rPr>
        <w:t>相加，结果的低</w:t>
      </w:r>
      <w:bookmarkEnd w:id="8650"/>
      <w:bookmarkStart w:id="8651" w:name="_QWord_Source_Comparison_5870"/>
      <w:r>
        <w:rPr>
          <w:rFonts w:hint="eastAsia"/>
        </w:rPr>
        <w:t>32</w:t>
      </w:r>
      <w:bookmarkEnd w:id="8651"/>
      <w:bookmarkStart w:id="8652" w:name="_QWord_Source_Comparison_5871"/>
      <w:r>
        <w:rPr>
          <w:rFonts w:hint="eastAsia"/>
        </w:rPr>
        <w:t>位保存到</w:t>
      </w:r>
      <w:bookmarkEnd w:id="8652"/>
      <w:bookmarkStart w:id="8653" w:name="_QWord_Source_Comparison_5872"/>
      <w:r>
        <w:rPr>
          <w:rFonts w:hint="eastAsia"/>
        </w:rPr>
        <w:t>RdLo</w:t>
      </w:r>
      <w:bookmarkEnd w:id="8653"/>
      <w:bookmarkStart w:id="8654" w:name="_QWord_Source_Comparison_5873"/>
      <w:r>
        <w:rPr>
          <w:rFonts w:hint="eastAsia"/>
        </w:rPr>
        <w:t>中，而高</w:t>
      </w:r>
      <w:bookmarkEnd w:id="8654"/>
      <w:bookmarkStart w:id="8655" w:name="_QWord_Source_Comparison_5874"/>
      <w:r>
        <w:rPr>
          <w:rFonts w:hint="eastAsia"/>
        </w:rPr>
        <w:t>32</w:t>
      </w:r>
      <w:bookmarkEnd w:id="8655"/>
      <w:bookmarkStart w:id="8656" w:name="_QWord_Source_Comparison_5875"/>
      <w:r>
        <w:rPr>
          <w:rFonts w:hint="eastAsia"/>
        </w:rPr>
        <w:t>位保存到</w:t>
      </w:r>
      <w:bookmarkEnd w:id="8656"/>
      <w:bookmarkStart w:id="8657" w:name="_QWord_Source_Comparison_5876"/>
      <w:r>
        <w:rPr>
          <w:rFonts w:hint="eastAsia"/>
        </w:rPr>
        <w:t>RdHi</w:t>
      </w:r>
      <w:bookmarkEnd w:id="8657"/>
      <w:bookmarkStart w:id="8658" w:name="_QWord_Source_Comparison_5877"/>
      <w:r>
        <w:rPr>
          <w:rFonts w:hint="eastAsia"/>
        </w:rPr>
        <w:t>中。</w:t>
      </w:r>
      <w:bookmarkEnd w:id="8658"/>
      <w:bookmarkStart w:id="8659" w:name="_QWord_Source_Comparison_5878"/>
      <w:r>
        <w:rPr>
          <w:rFonts w:hint="eastAsia"/>
        </w:rPr>
        <w:t>RdLo</w:t>
      </w:r>
      <w:bookmarkEnd w:id="8659"/>
      <w:bookmarkStart w:id="8660" w:name="_QWord_Source_Comparison_5879"/>
      <w:r>
        <w:t>/</w:t>
      </w:r>
      <w:bookmarkEnd w:id="8660"/>
      <w:bookmarkStart w:id="8661" w:name="_QWord_Source_Comparison_5880"/>
      <w:r>
        <w:rPr>
          <w:rFonts w:hint="eastAsia"/>
        </w:rPr>
        <w:t>Hi</w:t>
      </w:r>
      <w:bookmarkEnd w:id="8661"/>
      <w:bookmarkStart w:id="8662" w:name="_QWord_Source_Comparison_5881"/>
      <w:r>
        <w:rPr>
          <w:rFonts w:hint="eastAsia"/>
        </w:rPr>
        <w:t>，</w:t>
      </w:r>
      <w:bookmarkEnd w:id="8662"/>
      <w:bookmarkStart w:id="8663" w:name="_QWord_Source_Comparison_5882"/>
      <w:r>
        <w:rPr>
          <w:rFonts w:hint="eastAsia"/>
        </w:rPr>
        <w:t>Rm</w:t>
      </w:r>
      <w:bookmarkEnd w:id="8663"/>
      <w:bookmarkStart w:id="8664" w:name="_QWord_Source_Comparison_5883"/>
      <w:r>
        <w:rPr>
          <w:rFonts w:hint="eastAsia"/>
        </w:rPr>
        <w:t>，</w:t>
      </w:r>
      <w:bookmarkEnd w:id="8664"/>
      <w:bookmarkStart w:id="8665" w:name="_QWord_Source_Comparison_5884"/>
      <w:r>
        <w:rPr>
          <w:rFonts w:hint="eastAsia"/>
        </w:rPr>
        <w:t>Rs</w:t>
      </w:r>
      <w:bookmarkEnd w:id="8665"/>
      <w:bookmarkStart w:id="8666" w:name="_QWord_Source_Comparison_5885"/>
      <w:r>
        <w:rPr>
          <w:rFonts w:hint="eastAsia"/>
        </w:rPr>
        <w:t>不能为</w:t>
      </w:r>
      <w:bookmarkEnd w:id="8666"/>
      <w:bookmarkStart w:id="8667" w:name="_QWord_Source_Comparison_5886"/>
      <w:r>
        <w:rPr>
          <w:rFonts w:hint="eastAsia"/>
        </w:rPr>
        <w:t>R15</w:t>
      </w:r>
      <w:bookmarkEnd w:id="8667"/>
      <w:bookmarkStart w:id="8668" w:name="_QWord_Source_Comparison_5887"/>
      <w:r>
        <w:rPr>
          <w:rFonts w:hint="eastAsia"/>
        </w:rPr>
        <w:t>。</w:t>
      </w:r>
      <w:bookmarkEnd w:id="8668"/>
      <w:bookmarkStart w:id="8669" w:name="_QWord_Source_Comparison_5888"/>
      <w:r>
        <w:rPr>
          <w:rFonts w:hint="eastAsia"/>
        </w:rPr>
        <w:t>RdLo</w:t>
      </w:r>
      <w:bookmarkEnd w:id="8669"/>
      <w:bookmarkStart w:id="8670" w:name="_QWord_Source_Comparison_5889"/>
      <w:r>
        <w:t>/</w:t>
      </w:r>
      <w:bookmarkEnd w:id="8670"/>
      <w:bookmarkStart w:id="8671" w:name="_QWord_Source_Comparison_5890"/>
      <w:r>
        <w:rPr>
          <w:rFonts w:hint="eastAsia"/>
        </w:rPr>
        <w:t>Hi</w:t>
      </w:r>
      <w:bookmarkEnd w:id="8671"/>
      <w:bookmarkStart w:id="8672" w:name="_QWord_Source_Comparison_5891"/>
      <w:r>
        <w:rPr>
          <w:rFonts w:hint="eastAsia"/>
        </w:rPr>
        <w:t>，</w:t>
      </w:r>
      <w:bookmarkEnd w:id="8672"/>
      <w:bookmarkStart w:id="8673" w:name="_QWord_Source_Comparison_5892"/>
      <w:r>
        <w:rPr>
          <w:rFonts w:hint="eastAsia"/>
        </w:rPr>
        <w:t>Rm</w:t>
      </w:r>
      <w:bookmarkEnd w:id="8673"/>
      <w:bookmarkStart w:id="8674" w:name="_QWord_Source_Comparison_5893"/>
      <w:r>
        <w:rPr>
          <w:rFonts w:hint="eastAsia"/>
        </w:rPr>
        <w:t>必须是不同的寄存器。只影响</w:t>
      </w:r>
      <w:bookmarkEnd w:id="8674"/>
      <w:bookmarkStart w:id="8675" w:name="_QWord_Source_Comparison_5894"/>
      <w:r>
        <w:rPr>
          <w:rFonts w:hint="eastAsia"/>
        </w:rPr>
        <w:t>CPSR</w:t>
      </w:r>
      <w:bookmarkEnd w:id="8675"/>
      <w:bookmarkStart w:id="8676" w:name="_QWord_Source_Comparison_5895"/>
      <w:r>
        <w:rPr>
          <w:rFonts w:hint="eastAsia"/>
        </w:rPr>
        <w:t>中的</w:t>
      </w:r>
      <w:bookmarkEnd w:id="8676"/>
      <w:bookmarkStart w:id="8677" w:name="_QWord_Source_Comparison_5896"/>
      <w:r>
        <w:rPr>
          <w:rFonts w:hint="eastAsia"/>
        </w:rPr>
        <w:t>N</w:t>
      </w:r>
      <w:bookmarkEnd w:id="8677"/>
      <w:bookmarkStart w:id="8678" w:name="_QWord_Source_Comparison_5897"/>
      <w:r>
        <w:rPr>
          <w:rFonts w:hint="eastAsia"/>
        </w:rPr>
        <w:t>位和</w:t>
      </w:r>
      <w:bookmarkEnd w:id="8678"/>
      <w:bookmarkStart w:id="8679" w:name="_QWord_Source_Comparison_5898"/>
      <w:r>
        <w:rPr>
          <w:rFonts w:hint="eastAsia"/>
        </w:rPr>
        <w:t>Z</w:t>
      </w:r>
      <w:bookmarkEnd w:id="8679"/>
      <w:bookmarkStart w:id="8680" w:name="_QWord_Source_Comparison_5899"/>
      <w:r>
        <w:rPr>
          <w:rFonts w:hint="eastAsia"/>
        </w:rPr>
        <w:t>位，标志</w:t>
      </w:r>
      <w:bookmarkEnd w:id="8680"/>
      <w:bookmarkStart w:id="8681" w:name="_QWord_Source_Comparison_5900"/>
      <w:r>
        <w:rPr>
          <w:rFonts w:hint="eastAsia"/>
        </w:rPr>
        <w:t>C</w:t>
      </w:r>
      <w:bookmarkEnd w:id="8681"/>
      <w:bookmarkStart w:id="8682" w:name="_QWord_Source_Comparison_5901"/>
      <w:r>
        <w:rPr>
          <w:rFonts w:hint="eastAsia"/>
        </w:rPr>
        <w:t>和</w:t>
      </w:r>
      <w:bookmarkEnd w:id="8682"/>
      <w:bookmarkStart w:id="8683" w:name="_QWord_Source_Comparison_5902"/>
      <w:r>
        <w:rPr>
          <w:rFonts w:hint="eastAsia"/>
        </w:rPr>
        <w:t>V</w:t>
      </w:r>
      <w:bookmarkEnd w:id="8683"/>
      <w:bookmarkStart w:id="8684" w:name="_QWord_Source_Comparison_5903"/>
      <w:r>
        <w:rPr>
          <w:rFonts w:hint="eastAsia"/>
        </w:rPr>
        <w:t>不确定。指令格式如下：</w:t>
      </w:r>
      <w:bookmarkEnd w:id="8638"/>
      <w:bookmarkEnd w:id="8639"/>
      <w:bookmarkEnd w:id="8684"/>
    </w:p>
    <w:p w14:paraId="404C4401">
      <w:pPr>
        <w:pStyle w:val="179"/>
        <w:ind w:firstLine="420"/>
      </w:pPr>
      <w:bookmarkStart w:id="8685" w:name="_QWord_Paragraph__1351"/>
      <w:bookmarkStart w:id="8686" w:name="_QWord_Source_Comparison_5904"/>
      <w:bookmarkStart w:id="8687" w:name="_QWord_Source_Comparison_Para_1351"/>
      <w:r>
        <w:t>SMLAL{cond}{S}    RdLo,RdHi,Rm,Rs</w:t>
      </w:r>
      <w:bookmarkEnd w:id="8685"/>
      <w:bookmarkEnd w:id="8686"/>
      <w:bookmarkEnd w:id="8687"/>
    </w:p>
    <w:p w14:paraId="48D9B2C7">
      <w:pPr>
        <w:pStyle w:val="4"/>
        <w:ind w:firstLine="420"/>
      </w:pPr>
      <w:bookmarkStart w:id="8688" w:name="_QWord_Source_Comparison_Para_1352"/>
      <w:bookmarkStart w:id="8689" w:name="_QWord_Source_Comparison_5905"/>
      <w:bookmarkStart w:id="8690" w:name="_QWord_Paragraph__1352"/>
      <w:r>
        <w:rPr>
          <w:rFonts w:hint="eastAsia"/>
        </w:rPr>
        <w:t>应用示例：</w:t>
      </w:r>
      <w:bookmarkEnd w:id="8688"/>
      <w:bookmarkEnd w:id="8689"/>
      <w:bookmarkEnd w:id="8690"/>
    </w:p>
    <w:p w14:paraId="62AC6305">
      <w:pPr>
        <w:pStyle w:val="179"/>
        <w:ind w:firstLine="420"/>
      </w:pPr>
      <w:bookmarkStart w:id="8691" w:name="_QWord_Source_Comparison_5906"/>
      <w:bookmarkStart w:id="8692" w:name="_QWord_Source_Comparison_Para_1353"/>
      <w:bookmarkStart w:id="8693" w:name="_QWord_Paragraph__1353"/>
      <w:r>
        <w:rPr>
          <w:b/>
          <w:bCs/>
        </w:rPr>
        <w:t>SMLAL</w:t>
      </w:r>
      <w:bookmarkEnd w:id="8691"/>
      <w:bookmarkStart w:id="8694" w:name="_QWord_Source_Comparison_5907"/>
      <w:r>
        <w:rPr>
          <w:rFonts w:hint="eastAsia"/>
          <w:b/>
          <w:bCs/>
        </w:rPr>
        <w:t xml:space="preserve">  </w:t>
      </w:r>
      <w:bookmarkEnd w:id="8694"/>
      <w:bookmarkStart w:id="8695" w:name="_QWord_Source_Comparison_5908"/>
      <w:r>
        <w:rPr>
          <w:b/>
          <w:bCs/>
        </w:rPr>
        <w:t>R2,R3,R7,R6</w:t>
      </w:r>
      <w:bookmarkEnd w:id="8695"/>
      <w:bookmarkStart w:id="8696" w:name="_QWord_Source_Comparison_5909"/>
      <w:r>
        <w:rPr>
          <w:rFonts w:hint="eastAsia"/>
        </w:rPr>
        <w:t xml:space="preserve">    ; (R3</w:t>
      </w:r>
      <w:bookmarkEnd w:id="8696"/>
      <w:bookmarkStart w:id="8697" w:name="_QWord_Source_Comparison_5910"/>
      <w:r>
        <w:rPr>
          <w:rFonts w:hint="eastAsia"/>
        </w:rPr>
        <w:t>、</w:t>
      </w:r>
      <w:bookmarkEnd w:id="8697"/>
      <w:bookmarkStart w:id="8698" w:name="_QWord_Source_Comparison_5911"/>
      <w:r>
        <w:rPr>
          <w:rFonts w:hint="eastAsia"/>
        </w:rPr>
        <w:t>R2)</w:t>
      </w:r>
      <w:bookmarkEnd w:id="8698"/>
      <w:bookmarkStart w:id="8699" w:name="_QWord_Source_Comparison_5912"/>
      <w:r>
        <w:t>=</w:t>
      </w:r>
      <w:bookmarkEnd w:id="8699"/>
      <w:bookmarkStart w:id="8700" w:name="_QWord_Source_Comparison_5913"/>
      <w:r>
        <w:rPr>
          <w:rFonts w:hint="eastAsia"/>
        </w:rPr>
        <w:t>R7</w:t>
      </w:r>
      <w:bookmarkEnd w:id="8700"/>
      <w:bookmarkStart w:id="8701" w:name="_QWord_Source_Comparison_5914"/>
      <w:r>
        <w:t>×</w:t>
      </w:r>
      <w:bookmarkEnd w:id="8701"/>
      <w:bookmarkStart w:id="8702" w:name="_QWord_Source_Comparison_5915"/>
      <w:r>
        <w:rPr>
          <w:rFonts w:hint="eastAsia"/>
        </w:rPr>
        <w:t>R6</w:t>
      </w:r>
      <w:bookmarkEnd w:id="8702"/>
      <w:bookmarkStart w:id="8703" w:name="_QWord_Source_Comparison_5916"/>
      <w:r>
        <w:t>+</w:t>
      </w:r>
      <w:bookmarkEnd w:id="8703"/>
      <w:bookmarkStart w:id="8704" w:name="_QWord_Source_Comparison_5917"/>
      <w:r>
        <w:rPr>
          <w:rFonts w:hint="eastAsia"/>
        </w:rPr>
        <w:t>(R3</w:t>
      </w:r>
      <w:bookmarkEnd w:id="8704"/>
      <w:bookmarkStart w:id="8705" w:name="_QWord_Source_Comparison_5918"/>
      <w:r>
        <w:rPr>
          <w:rFonts w:hint="eastAsia"/>
        </w:rPr>
        <w:t>、</w:t>
      </w:r>
      <w:bookmarkEnd w:id="8705"/>
      <w:bookmarkStart w:id="8706" w:name="_QWord_Source_Comparison_5919"/>
      <w:r>
        <w:rPr>
          <w:rFonts w:hint="eastAsia"/>
        </w:rPr>
        <w:t>R2)</w:t>
      </w:r>
      <w:bookmarkEnd w:id="8692"/>
      <w:bookmarkEnd w:id="8693"/>
      <w:bookmarkEnd w:id="8706"/>
    </w:p>
    <w:p w14:paraId="0A5F91C8">
      <w:pPr>
        <w:pStyle w:val="65"/>
        <w:numPr>
          <w:ilvl w:val="3"/>
          <w:numId w:val="6"/>
        </w:numPr>
      </w:pPr>
      <w:bookmarkStart w:id="8707" w:name="_QWord_Source_Comparison_5920"/>
      <w:bookmarkStart w:id="8708" w:name="_QWord_Source_Comparison_Para_1354"/>
      <w:bookmarkStart w:id="8709" w:name="_QWord_Paragraph__1354"/>
      <w:r>
        <w:t>ARM</w:t>
      </w:r>
      <w:bookmarkEnd w:id="8707"/>
      <w:bookmarkStart w:id="8710" w:name="_QWord_Source_Comparison_5921"/>
      <w:r>
        <w:rPr>
          <w:rFonts w:hint="eastAsia"/>
        </w:rPr>
        <w:t>分支指令</w:t>
      </w:r>
      <w:bookmarkEnd w:id="8708"/>
      <w:bookmarkEnd w:id="8709"/>
      <w:bookmarkEnd w:id="8710"/>
    </w:p>
    <w:p w14:paraId="0F686CC4">
      <w:pPr>
        <w:pStyle w:val="4"/>
        <w:ind w:firstLine="420"/>
      </w:pPr>
      <w:bookmarkStart w:id="8711" w:name="_QWord_Source_Comparison_5922"/>
      <w:bookmarkStart w:id="8712" w:name="_QWord_Source_Comparison_Para_1355"/>
      <w:bookmarkStart w:id="8713" w:name="_QWord_Paragraph__1355"/>
      <w:r>
        <w:rPr>
          <w:rFonts w:hint="eastAsia"/>
        </w:rPr>
        <w:t>在</w:t>
      </w:r>
      <w:bookmarkEnd w:id="8711"/>
      <w:bookmarkStart w:id="8714" w:name="_QWord_Source_Comparison_5923"/>
      <w:r>
        <w:rPr>
          <w:rFonts w:hint="eastAsia"/>
        </w:rPr>
        <w:t>ARM</w:t>
      </w:r>
      <w:bookmarkEnd w:id="8714"/>
      <w:bookmarkStart w:id="8715" w:name="_QWord_Source_Comparison_5924"/>
      <w:r>
        <w:rPr>
          <w:rFonts w:hint="eastAsia"/>
        </w:rPr>
        <w:t>中有两种方式可以实现程序的跳转，一种是使用分支指令直接跳转，另一种则是直接向</w:t>
      </w:r>
      <w:bookmarkEnd w:id="8715"/>
      <w:bookmarkStart w:id="8716" w:name="_QWord_Source_Comparison_5925"/>
      <w:r>
        <w:rPr>
          <w:rFonts w:hint="eastAsia"/>
        </w:rPr>
        <w:t>PC</w:t>
      </w:r>
      <w:bookmarkEnd w:id="8716"/>
      <w:bookmarkStart w:id="8717" w:name="_QWord_Source_Comparison_5926"/>
      <w:r>
        <w:rPr>
          <w:rFonts w:hint="eastAsia"/>
        </w:rPr>
        <w:t>寄存器赋值实现跳转。其指令编码如</w:t>
      </w:r>
      <w:bookmarkEnd w:id="8717"/>
      <w:bookmarkStart w:id="8718" w:name="_QWord_Source_Comparison_5927"/>
      <w:r>
        <w:fldChar w:fldCharType="begin"/>
      </w:r>
      <w:bookmarkEnd w:id="8718"/>
      <w:bookmarkStart w:id="8719" w:name="_QWord_Source_Comparison_5928"/>
      <w:r>
        <w:instrText xml:space="preserve"> </w:instrText>
      </w:r>
      <w:bookmarkEnd w:id="8719"/>
      <w:bookmarkStart w:id="8720" w:name="_QWord_Source_Comparison_5929"/>
      <w:r>
        <w:rPr>
          <w:rFonts w:hint="eastAsia"/>
        </w:rPr>
        <w:instrText xml:space="preserve">REF QWord_XRef_Figure__go4M76 \h \* CHARFORMAT</w:instrText>
      </w:r>
      <w:bookmarkEnd w:id="8720"/>
      <w:bookmarkStart w:id="8721" w:name="_QWord_Source_Comparison_5930"/>
      <w:r>
        <w:instrText xml:space="preserve"> </w:instrText>
      </w:r>
      <w:bookmarkStart w:id="8722" w:name="_QWord_Source_Comparison_5931"/>
      <w:r>
        <w:fldChar w:fldCharType="separate"/>
      </w:r>
      <w:bookmarkEnd w:id="8721"/>
      <w:bookmarkEnd w:id="8722"/>
      <w:bookmarkStart w:id="8723" w:name="_QWord_Source_Comparison_5932"/>
      <w:r>
        <w:rPr>
          <w:rFonts w:hint="eastAsia"/>
        </w:rPr>
        <w:t>图</w:t>
      </w:r>
      <w:bookmarkEnd w:id="8723"/>
      <w:bookmarkStart w:id="8724" w:name="_QWord_Source_Comparison_5933"/>
      <w:r>
        <w:rPr>
          <w:rFonts w:hint="eastAsia"/>
        </w:rPr>
        <w:t> </w:t>
      </w:r>
      <w:bookmarkEnd w:id="8724"/>
      <w:bookmarkStart w:id="8725" w:name="_QWord_Source_Comparison_5934"/>
      <w:r>
        <w:t>3</w:t>
      </w:r>
      <w:bookmarkEnd w:id="8725"/>
      <w:bookmarkStart w:id="8726" w:name="_QWord_Source_Comparison_5935"/>
      <w:r>
        <w:noBreakHyphen/>
      </w:r>
      <w:r>
        <w:t>31</w:t>
      </w:r>
      <w:bookmarkEnd w:id="8726"/>
      <w:bookmarkStart w:id="8727" w:name="_QWord_Source_Comparison_5936"/>
      <w:r>
        <w:fldChar w:fldCharType="end"/>
      </w:r>
      <w:bookmarkEnd w:id="8727"/>
      <w:bookmarkStart w:id="8728" w:name="_QWord_Source_Comparison_5937"/>
      <w:r>
        <w:rPr>
          <w:rFonts w:hint="eastAsia"/>
        </w:rPr>
        <w:t>所示，分支指令如</w:t>
      </w:r>
      <w:bookmarkEnd w:id="8728"/>
      <w:bookmarkStart w:id="8729" w:name="_QWord_Source_Comparison_5938"/>
      <w:r>
        <w:fldChar w:fldCharType="begin"/>
      </w:r>
      <w:bookmarkEnd w:id="8729"/>
      <w:bookmarkStart w:id="8730" w:name="_QWord_Source_Comparison_5939"/>
      <w:r>
        <w:instrText xml:space="preserve"> </w:instrText>
      </w:r>
      <w:bookmarkEnd w:id="8730"/>
      <w:bookmarkStart w:id="8731" w:name="_QWord_Source_Comparison_5940"/>
      <w:r>
        <w:rPr>
          <w:rFonts w:hint="eastAsia"/>
        </w:rPr>
        <w:instrText xml:space="preserve">REF QWord_XRef_Table__l4Jzwt \h \* CHARFORMAT</w:instrText>
      </w:r>
      <w:bookmarkEnd w:id="8731"/>
      <w:bookmarkStart w:id="8732" w:name="_QWord_Source_Comparison_5941"/>
      <w:r>
        <w:instrText xml:space="preserve"> </w:instrText>
      </w:r>
      <w:bookmarkStart w:id="8733" w:name="_QWord_Source_Comparison_5942"/>
      <w:r>
        <w:fldChar w:fldCharType="separate"/>
      </w:r>
      <w:bookmarkEnd w:id="8732"/>
      <w:bookmarkEnd w:id="8733"/>
      <w:bookmarkStart w:id="8734" w:name="_QWord_Source_Comparison_5943"/>
      <w:r>
        <w:t>表</w:t>
      </w:r>
      <w:bookmarkEnd w:id="8734"/>
      <w:bookmarkStart w:id="8735" w:name="_QWord_Source_Comparison_5944"/>
      <w:r>
        <w:t> 3</w:t>
      </w:r>
      <w:bookmarkEnd w:id="8735"/>
      <w:bookmarkStart w:id="8736" w:name="_QWord_Source_Comparison_5945"/>
      <w:r>
        <w:noBreakHyphen/>
      </w:r>
      <w:r>
        <w:t>24</w:t>
      </w:r>
      <w:bookmarkEnd w:id="8736"/>
      <w:bookmarkStart w:id="8737" w:name="_QWord_Source_Comparison_5946"/>
      <w:r>
        <w:fldChar w:fldCharType="end"/>
      </w:r>
      <w:bookmarkEnd w:id="8737"/>
      <w:bookmarkStart w:id="8738" w:name="_QWord_Source_Comparison_5947"/>
      <w:r>
        <w:rPr>
          <w:rFonts w:hint="eastAsia"/>
        </w:rPr>
        <w:t>所示。分支指令有以下三种：</w:t>
      </w:r>
      <w:bookmarkEnd w:id="8712"/>
      <w:bookmarkEnd w:id="8713"/>
      <w:bookmarkEnd w:id="8738"/>
    </w:p>
    <w:p w14:paraId="34215D24">
      <w:pPr>
        <w:pStyle w:val="175"/>
      </w:pPr>
      <w:bookmarkStart w:id="8739" w:name="_QWord_Source_Comparison_5948"/>
      <w:bookmarkStart w:id="8740" w:name="_QWord_Paragraph__1356"/>
      <w:bookmarkStart w:id="8741" w:name="_QWord_Source_Comparison_Para_1356"/>
      <w:r>
        <w:rPr>
          <w:rFonts w:hint="eastAsia"/>
        </w:rPr>
        <w:t>分支指令</w:t>
      </w:r>
      <w:bookmarkEnd w:id="8739"/>
      <w:bookmarkStart w:id="8742" w:name="_QWord_Source_Comparison_5949"/>
      <w:r>
        <w:rPr>
          <w:rFonts w:hint="eastAsia"/>
        </w:rPr>
        <w:t>B</w:t>
      </w:r>
      <w:bookmarkEnd w:id="8742"/>
      <w:bookmarkStart w:id="8743" w:name="_QWord_Source_Comparison_5950"/>
      <w:r>
        <w:rPr>
          <w:rFonts w:hint="eastAsia"/>
        </w:rPr>
        <w:t>；</w:t>
      </w:r>
      <w:bookmarkEnd w:id="8740"/>
      <w:bookmarkEnd w:id="8741"/>
      <w:bookmarkEnd w:id="8743"/>
    </w:p>
    <w:p w14:paraId="7EFF01EB">
      <w:pPr>
        <w:pStyle w:val="175"/>
      </w:pPr>
      <w:bookmarkStart w:id="8744" w:name="_QWord_Source_Comparison_5951"/>
      <w:bookmarkStart w:id="8745" w:name="_QWord_Paragraph__1357"/>
      <w:bookmarkStart w:id="8746" w:name="_QWord_Source_Comparison_Para_1357"/>
      <w:r>
        <w:rPr>
          <w:rFonts w:hint="eastAsia"/>
        </w:rPr>
        <w:t>带链接的分支指令</w:t>
      </w:r>
      <w:bookmarkEnd w:id="8744"/>
      <w:bookmarkStart w:id="8747" w:name="_QWord_Source_Comparison_5952"/>
      <w:r>
        <w:rPr>
          <w:rFonts w:hint="eastAsia"/>
        </w:rPr>
        <w:t>BL</w:t>
      </w:r>
      <w:bookmarkEnd w:id="8747"/>
      <w:bookmarkStart w:id="8748" w:name="_QWord_Source_Comparison_5953"/>
      <w:r>
        <w:rPr>
          <w:rFonts w:hint="eastAsia"/>
        </w:rPr>
        <w:t>；</w:t>
      </w:r>
      <w:bookmarkEnd w:id="8745"/>
      <w:bookmarkEnd w:id="8746"/>
      <w:bookmarkEnd w:id="8748"/>
    </w:p>
    <w:p w14:paraId="17F99E64">
      <w:pPr>
        <w:pStyle w:val="175"/>
      </w:pPr>
      <w:bookmarkStart w:id="8749" w:name="_QWord_Source_Comparison_5954"/>
      <w:bookmarkStart w:id="8750" w:name="_QWord_Paragraph__1358"/>
      <w:bookmarkStart w:id="8751" w:name="_QWord_Source_Comparison_Para_1358"/>
      <w:r>
        <w:rPr>
          <w:rFonts w:hint="eastAsia"/>
        </w:rPr>
        <w:t>带状态切换的分支指令</w:t>
      </w:r>
      <w:bookmarkEnd w:id="8749"/>
      <w:bookmarkStart w:id="8752" w:name="_QWord_Source_Comparison_5955"/>
      <w:r>
        <w:rPr>
          <w:rFonts w:hint="eastAsia"/>
        </w:rPr>
        <w:t>BX</w:t>
      </w:r>
      <w:bookmarkEnd w:id="8752"/>
      <w:bookmarkStart w:id="8753" w:name="_QWord_Source_Comparison_5956"/>
      <w:r>
        <w:rPr>
          <w:rFonts w:hint="eastAsia"/>
        </w:rPr>
        <w:t>。</w:t>
      </w:r>
      <w:bookmarkEnd w:id="8750"/>
      <w:bookmarkEnd w:id="8751"/>
      <w:bookmarkEnd w:id="8753"/>
    </w:p>
    <w:p w14:paraId="5E3E2C48">
      <w:pPr>
        <w:pStyle w:val="105"/>
      </w:pPr>
      <w:bookmarkStart w:id="8754" w:name="_QWord_Source_Comparison_Para_1359"/>
      <w:r>
        <w:t>‌</w:t>
      </w:r>
      <w:bookmarkStart w:id="8755" w:name="_QWord_Source_Comparison_5957"/>
      <w:bookmarkEnd w:id="8755"/>
      <w:bookmarkStart w:id="8756" w:name="_QWord_ImageIndex_156"/>
      <w:bookmarkStart w:id="8757" w:name="_QWord_Paragraph__1359"/>
      <w:bookmarkStart w:id="8758" w:name="_QWord_Source_Comparison_5958"/>
      <w:r>
        <w:drawing>
          <wp:inline distT="0" distB="0" distL="0" distR="0">
            <wp:extent cx="4105910" cy="2326640"/>
            <wp:effectExtent l="0" t="0" r="0" b="0"/>
            <wp:docPr id="1489454356" name="图片 1489454356" title="QWord_ImageMark_156">
              <a:hlinkClick xmlns:a="http://schemas.openxmlformats.org/drawingml/2006/main" r:id="rId243" tooltip="QWord 图片目录：resource/images/illustration/1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56" name="图片 1489454356" title="QWord_ImageMark_156"/>
                    <pic:cNvPicPr>
                      <a:picLocks noChangeAspect="1" noChangeArrowheads="1"/>
                    </pic:cNvPicPr>
                  </pic:nvPicPr>
                  <pic:blipFill>
                    <a:blip r:embed="rId244" cstate="print">
                      <a:clrChange>
                        <a:clrFrom>
                          <a:srgbClr val="F6F6F6"/>
                        </a:clrFrom>
                        <a:clrTo>
                          <a:srgbClr val="F6F6F6">
                            <a:alpha val="0"/>
                          </a:srgbClr>
                        </a:clrTo>
                      </a:clrChange>
                      <a:extLst>
                        <a:ext uri="{28A0092B-C50C-407E-A947-70E740481C1C}">
                          <a14:useLocalDpi xmlns:a14="http://schemas.microsoft.com/office/drawing/2010/main" val="0"/>
                        </a:ext>
                      </a:extLst>
                    </a:blip>
                    <a:srcRect/>
                    <a:stretch>
                      <a:fillRect/>
                    </a:stretch>
                  </pic:blipFill>
                  <pic:spPr>
                    <a:xfrm>
                      <a:off x="0" y="0"/>
                      <a:ext cx="4105910" cy="2327237"/>
                    </a:xfrm>
                    <a:prstGeom prst="rect">
                      <a:avLst/>
                    </a:prstGeom>
                    <a:noFill/>
                    <a:ln>
                      <a:noFill/>
                    </a:ln>
                  </pic:spPr>
                </pic:pic>
              </a:graphicData>
            </a:graphic>
          </wp:inline>
        </w:drawing>
      </w:r>
      <w:bookmarkEnd w:id="8754"/>
      <w:bookmarkEnd w:id="8756"/>
      <w:bookmarkEnd w:id="8757"/>
      <w:bookmarkEnd w:id="8758"/>
    </w:p>
    <w:p w14:paraId="1235AAB7">
      <w:pPr>
        <w:pStyle w:val="68"/>
      </w:pPr>
      <w:bookmarkStart w:id="8759" w:name="_QWord_Source_Comparison_5959"/>
      <w:bookmarkStart w:id="8760" w:name="QWord_XRef_Figure__go4M76"/>
      <w:bookmarkStart w:id="8761" w:name="_QWord_Paragraph__1360"/>
      <w:bookmarkStart w:id="8762" w:name="_QWord_Source_Comparison_Para_1360"/>
      <w:r>
        <w:rPr>
          <w:rFonts w:hint="eastAsia"/>
        </w:rPr>
        <w:t>图</w:t>
      </w:r>
      <w:bookmarkEnd w:id="8759"/>
      <w:bookmarkStart w:id="8763" w:name="_QWord_Source_Comparison_5960"/>
      <w:r>
        <w:rPr>
          <w:rFonts w:hint="eastAsia"/>
        </w:rPr>
        <w:t> </w:t>
      </w:r>
      <w:bookmarkEnd w:id="8763"/>
      <w:bookmarkStart w:id="8764" w:name="_QWord_Source_Comparison_5961"/>
      <w:r>
        <w:fldChar w:fldCharType="begin"/>
      </w:r>
      <w:bookmarkEnd w:id="8764"/>
      <w:bookmarkStart w:id="8765" w:name="_QWord_Source_Comparison_5962"/>
      <w:r>
        <w:instrText xml:space="preserve"> SEQ QWord_Heading1_Sequence \c </w:instrText>
      </w:r>
      <w:bookmarkEnd w:id="8765"/>
      <w:bookmarkStart w:id="8766" w:name="_QWord_Source_Comparison_5963"/>
      <w:r>
        <w:fldChar w:fldCharType="separate"/>
      </w:r>
      <w:bookmarkEnd w:id="8766"/>
      <w:bookmarkStart w:id="8767" w:name="_QWord_Source_Comparison_5964"/>
      <w:r>
        <w:t>3</w:t>
      </w:r>
      <w:bookmarkEnd w:id="8767"/>
      <w:bookmarkStart w:id="8768" w:name="_QWord_Source_Comparison_5965"/>
      <w:r>
        <w:fldChar w:fldCharType="end"/>
      </w:r>
      <w:bookmarkEnd w:id="8768"/>
      <w:bookmarkStart w:id="8769" w:name="_QWord_Source_Comparison_5966"/>
      <w:r>
        <w:noBreakHyphen/>
      </w:r>
      <w:bookmarkEnd w:id="8769"/>
      <w:bookmarkStart w:id="8770" w:name="_QWord_Source_Comparison_5967"/>
      <w:r>
        <w:fldChar w:fldCharType="begin"/>
      </w:r>
      <w:bookmarkEnd w:id="8770"/>
      <w:bookmarkStart w:id="8771" w:name="_QWord_Source_Comparison_5968"/>
      <w:r>
        <w:instrText xml:space="preserve"> </w:instrText>
      </w:r>
      <w:bookmarkEnd w:id="8771"/>
      <w:bookmarkStart w:id="8772" w:name="_QWord_Source_Comparison_5969"/>
      <w:r>
        <w:rPr>
          <w:rFonts w:hint="eastAsia"/>
        </w:rPr>
        <w:instrText xml:space="preserve">SEQ </w:instrText>
      </w:r>
      <w:bookmarkEnd w:id="8772"/>
      <w:bookmarkStart w:id="8773" w:name="_QWord_Source_Comparison_5970"/>
      <w:r>
        <w:rPr>
          <w:rFonts w:hint="eastAsia"/>
        </w:rPr>
        <w:instrText xml:space="preserve">图</w:instrText>
      </w:r>
      <w:bookmarkEnd w:id="8773"/>
      <w:bookmarkStart w:id="8774" w:name="_QWord_Source_Comparison_5971"/>
      <w:r>
        <w:rPr>
          <w:rFonts w:hint="eastAsia"/>
        </w:rPr>
        <w:instrText xml:space="preserve"> \* ARABIC \s 1</w:instrText>
      </w:r>
      <w:bookmarkEnd w:id="8774"/>
      <w:bookmarkStart w:id="8775" w:name="_QWord_Source_Comparison_5972"/>
      <w:r>
        <w:instrText xml:space="preserve"> </w:instrText>
      </w:r>
      <w:bookmarkStart w:id="8776" w:name="_QWord_Source_Comparison_5973"/>
      <w:r>
        <w:fldChar w:fldCharType="separate"/>
      </w:r>
      <w:bookmarkEnd w:id="8775"/>
      <w:bookmarkEnd w:id="8776"/>
      <w:bookmarkStart w:id="8777" w:name="_QWord_Source_Comparison_5974"/>
      <w:r>
        <w:t>31</w:t>
      </w:r>
      <w:bookmarkEnd w:id="8777"/>
      <w:bookmarkStart w:id="8778" w:name="_QWord_Source_Comparison_5975"/>
      <w:r>
        <w:fldChar w:fldCharType="end"/>
      </w:r>
      <w:bookmarkEnd w:id="8760"/>
      <w:bookmarkEnd w:id="8778"/>
      <w:bookmarkStart w:id="8779" w:name="_QWord_Source_Comparison_5976"/>
      <w:r>
        <w:rPr>
          <w:rFonts w:hint="eastAsia"/>
        </w:rPr>
        <w:t xml:space="preserve">  </w:t>
      </w:r>
      <w:bookmarkEnd w:id="8779"/>
      <w:bookmarkStart w:id="8780" w:name="_QWord_Source_Comparison_5977"/>
      <w:r>
        <w:rPr>
          <w:rFonts w:hint="eastAsia"/>
        </w:rPr>
        <w:t>分支指令编码格式</w:t>
      </w:r>
      <w:bookmarkEnd w:id="8761"/>
      <w:bookmarkEnd w:id="8762"/>
      <w:bookmarkEnd w:id="8780"/>
    </w:p>
    <w:p w14:paraId="2FE2D8D1">
      <w:pPr>
        <w:pStyle w:val="67"/>
        <w:rPr>
          <w:rFonts w:hint="eastAsia"/>
        </w:rPr>
      </w:pPr>
      <w:bookmarkStart w:id="8781" w:name="_QWord_Source_Comparison_5978"/>
      <w:bookmarkStart w:id="8782" w:name="QWord_XRef_Table__l4Jzwt"/>
      <w:bookmarkStart w:id="8783" w:name="_QWord_Paragraph__1361"/>
      <w:bookmarkStart w:id="8784" w:name="_QWord_Source_Comparison_Para_1361"/>
      <w:r>
        <w:rPr>
          <w:rStyle w:val="238"/>
        </w:rPr>
        <w:t>表 </w:t>
      </w:r>
      <w:bookmarkEnd w:id="8781"/>
      <w:bookmarkStart w:id="8785" w:name="_QWord_Source_Comparison_5979"/>
      <w:r>
        <w:rPr>
          <w:rStyle w:val="238"/>
        </w:rPr>
        <w:fldChar w:fldCharType="begin"/>
      </w:r>
      <w:bookmarkEnd w:id="8785"/>
      <w:bookmarkStart w:id="8786" w:name="_QWord_Source_Comparison_5980"/>
      <w:r>
        <w:rPr>
          <w:rStyle w:val="238"/>
        </w:rPr>
        <w:instrText xml:space="preserve"> SEQ QWord_Heading1_Sequence \c </w:instrText>
      </w:r>
      <w:bookmarkEnd w:id="8786"/>
      <w:bookmarkStart w:id="8787" w:name="_QWord_Source_Comparison_5981"/>
      <w:r>
        <w:rPr>
          <w:rStyle w:val="238"/>
        </w:rPr>
        <w:fldChar w:fldCharType="separate"/>
      </w:r>
      <w:bookmarkEnd w:id="8787"/>
      <w:bookmarkStart w:id="8788" w:name="_QWord_Source_Comparison_5982"/>
      <w:r>
        <w:rPr>
          <w:rStyle w:val="238"/>
        </w:rPr>
        <w:t>3</w:t>
      </w:r>
      <w:bookmarkEnd w:id="8788"/>
      <w:bookmarkStart w:id="8789" w:name="_QWord_Source_Comparison_5983"/>
      <w:r>
        <w:rPr>
          <w:rStyle w:val="238"/>
        </w:rPr>
        <w:fldChar w:fldCharType="end"/>
      </w:r>
      <w:bookmarkEnd w:id="8789"/>
      <w:bookmarkStart w:id="8790" w:name="_QWord_Source_Comparison_5984"/>
      <w:r>
        <w:rPr>
          <w:rStyle w:val="238"/>
        </w:rPr>
        <w:noBreakHyphen/>
      </w:r>
      <w:bookmarkEnd w:id="8790"/>
      <w:bookmarkStart w:id="8791" w:name="_QWord_Source_Comparison_5985"/>
      <w:r>
        <w:rPr>
          <w:rStyle w:val="238"/>
        </w:rPr>
        <w:fldChar w:fldCharType="begin"/>
      </w:r>
      <w:bookmarkEnd w:id="8791"/>
      <w:bookmarkStart w:id="8792" w:name="_QWord_Source_Comparison_5986"/>
      <w:r>
        <w:rPr>
          <w:rStyle w:val="238"/>
        </w:rPr>
        <w:instrText xml:space="preserve"> SEQ 表 \* ARABIC \s 1 </w:instrText>
      </w:r>
      <w:bookmarkEnd w:id="8792"/>
      <w:bookmarkStart w:id="8793" w:name="_QWord_Source_Comparison_5987"/>
      <w:r>
        <w:rPr>
          <w:rStyle w:val="238"/>
        </w:rPr>
        <w:fldChar w:fldCharType="separate"/>
      </w:r>
      <w:bookmarkEnd w:id="8793"/>
      <w:bookmarkStart w:id="8794" w:name="_QWord_Source_Comparison_5988"/>
      <w:r>
        <w:rPr>
          <w:rStyle w:val="238"/>
        </w:rPr>
        <w:t>24</w:t>
      </w:r>
      <w:bookmarkEnd w:id="8794"/>
      <w:bookmarkStart w:id="8795" w:name="_QWord_Source_Comparison_5989"/>
      <w:r>
        <w:rPr>
          <w:rStyle w:val="238"/>
        </w:rPr>
        <w:fldChar w:fldCharType="end"/>
      </w:r>
      <w:bookmarkEnd w:id="8782"/>
      <w:bookmarkEnd w:id="8795"/>
      <w:bookmarkStart w:id="8796" w:name="_QWord_Source_Comparison_5990"/>
      <w:r>
        <w:t xml:space="preserve">  </w:t>
      </w:r>
      <w:bookmarkEnd w:id="8796"/>
      <w:bookmarkStart w:id="8797" w:name="_QWord_Source_Comparison_5991"/>
      <w:r>
        <w:rPr>
          <w:rFonts w:hint="eastAsia"/>
        </w:rPr>
        <w:t>分支指令表</w:t>
      </w:r>
      <w:bookmarkEnd w:id="8783"/>
      <w:bookmarkEnd w:id="8784"/>
      <w:bookmarkEnd w:id="8797"/>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223"/>
        <w:gridCol w:w="2474"/>
        <w:gridCol w:w="2529"/>
        <w:gridCol w:w="2086"/>
      </w:tblGrid>
      <w:tr w14:paraId="19212E3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tblHeader/>
          <w:jc w:val="center"/>
        </w:trPr>
        <w:tc>
          <w:tcPr>
            <w:tcW w:w="736" w:type="pc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2CA49574">
            <w:pPr>
              <w:pStyle w:val="74"/>
              <w:rPr>
                <w:rFonts w:hint="eastAsia"/>
                <w:kern w:val="0"/>
              </w:rPr>
            </w:pPr>
            <w:bookmarkStart w:id="8798" w:name="_QWord_Paragraph__1362"/>
            <w:bookmarkStart w:id="8799" w:name="_QWord_Source_Comparison_Para_1362"/>
            <w:bookmarkStart w:id="8800" w:name="_QWord_Source_Comparison_5992"/>
            <w:r>
              <w:rPr>
                <w:rFonts w:hint="eastAsia"/>
                <w:kern w:val="0"/>
              </w:rPr>
              <w:t>助记符</w:t>
            </w:r>
            <w:bookmarkEnd w:id="8798"/>
            <w:bookmarkEnd w:id="8799"/>
            <w:bookmarkEnd w:id="8800"/>
          </w:p>
        </w:tc>
        <w:tc>
          <w:tcPr>
            <w:tcW w:w="1488"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41066094">
            <w:pPr>
              <w:pStyle w:val="74"/>
              <w:rPr>
                <w:rFonts w:hint="eastAsia"/>
                <w:kern w:val="0"/>
              </w:rPr>
            </w:pPr>
            <w:bookmarkStart w:id="8801" w:name="_QWord_Source_Comparison_Para_1363"/>
            <w:bookmarkStart w:id="8802" w:name="_QWord_Source_Comparison_5993"/>
            <w:bookmarkStart w:id="8803" w:name="_QWord_Paragraph__1363"/>
            <w:r>
              <w:rPr>
                <w:rFonts w:hint="eastAsia"/>
                <w:kern w:val="0"/>
              </w:rPr>
              <w:t>说明</w:t>
            </w:r>
            <w:bookmarkEnd w:id="8801"/>
            <w:bookmarkEnd w:id="8802"/>
            <w:bookmarkEnd w:id="8803"/>
          </w:p>
        </w:tc>
        <w:tc>
          <w:tcPr>
            <w:tcW w:w="1521"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2CB3D4A6">
            <w:pPr>
              <w:pStyle w:val="74"/>
              <w:rPr>
                <w:rFonts w:hint="eastAsia"/>
                <w:kern w:val="0"/>
              </w:rPr>
            </w:pPr>
            <w:bookmarkStart w:id="8804" w:name="_QWord_Paragraph__1364"/>
            <w:bookmarkStart w:id="8805" w:name="_QWord_Source_Comparison_5994"/>
            <w:bookmarkStart w:id="8806" w:name="_QWord_Source_Comparison_Para_1364"/>
            <w:r>
              <w:rPr>
                <w:rFonts w:hint="eastAsia"/>
                <w:kern w:val="0"/>
              </w:rPr>
              <w:t>操作</w:t>
            </w:r>
            <w:bookmarkEnd w:id="8804"/>
            <w:bookmarkEnd w:id="8805"/>
            <w:bookmarkEnd w:id="8806"/>
          </w:p>
        </w:tc>
        <w:tc>
          <w:tcPr>
            <w:tcW w:w="1255" w:type="pct"/>
            <w:tcBorders>
              <w:top w:val="single" w:color="auto" w:sz="6" w:space="0"/>
              <w:bottom w:val="single" w:color="auto" w:sz="4" w:space="0"/>
              <w:right w:val="single" w:color="auto" w:sz="6" w:space="0"/>
              <w:insideH w:val="single" w:sz="4" w:space="0"/>
              <w:insideV w:val="single" w:sz="4" w:space="0"/>
              <w:tl2br w:val="nil"/>
              <w:tr2bl w:val="nil"/>
            </w:tcBorders>
            <w:shd w:val="clear" w:color="auto" w:fill="auto"/>
            <w:vAlign w:val="center"/>
          </w:tcPr>
          <w:p w14:paraId="09F1B7B4">
            <w:pPr>
              <w:pStyle w:val="74"/>
              <w:rPr>
                <w:rFonts w:hint="eastAsia"/>
                <w:kern w:val="0"/>
              </w:rPr>
            </w:pPr>
            <w:bookmarkStart w:id="8807" w:name="_QWord_Source_Comparison_Para_1365"/>
            <w:bookmarkStart w:id="8808" w:name="_QWord_Source_Comparison_5995"/>
            <w:bookmarkStart w:id="8809" w:name="_QWord_Paragraph__1365"/>
            <w:r>
              <w:rPr>
                <w:rFonts w:hint="eastAsia"/>
                <w:kern w:val="0"/>
              </w:rPr>
              <w:t>条件码设置</w:t>
            </w:r>
            <w:bookmarkEnd w:id="8807"/>
            <w:bookmarkEnd w:id="8808"/>
            <w:bookmarkEnd w:id="8809"/>
          </w:p>
        </w:tc>
      </w:tr>
      <w:tr w14:paraId="7B2D1C9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736" w:type="pct"/>
            <w:shd w:val="clear" w:color="auto" w:fill="auto"/>
            <w:vAlign w:val="center"/>
          </w:tcPr>
          <w:p w14:paraId="28F79654">
            <w:pPr>
              <w:pStyle w:val="74"/>
              <w:rPr>
                <w:rFonts w:hint="eastAsia"/>
                <w:kern w:val="0"/>
              </w:rPr>
            </w:pPr>
            <w:bookmarkStart w:id="8810" w:name="_QWord_Source_Comparison_5996"/>
            <w:bookmarkStart w:id="8811" w:name="_QWord_Paragraph__1366"/>
            <w:bookmarkStart w:id="8812" w:name="_QWord_Source_Comparison_Para_1366"/>
            <w:r>
              <w:rPr>
                <w:rFonts w:hint="eastAsia"/>
                <w:kern w:val="0"/>
              </w:rPr>
              <w:t>B  label</w:t>
            </w:r>
            <w:bookmarkEnd w:id="8810"/>
            <w:bookmarkEnd w:id="8811"/>
            <w:bookmarkEnd w:id="8812"/>
          </w:p>
        </w:tc>
        <w:tc>
          <w:tcPr>
            <w:tcW w:w="1488" w:type="pct"/>
            <w:shd w:val="clear" w:color="auto" w:fill="auto"/>
            <w:vAlign w:val="center"/>
          </w:tcPr>
          <w:p w14:paraId="3D4EE8E3">
            <w:pPr>
              <w:pStyle w:val="74"/>
              <w:rPr>
                <w:rFonts w:hint="eastAsia"/>
                <w:kern w:val="0"/>
              </w:rPr>
            </w:pPr>
            <w:bookmarkStart w:id="8813" w:name="_QWord_Paragraph__1367"/>
            <w:bookmarkStart w:id="8814" w:name="_QWord_Source_Comparison_Para_1367"/>
            <w:bookmarkStart w:id="8815" w:name="_QWord_Source_Comparison_5997"/>
            <w:r>
              <w:rPr>
                <w:rFonts w:hint="eastAsia"/>
                <w:kern w:val="0"/>
              </w:rPr>
              <w:t>分支指令</w:t>
            </w:r>
            <w:bookmarkEnd w:id="8813"/>
            <w:bookmarkEnd w:id="8814"/>
            <w:bookmarkEnd w:id="8815"/>
          </w:p>
        </w:tc>
        <w:tc>
          <w:tcPr>
            <w:tcW w:w="1521" w:type="pct"/>
            <w:shd w:val="clear" w:color="auto" w:fill="auto"/>
            <w:vAlign w:val="center"/>
          </w:tcPr>
          <w:p w14:paraId="1749142D">
            <w:pPr>
              <w:pStyle w:val="74"/>
              <w:rPr>
                <w:rFonts w:hint="eastAsia"/>
                <w:kern w:val="0"/>
              </w:rPr>
            </w:pPr>
            <w:bookmarkStart w:id="8816" w:name="_QWord_Source_Comparison_5998"/>
            <w:bookmarkStart w:id="8817" w:name="_QWord_Paragraph__1368"/>
            <w:bookmarkStart w:id="8818" w:name="_QWord_Source_Comparison_Para_1368"/>
            <w:r>
              <w:rPr>
                <w:kern w:val="0"/>
              </w:rPr>
              <w:t>PC</w:t>
            </w:r>
            <w:bookmarkEnd w:id="8816"/>
            <w:bookmarkStart w:id="8819" w:name="_QWord_Source_Comparison_5999"/>
            <w:r>
              <w:rPr>
                <w:rFonts w:hint="eastAsia"/>
                <w:kern w:val="0"/>
              </w:rPr>
              <w:t>←</w:t>
            </w:r>
            <w:bookmarkEnd w:id="8819"/>
            <w:bookmarkStart w:id="8820" w:name="_QWord_Source_Comparison_6000"/>
            <w:r>
              <w:rPr>
                <w:kern w:val="0"/>
              </w:rPr>
              <w:t>label</w:t>
            </w:r>
            <w:bookmarkEnd w:id="8817"/>
            <w:bookmarkEnd w:id="8818"/>
            <w:bookmarkEnd w:id="8820"/>
          </w:p>
        </w:tc>
        <w:tc>
          <w:tcPr>
            <w:tcW w:w="1255" w:type="pct"/>
            <w:shd w:val="clear" w:color="auto" w:fill="auto"/>
            <w:vAlign w:val="center"/>
          </w:tcPr>
          <w:p w14:paraId="6997AF4D">
            <w:pPr>
              <w:pStyle w:val="74"/>
              <w:rPr>
                <w:rFonts w:hint="eastAsia"/>
                <w:kern w:val="0"/>
              </w:rPr>
            </w:pPr>
            <w:bookmarkStart w:id="8821" w:name="_QWord_Source_Comparison_Para_1369"/>
            <w:bookmarkStart w:id="8822" w:name="_QWord_Source_Comparison_6001"/>
            <w:bookmarkStart w:id="8823" w:name="_QWord_Paragraph__1369"/>
            <w:r>
              <w:rPr>
                <w:kern w:val="0"/>
              </w:rPr>
              <w:t>B {cond}</w:t>
            </w:r>
            <w:bookmarkEnd w:id="8821"/>
            <w:bookmarkEnd w:id="8822"/>
            <w:bookmarkEnd w:id="8823"/>
          </w:p>
        </w:tc>
      </w:tr>
      <w:tr w14:paraId="0C898C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736" w:type="pct"/>
            <w:shd w:val="clear" w:color="auto" w:fill="auto"/>
            <w:vAlign w:val="center"/>
          </w:tcPr>
          <w:p w14:paraId="0CAE1A0F">
            <w:pPr>
              <w:pStyle w:val="74"/>
              <w:rPr>
                <w:rFonts w:hint="eastAsia"/>
                <w:kern w:val="0"/>
              </w:rPr>
            </w:pPr>
            <w:bookmarkStart w:id="8824" w:name="_QWord_Source_Comparison_Para_1370"/>
            <w:bookmarkStart w:id="8825" w:name="_QWord_Source_Comparison_6002"/>
            <w:bookmarkStart w:id="8826" w:name="_QWord_Paragraph__1370"/>
            <w:r>
              <w:rPr>
                <w:rFonts w:hint="eastAsia"/>
                <w:kern w:val="0"/>
              </w:rPr>
              <w:t>BL label</w:t>
            </w:r>
            <w:bookmarkEnd w:id="8824"/>
            <w:bookmarkEnd w:id="8825"/>
            <w:bookmarkEnd w:id="8826"/>
          </w:p>
        </w:tc>
        <w:tc>
          <w:tcPr>
            <w:tcW w:w="1488" w:type="pct"/>
            <w:shd w:val="clear" w:color="auto" w:fill="auto"/>
            <w:vAlign w:val="center"/>
          </w:tcPr>
          <w:p w14:paraId="0E2A5F3C">
            <w:pPr>
              <w:pStyle w:val="74"/>
              <w:rPr>
                <w:rFonts w:hint="eastAsia"/>
                <w:kern w:val="0"/>
              </w:rPr>
            </w:pPr>
            <w:bookmarkStart w:id="8827" w:name="_QWord_Source_Comparison_Para_1371"/>
            <w:bookmarkStart w:id="8828" w:name="_QWord_Paragraph__1371"/>
            <w:bookmarkStart w:id="8829" w:name="_QWord_Source_Comparison_6003"/>
            <w:r>
              <w:rPr>
                <w:rFonts w:hint="eastAsia"/>
                <w:kern w:val="0"/>
              </w:rPr>
              <w:t>带链接的分支指令</w:t>
            </w:r>
            <w:bookmarkEnd w:id="8827"/>
            <w:bookmarkEnd w:id="8828"/>
            <w:bookmarkEnd w:id="8829"/>
          </w:p>
        </w:tc>
        <w:tc>
          <w:tcPr>
            <w:tcW w:w="1521" w:type="pct"/>
            <w:shd w:val="clear" w:color="auto" w:fill="auto"/>
            <w:vAlign w:val="center"/>
          </w:tcPr>
          <w:p w14:paraId="0A94339A">
            <w:pPr>
              <w:pStyle w:val="74"/>
              <w:rPr>
                <w:rFonts w:hint="eastAsia"/>
                <w:kern w:val="0"/>
              </w:rPr>
            </w:pPr>
            <w:bookmarkStart w:id="8830" w:name="_QWord_Source_Comparison_6004"/>
            <w:bookmarkStart w:id="8831" w:name="_QWord_Paragraph__1372"/>
            <w:bookmarkStart w:id="8832" w:name="_QWord_Source_Comparison_Para_1372"/>
            <w:r>
              <w:rPr>
                <w:rFonts w:hint="eastAsia"/>
                <w:kern w:val="0"/>
              </w:rPr>
              <w:t>LR←PC</w:t>
            </w:r>
            <w:bookmarkEnd w:id="8830"/>
            <w:bookmarkStart w:id="8833" w:name="_QWord_Source_Comparison_6005"/>
            <w:r>
              <w:rPr>
                <w:kern w:val="0"/>
              </w:rPr>
              <w:noBreakHyphen/>
            </w:r>
            <w:bookmarkEnd w:id="8833"/>
            <w:bookmarkStart w:id="8834" w:name="_QWord_Source_Comparison_6006"/>
            <w:r>
              <w:rPr>
                <w:rFonts w:hint="eastAsia"/>
                <w:kern w:val="0"/>
              </w:rPr>
              <w:t>4，PC←label</w:t>
            </w:r>
            <w:bookmarkEnd w:id="8831"/>
            <w:bookmarkEnd w:id="8832"/>
            <w:bookmarkEnd w:id="8834"/>
          </w:p>
        </w:tc>
        <w:tc>
          <w:tcPr>
            <w:tcW w:w="1255" w:type="pct"/>
            <w:shd w:val="clear" w:color="auto" w:fill="auto"/>
            <w:vAlign w:val="center"/>
          </w:tcPr>
          <w:p w14:paraId="728C5443">
            <w:pPr>
              <w:pStyle w:val="74"/>
              <w:rPr>
                <w:rFonts w:hint="eastAsia"/>
                <w:kern w:val="0"/>
              </w:rPr>
            </w:pPr>
            <w:bookmarkStart w:id="8835" w:name="_QWord_Paragraph__1373"/>
            <w:bookmarkStart w:id="8836" w:name="_QWord_Source_Comparison_6007"/>
            <w:bookmarkStart w:id="8837" w:name="_QWord_Source_Comparison_Para_1373"/>
            <w:r>
              <w:rPr>
                <w:kern w:val="0"/>
              </w:rPr>
              <w:t>BL {cond}</w:t>
            </w:r>
            <w:bookmarkEnd w:id="8835"/>
            <w:bookmarkEnd w:id="8836"/>
            <w:bookmarkEnd w:id="8837"/>
          </w:p>
        </w:tc>
      </w:tr>
      <w:tr w14:paraId="29ACFCD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736" w:type="pct"/>
            <w:shd w:val="clear" w:color="auto" w:fill="auto"/>
            <w:vAlign w:val="center"/>
          </w:tcPr>
          <w:p w14:paraId="13EC1F25">
            <w:pPr>
              <w:pStyle w:val="74"/>
              <w:rPr>
                <w:rFonts w:hint="eastAsia"/>
                <w:kern w:val="0"/>
              </w:rPr>
            </w:pPr>
            <w:bookmarkStart w:id="8838" w:name="_QWord_Source_Comparison_6008"/>
            <w:bookmarkStart w:id="8839" w:name="_QWord_Source_Comparison_Para_1374"/>
            <w:bookmarkStart w:id="8840" w:name="_QWord_Paragraph__1374"/>
            <w:r>
              <w:rPr>
                <w:rFonts w:hint="eastAsia"/>
                <w:kern w:val="0"/>
              </w:rPr>
              <w:t>BX Rm</w:t>
            </w:r>
            <w:bookmarkEnd w:id="8838"/>
            <w:bookmarkEnd w:id="8839"/>
            <w:bookmarkEnd w:id="8840"/>
          </w:p>
        </w:tc>
        <w:tc>
          <w:tcPr>
            <w:tcW w:w="1488" w:type="pct"/>
            <w:shd w:val="clear" w:color="auto" w:fill="auto"/>
            <w:vAlign w:val="center"/>
          </w:tcPr>
          <w:p w14:paraId="64739386">
            <w:pPr>
              <w:pStyle w:val="74"/>
              <w:rPr>
                <w:rFonts w:hint="eastAsia"/>
                <w:kern w:val="0"/>
              </w:rPr>
            </w:pPr>
            <w:bookmarkStart w:id="8841" w:name="_QWord_Paragraph__1375"/>
            <w:bookmarkStart w:id="8842" w:name="_QWord_Source_Comparison_Para_1375"/>
            <w:bookmarkStart w:id="8843" w:name="_QWord_Source_Comparison_6009"/>
            <w:r>
              <w:rPr>
                <w:rFonts w:hint="eastAsia"/>
                <w:kern w:val="0"/>
              </w:rPr>
              <w:t>带状态切换的分支指令</w:t>
            </w:r>
            <w:bookmarkEnd w:id="8841"/>
            <w:bookmarkEnd w:id="8842"/>
            <w:bookmarkEnd w:id="8843"/>
          </w:p>
        </w:tc>
        <w:tc>
          <w:tcPr>
            <w:tcW w:w="1521" w:type="pct"/>
            <w:shd w:val="clear" w:color="auto" w:fill="auto"/>
            <w:vAlign w:val="center"/>
          </w:tcPr>
          <w:p w14:paraId="40EF67A7">
            <w:pPr>
              <w:pStyle w:val="74"/>
              <w:rPr>
                <w:rFonts w:hint="eastAsia"/>
                <w:kern w:val="0"/>
              </w:rPr>
            </w:pPr>
            <w:bookmarkStart w:id="8844" w:name="_QWord_Source_Comparison_Para_1376"/>
            <w:bookmarkStart w:id="8845" w:name="_QWord_Source_Comparison_6010"/>
            <w:bookmarkStart w:id="8846" w:name="_QWord_Paragraph__1376"/>
            <w:r>
              <w:rPr>
                <w:rFonts w:hint="eastAsia"/>
                <w:kern w:val="0"/>
              </w:rPr>
              <w:t>PC←Rm，切换处理器状态</w:t>
            </w:r>
            <w:bookmarkEnd w:id="8844"/>
            <w:bookmarkEnd w:id="8845"/>
            <w:bookmarkEnd w:id="8846"/>
          </w:p>
        </w:tc>
        <w:tc>
          <w:tcPr>
            <w:tcW w:w="1255" w:type="pct"/>
            <w:shd w:val="clear" w:color="auto" w:fill="auto"/>
            <w:vAlign w:val="center"/>
          </w:tcPr>
          <w:p w14:paraId="3B6841B1">
            <w:pPr>
              <w:pStyle w:val="74"/>
              <w:rPr>
                <w:rFonts w:hint="eastAsia"/>
                <w:kern w:val="0"/>
              </w:rPr>
            </w:pPr>
            <w:bookmarkStart w:id="8847" w:name="_QWord_Source_Comparison_6011"/>
            <w:bookmarkStart w:id="8848" w:name="_QWord_Source_Comparison_Para_1377"/>
            <w:bookmarkStart w:id="8849" w:name="_QWord_Paragraph__1377"/>
            <w:r>
              <w:rPr>
                <w:kern w:val="0"/>
              </w:rPr>
              <w:t>BX {cond}</w:t>
            </w:r>
            <w:bookmarkEnd w:id="8847"/>
            <w:bookmarkEnd w:id="8848"/>
            <w:bookmarkEnd w:id="8849"/>
          </w:p>
        </w:tc>
      </w:tr>
    </w:tbl>
    <w:p w14:paraId="6C6CA044">
      <w:pPr>
        <w:pStyle w:val="259"/>
      </w:pPr>
    </w:p>
    <w:p w14:paraId="1E4D3A94">
      <w:pPr>
        <w:pStyle w:val="66"/>
        <w:numPr>
          <w:ilvl w:val="4"/>
          <w:numId w:val="6"/>
        </w:numPr>
      </w:pPr>
      <w:bookmarkStart w:id="8850" w:name="_QWord_Source_Comparison_6012"/>
      <w:bookmarkStart w:id="8851" w:name="_QWord_Source_Comparison_Para_1379"/>
      <w:bookmarkStart w:id="8852" w:name="_QWord_Paragraph__1379"/>
      <w:r>
        <w:rPr>
          <w:rFonts w:hint="eastAsia"/>
        </w:rPr>
        <w:t>分支指令</w:t>
      </w:r>
      <w:bookmarkEnd w:id="8850"/>
      <w:bookmarkStart w:id="8853" w:name="_QWord_Source_Comparison_6014"/>
      <w:r>
        <w:rPr>
          <w:rFonts w:hint="eastAsia"/>
          <w:position w:val="2"/>
          <w:lang w:eastAsia="zh-CN"/>
        </w:rPr>
        <w:t>——</w:t>
      </w:r>
      <w:r>
        <w:rPr>
          <w:rFonts w:hint="eastAsia"/>
        </w:rPr>
        <w:t>B</w:t>
      </w:r>
      <w:bookmarkEnd w:id="8853"/>
      <w:bookmarkStart w:id="8854" w:name="_QWord_Source_Comparison_6015"/>
      <w:r>
        <w:rPr>
          <w:rFonts w:hint="eastAsia"/>
        </w:rPr>
        <w:t>指令</w:t>
      </w:r>
      <w:bookmarkEnd w:id="8851"/>
      <w:bookmarkEnd w:id="8852"/>
      <w:bookmarkEnd w:id="8854"/>
    </w:p>
    <w:p w14:paraId="13CD0C92">
      <w:pPr>
        <w:pStyle w:val="4"/>
        <w:ind w:firstLine="420"/>
      </w:pPr>
      <w:bookmarkStart w:id="8855" w:name="_QWord_Source_Comparison_6016"/>
      <w:bookmarkStart w:id="8856" w:name="_QWord_Paragraph__1380"/>
      <w:bookmarkStart w:id="8857" w:name="_QWord_Source_Comparison_Para_1380"/>
      <w:r>
        <w:rPr>
          <w:rFonts w:hint="eastAsia"/>
        </w:rPr>
        <w:t>该指令跳转范围限制在当前指令的</w:t>
      </w:r>
      <w:bookmarkEnd w:id="8855"/>
      <m:oMath>
        <w:bookmarkStart w:id="8858" w:name="_QWord_Source_Comparison_8132"/>
        <w:bookmarkStart w:id="8859" w:name="_QWord_Source_Comparison_8193"/>
        <m:r>
          <m:rPr/>
          <w:rPr>
            <w:rFonts w:ascii="Cambria Math" w:hAnsi="Cambria Math"/>
          </w:rPr>
          <m:t>±</m:t>
        </m:r>
        <w:bookmarkEnd w:id="8858"/>
        <w:bookmarkEnd w:id="8859"/>
      </m:oMath>
      <w:bookmarkStart w:id="8860" w:name="_QWord_Source_Comparison_6017"/>
      <w:r>
        <w:rPr>
          <w:rFonts w:hint="eastAsia"/>
        </w:rPr>
        <w:t>32M</w:t>
      </w:r>
      <w:bookmarkEnd w:id="8860"/>
      <w:bookmarkStart w:id="8861" w:name="_QWord_Source_Comparison_6018"/>
      <w:r>
        <w:rPr>
          <w:rFonts w:hint="eastAsia"/>
        </w:rPr>
        <w:t>字节地址内</w:t>
      </w:r>
      <w:bookmarkEnd w:id="8861"/>
      <w:bookmarkStart w:id="8862" w:name="_QWord_Source_Comparison_6019"/>
      <w:r>
        <w:rPr>
          <w:rFonts w:hint="eastAsia"/>
        </w:rPr>
        <w:t>（</w:t>
      </w:r>
      <w:bookmarkEnd w:id="8862"/>
      <w:bookmarkStart w:id="8863" w:name="_QWord_Source_Comparison_6020"/>
      <w:r>
        <w:rPr>
          <w:rFonts w:hint="eastAsia"/>
        </w:rPr>
        <w:t>ARM</w:t>
      </w:r>
      <w:bookmarkEnd w:id="8863"/>
      <w:bookmarkStart w:id="8864" w:name="_QWord_Source_Comparison_6021"/>
      <w:r>
        <w:rPr>
          <w:rFonts w:hint="eastAsia"/>
        </w:rPr>
        <w:t>指令为字对齐，最低</w:t>
      </w:r>
      <w:bookmarkEnd w:id="8864"/>
      <w:bookmarkStart w:id="8865" w:name="_QWord_Source_Comparison_6022"/>
      <w:r>
        <w:rPr>
          <w:rFonts w:hint="eastAsia"/>
        </w:rPr>
        <w:t>2</w:t>
      </w:r>
      <w:bookmarkEnd w:id="8865"/>
      <w:bookmarkStart w:id="8866" w:name="_QWord_Source_Comparison_6023"/>
      <w:r>
        <w:rPr>
          <w:rFonts w:hint="eastAsia"/>
        </w:rPr>
        <w:t>位地址固定为</w:t>
      </w:r>
      <w:bookmarkEnd w:id="8866"/>
      <w:bookmarkStart w:id="8867" w:name="_QWord_Source_Comparison_6024"/>
      <w:r>
        <w:rPr>
          <w:rFonts w:hint="eastAsia"/>
        </w:rPr>
        <w:t>0</w:t>
      </w:r>
      <w:bookmarkEnd w:id="8867"/>
      <w:bookmarkStart w:id="8868" w:name="_QWord_Source_Comparison_6025"/>
      <w:r>
        <w:rPr>
          <w:rFonts w:hint="eastAsia"/>
        </w:rPr>
        <w:t>）</w:t>
      </w:r>
      <w:bookmarkEnd w:id="8868"/>
      <w:bookmarkStart w:id="8869" w:name="_QWord_Source_Comparison_6026"/>
      <w:r>
        <w:rPr>
          <w:rFonts w:hint="eastAsia"/>
        </w:rPr>
        <w:t>。指令格式如下：</w:t>
      </w:r>
      <w:bookmarkEnd w:id="8856"/>
      <w:bookmarkEnd w:id="8857"/>
      <w:bookmarkEnd w:id="8869"/>
    </w:p>
    <w:p w14:paraId="3C67F77C">
      <w:pPr>
        <w:pStyle w:val="179"/>
        <w:ind w:firstLine="420"/>
      </w:pPr>
      <w:bookmarkStart w:id="8870" w:name="_QWord_Source_Comparison_Para_1381"/>
      <w:bookmarkStart w:id="8871" w:name="_QWord_Paragraph__1381"/>
      <w:bookmarkStart w:id="8872" w:name="_QWord_Source_Comparison_6027"/>
      <w:r>
        <w:t>B{cond}    Label</w:t>
      </w:r>
      <w:bookmarkEnd w:id="8870"/>
      <w:bookmarkEnd w:id="8871"/>
      <w:bookmarkEnd w:id="8872"/>
    </w:p>
    <w:p w14:paraId="7B8E1D98">
      <w:pPr>
        <w:pStyle w:val="4"/>
        <w:ind w:firstLine="420"/>
      </w:pPr>
      <w:bookmarkStart w:id="8873" w:name="_QWord_Source_Comparison_6028"/>
      <w:bookmarkStart w:id="8874" w:name="_QWord_Paragraph__1382"/>
      <w:bookmarkStart w:id="8875" w:name="_QWord_Source_Comparison_Para_1382"/>
      <w:r>
        <w:rPr>
          <w:rFonts w:hint="eastAsia"/>
        </w:rPr>
        <w:t>应用示例：</w:t>
      </w:r>
      <w:bookmarkEnd w:id="8873"/>
      <w:bookmarkEnd w:id="8874"/>
      <w:bookmarkEnd w:id="8875"/>
    </w:p>
    <w:p w14:paraId="16125059">
      <w:pPr>
        <w:pStyle w:val="179"/>
        <w:ind w:firstLine="420"/>
      </w:pPr>
      <w:bookmarkStart w:id="8876" w:name="_QWord_Source_Comparison_6029"/>
      <w:bookmarkStart w:id="8877" w:name="_QWord_Source_Comparison_Para_1383"/>
      <w:bookmarkStart w:id="8878" w:name="_QWord_Paragraph__1383"/>
      <w:r>
        <w:rPr>
          <w:b/>
          <w:bCs/>
        </w:rPr>
        <w:t xml:space="preserve">B </w:t>
      </w:r>
      <w:bookmarkEnd w:id="8876"/>
      <w:bookmarkStart w:id="8879" w:name="_QWord_Source_Comparison_6030"/>
      <w:r>
        <w:rPr>
          <w:rFonts w:hint="eastAsia"/>
          <w:b/>
          <w:bCs/>
        </w:rPr>
        <w:t xml:space="preserve">     </w:t>
      </w:r>
      <w:bookmarkEnd w:id="8879"/>
      <w:bookmarkStart w:id="8880" w:name="_QWord_Source_Comparison_6031"/>
      <w:r>
        <w:rPr>
          <w:b/>
          <w:bCs/>
        </w:rPr>
        <w:t>WAITA</w:t>
      </w:r>
      <w:bookmarkEnd w:id="8880"/>
      <w:bookmarkStart w:id="8881" w:name="_QWord_Source_Comparison_6032"/>
      <w:r>
        <w:rPr>
          <w:rFonts w:hint="eastAsia"/>
        </w:rPr>
        <w:t xml:space="preserve">      ; </w:t>
      </w:r>
      <w:bookmarkEnd w:id="8881"/>
      <w:bookmarkStart w:id="8882" w:name="_QWord_Source_Comparison_6033"/>
      <w:r>
        <w:rPr>
          <w:rFonts w:hint="eastAsia"/>
        </w:rPr>
        <w:t>跳转到</w:t>
      </w:r>
      <w:bookmarkEnd w:id="8882"/>
      <w:bookmarkStart w:id="8883" w:name="_QWord_Source_Comparison_6034"/>
      <w:r>
        <w:rPr>
          <w:rFonts w:hint="eastAsia"/>
        </w:rPr>
        <w:t>WAITA</w:t>
      </w:r>
      <w:bookmarkEnd w:id="8883"/>
      <w:bookmarkStart w:id="8884" w:name="_QWord_Source_Comparison_6035"/>
      <w:r>
        <w:rPr>
          <w:rFonts w:hint="eastAsia"/>
        </w:rPr>
        <w:t>标号处</w:t>
      </w:r>
      <w:bookmarkEnd w:id="8877"/>
      <w:bookmarkEnd w:id="8878"/>
      <w:bookmarkEnd w:id="8884"/>
    </w:p>
    <w:p w14:paraId="57A1312F">
      <w:pPr>
        <w:pStyle w:val="179"/>
        <w:ind w:firstLine="420"/>
      </w:pPr>
      <w:bookmarkStart w:id="8885" w:name="_QWord_Source_Comparison_6036"/>
      <w:bookmarkStart w:id="8886" w:name="_QWord_Source_Comparison_Para_1384"/>
      <w:bookmarkStart w:id="8887" w:name="_QWord_Paragraph__1384"/>
      <w:r>
        <w:rPr>
          <w:b/>
          <w:bCs/>
        </w:rPr>
        <w:t>B</w:t>
      </w:r>
      <w:bookmarkEnd w:id="8885"/>
      <w:bookmarkStart w:id="8888" w:name="_QWord_Source_Comparison_6037"/>
      <w:r>
        <w:rPr>
          <w:rFonts w:hint="eastAsia"/>
          <w:b/>
          <w:bCs/>
        </w:rPr>
        <w:t xml:space="preserve">      </w:t>
      </w:r>
      <w:bookmarkEnd w:id="8888"/>
      <w:bookmarkStart w:id="8889" w:name="_QWord_Source_Comparison_6038"/>
      <w:r>
        <w:rPr>
          <w:b/>
          <w:bCs/>
        </w:rPr>
        <w:t>0x1234</w:t>
      </w:r>
      <w:bookmarkEnd w:id="8889"/>
      <w:bookmarkStart w:id="8890" w:name="_QWord_Source_Comparison_6039"/>
      <w:r>
        <w:rPr>
          <w:rFonts w:hint="eastAsia"/>
          <w:b/>
          <w:bCs/>
        </w:rPr>
        <w:t xml:space="preserve"> </w:t>
      </w:r>
      <w:r>
        <w:rPr>
          <w:rFonts w:hint="eastAsia"/>
        </w:rPr>
        <w:t xml:space="preserve">      ; </w:t>
      </w:r>
      <w:bookmarkEnd w:id="8890"/>
      <w:bookmarkStart w:id="8891" w:name="_QWord_Source_Comparison_6040"/>
      <w:r>
        <w:rPr>
          <w:rFonts w:hint="eastAsia"/>
        </w:rPr>
        <w:t>跳转到绝对地址</w:t>
      </w:r>
      <w:bookmarkEnd w:id="8891"/>
      <w:bookmarkStart w:id="8892" w:name="_QWord_Source_Comparison_6041"/>
      <w:r>
        <w:rPr>
          <w:rFonts w:hint="eastAsia"/>
        </w:rPr>
        <w:t>0x1234</w:t>
      </w:r>
      <w:bookmarkEnd w:id="8892"/>
      <w:bookmarkStart w:id="8893" w:name="_QWord_Source_Comparison_6042"/>
      <w:r>
        <w:rPr>
          <w:rFonts w:hint="eastAsia"/>
        </w:rPr>
        <w:t>处</w:t>
      </w:r>
      <w:bookmarkEnd w:id="8886"/>
      <w:bookmarkEnd w:id="8887"/>
      <w:bookmarkEnd w:id="8893"/>
    </w:p>
    <w:p w14:paraId="5DE8C385">
      <w:pPr>
        <w:pStyle w:val="66"/>
        <w:numPr>
          <w:ilvl w:val="4"/>
          <w:numId w:val="6"/>
        </w:numPr>
      </w:pPr>
      <w:bookmarkStart w:id="8894" w:name="_QWord_Source_Comparison_6043"/>
      <w:bookmarkStart w:id="8895" w:name="_QWord_Paragraph__1385"/>
      <w:bookmarkStart w:id="8896" w:name="_QWord_Source_Comparison_Para_1385"/>
      <w:r>
        <w:rPr>
          <w:rFonts w:hint="eastAsia"/>
        </w:rPr>
        <w:t>带链接的分支指令</w:t>
      </w:r>
      <w:bookmarkEnd w:id="8894"/>
      <w:bookmarkStart w:id="8897" w:name="_QWord_Source_Comparison_6045"/>
      <w:r>
        <w:rPr>
          <w:rFonts w:hint="eastAsia"/>
          <w:position w:val="2"/>
          <w:lang w:eastAsia="zh-CN"/>
        </w:rPr>
        <w:t>——</w:t>
      </w:r>
      <w:r>
        <w:rPr>
          <w:rFonts w:hint="eastAsia"/>
        </w:rPr>
        <w:t>BL</w:t>
      </w:r>
      <w:bookmarkEnd w:id="8897"/>
      <w:bookmarkStart w:id="8898" w:name="_QWord_Source_Comparison_6046"/>
      <w:r>
        <w:rPr>
          <w:rFonts w:hint="eastAsia"/>
        </w:rPr>
        <w:t>指令</w:t>
      </w:r>
      <w:bookmarkEnd w:id="8895"/>
      <w:bookmarkEnd w:id="8896"/>
      <w:bookmarkEnd w:id="8898"/>
    </w:p>
    <w:p w14:paraId="45A1B14A">
      <w:pPr>
        <w:pStyle w:val="4"/>
        <w:ind w:firstLine="420"/>
      </w:pPr>
      <w:bookmarkStart w:id="8899" w:name="_QWord_Source_Comparison_6047"/>
      <w:bookmarkStart w:id="8900" w:name="_QWord_Paragraph__1386"/>
      <w:bookmarkStart w:id="8901" w:name="_QWord_Source_Comparison_Para_1386"/>
      <w:r>
        <w:rPr>
          <w:rFonts w:hint="eastAsia"/>
        </w:rPr>
        <w:t>该指令适用于子程序调用，使用该指令后，下一条指令的地址被拷贝到</w:t>
      </w:r>
      <w:bookmarkEnd w:id="8899"/>
      <w:bookmarkStart w:id="8902" w:name="_QWord_Source_Comparison_6048"/>
      <w:r>
        <w:rPr>
          <w:rFonts w:hint="eastAsia"/>
        </w:rPr>
        <w:t>R14</w:t>
      </w:r>
      <w:bookmarkEnd w:id="8902"/>
      <w:bookmarkStart w:id="8903" w:name="_QWord_Source_Comparison_6049"/>
      <w:r>
        <w:rPr>
          <w:rFonts w:hint="eastAsia"/>
        </w:rPr>
        <w:t>（即</w:t>
      </w:r>
      <w:bookmarkEnd w:id="8903"/>
      <w:bookmarkStart w:id="8904" w:name="_QWord_Source_Comparison_6050"/>
      <w:r>
        <w:rPr>
          <w:rFonts w:hint="eastAsia"/>
        </w:rPr>
        <w:t>LR</w:t>
      </w:r>
      <w:bookmarkEnd w:id="8904"/>
      <w:bookmarkStart w:id="8905" w:name="_QWord_Source_Comparison_6051"/>
      <w:r>
        <w:rPr>
          <w:rFonts w:hint="eastAsia"/>
        </w:rPr>
        <w:t>）</w:t>
      </w:r>
      <w:bookmarkEnd w:id="8905"/>
      <w:bookmarkStart w:id="8906" w:name="_QWord_Source_Comparison_6052"/>
      <w:r>
        <w:rPr>
          <w:rFonts w:hint="eastAsia"/>
        </w:rPr>
        <w:t>连接寄存器中，然后跳转到指定地址运行程序。跳转范围限制在当前指令的</w:t>
      </w:r>
      <w:bookmarkEnd w:id="8906"/>
      <w:bookmarkStart w:id="8907" w:name="_QWord_Source_Comparison_8194"/>
      <w:bookmarkStart w:id="8908" w:name="_QWord_Source_Comparison_8133"/>
      <m:oMath>
        <m:r>
          <m:rPr/>
          <w:rPr>
            <w:rFonts w:ascii="Cambria Math" w:hAnsi="Cambria Math"/>
          </w:rPr>
          <m:t>±</m:t>
        </m:r>
        <w:bookmarkEnd w:id="8907"/>
        <w:bookmarkEnd w:id="8908"/>
      </m:oMath>
      <w:bookmarkStart w:id="8909" w:name="_QWord_Source_Comparison_6053"/>
      <w:r>
        <w:rPr>
          <w:rFonts w:hint="eastAsia"/>
        </w:rPr>
        <w:t>32M</w:t>
      </w:r>
      <w:bookmarkEnd w:id="8909"/>
      <w:bookmarkStart w:id="8910" w:name="_QWord_Source_Comparison_6054"/>
      <w:r>
        <w:rPr>
          <w:rFonts w:hint="eastAsia"/>
        </w:rPr>
        <w:t>字节地址内。指令格式如下：</w:t>
      </w:r>
      <w:bookmarkEnd w:id="8900"/>
      <w:bookmarkEnd w:id="8901"/>
      <w:bookmarkEnd w:id="8910"/>
    </w:p>
    <w:p w14:paraId="671B33E7">
      <w:pPr>
        <w:pStyle w:val="179"/>
        <w:ind w:firstLine="420"/>
      </w:pPr>
      <w:bookmarkStart w:id="8911" w:name="_QWord_Source_Comparison_6055"/>
      <w:bookmarkStart w:id="8912" w:name="_QWord_Paragraph__1387"/>
      <w:bookmarkStart w:id="8913" w:name="_QWord_Source_Comparison_Para_1387"/>
      <w:r>
        <w:t>BL{cond}    Label</w:t>
      </w:r>
      <w:bookmarkEnd w:id="8911"/>
      <w:bookmarkEnd w:id="8912"/>
      <w:bookmarkEnd w:id="8913"/>
    </w:p>
    <w:p w14:paraId="19A324D3">
      <w:pPr>
        <w:pStyle w:val="4"/>
        <w:ind w:firstLine="420"/>
      </w:pPr>
      <w:bookmarkStart w:id="8914" w:name="_QWord_Source_Comparison_Para_1388"/>
      <w:bookmarkStart w:id="8915" w:name="_QWord_Source_Comparison_6056"/>
      <w:bookmarkStart w:id="8916" w:name="_QWord_Paragraph__1388"/>
      <w:r>
        <w:rPr>
          <w:rFonts w:hint="eastAsia"/>
        </w:rPr>
        <w:t>使用分支指令进行函数调用和返回的过程：</w:t>
      </w:r>
      <w:bookmarkEnd w:id="8914"/>
      <w:bookmarkEnd w:id="8915"/>
      <w:bookmarkEnd w:id="8916"/>
    </w:p>
    <w:p w14:paraId="22C86874">
      <w:pPr>
        <w:pStyle w:val="175"/>
      </w:pPr>
      <w:bookmarkStart w:id="8917" w:name="_QWord_Source_Comparison_6057"/>
      <w:bookmarkStart w:id="8918" w:name="_QWord_Paragraph__1389"/>
      <w:bookmarkStart w:id="8919" w:name="_QWord_Source_Comparison_Para_1389"/>
      <w:r>
        <w:rPr>
          <w:rFonts w:hint="eastAsia"/>
        </w:rPr>
        <w:t>当程序执行到</w:t>
      </w:r>
      <w:bookmarkEnd w:id="8917"/>
      <w:bookmarkStart w:id="8920" w:name="_QWord_Source_Comparison_6058"/>
      <w:r>
        <w:rPr>
          <w:rFonts w:hint="eastAsia"/>
        </w:rPr>
        <w:t>BL</w:t>
      </w:r>
      <w:bookmarkEnd w:id="8920"/>
      <w:bookmarkStart w:id="8921" w:name="_QWord_Source_Comparison_6059"/>
      <w:r>
        <w:rPr>
          <w:rFonts w:hint="eastAsia"/>
        </w:rPr>
        <w:t>跳转指令时，硬件将下一条指令的地址</w:t>
      </w:r>
      <w:bookmarkEnd w:id="8921"/>
      <w:bookmarkStart w:id="8922" w:name="_QWord_Source_Comparison_6060"/>
      <w:r>
        <w:rPr>
          <w:rFonts w:hint="eastAsia"/>
        </w:rPr>
        <w:t>Addr2</w:t>
      </w:r>
      <w:bookmarkEnd w:id="8922"/>
      <w:bookmarkStart w:id="8923" w:name="_QWord_Source_Comparison_6061"/>
      <w:r>
        <w:rPr>
          <w:rFonts w:hint="eastAsia"/>
        </w:rPr>
        <w:t>装入</w:t>
      </w:r>
      <w:bookmarkEnd w:id="8923"/>
      <w:bookmarkStart w:id="8924" w:name="_QWord_Source_Comparison_6062"/>
      <w:r>
        <w:rPr>
          <w:rFonts w:hint="eastAsia"/>
        </w:rPr>
        <w:t>LR</w:t>
      </w:r>
      <w:bookmarkEnd w:id="8924"/>
      <w:bookmarkStart w:id="8925" w:name="_QWord_Source_Comparison_6063"/>
      <w:r>
        <w:rPr>
          <w:rFonts w:hint="eastAsia"/>
        </w:rPr>
        <w:t>寄存器，并把跳转地址装入程序计数器（</w:t>
      </w:r>
      <w:bookmarkEnd w:id="8925"/>
      <w:bookmarkStart w:id="8926" w:name="_QWord_Source_Comparison_6064"/>
      <w:r>
        <w:rPr>
          <w:rFonts w:hint="eastAsia"/>
        </w:rPr>
        <w:t>PC</w:t>
      </w:r>
      <w:bookmarkEnd w:id="8926"/>
      <w:bookmarkStart w:id="8927" w:name="_QWord_Source_Comparison_6065"/>
      <w:r>
        <w:rPr>
          <w:rFonts w:hint="eastAsia"/>
        </w:rPr>
        <w:t>）</w:t>
      </w:r>
      <w:bookmarkEnd w:id="8918"/>
      <w:bookmarkEnd w:id="8919"/>
      <w:bookmarkEnd w:id="8927"/>
    </w:p>
    <w:p w14:paraId="7D5BEDA6">
      <w:pPr>
        <w:pStyle w:val="175"/>
      </w:pPr>
      <w:bookmarkStart w:id="8928" w:name="_QWord_Source_Comparison_6066"/>
      <w:bookmarkStart w:id="8929" w:name="_QWord_Paragraph__1390"/>
      <w:bookmarkStart w:id="8930" w:name="_QWord_Source_Comparison_Para_1390"/>
      <w:r>
        <w:rPr>
          <w:rFonts w:hint="eastAsia"/>
        </w:rPr>
        <w:t>程序跳转到目标地址</w:t>
      </w:r>
      <w:bookmarkEnd w:id="8928"/>
      <w:bookmarkStart w:id="8931" w:name="_QWord_Source_Comparison_6067"/>
      <w:r>
        <w:rPr>
          <w:rFonts w:hint="eastAsia"/>
        </w:rPr>
        <w:t>Label</w:t>
      </w:r>
      <w:bookmarkEnd w:id="8931"/>
      <w:bookmarkStart w:id="8932" w:name="_QWord_Source_Comparison_6068"/>
      <w:r>
        <w:rPr>
          <w:rFonts w:hint="eastAsia"/>
        </w:rPr>
        <w:t>继续执行，当子程序执行结束后，将</w:t>
      </w:r>
      <w:bookmarkEnd w:id="8932"/>
      <w:bookmarkStart w:id="8933" w:name="_QWord_Source_Comparison_6069"/>
      <w:r>
        <w:rPr>
          <w:rFonts w:hint="eastAsia"/>
        </w:rPr>
        <w:t>LR</w:t>
      </w:r>
      <w:bookmarkEnd w:id="8933"/>
      <w:bookmarkStart w:id="8934" w:name="_QWord_Source_Comparison_6070"/>
      <w:r>
        <w:rPr>
          <w:rFonts w:hint="eastAsia"/>
        </w:rPr>
        <w:t>寄存器内容存入</w:t>
      </w:r>
      <w:bookmarkEnd w:id="8934"/>
      <w:bookmarkStart w:id="8935" w:name="_QWord_Source_Comparison_6071"/>
      <w:r>
        <w:rPr>
          <w:rFonts w:hint="eastAsia"/>
        </w:rPr>
        <w:t>PC</w:t>
      </w:r>
      <w:bookmarkEnd w:id="8935"/>
      <w:bookmarkStart w:id="8936" w:name="_QWord_Source_Comparison_6072"/>
      <w:r>
        <w:rPr>
          <w:rFonts w:hint="eastAsia"/>
        </w:rPr>
        <w:t>，返回调用函数继续执行</w:t>
      </w:r>
      <w:bookmarkEnd w:id="8929"/>
      <w:bookmarkEnd w:id="8930"/>
      <w:bookmarkEnd w:id="8936"/>
    </w:p>
    <w:p w14:paraId="4AB8EC65">
      <w:pPr>
        <w:pStyle w:val="4"/>
        <w:ind w:firstLine="420"/>
      </w:pPr>
      <w:bookmarkStart w:id="8937" w:name="_QWord_Source_Comparison_6073"/>
      <w:bookmarkStart w:id="8938" w:name="_QWord_Source_Comparison_Para_1391"/>
      <w:bookmarkStart w:id="8939" w:name="_QWord_Paragraph__1391"/>
      <w:r>
        <w:rPr>
          <w:rFonts w:hint="eastAsia"/>
        </w:rPr>
        <w:t>具体流程如</w:t>
      </w:r>
      <w:bookmarkEnd w:id="8937"/>
      <w:bookmarkStart w:id="8940" w:name="_QWord_Source_Comparison_6074"/>
      <w:r>
        <w:fldChar w:fldCharType="begin"/>
      </w:r>
      <w:bookmarkEnd w:id="8940"/>
      <w:bookmarkStart w:id="8941" w:name="_QWord_Source_Comparison_6075"/>
      <w:r>
        <w:instrText xml:space="preserve"> </w:instrText>
      </w:r>
      <w:bookmarkEnd w:id="8941"/>
      <w:bookmarkStart w:id="8942" w:name="_QWord_Source_Comparison_6076"/>
      <w:r>
        <w:rPr>
          <w:rFonts w:hint="eastAsia"/>
        </w:rPr>
        <w:instrText xml:space="preserve">REF QWord_XRef_Figure__LKIMLy \h \* CHARFORMAT</w:instrText>
      </w:r>
      <w:bookmarkEnd w:id="8942"/>
      <w:bookmarkStart w:id="8943" w:name="_QWord_Source_Comparison_6077"/>
      <w:r>
        <w:instrText xml:space="preserve"> </w:instrText>
      </w:r>
      <w:bookmarkStart w:id="8944" w:name="_QWord_Source_Comparison_6078"/>
      <w:r>
        <w:fldChar w:fldCharType="separate"/>
      </w:r>
      <w:bookmarkEnd w:id="8943"/>
      <w:bookmarkEnd w:id="8944"/>
      <w:bookmarkStart w:id="8945" w:name="_QWord_Source_Comparison_6079"/>
      <w:r>
        <w:rPr>
          <w:rFonts w:hint="eastAsia"/>
        </w:rPr>
        <w:t>图</w:t>
      </w:r>
      <w:bookmarkEnd w:id="8945"/>
      <w:bookmarkStart w:id="8946" w:name="_QWord_Source_Comparison_6080"/>
      <w:r>
        <w:rPr>
          <w:rFonts w:hint="eastAsia"/>
        </w:rPr>
        <w:t> </w:t>
      </w:r>
      <w:bookmarkEnd w:id="8946"/>
      <w:bookmarkStart w:id="8947" w:name="_QWord_Source_Comparison_6081"/>
      <w:r>
        <w:t>3</w:t>
      </w:r>
      <w:bookmarkEnd w:id="8947"/>
      <w:bookmarkStart w:id="8948" w:name="_QWord_Source_Comparison_6082"/>
      <w:r>
        <w:noBreakHyphen/>
      </w:r>
      <w:r>
        <w:t>32</w:t>
      </w:r>
      <w:bookmarkEnd w:id="8948"/>
      <w:bookmarkStart w:id="8949" w:name="_QWord_Source_Comparison_6083"/>
      <w:r>
        <w:fldChar w:fldCharType="end"/>
      </w:r>
      <w:bookmarkEnd w:id="8949"/>
      <w:bookmarkStart w:id="8950" w:name="_QWord_Source_Comparison_6084"/>
      <w:r>
        <w:rPr>
          <w:rFonts w:hint="eastAsia"/>
        </w:rPr>
        <w:t>所示：</w:t>
      </w:r>
      <w:bookmarkEnd w:id="8938"/>
      <w:bookmarkEnd w:id="8939"/>
      <w:bookmarkEnd w:id="8950"/>
    </w:p>
    <w:p w14:paraId="3351B888">
      <w:pPr>
        <w:pStyle w:val="105"/>
      </w:pPr>
      <w:bookmarkStart w:id="8951" w:name="_QWord_Source_Comparison_Para_1392"/>
      <w:r>
        <w:t>‌</w:t>
      </w:r>
      <w:bookmarkStart w:id="8952" w:name="_QWord_Source_Comparison_6085"/>
      <w:bookmarkEnd w:id="8952"/>
      <w:bookmarkStart w:id="8953" w:name="_QWord_Source_Comparison_6086"/>
      <w:bookmarkStart w:id="8954" w:name="_QWord_Paragraph__1392"/>
      <w:bookmarkStart w:id="8955" w:name="_QWord_ImageIndex_157"/>
      <w:r>
        <w:drawing>
          <wp:inline distT="0" distB="0" distL="0" distR="0">
            <wp:extent cx="3048635" cy="1492885"/>
            <wp:effectExtent l="0" t="0" r="0" b="0"/>
            <wp:docPr id="1489454357" name="图片 1489454357" title="QWord_ImageMark_157">
              <a:hlinkClick xmlns:a="http://schemas.openxmlformats.org/drawingml/2006/main" r:id="rId245" tooltip="QWord 图片目录：resource/images/illustration/1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57" name="图片 1489454357" title="QWord_ImageMark_157"/>
                    <pic:cNvPicPr>
                      <a:picLocks noChangeAspect="1" noChangeArrowheads="1"/>
                    </pic:cNvPicPr>
                  </pic:nvPicPr>
                  <pic:blipFill>
                    <a:blip r:embed="rId246" cstate="print">
                      <a:clrChange>
                        <a:clrFrom>
                          <a:srgbClr val="BFBFBF"/>
                        </a:clrFrom>
                        <a:clrTo>
                          <a:srgbClr val="BFBFBF">
                            <a:alpha val="0"/>
                          </a:srgbClr>
                        </a:clrTo>
                      </a:clrChange>
                      <a:extLst>
                        <a:ext uri="{28A0092B-C50C-407E-A947-70E740481C1C}">
                          <a14:useLocalDpi xmlns:a14="http://schemas.microsoft.com/office/drawing/2010/main" val="0"/>
                        </a:ext>
                      </a:extLst>
                    </a:blip>
                    <a:srcRect/>
                    <a:stretch>
                      <a:fillRect/>
                    </a:stretch>
                  </pic:blipFill>
                  <pic:spPr>
                    <a:xfrm>
                      <a:off x="0" y="0"/>
                      <a:ext cx="3048635" cy="1493124"/>
                    </a:xfrm>
                    <a:prstGeom prst="rect">
                      <a:avLst/>
                    </a:prstGeom>
                    <a:noFill/>
                    <a:ln>
                      <a:noFill/>
                    </a:ln>
                  </pic:spPr>
                </pic:pic>
              </a:graphicData>
            </a:graphic>
          </wp:inline>
        </w:drawing>
      </w:r>
      <w:bookmarkEnd w:id="8951"/>
      <w:bookmarkEnd w:id="8953"/>
      <w:bookmarkEnd w:id="8954"/>
      <w:bookmarkEnd w:id="8955"/>
    </w:p>
    <w:p w14:paraId="61210B14">
      <w:pPr>
        <w:pStyle w:val="68"/>
      </w:pPr>
      <w:bookmarkStart w:id="8956" w:name="_QWord_Source_Comparison_6087"/>
      <w:bookmarkStart w:id="8957" w:name="QWord_XRef_Figure__LKIMLy"/>
      <w:bookmarkStart w:id="8958" w:name="_QWord_Paragraph__1393"/>
      <w:bookmarkStart w:id="8959" w:name="_QWord_Source_Comparison_Para_1393"/>
      <w:r>
        <w:rPr>
          <w:rFonts w:hint="eastAsia"/>
        </w:rPr>
        <w:t>图</w:t>
      </w:r>
      <w:bookmarkEnd w:id="8956"/>
      <w:bookmarkStart w:id="8960" w:name="_QWord_Source_Comparison_6088"/>
      <w:r>
        <w:rPr>
          <w:rFonts w:hint="eastAsia"/>
        </w:rPr>
        <w:t> </w:t>
      </w:r>
      <w:bookmarkEnd w:id="8960"/>
      <w:bookmarkStart w:id="8961" w:name="_QWord_Source_Comparison_6089"/>
      <w:r>
        <w:fldChar w:fldCharType="begin"/>
      </w:r>
      <w:bookmarkEnd w:id="8961"/>
      <w:bookmarkStart w:id="8962" w:name="_QWord_Source_Comparison_6090"/>
      <w:r>
        <w:instrText xml:space="preserve"> SEQ QWord_Heading1_Sequence \c </w:instrText>
      </w:r>
      <w:bookmarkEnd w:id="8962"/>
      <w:bookmarkStart w:id="8963" w:name="_QWord_Source_Comparison_6091"/>
      <w:r>
        <w:fldChar w:fldCharType="separate"/>
      </w:r>
      <w:bookmarkEnd w:id="8963"/>
      <w:bookmarkStart w:id="8964" w:name="_QWord_Source_Comparison_6092"/>
      <w:r>
        <w:t>3</w:t>
      </w:r>
      <w:bookmarkEnd w:id="8964"/>
      <w:bookmarkStart w:id="8965" w:name="_QWord_Source_Comparison_6093"/>
      <w:r>
        <w:fldChar w:fldCharType="end"/>
      </w:r>
      <w:bookmarkEnd w:id="8965"/>
      <w:bookmarkStart w:id="8966" w:name="_QWord_Source_Comparison_6094"/>
      <w:r>
        <w:noBreakHyphen/>
      </w:r>
      <w:bookmarkEnd w:id="8966"/>
      <w:bookmarkStart w:id="8967" w:name="_QWord_Source_Comparison_6095"/>
      <w:r>
        <w:fldChar w:fldCharType="begin"/>
      </w:r>
      <w:bookmarkEnd w:id="8967"/>
      <w:bookmarkStart w:id="8968" w:name="_QWord_Source_Comparison_6096"/>
      <w:r>
        <w:instrText xml:space="preserve"> </w:instrText>
      </w:r>
      <w:bookmarkEnd w:id="8968"/>
      <w:bookmarkStart w:id="8969" w:name="_QWord_Source_Comparison_6097"/>
      <w:r>
        <w:rPr>
          <w:rFonts w:hint="eastAsia"/>
        </w:rPr>
        <w:instrText xml:space="preserve">SEQ </w:instrText>
      </w:r>
      <w:bookmarkEnd w:id="8969"/>
      <w:bookmarkStart w:id="8970" w:name="_QWord_Source_Comparison_6098"/>
      <w:r>
        <w:rPr>
          <w:rFonts w:hint="eastAsia"/>
        </w:rPr>
        <w:instrText xml:space="preserve">图</w:instrText>
      </w:r>
      <w:bookmarkEnd w:id="8970"/>
      <w:bookmarkStart w:id="8971" w:name="_QWord_Source_Comparison_6099"/>
      <w:r>
        <w:rPr>
          <w:rFonts w:hint="eastAsia"/>
        </w:rPr>
        <w:instrText xml:space="preserve"> \* ARABIC \s 1</w:instrText>
      </w:r>
      <w:bookmarkEnd w:id="8971"/>
      <w:bookmarkStart w:id="8972" w:name="_QWord_Source_Comparison_6100"/>
      <w:r>
        <w:instrText xml:space="preserve"> </w:instrText>
      </w:r>
      <w:bookmarkStart w:id="8973" w:name="_QWord_Source_Comparison_6101"/>
      <w:r>
        <w:fldChar w:fldCharType="separate"/>
      </w:r>
      <w:bookmarkEnd w:id="8972"/>
      <w:bookmarkEnd w:id="8973"/>
      <w:bookmarkStart w:id="8974" w:name="_QWord_Source_Comparison_6102"/>
      <w:r>
        <w:t>32</w:t>
      </w:r>
      <w:bookmarkEnd w:id="8974"/>
      <w:bookmarkStart w:id="8975" w:name="_QWord_Source_Comparison_6103"/>
      <w:r>
        <w:fldChar w:fldCharType="end"/>
      </w:r>
      <w:bookmarkEnd w:id="8957"/>
      <w:bookmarkEnd w:id="8975"/>
      <w:bookmarkStart w:id="8976" w:name="_QWord_Source_Comparison_6104"/>
      <w:r>
        <w:rPr>
          <w:rFonts w:hint="eastAsia"/>
        </w:rPr>
        <w:t xml:space="preserve">  </w:t>
      </w:r>
      <w:bookmarkEnd w:id="8976"/>
      <w:bookmarkStart w:id="8977" w:name="_QWord_Source_Comparison_6105"/>
      <w:r>
        <w:rPr>
          <w:rFonts w:hint="eastAsia"/>
        </w:rPr>
        <w:t>分支指令进行函数调用和返回的过程</w:t>
      </w:r>
      <w:bookmarkEnd w:id="8958"/>
      <w:bookmarkEnd w:id="8959"/>
      <w:bookmarkEnd w:id="8977"/>
    </w:p>
    <w:p w14:paraId="4BB2D7A8">
      <w:pPr>
        <w:pStyle w:val="66"/>
        <w:numPr>
          <w:ilvl w:val="4"/>
          <w:numId w:val="6"/>
        </w:numPr>
      </w:pPr>
      <w:bookmarkStart w:id="8978" w:name="_QWord_Source_Comparison_6106"/>
      <w:bookmarkStart w:id="8979" w:name="_QWord_Paragraph__1394"/>
      <w:bookmarkStart w:id="8980" w:name="_QWord_Source_Comparison_Para_1394"/>
      <w:r>
        <w:rPr>
          <w:rFonts w:hint="eastAsia"/>
        </w:rPr>
        <w:t>带状态切换的分支指令</w:t>
      </w:r>
      <w:bookmarkEnd w:id="8978"/>
      <w:bookmarkStart w:id="8981" w:name="_QWord_Source_Comparison_6108"/>
      <w:r>
        <w:rPr>
          <w:rFonts w:hint="eastAsia"/>
          <w:position w:val="2"/>
          <w:lang w:eastAsia="zh-CN"/>
        </w:rPr>
        <w:t>——</w:t>
      </w:r>
      <w:r>
        <w:rPr>
          <w:rFonts w:hint="eastAsia"/>
        </w:rPr>
        <w:t>BX</w:t>
      </w:r>
      <w:bookmarkEnd w:id="8981"/>
      <w:bookmarkStart w:id="8982" w:name="_QWord_Source_Comparison_6109"/>
      <w:r>
        <w:rPr>
          <w:rFonts w:hint="eastAsia"/>
        </w:rPr>
        <w:t>指令</w:t>
      </w:r>
      <w:bookmarkEnd w:id="8979"/>
      <w:bookmarkEnd w:id="8980"/>
      <w:bookmarkEnd w:id="8982"/>
    </w:p>
    <w:p w14:paraId="27081642">
      <w:pPr>
        <w:pStyle w:val="4"/>
        <w:ind w:firstLine="420"/>
      </w:pPr>
      <w:bookmarkStart w:id="8983" w:name="_QWord_Source_Comparison_6110"/>
      <w:bookmarkStart w:id="8984" w:name="_QWord_Source_Comparison_Para_1395"/>
      <w:bookmarkStart w:id="8985" w:name="_QWord_Paragraph__1395"/>
      <w:r>
        <w:rPr>
          <w:rFonts w:hint="eastAsia"/>
        </w:rPr>
        <w:t>该指令可以根据跳转地址（</w:t>
      </w:r>
      <w:bookmarkEnd w:id="8983"/>
      <w:bookmarkStart w:id="8986" w:name="_QWord_Source_Comparison_6111"/>
      <w:r>
        <w:rPr>
          <w:rFonts w:hint="eastAsia"/>
        </w:rPr>
        <w:t>Rm</w:t>
      </w:r>
      <w:bookmarkEnd w:id="8986"/>
      <w:bookmarkStart w:id="8987" w:name="_QWord_Source_Comparison_6112"/>
      <w:r>
        <w:rPr>
          <w:rFonts w:hint="eastAsia"/>
        </w:rPr>
        <w:t>）的最低位来切换处理器状态。其跳转范围限制在当前指令的</w:t>
      </w:r>
      <w:bookmarkEnd w:id="8987"/>
      <w:bookmarkStart w:id="8988" w:name="_QWord_Source_Comparison_8195"/>
      <w:bookmarkStart w:id="8989" w:name="_QWord_Source_Comparison_8134"/>
      <m:oMath>
        <m:r>
          <m:rPr/>
          <w:rPr>
            <w:rFonts w:ascii="Cambria Math" w:hAnsi="Cambria Math"/>
          </w:rPr>
          <m:t>±</m:t>
        </m:r>
      </m:oMath>
      <w:bookmarkEnd w:id="8988"/>
      <w:bookmarkEnd w:id="8989"/>
      <w:bookmarkStart w:id="8990" w:name="_QWord_Source_Comparison_6113"/>
      <w:r>
        <w:rPr>
          <w:rFonts w:hint="eastAsia"/>
        </w:rPr>
        <w:t>32M</w:t>
      </w:r>
      <w:bookmarkEnd w:id="8990"/>
      <w:bookmarkStart w:id="8991" w:name="_QWord_Source_Comparison_6114"/>
      <w:r>
        <w:rPr>
          <w:rFonts w:hint="eastAsia"/>
        </w:rPr>
        <w:t>字节地址内</w:t>
      </w:r>
      <w:bookmarkEnd w:id="8991"/>
      <w:bookmarkStart w:id="8992" w:name="_QWord_Source_Comparison_6115"/>
      <w:r>
        <w:rPr>
          <w:rFonts w:hint="eastAsia"/>
        </w:rPr>
        <w:t>（</w:t>
      </w:r>
      <w:bookmarkEnd w:id="8992"/>
      <w:bookmarkStart w:id="8993" w:name="_QWord_Source_Comparison_6116"/>
      <w:r>
        <w:rPr>
          <w:rFonts w:hint="eastAsia"/>
        </w:rPr>
        <w:t>ARM</w:t>
      </w:r>
      <w:bookmarkEnd w:id="8993"/>
      <w:bookmarkStart w:id="8994" w:name="_QWord_Source_Comparison_6117"/>
      <w:r>
        <w:rPr>
          <w:rFonts w:hint="eastAsia"/>
        </w:rPr>
        <w:t>指令为字对齐，最低</w:t>
      </w:r>
      <w:bookmarkEnd w:id="8994"/>
      <w:bookmarkStart w:id="8995" w:name="_QWord_Source_Comparison_6118"/>
      <w:r>
        <w:rPr>
          <w:rFonts w:hint="eastAsia"/>
        </w:rPr>
        <w:t>2</w:t>
      </w:r>
      <w:bookmarkEnd w:id="8995"/>
      <w:bookmarkStart w:id="8996" w:name="_QWord_Source_Comparison_6119"/>
      <w:r>
        <w:rPr>
          <w:rFonts w:hint="eastAsia"/>
        </w:rPr>
        <w:t>位地址固定为</w:t>
      </w:r>
      <w:bookmarkEnd w:id="8996"/>
      <w:bookmarkStart w:id="8997" w:name="_QWord_Source_Comparison_6120"/>
      <w:r>
        <w:rPr>
          <w:rFonts w:hint="eastAsia"/>
        </w:rPr>
        <w:t>0</w:t>
      </w:r>
      <w:bookmarkEnd w:id="8997"/>
      <w:bookmarkStart w:id="8998" w:name="_QWord_Source_Comparison_6121"/>
      <w:r>
        <w:rPr>
          <w:rFonts w:hint="eastAsia"/>
        </w:rPr>
        <w:t>）</w:t>
      </w:r>
      <w:bookmarkEnd w:id="8998"/>
      <w:bookmarkStart w:id="8999" w:name="_QWord_Source_Comparison_6122"/>
      <w:r>
        <w:rPr>
          <w:rFonts w:hint="eastAsia"/>
        </w:rPr>
        <w:t>。指令格式如下：</w:t>
      </w:r>
      <w:bookmarkEnd w:id="8984"/>
      <w:bookmarkEnd w:id="8985"/>
      <w:bookmarkEnd w:id="8999"/>
    </w:p>
    <w:p w14:paraId="7C4AADBA">
      <w:pPr>
        <w:pStyle w:val="179"/>
        <w:ind w:firstLine="420"/>
      </w:pPr>
      <w:bookmarkStart w:id="9000" w:name="_QWord_Paragraph__1396"/>
      <w:bookmarkStart w:id="9001" w:name="_QWord_Source_Comparison_6123"/>
      <w:bookmarkStart w:id="9002" w:name="_QWord_Source_Comparison_Para_1396"/>
      <w:r>
        <w:t>BX{cond}    Rm</w:t>
      </w:r>
      <w:bookmarkEnd w:id="9000"/>
      <w:bookmarkEnd w:id="9001"/>
      <w:bookmarkEnd w:id="9002"/>
    </w:p>
    <w:p w14:paraId="57F7AAE9">
      <w:pPr>
        <w:pStyle w:val="4"/>
        <w:ind w:firstLine="420"/>
      </w:pPr>
      <w:bookmarkStart w:id="9003" w:name="_QWord_Source_Comparison_6124"/>
      <w:bookmarkStart w:id="9004" w:name="_QWord_Source_Comparison_Para_1397"/>
      <w:bookmarkStart w:id="9005" w:name="_QWord_Paragraph__1397"/>
      <w:r>
        <w:rPr>
          <w:rFonts w:hint="eastAsia"/>
        </w:rPr>
        <w:t>ARM</w:t>
      </w:r>
      <w:bookmarkEnd w:id="9003"/>
      <w:bookmarkStart w:id="9006" w:name="_QWord_Source_Comparison_6125"/>
      <w:r>
        <w:rPr>
          <w:rFonts w:hint="eastAsia"/>
        </w:rPr>
        <w:t>处理器状态与跳转指令执行后的</w:t>
      </w:r>
      <w:bookmarkEnd w:id="9006"/>
      <w:bookmarkStart w:id="9007" w:name="_QWord_Source_Comparison_6126"/>
      <w:r>
        <w:rPr>
          <w:rFonts w:hint="eastAsia"/>
        </w:rPr>
        <w:t>CPSR</w:t>
      </w:r>
      <w:bookmarkEnd w:id="9007"/>
      <w:bookmarkStart w:id="9008" w:name="_QWord_Source_Comparison_6127"/>
      <w:r>
        <w:rPr>
          <w:rFonts w:hint="eastAsia"/>
        </w:rPr>
        <w:t>标志</w:t>
      </w:r>
      <w:bookmarkEnd w:id="9008"/>
      <w:bookmarkStart w:id="9009" w:name="_QWord_Source_Comparison_6128"/>
      <w:r>
        <w:rPr>
          <w:rFonts w:hint="eastAsia"/>
        </w:rPr>
        <w:t>T</w:t>
      </w:r>
      <w:bookmarkEnd w:id="9009"/>
      <w:bookmarkStart w:id="9010" w:name="_QWord_Source_Comparison_6129"/>
      <w:r>
        <w:rPr>
          <w:rFonts w:hint="eastAsia"/>
        </w:rPr>
        <w:t>位关系如</w:t>
      </w:r>
      <w:bookmarkEnd w:id="9010"/>
      <w:bookmarkStart w:id="9011" w:name="_QWord_Source_Comparison_6130"/>
      <w:r>
        <w:fldChar w:fldCharType="begin"/>
      </w:r>
      <w:bookmarkEnd w:id="9011"/>
      <w:bookmarkStart w:id="9012" w:name="_QWord_Source_Comparison_6131"/>
      <w:r>
        <w:instrText xml:space="preserve"> </w:instrText>
      </w:r>
      <w:bookmarkEnd w:id="9012"/>
      <w:bookmarkStart w:id="9013" w:name="_QWord_Source_Comparison_6132"/>
      <w:r>
        <w:rPr>
          <w:rFonts w:hint="eastAsia"/>
        </w:rPr>
        <w:instrText xml:space="preserve">REF QWord_XRef_Table__G8xlek \h \* CHARFORMAT</w:instrText>
      </w:r>
      <w:bookmarkEnd w:id="9013"/>
      <w:bookmarkStart w:id="9014" w:name="_QWord_Source_Comparison_6133"/>
      <w:r>
        <w:instrText xml:space="preserve"> </w:instrText>
      </w:r>
      <w:bookmarkStart w:id="9015" w:name="_QWord_Source_Comparison_6134"/>
      <w:r>
        <w:fldChar w:fldCharType="separate"/>
      </w:r>
      <w:bookmarkEnd w:id="9014"/>
      <w:bookmarkEnd w:id="9015"/>
      <w:bookmarkStart w:id="9016" w:name="_QWord_Source_Comparison_6135"/>
      <w:r>
        <w:t>表</w:t>
      </w:r>
      <w:bookmarkEnd w:id="9016"/>
      <w:bookmarkStart w:id="9017" w:name="_QWord_Source_Comparison_6136"/>
      <w:r>
        <w:t> 3</w:t>
      </w:r>
      <w:bookmarkEnd w:id="9017"/>
      <w:bookmarkStart w:id="9018" w:name="_QWord_Source_Comparison_6137"/>
      <w:r>
        <w:noBreakHyphen/>
      </w:r>
      <w:r>
        <w:t>25</w:t>
      </w:r>
      <w:bookmarkEnd w:id="9018"/>
      <w:bookmarkStart w:id="9019" w:name="_QWord_Source_Comparison_6138"/>
      <w:r>
        <w:fldChar w:fldCharType="end"/>
      </w:r>
      <w:bookmarkEnd w:id="9019"/>
      <w:bookmarkStart w:id="9020" w:name="_QWord_Source_Comparison_6139"/>
      <w:r>
        <w:rPr>
          <w:rFonts w:hint="eastAsia"/>
        </w:rPr>
        <w:t>所示。</w:t>
      </w:r>
      <w:bookmarkEnd w:id="9004"/>
      <w:bookmarkEnd w:id="9005"/>
      <w:bookmarkEnd w:id="9020"/>
    </w:p>
    <w:p w14:paraId="53648DAD">
      <w:pPr>
        <w:pStyle w:val="67"/>
        <w:rPr>
          <w:rFonts w:hint="eastAsia"/>
        </w:rPr>
      </w:pPr>
      <w:bookmarkStart w:id="9021" w:name="_QWord_Source_Comparison_6140"/>
      <w:bookmarkStart w:id="9022" w:name="QWord_XRef_Table__G8xlek"/>
      <w:bookmarkStart w:id="9023" w:name="_QWord_Source_Comparison_Para_1398"/>
      <w:bookmarkStart w:id="9024" w:name="_QWord_Paragraph__1398"/>
      <w:r>
        <w:rPr>
          <w:rStyle w:val="238"/>
        </w:rPr>
        <w:t>表 </w:t>
      </w:r>
      <w:bookmarkEnd w:id="9021"/>
      <w:bookmarkStart w:id="9025" w:name="_QWord_Source_Comparison_6141"/>
      <w:r>
        <w:rPr>
          <w:rStyle w:val="238"/>
        </w:rPr>
        <w:fldChar w:fldCharType="begin"/>
      </w:r>
      <w:bookmarkEnd w:id="9025"/>
      <w:bookmarkStart w:id="9026" w:name="_QWord_Source_Comparison_6142"/>
      <w:r>
        <w:rPr>
          <w:rStyle w:val="238"/>
        </w:rPr>
        <w:instrText xml:space="preserve"> SEQ QWord_Heading1_Sequence \c </w:instrText>
      </w:r>
      <w:bookmarkEnd w:id="9026"/>
      <w:bookmarkStart w:id="9027" w:name="_QWord_Source_Comparison_6143"/>
      <w:r>
        <w:rPr>
          <w:rStyle w:val="238"/>
        </w:rPr>
        <w:fldChar w:fldCharType="separate"/>
      </w:r>
      <w:bookmarkEnd w:id="9027"/>
      <w:bookmarkStart w:id="9028" w:name="_QWord_Source_Comparison_6144"/>
      <w:r>
        <w:rPr>
          <w:rStyle w:val="238"/>
        </w:rPr>
        <w:t>3</w:t>
      </w:r>
      <w:bookmarkEnd w:id="9028"/>
      <w:bookmarkStart w:id="9029" w:name="_QWord_Source_Comparison_6145"/>
      <w:r>
        <w:rPr>
          <w:rStyle w:val="238"/>
        </w:rPr>
        <w:fldChar w:fldCharType="end"/>
      </w:r>
      <w:bookmarkEnd w:id="9029"/>
      <w:bookmarkStart w:id="9030" w:name="_QWord_Source_Comparison_6146"/>
      <w:r>
        <w:rPr>
          <w:rStyle w:val="238"/>
        </w:rPr>
        <w:noBreakHyphen/>
      </w:r>
      <w:bookmarkEnd w:id="9030"/>
      <w:bookmarkStart w:id="9031" w:name="_QWord_Source_Comparison_6147"/>
      <w:r>
        <w:rPr>
          <w:rStyle w:val="238"/>
        </w:rPr>
        <w:fldChar w:fldCharType="begin"/>
      </w:r>
      <w:bookmarkEnd w:id="9031"/>
      <w:bookmarkStart w:id="9032" w:name="_QWord_Source_Comparison_6148"/>
      <w:r>
        <w:rPr>
          <w:rStyle w:val="238"/>
        </w:rPr>
        <w:instrText xml:space="preserve"> SEQ 表 \* ARABIC \s 1 </w:instrText>
      </w:r>
      <w:bookmarkEnd w:id="9032"/>
      <w:bookmarkStart w:id="9033" w:name="_QWord_Source_Comparison_6149"/>
      <w:r>
        <w:rPr>
          <w:rStyle w:val="238"/>
        </w:rPr>
        <w:fldChar w:fldCharType="separate"/>
      </w:r>
      <w:bookmarkEnd w:id="9033"/>
      <w:bookmarkStart w:id="9034" w:name="_QWord_Source_Comparison_6150"/>
      <w:r>
        <w:rPr>
          <w:rStyle w:val="238"/>
        </w:rPr>
        <w:t>25</w:t>
      </w:r>
      <w:bookmarkEnd w:id="9034"/>
      <w:bookmarkStart w:id="9035" w:name="_QWord_Source_Comparison_6151"/>
      <w:r>
        <w:rPr>
          <w:rStyle w:val="238"/>
        </w:rPr>
        <w:fldChar w:fldCharType="end"/>
      </w:r>
      <w:bookmarkEnd w:id="9022"/>
      <w:bookmarkEnd w:id="9035"/>
      <w:bookmarkStart w:id="9036" w:name="_QWord_Source_Comparison_6152"/>
      <w:r>
        <w:t xml:space="preserve">  </w:t>
      </w:r>
      <w:bookmarkEnd w:id="9036"/>
      <w:bookmarkStart w:id="9037" w:name="_QWord_Source_Comparison_6153"/>
      <w:r>
        <w:rPr>
          <w:rFonts w:hint="eastAsia"/>
        </w:rPr>
        <w:t>ARM处理器状态与跳转指令执行后的CPSR标志T位关系</w:t>
      </w:r>
      <w:bookmarkEnd w:id="9023"/>
      <w:bookmarkEnd w:id="9024"/>
      <w:bookmarkEnd w:id="9037"/>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69"/>
        <w:gridCol w:w="2770"/>
        <w:gridCol w:w="2773"/>
      </w:tblGrid>
      <w:tr w14:paraId="6506CF7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tblHeader/>
          <w:jc w:val="center"/>
        </w:trPr>
        <w:tc>
          <w:tcPr>
            <w:tcW w:w="1666" w:type="pct"/>
            <w:vMerge w:val="restar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539C084D">
            <w:pPr>
              <w:pStyle w:val="74"/>
              <w:rPr>
                <w:rFonts w:hint="eastAsia"/>
                <w:kern w:val="0"/>
              </w:rPr>
            </w:pPr>
            <w:bookmarkStart w:id="9038" w:name="_QWord_Source_Comparison_Para_1399"/>
            <w:bookmarkStart w:id="9039" w:name="_QWord_Source_Comparison_6154"/>
            <w:bookmarkStart w:id="9040" w:name="_QWord_Paragraph__1399"/>
            <w:r>
              <w:rPr>
                <w:rFonts w:hint="eastAsia"/>
                <w:kern w:val="0"/>
              </w:rPr>
              <w:t>跳转地址Rm[0]</w:t>
            </w:r>
            <w:bookmarkEnd w:id="9038"/>
            <w:bookmarkEnd w:id="9039"/>
            <w:bookmarkEnd w:id="9040"/>
          </w:p>
        </w:tc>
        <w:tc>
          <w:tcPr>
            <w:tcW w:w="3334" w:type="pct"/>
            <w:gridSpan w:val="2"/>
            <w:tcBorders>
              <w:top w:val="single" w:color="auto" w:sz="6" w:space="0"/>
              <w:bottom w:val="single" w:color="auto" w:sz="4" w:space="0"/>
              <w:right w:val="single" w:color="auto" w:sz="6" w:space="0"/>
              <w:insideV w:val="single" w:sz="4" w:space="0"/>
              <w:tl2br w:val="nil"/>
              <w:tr2bl w:val="nil"/>
            </w:tcBorders>
            <w:shd w:val="clear" w:color="auto" w:fill="auto"/>
            <w:vAlign w:val="center"/>
          </w:tcPr>
          <w:p w14:paraId="23F765BD">
            <w:pPr>
              <w:pStyle w:val="74"/>
              <w:rPr>
                <w:rFonts w:hint="eastAsia"/>
                <w:kern w:val="0"/>
              </w:rPr>
            </w:pPr>
            <w:bookmarkStart w:id="9041" w:name="_QWord_Source_Comparison_Para_1400"/>
            <w:bookmarkStart w:id="9042" w:name="_QWord_Source_Comparison_6155"/>
            <w:bookmarkStart w:id="9043" w:name="_QWord_Paragraph__1400"/>
            <w:r>
              <w:rPr>
                <w:rFonts w:hint="eastAsia"/>
                <w:kern w:val="0"/>
              </w:rPr>
              <w:t>跳转后</w:t>
            </w:r>
            <w:bookmarkEnd w:id="9041"/>
            <w:bookmarkEnd w:id="9042"/>
            <w:bookmarkEnd w:id="9043"/>
          </w:p>
        </w:tc>
      </w:tr>
      <w:tr w14:paraId="7690524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tblHeader/>
          <w:jc w:val="center"/>
        </w:trPr>
        <w:tc>
          <w:tcPr>
            <w:tcW w:w="1666" w:type="pct"/>
            <w:vMerge w:val="continue"/>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5152C15B">
            <w:pPr>
              <w:pStyle w:val="74"/>
              <w:rPr>
                <w:rFonts w:hint="eastAsia"/>
                <w:kern w:val="0"/>
              </w:rPr>
            </w:pPr>
          </w:p>
        </w:tc>
        <w:tc>
          <w:tcPr>
            <w:tcW w:w="1666" w:type="pct"/>
            <w:tcBorders>
              <w:top w:val="single" w:color="auto" w:sz="4" w:space="0"/>
              <w:bottom w:val="single" w:color="auto" w:sz="4" w:space="0"/>
              <w:right w:val="single" w:color="auto" w:sz="4" w:space="0"/>
              <w:insideH w:val="single" w:sz="4" w:space="0"/>
              <w:insideV w:val="single" w:sz="4" w:space="0"/>
              <w:tl2br w:val="nil"/>
              <w:tr2bl w:val="nil"/>
            </w:tcBorders>
            <w:shd w:val="clear" w:color="auto" w:fill="auto"/>
            <w:vAlign w:val="center"/>
          </w:tcPr>
          <w:p w14:paraId="6ED09CD1">
            <w:pPr>
              <w:pStyle w:val="74"/>
              <w:rPr>
                <w:rFonts w:hint="eastAsia"/>
                <w:kern w:val="0"/>
              </w:rPr>
            </w:pPr>
            <w:bookmarkStart w:id="9044" w:name="_QWord_Source_Comparison_6156"/>
            <w:bookmarkStart w:id="9045" w:name="_QWord_Paragraph__1402"/>
            <w:bookmarkStart w:id="9046" w:name="_QWord_Source_Comparison_Para_1402"/>
            <w:r>
              <w:rPr>
                <w:rFonts w:hint="eastAsia"/>
                <w:kern w:val="0"/>
              </w:rPr>
              <w:t>CPSR标志T位</w:t>
            </w:r>
            <w:bookmarkEnd w:id="9044"/>
            <w:bookmarkEnd w:id="9045"/>
            <w:bookmarkEnd w:id="9046"/>
          </w:p>
        </w:tc>
        <w:tc>
          <w:tcPr>
            <w:tcW w:w="1668" w:type="pct"/>
            <w:tcBorders>
              <w:top w:val="single" w:color="auto" w:sz="4" w:space="0"/>
              <w:bottom w:val="single" w:color="auto" w:sz="4" w:space="0"/>
              <w:right w:val="single" w:color="auto" w:sz="6" w:space="0"/>
              <w:insideH w:val="single" w:sz="4" w:space="0"/>
              <w:insideV w:val="single" w:sz="4" w:space="0"/>
              <w:tl2br w:val="nil"/>
              <w:tr2bl w:val="nil"/>
            </w:tcBorders>
            <w:shd w:val="clear" w:color="auto" w:fill="auto"/>
            <w:vAlign w:val="center"/>
          </w:tcPr>
          <w:p w14:paraId="541CF92F">
            <w:pPr>
              <w:pStyle w:val="74"/>
              <w:rPr>
                <w:rFonts w:hint="eastAsia"/>
                <w:kern w:val="0"/>
              </w:rPr>
            </w:pPr>
            <w:bookmarkStart w:id="9047" w:name="_QWord_Paragraph__1403"/>
            <w:bookmarkStart w:id="9048" w:name="_QWord_Source_Comparison_6157"/>
            <w:bookmarkStart w:id="9049" w:name="_QWord_Source_Comparison_Para_1403"/>
            <w:r>
              <w:rPr>
                <w:rFonts w:hint="eastAsia"/>
                <w:kern w:val="0"/>
              </w:rPr>
              <w:t>处理器状态</w:t>
            </w:r>
            <w:bookmarkEnd w:id="9047"/>
            <w:bookmarkEnd w:id="9048"/>
            <w:bookmarkEnd w:id="9049"/>
          </w:p>
        </w:tc>
      </w:tr>
      <w:tr w14:paraId="7E850D1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66" w:type="pct"/>
            <w:shd w:val="clear" w:color="auto" w:fill="auto"/>
            <w:vAlign w:val="center"/>
          </w:tcPr>
          <w:p w14:paraId="19B104E0">
            <w:pPr>
              <w:pStyle w:val="74"/>
              <w:rPr>
                <w:rFonts w:hint="eastAsia"/>
                <w:kern w:val="0"/>
              </w:rPr>
            </w:pPr>
            <w:bookmarkStart w:id="9050" w:name="_QWord_Source_Comparison_Para_1404"/>
            <w:bookmarkStart w:id="9051" w:name="_QWord_Paragraph__1404"/>
            <w:bookmarkStart w:id="9052" w:name="_QWord_Source_Comparison_6158"/>
            <w:r>
              <w:rPr>
                <w:rFonts w:hint="eastAsia"/>
                <w:kern w:val="0"/>
              </w:rPr>
              <w:t>0</w:t>
            </w:r>
            <w:bookmarkEnd w:id="9050"/>
            <w:bookmarkEnd w:id="9051"/>
            <w:bookmarkEnd w:id="9052"/>
          </w:p>
        </w:tc>
        <w:tc>
          <w:tcPr>
            <w:tcW w:w="1666" w:type="pct"/>
            <w:shd w:val="clear" w:color="auto" w:fill="auto"/>
            <w:vAlign w:val="center"/>
          </w:tcPr>
          <w:p w14:paraId="3714B6C1">
            <w:pPr>
              <w:pStyle w:val="74"/>
              <w:rPr>
                <w:rFonts w:hint="eastAsia"/>
                <w:kern w:val="0"/>
              </w:rPr>
            </w:pPr>
            <w:bookmarkStart w:id="9053" w:name="_QWord_Paragraph__1405"/>
            <w:bookmarkStart w:id="9054" w:name="_QWord_Source_Comparison_6159"/>
            <w:bookmarkStart w:id="9055" w:name="_QWord_Source_Comparison_Para_1405"/>
            <w:r>
              <w:rPr>
                <w:rFonts w:hint="eastAsia"/>
                <w:kern w:val="0"/>
              </w:rPr>
              <w:t>0</w:t>
            </w:r>
            <w:bookmarkEnd w:id="9053"/>
            <w:bookmarkEnd w:id="9054"/>
            <w:bookmarkEnd w:id="9055"/>
          </w:p>
        </w:tc>
        <w:tc>
          <w:tcPr>
            <w:tcW w:w="1668" w:type="pct"/>
            <w:shd w:val="clear" w:color="auto" w:fill="auto"/>
            <w:vAlign w:val="center"/>
          </w:tcPr>
          <w:p w14:paraId="30B3D87D">
            <w:pPr>
              <w:pStyle w:val="74"/>
              <w:rPr>
                <w:rFonts w:hint="eastAsia"/>
                <w:kern w:val="0"/>
              </w:rPr>
            </w:pPr>
            <w:bookmarkStart w:id="9056" w:name="_QWord_Source_Comparison_Para_1406"/>
            <w:bookmarkStart w:id="9057" w:name="_QWord_Paragraph__1406"/>
            <w:bookmarkStart w:id="9058" w:name="_QWord_Source_Comparison_6160"/>
            <w:r>
              <w:rPr>
                <w:rFonts w:hint="eastAsia"/>
                <w:kern w:val="0"/>
              </w:rPr>
              <w:t>ARM</w:t>
            </w:r>
            <w:bookmarkEnd w:id="9056"/>
            <w:bookmarkEnd w:id="9057"/>
            <w:bookmarkEnd w:id="9058"/>
          </w:p>
        </w:tc>
      </w:tr>
      <w:tr w14:paraId="2E07313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66" w:type="pct"/>
            <w:shd w:val="clear" w:color="auto" w:fill="auto"/>
            <w:vAlign w:val="center"/>
          </w:tcPr>
          <w:p w14:paraId="5154622E">
            <w:pPr>
              <w:pStyle w:val="74"/>
              <w:rPr>
                <w:rFonts w:hint="eastAsia"/>
                <w:kern w:val="0"/>
              </w:rPr>
            </w:pPr>
            <w:bookmarkStart w:id="9059" w:name="_QWord_Source_Comparison_6161"/>
            <w:bookmarkStart w:id="9060" w:name="_QWord_Paragraph__1407"/>
            <w:bookmarkStart w:id="9061" w:name="_QWord_Source_Comparison_Para_1407"/>
            <w:r>
              <w:rPr>
                <w:rFonts w:hint="eastAsia"/>
                <w:kern w:val="0"/>
              </w:rPr>
              <w:t>1</w:t>
            </w:r>
            <w:bookmarkEnd w:id="9059"/>
            <w:bookmarkEnd w:id="9060"/>
            <w:bookmarkEnd w:id="9061"/>
          </w:p>
        </w:tc>
        <w:tc>
          <w:tcPr>
            <w:tcW w:w="1666" w:type="pct"/>
            <w:shd w:val="clear" w:color="auto" w:fill="auto"/>
            <w:vAlign w:val="center"/>
          </w:tcPr>
          <w:p w14:paraId="2D476058">
            <w:pPr>
              <w:pStyle w:val="74"/>
              <w:rPr>
                <w:rFonts w:hint="eastAsia"/>
                <w:kern w:val="0"/>
              </w:rPr>
            </w:pPr>
            <w:bookmarkStart w:id="9062" w:name="_QWord_Paragraph__1408"/>
            <w:bookmarkStart w:id="9063" w:name="_QWord_Source_Comparison_6162"/>
            <w:bookmarkStart w:id="9064" w:name="_QWord_Source_Comparison_Para_1408"/>
            <w:r>
              <w:rPr>
                <w:rFonts w:hint="eastAsia"/>
                <w:kern w:val="0"/>
              </w:rPr>
              <w:t>1</w:t>
            </w:r>
            <w:bookmarkEnd w:id="9062"/>
            <w:bookmarkEnd w:id="9063"/>
            <w:bookmarkEnd w:id="9064"/>
          </w:p>
        </w:tc>
        <w:tc>
          <w:tcPr>
            <w:tcW w:w="1668" w:type="pct"/>
            <w:shd w:val="clear" w:color="auto" w:fill="auto"/>
            <w:vAlign w:val="center"/>
          </w:tcPr>
          <w:p w14:paraId="2647DD72">
            <w:pPr>
              <w:pStyle w:val="74"/>
              <w:rPr>
                <w:rFonts w:hint="eastAsia"/>
                <w:kern w:val="0"/>
              </w:rPr>
            </w:pPr>
            <w:bookmarkStart w:id="9065" w:name="_QWord_Paragraph__1409"/>
            <w:bookmarkStart w:id="9066" w:name="_QWord_Source_Comparison_6163"/>
            <w:bookmarkStart w:id="9067" w:name="_QWord_Source_Comparison_Para_1409"/>
            <w:r>
              <w:rPr>
                <w:rFonts w:hint="eastAsia"/>
                <w:kern w:val="0"/>
              </w:rPr>
              <w:t>Thumb</w:t>
            </w:r>
            <w:bookmarkEnd w:id="9065"/>
            <w:bookmarkEnd w:id="9066"/>
            <w:bookmarkEnd w:id="9067"/>
          </w:p>
        </w:tc>
      </w:tr>
    </w:tbl>
    <w:p w14:paraId="64F7B371">
      <w:pPr>
        <w:pStyle w:val="259"/>
      </w:pPr>
    </w:p>
    <w:p w14:paraId="0DABD331">
      <w:pPr>
        <w:pStyle w:val="4"/>
        <w:ind w:firstLine="420"/>
      </w:pPr>
      <w:bookmarkStart w:id="9068" w:name="_QWord_Source_Comparison_6164"/>
      <w:bookmarkStart w:id="9069" w:name="_QWord_Source_Comparison_Para_1411"/>
      <w:bookmarkStart w:id="9070" w:name="_QWord_Paragraph__1411"/>
      <w:r>
        <w:rPr>
          <w:rFonts w:hint="eastAsia"/>
        </w:rPr>
        <w:t>Rm</w:t>
      </w:r>
      <w:bookmarkEnd w:id="9068"/>
      <w:bookmarkStart w:id="9071" w:name="_QWord_Source_Comparison_6165"/>
      <w:r>
        <w:rPr>
          <w:rFonts w:hint="eastAsia"/>
        </w:rPr>
        <w:t>的位</w:t>
      </w:r>
      <w:bookmarkEnd w:id="9071"/>
      <w:bookmarkStart w:id="9072" w:name="_QWord_Source_Comparison_6166"/>
      <w:r>
        <w:rPr>
          <w:rFonts w:hint="eastAsia"/>
        </w:rPr>
        <w:t>[0]</w:t>
      </w:r>
      <w:bookmarkEnd w:id="9072"/>
      <w:bookmarkStart w:id="9073" w:name="_QWord_Source_Comparison_6167"/>
      <w:r>
        <w:rPr>
          <w:rFonts w:hint="eastAsia"/>
        </w:rPr>
        <w:t>不用作地址的一部分。若</w:t>
      </w:r>
      <w:bookmarkEnd w:id="9073"/>
      <w:bookmarkStart w:id="9074" w:name="_QWord_Source_Comparison_6168"/>
      <w:r>
        <w:rPr>
          <w:rFonts w:hint="eastAsia"/>
        </w:rPr>
        <w:t>Rm</w:t>
      </w:r>
      <w:bookmarkEnd w:id="9074"/>
      <w:bookmarkStart w:id="9075" w:name="_QWord_Source_Comparison_6169"/>
      <w:r>
        <w:rPr>
          <w:rFonts w:hint="eastAsia"/>
        </w:rPr>
        <w:t>的位</w:t>
      </w:r>
      <w:bookmarkEnd w:id="9075"/>
      <w:bookmarkStart w:id="9076" w:name="_QWord_Source_Comparison_6170"/>
      <w:r>
        <w:rPr>
          <w:rFonts w:hint="eastAsia"/>
        </w:rPr>
        <w:t>[0]</w:t>
      </w:r>
      <w:bookmarkEnd w:id="9076"/>
      <w:bookmarkStart w:id="9077" w:name="_QWord_Source_Comparison_6171"/>
      <w:r>
        <w:rPr>
          <w:rFonts w:hint="eastAsia"/>
        </w:rPr>
        <w:t>为</w:t>
      </w:r>
      <w:bookmarkEnd w:id="9077"/>
      <w:bookmarkStart w:id="9078" w:name="_QWord_Source_Comparison_6172"/>
      <w:r>
        <w:rPr>
          <w:rFonts w:hint="eastAsia"/>
        </w:rPr>
        <w:t>1</w:t>
      </w:r>
      <w:bookmarkEnd w:id="9078"/>
      <w:bookmarkStart w:id="9079" w:name="_QWord_Source_Comparison_6173"/>
      <w:r>
        <w:rPr>
          <w:rFonts w:hint="eastAsia"/>
        </w:rPr>
        <w:t>，则指令将</w:t>
      </w:r>
      <w:bookmarkEnd w:id="9079"/>
      <w:bookmarkStart w:id="9080" w:name="_QWord_Source_Comparison_6174"/>
      <w:r>
        <w:rPr>
          <w:rFonts w:hint="eastAsia"/>
        </w:rPr>
        <w:t>CPSR</w:t>
      </w:r>
      <w:bookmarkEnd w:id="9080"/>
      <w:bookmarkStart w:id="9081" w:name="_QWord_Source_Comparison_6175"/>
      <w:r>
        <w:rPr>
          <w:rFonts w:hint="eastAsia"/>
        </w:rPr>
        <w:t>中的标志</w:t>
      </w:r>
      <w:bookmarkEnd w:id="9081"/>
      <w:bookmarkStart w:id="9082" w:name="_QWord_Source_Comparison_6176"/>
      <w:r>
        <w:rPr>
          <w:rFonts w:hint="eastAsia"/>
        </w:rPr>
        <w:t>T</w:t>
      </w:r>
      <w:bookmarkEnd w:id="9082"/>
      <w:bookmarkStart w:id="9083" w:name="_QWord_Source_Comparison_6177"/>
      <w:r>
        <w:rPr>
          <w:rFonts w:hint="eastAsia"/>
        </w:rPr>
        <w:t>置位，且将目标地址的代码解释为</w:t>
      </w:r>
      <w:bookmarkEnd w:id="9083"/>
      <w:bookmarkStart w:id="9084" w:name="_QWord_Source_Comparison_6178"/>
      <w:r>
        <w:rPr>
          <w:rFonts w:hint="eastAsia"/>
        </w:rPr>
        <w:t>Thumb</w:t>
      </w:r>
      <w:bookmarkEnd w:id="9084"/>
      <w:bookmarkStart w:id="9085" w:name="_QWord_Source_Comparison_6179"/>
      <w:r>
        <w:rPr>
          <w:rFonts w:hint="eastAsia"/>
        </w:rPr>
        <w:t>代码；若</w:t>
      </w:r>
      <w:bookmarkEnd w:id="9085"/>
      <w:bookmarkStart w:id="9086" w:name="_QWord_Source_Comparison_6180"/>
      <w:r>
        <w:rPr>
          <w:rFonts w:hint="eastAsia"/>
        </w:rPr>
        <w:t>Rm</w:t>
      </w:r>
      <w:bookmarkEnd w:id="9086"/>
      <w:bookmarkStart w:id="9087" w:name="_QWord_Source_Comparison_6181"/>
      <w:r>
        <w:rPr>
          <w:rFonts w:hint="eastAsia"/>
        </w:rPr>
        <w:t>的位</w:t>
      </w:r>
      <w:bookmarkEnd w:id="9087"/>
      <w:bookmarkStart w:id="9088" w:name="_QWord_Source_Comparison_6182"/>
      <w:r>
        <w:rPr>
          <w:rFonts w:hint="eastAsia"/>
        </w:rPr>
        <w:t>[0]</w:t>
      </w:r>
      <w:bookmarkEnd w:id="9088"/>
      <w:bookmarkStart w:id="9089" w:name="_QWord_Source_Comparison_6183"/>
      <w:r>
        <w:rPr>
          <w:rFonts w:hint="eastAsia"/>
        </w:rPr>
        <w:t>为</w:t>
      </w:r>
      <w:bookmarkEnd w:id="9089"/>
      <w:bookmarkStart w:id="9090" w:name="_QWord_Source_Comparison_6184"/>
      <w:r>
        <w:rPr>
          <w:rFonts w:hint="eastAsia"/>
        </w:rPr>
        <w:t>0</w:t>
      </w:r>
      <w:bookmarkEnd w:id="9090"/>
      <w:bookmarkStart w:id="9091" w:name="_QWord_Source_Comparison_6185"/>
      <w:r>
        <w:rPr>
          <w:rFonts w:hint="eastAsia"/>
        </w:rPr>
        <w:t>，则</w:t>
      </w:r>
      <w:bookmarkEnd w:id="9091"/>
      <w:bookmarkStart w:id="9092" w:name="_QWord_Source_Comparison_6186"/>
      <w:r>
        <w:rPr>
          <w:rFonts w:hint="eastAsia"/>
        </w:rPr>
        <w:t>Rm</w:t>
      </w:r>
      <w:bookmarkEnd w:id="9092"/>
      <w:bookmarkStart w:id="9093" w:name="_QWord_Source_Comparison_6187"/>
      <w:r>
        <w:rPr>
          <w:rFonts w:hint="eastAsia"/>
        </w:rPr>
        <w:t>的位</w:t>
      </w:r>
      <w:bookmarkEnd w:id="9093"/>
      <w:bookmarkStart w:id="9094" w:name="_QWord_Source_Comparison_6188"/>
      <w:r>
        <w:rPr>
          <w:rFonts w:hint="eastAsia"/>
        </w:rPr>
        <w:t>[1]</w:t>
      </w:r>
      <w:bookmarkEnd w:id="9094"/>
      <w:bookmarkStart w:id="9095" w:name="_QWord_Source_Comparison_6189"/>
      <w:r>
        <w:rPr>
          <w:rFonts w:hint="eastAsia"/>
        </w:rPr>
        <w:t>就不能为</w:t>
      </w:r>
      <w:bookmarkEnd w:id="9095"/>
      <w:bookmarkStart w:id="9096" w:name="_QWord_Source_Comparison_6190"/>
      <w:r>
        <w:rPr>
          <w:rFonts w:hint="eastAsia"/>
        </w:rPr>
        <w:t>1</w:t>
      </w:r>
      <w:bookmarkEnd w:id="9096"/>
      <w:bookmarkStart w:id="9097" w:name="_QWord_Source_Comparison_6191"/>
      <w:r>
        <w:rPr>
          <w:rFonts w:hint="eastAsia"/>
        </w:rPr>
        <w:t>。指令格式如下：</w:t>
      </w:r>
      <w:bookmarkEnd w:id="9069"/>
      <w:bookmarkEnd w:id="9070"/>
      <w:bookmarkEnd w:id="9097"/>
    </w:p>
    <w:p w14:paraId="13D1A9D0">
      <w:pPr>
        <w:pStyle w:val="179"/>
        <w:ind w:firstLine="420"/>
      </w:pPr>
      <w:bookmarkStart w:id="9098" w:name="_QWord_Source_Comparison_Para_1412"/>
      <w:bookmarkStart w:id="9099" w:name="_QWord_Source_Comparison_6192"/>
      <w:bookmarkStart w:id="9100" w:name="_QWord_Paragraph__1412"/>
      <w:r>
        <w:t>BX{cond}    Rm</w:t>
      </w:r>
      <w:bookmarkEnd w:id="9098"/>
      <w:bookmarkEnd w:id="9099"/>
      <w:bookmarkEnd w:id="9100"/>
    </w:p>
    <w:p w14:paraId="6D6C4E14">
      <w:pPr>
        <w:pStyle w:val="4"/>
        <w:ind w:firstLine="420"/>
      </w:pPr>
      <w:bookmarkStart w:id="9101" w:name="_QWord_Source_Comparison_6193"/>
      <w:bookmarkStart w:id="9102" w:name="_QWord_Source_Comparison_Para_1413"/>
      <w:bookmarkStart w:id="9103" w:name="_QWord_Paragraph__1413"/>
      <w:r>
        <w:rPr>
          <w:rFonts w:hint="eastAsia"/>
        </w:rPr>
        <w:t>应用示例：</w:t>
      </w:r>
      <w:bookmarkEnd w:id="9101"/>
      <w:bookmarkEnd w:id="9102"/>
      <w:bookmarkEnd w:id="9103"/>
    </w:p>
    <w:p w14:paraId="6EFC33F9">
      <w:pPr>
        <w:pStyle w:val="179"/>
        <w:ind w:firstLine="420"/>
      </w:pPr>
      <w:bookmarkStart w:id="9104" w:name="_QWord_Source_Comparison_6194"/>
      <w:bookmarkStart w:id="9105" w:name="_QWord_Source_Comparison_Para_1414"/>
      <w:bookmarkStart w:id="9106" w:name="_QWord_Paragraph__1414"/>
      <w:r>
        <w:rPr>
          <w:b/>
          <w:bCs/>
        </w:rPr>
        <w:t>ADRL   R0,ThumbFun</w:t>
      </w:r>
      <w:bookmarkEnd w:id="9104"/>
      <w:bookmarkStart w:id="9107" w:name="_QWord_Source_Comparison_6195"/>
      <w:r>
        <w:rPr>
          <w:b/>
          <w:bCs/>
        </w:rPr>
        <w:t>+</w:t>
      </w:r>
      <w:bookmarkEnd w:id="9107"/>
      <w:bookmarkStart w:id="9108" w:name="_QWord_Source_Comparison_6196"/>
      <w:r>
        <w:rPr>
          <w:b/>
          <w:bCs/>
        </w:rPr>
        <w:t>1</w:t>
      </w:r>
      <w:r>
        <w:t xml:space="preserve">  </w:t>
      </w:r>
      <w:bookmarkEnd w:id="9108"/>
      <w:bookmarkStart w:id="9109" w:name="_QWord_Source_Comparison_6197"/>
      <w:r>
        <w:rPr>
          <w:rFonts w:hint="eastAsia"/>
        </w:rPr>
        <w:t>;</w:t>
      </w:r>
      <w:bookmarkEnd w:id="9109"/>
      <w:bookmarkStart w:id="9110" w:name="_QWord_Source_Comparison_6198"/>
      <w:r>
        <w:rPr>
          <w:rFonts w:hint="eastAsia"/>
        </w:rPr>
        <w:t>将</w:t>
      </w:r>
      <w:bookmarkEnd w:id="9110"/>
      <w:bookmarkStart w:id="9111" w:name="_QWord_Source_Comparison_6199"/>
      <w:r>
        <w:rPr>
          <w:rFonts w:hint="eastAsia"/>
        </w:rPr>
        <w:t>Thumb</w:t>
      </w:r>
      <w:bookmarkEnd w:id="9111"/>
      <w:bookmarkStart w:id="9112" w:name="_QWord_Source_Comparison_6200"/>
      <w:r>
        <w:rPr>
          <w:rFonts w:hint="eastAsia"/>
        </w:rPr>
        <w:t>程序的入口地址加</w:t>
      </w:r>
      <w:bookmarkEnd w:id="9112"/>
      <w:bookmarkStart w:id="9113" w:name="_QWord_Source_Comparison_6201"/>
      <w:r>
        <w:rPr>
          <w:rFonts w:hint="eastAsia"/>
        </w:rPr>
        <w:t>1</w:t>
      </w:r>
      <w:bookmarkEnd w:id="9113"/>
      <w:bookmarkStart w:id="9114" w:name="_QWord_Source_Comparison_6202"/>
      <w:r>
        <w:rPr>
          <w:rFonts w:hint="eastAsia"/>
        </w:rPr>
        <w:t>存入</w:t>
      </w:r>
      <w:bookmarkEnd w:id="9114"/>
      <w:bookmarkStart w:id="9115" w:name="_QWord_Source_Comparison_6203"/>
      <w:r>
        <w:rPr>
          <w:rFonts w:hint="eastAsia"/>
        </w:rPr>
        <w:t>R0</w:t>
      </w:r>
      <w:bookmarkEnd w:id="9105"/>
      <w:bookmarkEnd w:id="9106"/>
      <w:bookmarkEnd w:id="9115"/>
    </w:p>
    <w:p w14:paraId="5C62C813">
      <w:pPr>
        <w:pStyle w:val="179"/>
        <w:ind w:firstLine="420"/>
      </w:pPr>
      <w:bookmarkStart w:id="9116" w:name="_QWord_Source_Comparison_6204"/>
      <w:bookmarkStart w:id="9117" w:name="_QWord_Source_Comparison_Para_1415"/>
      <w:bookmarkStart w:id="9118" w:name="_QWord_Paragraph__1415"/>
      <w:r>
        <w:rPr>
          <w:b/>
          <w:bCs/>
        </w:rPr>
        <w:t>BX     R0</w:t>
      </w:r>
      <w:bookmarkEnd w:id="9116"/>
      <w:bookmarkStart w:id="9119" w:name="_QWord_Source_Comparison_6205"/>
      <w:r>
        <w:rPr>
          <w:rFonts w:hint="eastAsia"/>
          <w:b/>
          <w:bCs/>
        </w:rPr>
        <w:t xml:space="preserve">  </w:t>
      </w:r>
      <w:r>
        <w:rPr>
          <w:rFonts w:hint="eastAsia"/>
        </w:rPr>
        <w:t xml:space="preserve">            ; </w:t>
      </w:r>
      <w:bookmarkEnd w:id="9119"/>
      <w:bookmarkStart w:id="9120" w:name="_QWord_Source_Comparison_6206"/>
      <w:r>
        <w:rPr>
          <w:rFonts w:hint="eastAsia"/>
        </w:rPr>
        <w:t>跳转到</w:t>
      </w:r>
      <w:bookmarkEnd w:id="9120"/>
      <w:bookmarkStart w:id="9121" w:name="_QWord_Source_Comparison_6207"/>
      <w:r>
        <w:rPr>
          <w:rFonts w:hint="eastAsia"/>
        </w:rPr>
        <w:t>R0</w:t>
      </w:r>
      <w:bookmarkEnd w:id="9121"/>
      <w:bookmarkStart w:id="9122" w:name="_QWord_Source_Comparison_6208"/>
      <w:r>
        <w:rPr>
          <w:rFonts w:hint="eastAsia"/>
        </w:rPr>
        <w:t>指定的地址，</w:t>
      </w:r>
      <w:bookmarkEnd w:id="9117"/>
      <w:bookmarkEnd w:id="9118"/>
      <w:bookmarkEnd w:id="9122"/>
    </w:p>
    <w:p w14:paraId="54A25B0A">
      <w:pPr>
        <w:pStyle w:val="179"/>
        <w:ind w:firstLine="420"/>
      </w:pPr>
      <w:bookmarkStart w:id="9123" w:name="_QWord_Source_Comparison_6209"/>
      <w:bookmarkStart w:id="9124" w:name="_QWord_Paragraph__1416"/>
      <w:bookmarkStart w:id="9125" w:name="_QWord_Source_Comparison_Para_1416"/>
      <w:r>
        <w:rPr>
          <w:rFonts w:hint="eastAsia"/>
        </w:rPr>
        <w:t xml:space="preserve">                        </w:t>
      </w:r>
      <w:bookmarkEnd w:id="9123"/>
      <w:bookmarkStart w:id="9126" w:name="_QWord_Source_Comparison_6210"/>
      <w:r>
        <w:rPr>
          <w:rFonts w:hint="eastAsia"/>
        </w:rPr>
        <w:t>;</w:t>
      </w:r>
      <w:bookmarkEnd w:id="9126"/>
      <w:bookmarkStart w:id="9127" w:name="_QWord_Source_Comparison_6211"/>
      <w:r>
        <w:t xml:space="preserve"> </w:t>
      </w:r>
      <w:bookmarkEnd w:id="9127"/>
      <w:bookmarkStart w:id="9128" w:name="_QWord_Source_Comparison_6212"/>
      <w:r>
        <w:rPr>
          <w:rFonts w:hint="eastAsia"/>
        </w:rPr>
        <w:t>并根据</w:t>
      </w:r>
      <w:bookmarkEnd w:id="9128"/>
      <w:bookmarkStart w:id="9129" w:name="_QWord_Source_Comparison_6213"/>
      <w:r>
        <w:rPr>
          <w:rFonts w:hint="eastAsia"/>
        </w:rPr>
        <w:t>R0</w:t>
      </w:r>
      <w:bookmarkEnd w:id="9129"/>
      <w:bookmarkStart w:id="9130" w:name="_QWord_Source_Comparison_6214"/>
      <w:r>
        <w:rPr>
          <w:rFonts w:hint="eastAsia"/>
        </w:rPr>
        <w:t>的最低位来切换处理器状态</w:t>
      </w:r>
      <w:bookmarkEnd w:id="9124"/>
      <w:bookmarkEnd w:id="9125"/>
      <w:bookmarkEnd w:id="9130"/>
    </w:p>
    <w:p w14:paraId="738B7C2D">
      <w:pPr>
        <w:pStyle w:val="65"/>
        <w:numPr>
          <w:ilvl w:val="3"/>
          <w:numId w:val="6"/>
        </w:numPr>
      </w:pPr>
      <w:bookmarkStart w:id="9131" w:name="_QWord_Paragraph__1417"/>
      <w:bookmarkStart w:id="9132" w:name="_QWord_Source_Comparison_6215"/>
      <w:bookmarkStart w:id="9133" w:name="_QWord_Source_Comparison_Para_1417"/>
      <w:r>
        <w:rPr>
          <w:rFonts w:hint="eastAsia"/>
        </w:rPr>
        <w:t>杂项指令</w:t>
      </w:r>
      <w:bookmarkEnd w:id="9131"/>
      <w:bookmarkEnd w:id="9132"/>
      <w:bookmarkEnd w:id="9133"/>
    </w:p>
    <w:p w14:paraId="4927B99E">
      <w:pPr>
        <w:pStyle w:val="4"/>
        <w:ind w:firstLine="420"/>
      </w:pPr>
      <w:bookmarkStart w:id="9134" w:name="_QWord_Source_Comparison_6216"/>
      <w:bookmarkStart w:id="9135" w:name="_QWord_Source_Comparison_Para_1418"/>
      <w:bookmarkStart w:id="9136" w:name="_QWord_Paragraph__1418"/>
      <w:r>
        <w:rPr>
          <w:rFonts w:hint="eastAsia"/>
        </w:rPr>
        <w:t>ARM</w:t>
      </w:r>
      <w:bookmarkEnd w:id="9134"/>
      <w:bookmarkStart w:id="9137" w:name="_QWord_Source_Comparison_6217"/>
      <w:r>
        <w:rPr>
          <w:rFonts w:hint="eastAsia"/>
        </w:rPr>
        <w:t>指令集中有三条指令作为杂项指令，在实际应用中非常重要，如</w:t>
      </w:r>
      <w:bookmarkEnd w:id="9137"/>
      <w:bookmarkStart w:id="9138" w:name="_QWord_Source_Comparison_6218"/>
      <w:r>
        <w:fldChar w:fldCharType="begin"/>
      </w:r>
      <w:bookmarkEnd w:id="9138"/>
      <w:bookmarkStart w:id="9139" w:name="_QWord_Source_Comparison_6219"/>
      <w:r>
        <w:instrText xml:space="preserve"> </w:instrText>
      </w:r>
      <w:bookmarkEnd w:id="9139"/>
      <w:bookmarkStart w:id="9140" w:name="_QWord_Source_Comparison_6220"/>
      <w:r>
        <w:rPr>
          <w:rFonts w:hint="eastAsia"/>
        </w:rPr>
        <w:instrText xml:space="preserve">REF QWord_XRef_Table__VrynI5 \h \* CHARFORMAT</w:instrText>
      </w:r>
      <w:bookmarkEnd w:id="9140"/>
      <w:bookmarkStart w:id="9141" w:name="_QWord_Source_Comparison_6221"/>
      <w:r>
        <w:instrText xml:space="preserve"> </w:instrText>
      </w:r>
      <w:bookmarkStart w:id="9142" w:name="_QWord_Source_Comparison_6222"/>
      <w:r>
        <w:fldChar w:fldCharType="separate"/>
      </w:r>
      <w:bookmarkEnd w:id="9141"/>
      <w:bookmarkEnd w:id="9142"/>
      <w:bookmarkStart w:id="9143" w:name="_QWord_Source_Comparison_6223"/>
      <w:r>
        <w:t>表</w:t>
      </w:r>
      <w:bookmarkEnd w:id="9143"/>
      <w:bookmarkStart w:id="9144" w:name="_QWord_Source_Comparison_6224"/>
      <w:r>
        <w:t> 3</w:t>
      </w:r>
      <w:bookmarkEnd w:id="9144"/>
      <w:bookmarkStart w:id="9145" w:name="_QWord_Source_Comparison_6225"/>
      <w:r>
        <w:noBreakHyphen/>
      </w:r>
      <w:r>
        <w:t>26</w:t>
      </w:r>
      <w:bookmarkEnd w:id="9145"/>
      <w:bookmarkStart w:id="9146" w:name="_QWord_Source_Comparison_6226"/>
      <w:r>
        <w:fldChar w:fldCharType="end"/>
      </w:r>
      <w:bookmarkEnd w:id="9146"/>
      <w:bookmarkStart w:id="9147" w:name="_QWord_Source_Comparison_6227"/>
      <w:r>
        <w:rPr>
          <w:rFonts w:hint="eastAsia"/>
        </w:rPr>
        <w:t>所示。</w:t>
      </w:r>
      <w:bookmarkEnd w:id="9135"/>
      <w:bookmarkEnd w:id="9136"/>
      <w:bookmarkEnd w:id="9147"/>
    </w:p>
    <w:p w14:paraId="1408B233">
      <w:pPr>
        <w:pStyle w:val="67"/>
        <w:rPr>
          <w:rFonts w:hint="eastAsia"/>
        </w:rPr>
      </w:pPr>
      <w:bookmarkStart w:id="9148" w:name="_QWord_Source_Comparison_6228"/>
      <w:bookmarkStart w:id="9149" w:name="QWord_XRef_Table__VrynI5"/>
      <w:bookmarkStart w:id="9150" w:name="_QWord_Source_Comparison_Para_1419"/>
      <w:bookmarkStart w:id="9151" w:name="_QWord_Paragraph__1419"/>
      <w:r>
        <w:rPr>
          <w:rStyle w:val="238"/>
        </w:rPr>
        <w:t>表 </w:t>
      </w:r>
      <w:bookmarkEnd w:id="9148"/>
      <w:bookmarkStart w:id="9152" w:name="_QWord_Source_Comparison_6229"/>
      <w:r>
        <w:rPr>
          <w:rStyle w:val="238"/>
        </w:rPr>
        <w:fldChar w:fldCharType="begin"/>
      </w:r>
      <w:bookmarkEnd w:id="9152"/>
      <w:bookmarkStart w:id="9153" w:name="_QWord_Source_Comparison_6230"/>
      <w:r>
        <w:rPr>
          <w:rStyle w:val="238"/>
        </w:rPr>
        <w:instrText xml:space="preserve"> SEQ QWord_Heading1_Sequence \c </w:instrText>
      </w:r>
      <w:bookmarkEnd w:id="9153"/>
      <w:bookmarkStart w:id="9154" w:name="_QWord_Source_Comparison_6231"/>
      <w:r>
        <w:rPr>
          <w:rStyle w:val="238"/>
        </w:rPr>
        <w:fldChar w:fldCharType="separate"/>
      </w:r>
      <w:bookmarkEnd w:id="9154"/>
      <w:bookmarkStart w:id="9155" w:name="_QWord_Source_Comparison_6232"/>
      <w:r>
        <w:rPr>
          <w:rStyle w:val="238"/>
        </w:rPr>
        <w:t>3</w:t>
      </w:r>
      <w:bookmarkEnd w:id="9155"/>
      <w:bookmarkStart w:id="9156" w:name="_QWord_Source_Comparison_6233"/>
      <w:r>
        <w:rPr>
          <w:rStyle w:val="238"/>
        </w:rPr>
        <w:fldChar w:fldCharType="end"/>
      </w:r>
      <w:bookmarkEnd w:id="9156"/>
      <w:bookmarkStart w:id="9157" w:name="_QWord_Source_Comparison_6234"/>
      <w:r>
        <w:rPr>
          <w:rStyle w:val="238"/>
        </w:rPr>
        <w:noBreakHyphen/>
      </w:r>
      <w:bookmarkEnd w:id="9157"/>
      <w:bookmarkStart w:id="9158" w:name="_QWord_Source_Comparison_6235"/>
      <w:r>
        <w:rPr>
          <w:rStyle w:val="238"/>
        </w:rPr>
        <w:fldChar w:fldCharType="begin"/>
      </w:r>
      <w:bookmarkEnd w:id="9158"/>
      <w:bookmarkStart w:id="9159" w:name="_QWord_Source_Comparison_6236"/>
      <w:r>
        <w:rPr>
          <w:rStyle w:val="238"/>
        </w:rPr>
        <w:instrText xml:space="preserve"> SEQ 表 \* ARABIC \s 1 </w:instrText>
      </w:r>
      <w:bookmarkEnd w:id="9159"/>
      <w:bookmarkStart w:id="9160" w:name="_QWord_Source_Comparison_6237"/>
      <w:r>
        <w:rPr>
          <w:rStyle w:val="238"/>
        </w:rPr>
        <w:fldChar w:fldCharType="separate"/>
      </w:r>
      <w:bookmarkEnd w:id="9160"/>
      <w:bookmarkStart w:id="9161" w:name="_QWord_Source_Comparison_6238"/>
      <w:r>
        <w:rPr>
          <w:rStyle w:val="238"/>
        </w:rPr>
        <w:t>26</w:t>
      </w:r>
      <w:bookmarkEnd w:id="9161"/>
      <w:bookmarkStart w:id="9162" w:name="_QWord_Source_Comparison_6239"/>
      <w:r>
        <w:rPr>
          <w:rStyle w:val="238"/>
        </w:rPr>
        <w:fldChar w:fldCharType="end"/>
      </w:r>
      <w:bookmarkEnd w:id="9149"/>
      <w:bookmarkEnd w:id="9162"/>
      <w:bookmarkStart w:id="9163" w:name="_QWord_Source_Comparison_6240"/>
      <w:r>
        <w:t xml:space="preserve">  </w:t>
      </w:r>
      <w:bookmarkEnd w:id="9163"/>
      <w:bookmarkStart w:id="9164" w:name="_QWord_Source_Comparison_6241"/>
      <w:r>
        <w:rPr>
          <w:rFonts w:hint="eastAsia"/>
        </w:rPr>
        <w:t>三条比较重要的杂项指令</w:t>
      </w:r>
      <w:bookmarkEnd w:id="9150"/>
      <w:bookmarkEnd w:id="9151"/>
      <w:bookmarkEnd w:id="9164"/>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194"/>
        <w:gridCol w:w="1923"/>
        <w:gridCol w:w="2736"/>
        <w:gridCol w:w="1459"/>
      </w:tblGrid>
      <w:tr w14:paraId="5CA3BFC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20" w:type="pc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2CA9132A">
            <w:pPr>
              <w:pStyle w:val="74"/>
              <w:rPr>
                <w:rFonts w:hint="eastAsia"/>
                <w:kern w:val="0"/>
              </w:rPr>
            </w:pPr>
            <w:bookmarkStart w:id="9165" w:name="_QWord_Paragraph__1420"/>
            <w:bookmarkStart w:id="9166" w:name="_QWord_Source_Comparison_Para_1420"/>
            <w:bookmarkStart w:id="9167" w:name="_QWord_Source_Comparison_6242"/>
            <w:r>
              <w:rPr>
                <w:rFonts w:hint="eastAsia"/>
                <w:kern w:val="0"/>
              </w:rPr>
              <w:t>助记符</w:t>
            </w:r>
            <w:bookmarkEnd w:id="9165"/>
            <w:bookmarkEnd w:id="9166"/>
            <w:bookmarkEnd w:id="9167"/>
          </w:p>
        </w:tc>
        <w:tc>
          <w:tcPr>
            <w:tcW w:w="1157"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6D50F46B">
            <w:pPr>
              <w:pStyle w:val="74"/>
              <w:rPr>
                <w:rFonts w:hint="eastAsia"/>
                <w:kern w:val="0"/>
              </w:rPr>
            </w:pPr>
            <w:bookmarkStart w:id="9168" w:name="_QWord_Source_Comparison_Para_1421"/>
            <w:bookmarkStart w:id="9169" w:name="_QWord_Source_Comparison_6243"/>
            <w:bookmarkStart w:id="9170" w:name="_QWord_Paragraph__1421"/>
            <w:r>
              <w:rPr>
                <w:rFonts w:hint="eastAsia"/>
                <w:kern w:val="0"/>
              </w:rPr>
              <w:t>说明</w:t>
            </w:r>
            <w:bookmarkEnd w:id="9168"/>
            <w:bookmarkEnd w:id="9169"/>
            <w:bookmarkEnd w:id="9170"/>
          </w:p>
        </w:tc>
        <w:tc>
          <w:tcPr>
            <w:tcW w:w="1646"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55BD959F">
            <w:pPr>
              <w:pStyle w:val="74"/>
              <w:rPr>
                <w:rFonts w:hint="eastAsia"/>
                <w:kern w:val="0"/>
              </w:rPr>
            </w:pPr>
            <w:bookmarkStart w:id="9171" w:name="_QWord_Paragraph__1422"/>
            <w:bookmarkStart w:id="9172" w:name="_QWord_Source_Comparison_6244"/>
            <w:bookmarkStart w:id="9173" w:name="_QWord_Source_Comparison_Para_1422"/>
            <w:r>
              <w:rPr>
                <w:rFonts w:hint="eastAsia"/>
                <w:kern w:val="0"/>
              </w:rPr>
              <w:t>操作</w:t>
            </w:r>
            <w:bookmarkEnd w:id="9171"/>
            <w:bookmarkEnd w:id="9172"/>
            <w:bookmarkEnd w:id="9173"/>
          </w:p>
        </w:tc>
        <w:tc>
          <w:tcPr>
            <w:tcW w:w="877" w:type="pct"/>
            <w:tcBorders>
              <w:top w:val="single" w:color="auto" w:sz="6" w:space="0"/>
              <w:bottom w:val="single" w:color="auto" w:sz="4" w:space="0"/>
              <w:right w:val="single" w:color="auto" w:sz="6" w:space="0"/>
              <w:insideH w:val="single" w:sz="4" w:space="0"/>
              <w:insideV w:val="single" w:sz="4" w:space="0"/>
              <w:tl2br w:val="nil"/>
              <w:tr2bl w:val="nil"/>
            </w:tcBorders>
            <w:shd w:val="clear" w:color="auto" w:fill="auto"/>
            <w:vAlign w:val="center"/>
          </w:tcPr>
          <w:p w14:paraId="6521CC33">
            <w:pPr>
              <w:pStyle w:val="74"/>
              <w:rPr>
                <w:rFonts w:hint="eastAsia"/>
                <w:kern w:val="0"/>
              </w:rPr>
            </w:pPr>
            <w:bookmarkStart w:id="9174" w:name="_QWord_Source_Comparison_Para_1423"/>
            <w:bookmarkStart w:id="9175" w:name="_QWord_Paragraph__1423"/>
            <w:bookmarkStart w:id="9176" w:name="_QWord_Source_Comparison_6245"/>
            <w:r>
              <w:rPr>
                <w:rFonts w:hint="eastAsia"/>
                <w:kern w:val="0"/>
              </w:rPr>
              <w:t>条件码位置</w:t>
            </w:r>
            <w:bookmarkEnd w:id="9174"/>
            <w:bookmarkEnd w:id="9175"/>
            <w:bookmarkEnd w:id="9176"/>
          </w:p>
        </w:tc>
      </w:tr>
      <w:tr w14:paraId="2F67505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20" w:type="pct"/>
            <w:shd w:val="clear" w:color="auto" w:fill="auto"/>
            <w:vAlign w:val="center"/>
          </w:tcPr>
          <w:p w14:paraId="1100394A">
            <w:pPr>
              <w:pStyle w:val="74"/>
              <w:rPr>
                <w:rFonts w:hint="eastAsia"/>
                <w:kern w:val="0"/>
              </w:rPr>
            </w:pPr>
            <w:bookmarkStart w:id="9177" w:name="_QWord_Source_Comparison_6246"/>
            <w:bookmarkStart w:id="9178" w:name="_QWord_Source_Comparison_Para_1424"/>
            <w:bookmarkStart w:id="9179" w:name="_QWord_Paragraph__1424"/>
            <w:r>
              <w:rPr>
                <w:kern w:val="0"/>
              </w:rPr>
              <w:t>SWI</w:t>
            </w:r>
            <w:bookmarkEnd w:id="9177"/>
            <w:bookmarkStart w:id="9180" w:name="_QWord_Source_Comparison_6247"/>
            <w:r>
              <w:rPr>
                <w:rFonts w:hint="eastAsia"/>
                <w:kern w:val="0"/>
              </w:rPr>
              <w:t xml:space="preserve">   </w:t>
            </w:r>
            <w:bookmarkEnd w:id="9180"/>
            <w:bookmarkStart w:id="9181" w:name="_QWord_Source_Comparison_6248"/>
            <w:r>
              <w:rPr>
                <w:kern w:val="0"/>
              </w:rPr>
              <w:t>immed</w:t>
            </w:r>
            <w:bookmarkEnd w:id="9181"/>
            <w:bookmarkStart w:id="9182" w:name="_QWord_Source_Comparison_6249"/>
            <w:r>
              <w:rPr>
                <w:rFonts w:hint="eastAsia"/>
                <w:kern w:val="0"/>
              </w:rPr>
              <w:t>_</w:t>
            </w:r>
            <w:bookmarkEnd w:id="9182"/>
            <w:bookmarkStart w:id="9183" w:name="_QWord_Source_Comparison_6250"/>
            <w:r>
              <w:rPr>
                <w:kern w:val="0"/>
              </w:rPr>
              <w:t>24</w:t>
            </w:r>
            <w:bookmarkEnd w:id="9178"/>
            <w:bookmarkEnd w:id="9179"/>
            <w:bookmarkEnd w:id="9183"/>
          </w:p>
        </w:tc>
        <w:tc>
          <w:tcPr>
            <w:tcW w:w="1157" w:type="pct"/>
            <w:shd w:val="clear" w:color="auto" w:fill="auto"/>
            <w:vAlign w:val="center"/>
          </w:tcPr>
          <w:p w14:paraId="50A28E1E">
            <w:pPr>
              <w:pStyle w:val="74"/>
              <w:rPr>
                <w:rFonts w:hint="eastAsia"/>
                <w:kern w:val="0"/>
              </w:rPr>
            </w:pPr>
            <w:bookmarkStart w:id="9184" w:name="_QWord_Paragraph__1425"/>
            <w:bookmarkStart w:id="9185" w:name="_QWord_Source_Comparison_6251"/>
            <w:bookmarkStart w:id="9186" w:name="_QWord_Source_Comparison_Para_1425"/>
            <w:r>
              <w:rPr>
                <w:rFonts w:hint="eastAsia"/>
                <w:kern w:val="0"/>
              </w:rPr>
              <w:t>软中断指令</w:t>
            </w:r>
            <w:bookmarkEnd w:id="9184"/>
            <w:bookmarkEnd w:id="9185"/>
            <w:bookmarkEnd w:id="9186"/>
          </w:p>
        </w:tc>
        <w:tc>
          <w:tcPr>
            <w:tcW w:w="1646" w:type="pct"/>
            <w:shd w:val="clear" w:color="auto" w:fill="auto"/>
            <w:vAlign w:val="center"/>
          </w:tcPr>
          <w:p w14:paraId="0733049F">
            <w:pPr>
              <w:pStyle w:val="74"/>
              <w:rPr>
                <w:rFonts w:hint="eastAsia"/>
                <w:kern w:val="0"/>
              </w:rPr>
            </w:pPr>
            <w:bookmarkStart w:id="9187" w:name="_QWord_Source_Comparison_Para_1426"/>
            <w:bookmarkStart w:id="9188" w:name="_QWord_Source_Comparison_6252"/>
            <w:bookmarkStart w:id="9189" w:name="_QWord_Paragraph__1426"/>
            <w:r>
              <w:rPr>
                <w:rFonts w:hint="eastAsia"/>
                <w:kern w:val="0"/>
              </w:rPr>
              <w:t>产生软中断，处理器进入管理模式</w:t>
            </w:r>
            <w:bookmarkEnd w:id="9187"/>
            <w:bookmarkEnd w:id="9188"/>
            <w:bookmarkEnd w:id="9189"/>
          </w:p>
        </w:tc>
        <w:tc>
          <w:tcPr>
            <w:tcW w:w="877" w:type="pct"/>
            <w:shd w:val="clear" w:color="auto" w:fill="auto"/>
            <w:vAlign w:val="center"/>
          </w:tcPr>
          <w:p w14:paraId="4B44F492">
            <w:pPr>
              <w:pStyle w:val="74"/>
              <w:rPr>
                <w:rFonts w:hint="eastAsia"/>
                <w:kern w:val="0"/>
              </w:rPr>
            </w:pPr>
            <w:bookmarkStart w:id="9190" w:name="_QWord_Source_Comparison_6253"/>
            <w:bookmarkStart w:id="9191" w:name="_QWord_Paragraph__1427"/>
            <w:bookmarkStart w:id="9192" w:name="_QWord_Source_Comparison_Para_1427"/>
            <w:r>
              <w:rPr>
                <w:kern w:val="0"/>
              </w:rPr>
              <w:t>SWI</w:t>
            </w:r>
            <w:bookmarkEnd w:id="9190"/>
            <w:bookmarkStart w:id="9193" w:name="_QWord_Source_Comparison_6254"/>
            <w:r>
              <w:rPr>
                <w:rFonts w:hint="eastAsia"/>
                <w:kern w:val="0"/>
              </w:rPr>
              <w:t>{</w:t>
            </w:r>
            <w:bookmarkEnd w:id="9193"/>
            <w:bookmarkStart w:id="9194" w:name="_QWord_Source_Comparison_6255"/>
            <w:r>
              <w:rPr>
                <w:kern w:val="0"/>
              </w:rPr>
              <w:t>cond}</w:t>
            </w:r>
            <w:bookmarkEnd w:id="9191"/>
            <w:bookmarkEnd w:id="9192"/>
            <w:bookmarkEnd w:id="9194"/>
          </w:p>
        </w:tc>
      </w:tr>
      <w:tr w14:paraId="6A31133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20" w:type="pct"/>
            <w:shd w:val="clear" w:color="auto" w:fill="auto"/>
            <w:vAlign w:val="center"/>
          </w:tcPr>
          <w:p w14:paraId="29820880">
            <w:pPr>
              <w:pStyle w:val="74"/>
              <w:rPr>
                <w:rFonts w:hint="eastAsia"/>
                <w:kern w:val="0"/>
              </w:rPr>
            </w:pPr>
            <w:bookmarkStart w:id="9195" w:name="_QWord_Source_Comparison_6256"/>
            <w:bookmarkStart w:id="9196" w:name="_QWord_Source_Comparison_Para_1428"/>
            <w:bookmarkStart w:id="9197" w:name="_QWord_Paragraph__1428"/>
            <w:r>
              <w:rPr>
                <w:kern w:val="0"/>
              </w:rPr>
              <w:t>MRS</w:t>
            </w:r>
            <w:bookmarkEnd w:id="9195"/>
            <w:bookmarkStart w:id="9198" w:name="_QWord_Source_Comparison_6257"/>
            <w:r>
              <w:rPr>
                <w:rFonts w:hint="eastAsia"/>
                <w:kern w:val="0"/>
              </w:rPr>
              <w:t xml:space="preserve">   </w:t>
            </w:r>
            <w:bookmarkEnd w:id="9198"/>
            <w:bookmarkStart w:id="9199" w:name="_QWord_Source_Comparison_6258"/>
            <w:r>
              <w:rPr>
                <w:kern w:val="0"/>
              </w:rPr>
              <w:t>Rd,psr</w:t>
            </w:r>
            <w:bookmarkEnd w:id="9196"/>
            <w:bookmarkEnd w:id="9197"/>
            <w:bookmarkEnd w:id="9199"/>
          </w:p>
        </w:tc>
        <w:tc>
          <w:tcPr>
            <w:tcW w:w="1157" w:type="pct"/>
            <w:shd w:val="clear" w:color="auto" w:fill="auto"/>
            <w:vAlign w:val="center"/>
          </w:tcPr>
          <w:p w14:paraId="7C8CE9BE">
            <w:pPr>
              <w:pStyle w:val="74"/>
              <w:rPr>
                <w:rFonts w:hint="eastAsia"/>
                <w:kern w:val="0"/>
              </w:rPr>
            </w:pPr>
            <w:bookmarkStart w:id="9200" w:name="_QWord_Source_Comparison_Para_1429"/>
            <w:bookmarkStart w:id="9201" w:name="_QWord_Paragraph__1429"/>
            <w:bookmarkStart w:id="9202" w:name="_QWord_Source_Comparison_6259"/>
            <w:r>
              <w:rPr>
                <w:rFonts w:hint="eastAsia"/>
                <w:kern w:val="0"/>
              </w:rPr>
              <w:t>读状态寄存器指令</w:t>
            </w:r>
            <w:bookmarkEnd w:id="9200"/>
            <w:bookmarkEnd w:id="9201"/>
            <w:bookmarkEnd w:id="9202"/>
          </w:p>
        </w:tc>
        <w:tc>
          <w:tcPr>
            <w:tcW w:w="1646" w:type="pct"/>
            <w:shd w:val="clear" w:color="auto" w:fill="auto"/>
            <w:vAlign w:val="center"/>
          </w:tcPr>
          <w:p w14:paraId="44F016A8">
            <w:pPr>
              <w:pStyle w:val="74"/>
              <w:rPr>
                <w:rFonts w:hint="eastAsia"/>
                <w:kern w:val="0"/>
              </w:rPr>
            </w:pPr>
            <w:bookmarkStart w:id="9203" w:name="_QWord_Source_Comparison_Para_1430"/>
            <w:bookmarkStart w:id="9204" w:name="_QWord_Source_Comparison_6260"/>
            <w:bookmarkStart w:id="9205" w:name="_QWord_Paragraph__1430"/>
            <w:r>
              <w:rPr>
                <w:rFonts w:hint="eastAsia"/>
                <w:kern w:val="0"/>
              </w:rPr>
              <w:t>Rd←psr，psr为CPSR或SPSR</w:t>
            </w:r>
            <w:bookmarkEnd w:id="9203"/>
            <w:bookmarkEnd w:id="9204"/>
            <w:bookmarkEnd w:id="9205"/>
          </w:p>
        </w:tc>
        <w:tc>
          <w:tcPr>
            <w:tcW w:w="877" w:type="pct"/>
            <w:shd w:val="clear" w:color="auto" w:fill="auto"/>
            <w:vAlign w:val="center"/>
          </w:tcPr>
          <w:p w14:paraId="49A215F4">
            <w:pPr>
              <w:pStyle w:val="74"/>
              <w:rPr>
                <w:rFonts w:hint="eastAsia"/>
                <w:kern w:val="0"/>
              </w:rPr>
            </w:pPr>
            <w:bookmarkStart w:id="9206" w:name="_QWord_Source_Comparison_6261"/>
            <w:bookmarkStart w:id="9207" w:name="_QWord_Paragraph__1431"/>
            <w:bookmarkStart w:id="9208" w:name="_QWord_Source_Comparison_Para_1431"/>
            <w:r>
              <w:rPr>
                <w:kern w:val="0"/>
              </w:rPr>
              <w:t>MRS {cond}</w:t>
            </w:r>
            <w:bookmarkEnd w:id="9206"/>
            <w:bookmarkEnd w:id="9207"/>
            <w:bookmarkEnd w:id="9208"/>
          </w:p>
        </w:tc>
      </w:tr>
      <w:tr w14:paraId="6431673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20" w:type="pct"/>
            <w:shd w:val="clear" w:color="auto" w:fill="auto"/>
            <w:vAlign w:val="center"/>
          </w:tcPr>
          <w:p w14:paraId="77BA5208">
            <w:pPr>
              <w:pStyle w:val="74"/>
              <w:rPr>
                <w:rFonts w:hint="eastAsia"/>
                <w:kern w:val="0"/>
              </w:rPr>
            </w:pPr>
            <w:bookmarkStart w:id="9209" w:name="_QWord_Source_Comparison_6262"/>
            <w:bookmarkStart w:id="9210" w:name="_QWord_Source_Comparison_Para_1432"/>
            <w:bookmarkStart w:id="9211" w:name="_QWord_Paragraph__1432"/>
            <w:r>
              <w:rPr>
                <w:kern w:val="0"/>
              </w:rPr>
              <w:t>MSR psr</w:t>
            </w:r>
            <w:bookmarkEnd w:id="9209"/>
            <w:bookmarkStart w:id="9212" w:name="_QWord_Source_Comparison_6263"/>
            <w:r>
              <w:rPr>
                <w:rFonts w:hint="eastAsia"/>
                <w:kern w:val="0"/>
              </w:rPr>
              <w:t>_</w:t>
            </w:r>
            <w:bookmarkEnd w:id="9212"/>
            <w:bookmarkStart w:id="9213" w:name="_QWord_Source_Comparison_6264"/>
            <w:r>
              <w:rPr>
                <w:kern w:val="0"/>
              </w:rPr>
              <w:t>fields,</w:t>
            </w:r>
            <w:bookmarkEnd w:id="9210"/>
            <w:bookmarkEnd w:id="9211"/>
            <w:bookmarkEnd w:id="9213"/>
          </w:p>
          <w:p w14:paraId="41E9FA30">
            <w:pPr>
              <w:pStyle w:val="74"/>
              <w:rPr>
                <w:rFonts w:hint="eastAsia"/>
                <w:kern w:val="0"/>
              </w:rPr>
            </w:pPr>
            <w:bookmarkStart w:id="9214" w:name="_QWord_Source_Comparison_6265"/>
            <w:bookmarkStart w:id="9215" w:name="_QWord_Source_Comparison_Para_1433"/>
            <w:bookmarkStart w:id="9216" w:name="_QWord_Paragraph__1433"/>
            <w:r>
              <w:rPr>
                <w:kern w:val="0"/>
              </w:rPr>
              <w:t>Rd/#immed</w:t>
            </w:r>
            <w:bookmarkEnd w:id="9214"/>
            <w:bookmarkStart w:id="9217" w:name="_QWord_Source_Comparison_6266"/>
            <w:r>
              <w:rPr>
                <w:rFonts w:hint="eastAsia"/>
                <w:kern w:val="0"/>
              </w:rPr>
              <w:t>_</w:t>
            </w:r>
            <w:bookmarkEnd w:id="9217"/>
            <w:bookmarkStart w:id="9218" w:name="_QWord_Source_Comparison_6267"/>
            <w:r>
              <w:rPr>
                <w:kern w:val="0"/>
              </w:rPr>
              <w:t>8r</w:t>
            </w:r>
            <w:bookmarkEnd w:id="9215"/>
            <w:bookmarkEnd w:id="9216"/>
            <w:bookmarkEnd w:id="9218"/>
          </w:p>
        </w:tc>
        <w:tc>
          <w:tcPr>
            <w:tcW w:w="1157" w:type="pct"/>
            <w:shd w:val="clear" w:color="auto" w:fill="auto"/>
            <w:vAlign w:val="center"/>
          </w:tcPr>
          <w:p w14:paraId="482FD1E3">
            <w:pPr>
              <w:pStyle w:val="74"/>
              <w:rPr>
                <w:rFonts w:hint="eastAsia"/>
                <w:kern w:val="0"/>
              </w:rPr>
            </w:pPr>
            <w:bookmarkStart w:id="9219" w:name="_QWord_Source_Comparison_Para_1434"/>
            <w:bookmarkStart w:id="9220" w:name="_QWord_Paragraph__1434"/>
            <w:bookmarkStart w:id="9221" w:name="_QWord_Source_Comparison_6268"/>
            <w:r>
              <w:rPr>
                <w:rFonts w:hint="eastAsia"/>
                <w:kern w:val="0"/>
              </w:rPr>
              <w:t>写状态寄存器指令</w:t>
            </w:r>
            <w:bookmarkEnd w:id="9219"/>
            <w:bookmarkEnd w:id="9220"/>
            <w:bookmarkEnd w:id="9221"/>
          </w:p>
        </w:tc>
        <w:tc>
          <w:tcPr>
            <w:tcW w:w="1646" w:type="pct"/>
            <w:shd w:val="clear" w:color="auto" w:fill="auto"/>
            <w:vAlign w:val="center"/>
          </w:tcPr>
          <w:p w14:paraId="6D93D21F">
            <w:pPr>
              <w:pStyle w:val="74"/>
              <w:rPr>
                <w:rFonts w:hint="eastAsia"/>
                <w:kern w:val="0"/>
              </w:rPr>
            </w:pPr>
            <w:bookmarkStart w:id="9222" w:name="_QWord_Source_Comparison_6269"/>
            <w:bookmarkStart w:id="9223" w:name="_QWord_Source_Comparison_Para_1435"/>
            <w:bookmarkStart w:id="9224" w:name="_QWord_Paragraph__1435"/>
            <w:r>
              <w:rPr>
                <w:rFonts w:hint="eastAsia"/>
                <w:kern w:val="0"/>
              </w:rPr>
              <w:t>psr_fields←Rd</w:t>
            </w:r>
            <w:bookmarkEnd w:id="9222"/>
            <w:bookmarkStart w:id="9225" w:name="_QWord_Source_Comparison_6270"/>
            <w:r>
              <w:rPr>
                <w:kern w:val="0"/>
              </w:rPr>
              <w:t>/</w:t>
            </w:r>
            <w:bookmarkEnd w:id="9225"/>
            <w:bookmarkStart w:id="9226" w:name="_QWord_Source_Comparison_6271"/>
            <w:r>
              <w:rPr>
                <w:rFonts w:hint="eastAsia"/>
                <w:kern w:val="0"/>
              </w:rPr>
              <w:t>#immed_8r,psr为CPSR或SPSR</w:t>
            </w:r>
            <w:bookmarkEnd w:id="9223"/>
            <w:bookmarkEnd w:id="9224"/>
            <w:bookmarkEnd w:id="9226"/>
          </w:p>
        </w:tc>
        <w:tc>
          <w:tcPr>
            <w:tcW w:w="877" w:type="pct"/>
            <w:shd w:val="clear" w:color="auto" w:fill="auto"/>
            <w:vAlign w:val="center"/>
          </w:tcPr>
          <w:p w14:paraId="5AF0D53D">
            <w:pPr>
              <w:pStyle w:val="74"/>
              <w:rPr>
                <w:rFonts w:hint="eastAsia"/>
                <w:kern w:val="0"/>
              </w:rPr>
            </w:pPr>
            <w:bookmarkStart w:id="9227" w:name="_QWord_Source_Comparison_Para_1436"/>
            <w:bookmarkStart w:id="9228" w:name="_QWord_Paragraph__1436"/>
            <w:bookmarkStart w:id="9229" w:name="_QWord_Source_Comparison_6272"/>
            <w:r>
              <w:rPr>
                <w:kern w:val="0"/>
              </w:rPr>
              <w:t>MSR {cond}</w:t>
            </w:r>
            <w:bookmarkEnd w:id="9227"/>
            <w:bookmarkEnd w:id="9228"/>
            <w:bookmarkEnd w:id="9229"/>
          </w:p>
        </w:tc>
      </w:tr>
    </w:tbl>
    <w:p w14:paraId="56528672">
      <w:pPr>
        <w:pStyle w:val="259"/>
      </w:pPr>
    </w:p>
    <w:p w14:paraId="36FCA3D9">
      <w:pPr>
        <w:pStyle w:val="66"/>
        <w:numPr>
          <w:ilvl w:val="4"/>
          <w:numId w:val="6"/>
        </w:numPr>
      </w:pPr>
      <w:bookmarkStart w:id="9230" w:name="_QWord_Source_Comparison_6273"/>
      <w:bookmarkStart w:id="9231" w:name="_QWord_Paragraph__1438"/>
      <w:bookmarkStart w:id="9232" w:name="_QWord_Source_Comparison_Para_1438"/>
      <w:r>
        <w:rPr>
          <w:rFonts w:hint="eastAsia"/>
        </w:rPr>
        <w:t>软中断指令（</w:t>
      </w:r>
      <w:bookmarkEnd w:id="9230"/>
      <w:bookmarkStart w:id="9233" w:name="_QWord_Source_Comparison_6274"/>
      <w:r>
        <w:rPr>
          <w:rFonts w:hint="eastAsia"/>
        </w:rPr>
        <w:t>SWI</w:t>
      </w:r>
      <w:bookmarkEnd w:id="9233"/>
      <w:bookmarkStart w:id="9234" w:name="_QWord_Source_Comparison_6275"/>
      <w:r>
        <w:rPr>
          <w:rFonts w:hint="eastAsia"/>
        </w:rPr>
        <w:t>指令）</w:t>
      </w:r>
      <w:bookmarkEnd w:id="9231"/>
      <w:bookmarkEnd w:id="9232"/>
      <w:bookmarkEnd w:id="9234"/>
    </w:p>
    <w:p w14:paraId="15268CE8">
      <w:pPr>
        <w:pStyle w:val="4"/>
        <w:ind w:firstLine="420"/>
      </w:pPr>
      <w:bookmarkStart w:id="9235" w:name="_QWord_Source_Comparison_6276"/>
      <w:bookmarkStart w:id="9236" w:name="_QWord_Paragraph__1439"/>
      <w:bookmarkStart w:id="9237" w:name="_QWord_Source_Comparison_Para_1439"/>
      <w:r>
        <w:rPr>
          <w:rFonts w:hint="eastAsia"/>
        </w:rPr>
        <w:t>SWI</w:t>
      </w:r>
      <w:bookmarkEnd w:id="9235"/>
      <w:bookmarkStart w:id="9238" w:name="_QWord_Source_Comparison_6277"/>
      <w:r>
        <w:rPr>
          <w:rFonts w:hint="eastAsia"/>
        </w:rPr>
        <w:t>指令用于产生</w:t>
      </w:r>
      <w:bookmarkEnd w:id="9238"/>
      <w:bookmarkStart w:id="9239" w:name="_QWord_Source_Comparison_6278"/>
      <w:r>
        <w:rPr>
          <w:rFonts w:hint="eastAsia"/>
        </w:rPr>
        <w:t>SWI</w:t>
      </w:r>
      <w:bookmarkEnd w:id="9239"/>
      <w:bookmarkStart w:id="9240" w:name="_QWord_Source_Comparison_6279"/>
      <w:r>
        <w:rPr>
          <w:rFonts w:hint="eastAsia"/>
        </w:rPr>
        <w:t>异常，使得</w:t>
      </w:r>
      <w:bookmarkEnd w:id="9240"/>
      <w:bookmarkStart w:id="9241" w:name="_QWord_Source_Comparison_6280"/>
      <w:r>
        <w:rPr>
          <w:rFonts w:hint="eastAsia"/>
        </w:rPr>
        <w:t>CPU</w:t>
      </w:r>
      <w:bookmarkEnd w:id="9241"/>
      <w:bookmarkStart w:id="9242" w:name="_QWord_Source_Comparison_6281"/>
      <w:r>
        <w:rPr>
          <w:rFonts w:hint="eastAsia"/>
        </w:rPr>
        <w:t>模式变换到管理模式，并且将</w:t>
      </w:r>
      <w:bookmarkEnd w:id="9242"/>
      <w:bookmarkStart w:id="9243" w:name="_QWord_Source_Comparison_6282"/>
      <w:r>
        <w:rPr>
          <w:rFonts w:hint="eastAsia"/>
        </w:rPr>
        <w:t>CPSR</w:t>
      </w:r>
      <w:bookmarkEnd w:id="9243"/>
      <w:bookmarkStart w:id="9244" w:name="_QWord_Source_Comparison_6283"/>
      <w:r>
        <w:rPr>
          <w:rFonts w:hint="eastAsia"/>
        </w:rPr>
        <w:t>保存到</w:t>
      </w:r>
      <w:bookmarkEnd w:id="9244"/>
      <w:bookmarkStart w:id="9245" w:name="_QWord_Source_Comparison_6284"/>
      <w:r>
        <w:rPr>
          <w:rFonts w:hint="eastAsia"/>
        </w:rPr>
        <w:t>管理模式的</w:t>
      </w:r>
      <w:bookmarkEnd w:id="9245"/>
      <w:bookmarkStart w:id="9246" w:name="_QWord_Source_Comparison_6285"/>
      <w:r>
        <w:rPr>
          <w:rFonts w:hint="eastAsia"/>
        </w:rPr>
        <w:t>SPSR</w:t>
      </w:r>
      <w:bookmarkEnd w:id="9246"/>
      <w:bookmarkStart w:id="9247" w:name="_QWord_Source_Comparison_6286"/>
      <w:r>
        <w:rPr>
          <w:rFonts w:hint="eastAsia"/>
        </w:rPr>
        <w:t>中，然后程序跳转到</w:t>
      </w:r>
      <w:bookmarkEnd w:id="9247"/>
      <w:bookmarkStart w:id="9248" w:name="_QWord_Source_Comparison_6287"/>
      <w:r>
        <w:rPr>
          <w:rFonts w:hint="eastAsia"/>
        </w:rPr>
        <w:t>SWI</w:t>
      </w:r>
      <w:bookmarkEnd w:id="9248"/>
      <w:bookmarkStart w:id="9249" w:name="_QWord_Source_Comparison_6288"/>
      <w:r>
        <w:rPr>
          <w:rFonts w:hint="eastAsia"/>
        </w:rPr>
        <w:t>异常入口。不影响条件码标志。</w:t>
      </w:r>
      <w:bookmarkEnd w:id="9236"/>
      <w:bookmarkEnd w:id="9237"/>
      <w:bookmarkEnd w:id="9249"/>
    </w:p>
    <w:p w14:paraId="02F8684B">
      <w:pPr>
        <w:pStyle w:val="4"/>
        <w:ind w:firstLine="420"/>
      </w:pPr>
      <w:bookmarkStart w:id="9250" w:name="_QWord_Source_Comparison_6289"/>
      <w:bookmarkStart w:id="9251" w:name="_QWord_Source_Comparison_Para_1440"/>
      <w:bookmarkStart w:id="9252" w:name="_QWord_Paragraph__1440"/>
      <w:r>
        <w:rPr>
          <w:rFonts w:hint="eastAsia"/>
        </w:rPr>
        <w:t>该指令主要用于用户程序调用操作系统的系统服务，操作系统在</w:t>
      </w:r>
      <w:bookmarkEnd w:id="9250"/>
      <w:bookmarkStart w:id="9253" w:name="_QWord_Source_Comparison_6290"/>
      <w:r>
        <w:rPr>
          <w:rFonts w:hint="eastAsia"/>
        </w:rPr>
        <w:t>SWI</w:t>
      </w:r>
      <w:bookmarkEnd w:id="9253"/>
      <w:bookmarkStart w:id="9254" w:name="_QWord_Source_Comparison_6291"/>
      <w:r>
        <w:rPr>
          <w:rFonts w:hint="eastAsia"/>
        </w:rPr>
        <w:t>异常处理程序中进行相应的系统服务。指令格式如</w:t>
      </w:r>
      <w:bookmarkEnd w:id="9254"/>
      <w:bookmarkStart w:id="9255" w:name="_QWord_Source_Comparison_6292"/>
      <w:r>
        <w:fldChar w:fldCharType="begin"/>
      </w:r>
      <w:bookmarkEnd w:id="9255"/>
      <w:bookmarkStart w:id="9256" w:name="_QWord_Source_Comparison_6293"/>
      <w:r>
        <w:instrText xml:space="preserve"> </w:instrText>
      </w:r>
      <w:bookmarkEnd w:id="9256"/>
      <w:bookmarkStart w:id="9257" w:name="_QWord_Source_Comparison_6294"/>
      <w:r>
        <w:rPr>
          <w:rFonts w:hint="eastAsia"/>
        </w:rPr>
        <w:instrText xml:space="preserve">REF QWord_XRef_Figure__FIGs3c \h \* CHARFORMAT</w:instrText>
      </w:r>
      <w:bookmarkEnd w:id="9257"/>
      <w:bookmarkStart w:id="9258" w:name="_QWord_Source_Comparison_6295"/>
      <w:r>
        <w:instrText xml:space="preserve"> </w:instrText>
      </w:r>
      <w:bookmarkStart w:id="9259" w:name="_QWord_Source_Comparison_6296"/>
      <w:r>
        <w:fldChar w:fldCharType="separate"/>
      </w:r>
      <w:bookmarkEnd w:id="9258"/>
      <w:bookmarkEnd w:id="9259"/>
      <w:bookmarkStart w:id="9260" w:name="_QWord_Source_Comparison_6297"/>
      <w:r>
        <w:rPr>
          <w:rFonts w:hint="eastAsia"/>
        </w:rPr>
        <w:t>图</w:t>
      </w:r>
      <w:bookmarkEnd w:id="9260"/>
      <w:bookmarkStart w:id="9261" w:name="_QWord_Source_Comparison_6298"/>
      <w:r>
        <w:rPr>
          <w:rFonts w:hint="eastAsia"/>
        </w:rPr>
        <w:t> </w:t>
      </w:r>
      <w:bookmarkEnd w:id="9261"/>
      <w:bookmarkStart w:id="9262" w:name="_QWord_Source_Comparison_6299"/>
      <w:r>
        <w:t>3</w:t>
      </w:r>
      <w:bookmarkEnd w:id="9262"/>
      <w:bookmarkStart w:id="9263" w:name="_QWord_Source_Comparison_6300"/>
      <w:r>
        <w:noBreakHyphen/>
      </w:r>
      <w:r>
        <w:t>33</w:t>
      </w:r>
      <w:bookmarkEnd w:id="9263"/>
      <w:bookmarkStart w:id="9264" w:name="_QWord_Source_Comparison_6301"/>
      <w:r>
        <w:fldChar w:fldCharType="end"/>
      </w:r>
      <w:bookmarkEnd w:id="9264"/>
      <w:bookmarkStart w:id="9265" w:name="_QWord_Source_Comparison_6302"/>
      <w:r>
        <w:rPr>
          <w:rFonts w:hint="eastAsia"/>
        </w:rPr>
        <w:t>所示。</w:t>
      </w:r>
      <w:bookmarkEnd w:id="9251"/>
      <w:bookmarkEnd w:id="9252"/>
      <w:bookmarkEnd w:id="9265"/>
    </w:p>
    <w:p w14:paraId="0EC5A7B7">
      <w:pPr>
        <w:pStyle w:val="105"/>
      </w:pPr>
      <w:bookmarkStart w:id="9266" w:name="_QWord_Source_Comparison_Para_1441"/>
      <w:r>
        <w:t>‌</w:t>
      </w:r>
      <w:bookmarkStart w:id="9267" w:name="_QWord_Source_Comparison_6303"/>
      <w:bookmarkEnd w:id="9267"/>
      <w:bookmarkStart w:id="9268" w:name="_QWord_ImageIndex_158"/>
      <w:bookmarkStart w:id="9269" w:name="_QWord_Paragraph__1441"/>
      <w:bookmarkStart w:id="9270" w:name="_QWord_Source_Comparison_6304"/>
      <w:r>
        <w:drawing>
          <wp:inline distT="0" distB="0" distL="0" distR="0">
            <wp:extent cx="4216400" cy="1386205"/>
            <wp:effectExtent l="0" t="0" r="0" b="4445"/>
            <wp:docPr id="1489454358" name="图片 1489454358" title="QWord_ImageMark_158">
              <a:hlinkClick xmlns:a="http://schemas.openxmlformats.org/drawingml/2006/main" r:id="rId247" tooltip="QWord 图片目录：resource/images/illustration/1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58" name="图片 1489454358" title="QWord_ImageMark_158"/>
                    <pic:cNvPicPr>
                      <a:picLocks noChangeAspect="1" noChangeArrowheads="1"/>
                    </pic:cNvPicPr>
                  </pic:nvPicPr>
                  <pic:blipFill>
                    <a:blip r:embed="rId248" cstate="print">
                      <a:clrChange>
                        <a:clrFrom>
                          <a:srgbClr val="E0E0E0"/>
                        </a:clrFrom>
                        <a:clrTo>
                          <a:srgbClr val="E0E0E0">
                            <a:alpha val="0"/>
                          </a:srgbClr>
                        </a:clrTo>
                      </a:clrChange>
                      <a:extLst>
                        <a:ext uri="{28A0092B-C50C-407E-A947-70E740481C1C}">
                          <a14:useLocalDpi xmlns:a14="http://schemas.microsoft.com/office/drawing/2010/main" val="0"/>
                        </a:ext>
                      </a:extLst>
                    </a:blip>
                    <a:srcRect t="11726"/>
                    <a:stretch>
                      <a:fillRect/>
                    </a:stretch>
                  </pic:blipFill>
                  <pic:spPr>
                    <a:xfrm>
                      <a:off x="0" y="0"/>
                      <a:ext cx="4217670" cy="1386525"/>
                    </a:xfrm>
                    <a:prstGeom prst="rect">
                      <a:avLst/>
                    </a:prstGeom>
                    <a:noFill/>
                    <a:ln>
                      <a:noFill/>
                    </a:ln>
                  </pic:spPr>
                </pic:pic>
              </a:graphicData>
            </a:graphic>
          </wp:inline>
        </w:drawing>
      </w:r>
      <w:bookmarkEnd w:id="9266"/>
      <w:bookmarkEnd w:id="9268"/>
      <w:bookmarkEnd w:id="9269"/>
      <w:bookmarkEnd w:id="9270"/>
    </w:p>
    <w:p w14:paraId="4FBFE03D">
      <w:pPr>
        <w:pStyle w:val="68"/>
      </w:pPr>
      <w:bookmarkStart w:id="9271" w:name="_QWord_Source_Comparison_6305"/>
      <w:bookmarkStart w:id="9272" w:name="QWord_XRef_Figure__FIGs3c"/>
      <w:bookmarkStart w:id="9273" w:name="_QWord_Paragraph__1442"/>
      <w:bookmarkStart w:id="9274" w:name="_QWord_Source_Comparison_Para_1442"/>
      <w:r>
        <w:rPr>
          <w:rFonts w:hint="eastAsia"/>
        </w:rPr>
        <w:t>图</w:t>
      </w:r>
      <w:bookmarkEnd w:id="9271"/>
      <w:bookmarkStart w:id="9275" w:name="_QWord_Source_Comparison_6306"/>
      <w:r>
        <w:rPr>
          <w:rFonts w:hint="eastAsia"/>
        </w:rPr>
        <w:t> </w:t>
      </w:r>
      <w:bookmarkEnd w:id="9275"/>
      <w:bookmarkStart w:id="9276" w:name="_QWord_Source_Comparison_6307"/>
      <w:r>
        <w:fldChar w:fldCharType="begin"/>
      </w:r>
      <w:bookmarkEnd w:id="9276"/>
      <w:bookmarkStart w:id="9277" w:name="_QWord_Source_Comparison_6308"/>
      <w:r>
        <w:instrText xml:space="preserve"> SEQ QWord_Heading1_Sequence \c </w:instrText>
      </w:r>
      <w:bookmarkEnd w:id="9277"/>
      <w:bookmarkStart w:id="9278" w:name="_QWord_Source_Comparison_6309"/>
      <w:r>
        <w:fldChar w:fldCharType="separate"/>
      </w:r>
      <w:bookmarkEnd w:id="9278"/>
      <w:bookmarkStart w:id="9279" w:name="_QWord_Source_Comparison_6310"/>
      <w:r>
        <w:t>3</w:t>
      </w:r>
      <w:bookmarkEnd w:id="9279"/>
      <w:bookmarkStart w:id="9280" w:name="_QWord_Source_Comparison_6311"/>
      <w:r>
        <w:fldChar w:fldCharType="end"/>
      </w:r>
      <w:bookmarkEnd w:id="9280"/>
      <w:bookmarkStart w:id="9281" w:name="_QWord_Source_Comparison_6312"/>
      <w:r>
        <w:noBreakHyphen/>
      </w:r>
      <w:bookmarkEnd w:id="9281"/>
      <w:bookmarkStart w:id="9282" w:name="_QWord_Source_Comparison_6313"/>
      <w:r>
        <w:fldChar w:fldCharType="begin"/>
      </w:r>
      <w:bookmarkEnd w:id="9282"/>
      <w:bookmarkStart w:id="9283" w:name="_QWord_Source_Comparison_6314"/>
      <w:r>
        <w:instrText xml:space="preserve"> </w:instrText>
      </w:r>
      <w:bookmarkEnd w:id="9283"/>
      <w:bookmarkStart w:id="9284" w:name="_QWord_Source_Comparison_6315"/>
      <w:r>
        <w:rPr>
          <w:rFonts w:hint="eastAsia"/>
        </w:rPr>
        <w:instrText xml:space="preserve">SEQ </w:instrText>
      </w:r>
      <w:bookmarkEnd w:id="9284"/>
      <w:bookmarkStart w:id="9285" w:name="_QWord_Source_Comparison_6316"/>
      <w:r>
        <w:rPr>
          <w:rFonts w:hint="eastAsia"/>
        </w:rPr>
        <w:instrText xml:space="preserve">图</w:instrText>
      </w:r>
      <w:bookmarkEnd w:id="9285"/>
      <w:bookmarkStart w:id="9286" w:name="_QWord_Source_Comparison_6317"/>
      <w:r>
        <w:rPr>
          <w:rFonts w:hint="eastAsia"/>
        </w:rPr>
        <w:instrText xml:space="preserve"> \* ARABIC \s 1</w:instrText>
      </w:r>
      <w:bookmarkEnd w:id="9286"/>
      <w:bookmarkStart w:id="9287" w:name="_QWord_Source_Comparison_6318"/>
      <w:r>
        <w:instrText xml:space="preserve"> </w:instrText>
      </w:r>
      <w:bookmarkStart w:id="9288" w:name="_QWord_Source_Comparison_6319"/>
      <w:r>
        <w:fldChar w:fldCharType="separate"/>
      </w:r>
      <w:bookmarkEnd w:id="9287"/>
      <w:bookmarkEnd w:id="9288"/>
      <w:bookmarkStart w:id="9289" w:name="_QWord_Source_Comparison_6320"/>
      <w:r>
        <w:t>33</w:t>
      </w:r>
      <w:bookmarkEnd w:id="9289"/>
      <w:bookmarkStart w:id="9290" w:name="_QWord_Source_Comparison_6321"/>
      <w:r>
        <w:fldChar w:fldCharType="end"/>
      </w:r>
      <w:bookmarkEnd w:id="9272"/>
      <w:bookmarkEnd w:id="9290"/>
      <w:bookmarkStart w:id="9291" w:name="_QWord_Source_Comparison_6322"/>
      <w:r>
        <w:rPr>
          <w:rFonts w:hint="eastAsia"/>
        </w:rPr>
        <w:t xml:space="preserve">  </w:t>
      </w:r>
      <w:bookmarkEnd w:id="9291"/>
      <w:bookmarkStart w:id="9292" w:name="_QWord_Source_Comparison_6323"/>
      <w:r>
        <w:rPr>
          <w:rFonts w:hint="eastAsia"/>
        </w:rPr>
        <w:t>SWI</w:t>
      </w:r>
      <w:bookmarkEnd w:id="9292"/>
      <w:bookmarkStart w:id="9293" w:name="_QWord_Source_Comparison_6324"/>
      <w:r>
        <w:rPr>
          <w:rFonts w:hint="eastAsia"/>
        </w:rPr>
        <w:t>指令格式</w:t>
      </w:r>
      <w:bookmarkEnd w:id="9273"/>
      <w:bookmarkEnd w:id="9274"/>
      <w:bookmarkEnd w:id="9293"/>
    </w:p>
    <w:p w14:paraId="0F0A5CF4">
      <w:pPr>
        <w:pStyle w:val="4"/>
        <w:ind w:firstLine="420"/>
      </w:pPr>
      <w:bookmarkStart w:id="9294" w:name="_QWord_Source_Comparison_6325"/>
      <w:bookmarkStart w:id="9295" w:name="_QWord_Source_Comparison_Para_1443"/>
      <w:bookmarkStart w:id="9296" w:name="_QWord_Paragraph__1443"/>
      <w:r>
        <w:rPr>
          <w:rFonts w:hint="eastAsia"/>
        </w:rPr>
        <w:t>根据</w:t>
      </w:r>
      <w:bookmarkEnd w:id="9294"/>
      <w:bookmarkStart w:id="9297" w:name="_QWord_Source_Comparison_6326"/>
      <w:r>
        <w:rPr>
          <w:rFonts w:hint="eastAsia"/>
        </w:rPr>
        <w:t>SWI</w:t>
      </w:r>
      <w:bookmarkEnd w:id="9297"/>
      <w:bookmarkStart w:id="9298" w:name="_QWord_Source_Comparison_6327"/>
      <w:r>
        <w:rPr>
          <w:rFonts w:hint="eastAsia"/>
        </w:rPr>
        <w:t>指令传递的参数</w:t>
      </w:r>
      <w:bookmarkEnd w:id="9298"/>
      <w:bookmarkStart w:id="9299" w:name="_QWord_Source_Comparison_6328"/>
      <w:r>
        <w:rPr>
          <w:rFonts w:hint="eastAsia"/>
        </w:rPr>
        <w:t>SWI</w:t>
      </w:r>
      <w:bookmarkEnd w:id="9299"/>
      <w:bookmarkStart w:id="9300" w:name="_QWord_Source_Comparison_6329"/>
      <w:r>
        <w:rPr>
          <w:rFonts w:hint="eastAsia"/>
        </w:rPr>
        <w:t>异常处理程序可以做出相应的处理。</w:t>
      </w:r>
      <w:bookmarkEnd w:id="9300"/>
      <w:bookmarkStart w:id="9301" w:name="_QWord_Source_Comparison_6330"/>
      <w:r>
        <w:rPr>
          <w:rFonts w:hint="eastAsia"/>
        </w:rPr>
        <w:t>SWI</w:t>
      </w:r>
      <w:bookmarkEnd w:id="9301"/>
      <w:bookmarkStart w:id="9302" w:name="_QWord_Source_Comparison_6331"/>
      <w:r>
        <w:rPr>
          <w:rFonts w:hint="eastAsia"/>
        </w:rPr>
        <w:t>指令传递参数有以下两种方法：</w:t>
      </w:r>
      <w:bookmarkEnd w:id="9295"/>
      <w:bookmarkEnd w:id="9296"/>
      <w:bookmarkEnd w:id="9302"/>
    </w:p>
    <w:p w14:paraId="1B9CB97C">
      <w:pPr>
        <w:pStyle w:val="175"/>
      </w:pPr>
      <w:bookmarkStart w:id="9303" w:name="_QWord_Source_Comparison_6332"/>
      <w:bookmarkStart w:id="9304" w:name="_QWord_Paragraph__1444"/>
      <w:bookmarkStart w:id="9305" w:name="_QWord_Source_Comparison_Para_1444"/>
      <w:r>
        <w:rPr>
          <w:rFonts w:hint="eastAsia"/>
        </w:rPr>
        <w:t>指令中的</w:t>
      </w:r>
      <w:bookmarkEnd w:id="9303"/>
      <w:bookmarkStart w:id="9306" w:name="_QWord_Source_Comparison_6333"/>
      <w:r>
        <w:rPr>
          <w:rFonts w:hint="eastAsia"/>
        </w:rPr>
        <w:t>24</w:t>
      </w:r>
      <w:bookmarkEnd w:id="9306"/>
      <w:bookmarkStart w:id="9307" w:name="_QWord_Source_Comparison_6334"/>
      <w:r>
        <w:rPr>
          <w:rFonts w:hint="eastAsia"/>
        </w:rPr>
        <w:t>位立即数指定了用户请求的服务类型，参数通过通用寄存器传递。</w:t>
      </w:r>
      <w:bookmarkEnd w:id="9304"/>
      <w:bookmarkEnd w:id="9305"/>
      <w:bookmarkEnd w:id="9307"/>
    </w:p>
    <w:p w14:paraId="66849067">
      <w:pPr>
        <w:pStyle w:val="179"/>
        <w:ind w:firstLine="420"/>
      </w:pPr>
      <w:bookmarkStart w:id="9308" w:name="_QWord_Source_Comparison_6335"/>
      <w:bookmarkStart w:id="9309" w:name="_QWord_Paragraph__1445"/>
      <w:bookmarkStart w:id="9310" w:name="_QWord_Source_Comparison_Para_1445"/>
      <w:r>
        <w:rPr>
          <w:b/>
          <w:bCs/>
        </w:rPr>
        <w:t>MOV    R0,#34</w:t>
      </w:r>
      <w:bookmarkEnd w:id="9308"/>
      <w:bookmarkStart w:id="9311" w:name="_QWord_Source_Comparison_6336"/>
      <w:r>
        <w:rPr>
          <w:rFonts w:hint="eastAsia"/>
        </w:rPr>
        <w:t xml:space="preserve">     ;</w:t>
      </w:r>
      <w:bookmarkEnd w:id="9311"/>
      <w:bookmarkStart w:id="9312" w:name="_QWord_Source_Comparison_6337"/>
      <w:r>
        <w:rPr>
          <w:rFonts w:hint="eastAsia"/>
        </w:rPr>
        <w:t>设置子功能号为</w:t>
      </w:r>
      <w:bookmarkEnd w:id="9312"/>
      <w:bookmarkStart w:id="9313" w:name="_QWord_Source_Comparison_6338"/>
      <w:r>
        <w:rPr>
          <w:rFonts w:hint="eastAsia"/>
        </w:rPr>
        <w:t>34</w:t>
      </w:r>
      <w:bookmarkEnd w:id="9309"/>
      <w:bookmarkEnd w:id="9310"/>
      <w:bookmarkEnd w:id="9313"/>
    </w:p>
    <w:p w14:paraId="06A4AEC4">
      <w:pPr>
        <w:pStyle w:val="179"/>
        <w:ind w:firstLine="420"/>
      </w:pPr>
      <w:bookmarkStart w:id="9314" w:name="_QWord_Source_Comparison_6339"/>
      <w:bookmarkStart w:id="9315" w:name="_QWord_Paragraph__1446"/>
      <w:bookmarkStart w:id="9316" w:name="_QWord_Source_Comparison_Para_1446"/>
      <w:r>
        <w:rPr>
          <w:b/>
          <w:bCs/>
        </w:rPr>
        <w:t>SWI    12</w:t>
      </w:r>
      <w:bookmarkEnd w:id="9314"/>
      <w:bookmarkStart w:id="9317" w:name="_QWord_Source_Comparison_6340"/>
      <w:r>
        <w:rPr>
          <w:rFonts w:hint="eastAsia"/>
          <w:b/>
          <w:bCs/>
        </w:rPr>
        <w:t xml:space="preserve"> </w:t>
      </w:r>
      <w:r>
        <w:rPr>
          <w:rFonts w:hint="eastAsia"/>
        </w:rPr>
        <w:t xml:space="preserve">         ;</w:t>
      </w:r>
      <w:bookmarkEnd w:id="9317"/>
      <w:bookmarkStart w:id="9318" w:name="_QWord_Source_Comparison_6341"/>
      <w:r>
        <w:rPr>
          <w:rFonts w:hint="eastAsia"/>
        </w:rPr>
        <w:t>调用</w:t>
      </w:r>
      <w:bookmarkEnd w:id="9318"/>
      <w:bookmarkStart w:id="9319" w:name="_QWord_Source_Comparison_6342"/>
      <w:r>
        <w:rPr>
          <w:rFonts w:hint="eastAsia"/>
        </w:rPr>
        <w:t>12</w:t>
      </w:r>
      <w:bookmarkEnd w:id="9319"/>
      <w:bookmarkStart w:id="9320" w:name="_QWord_Source_Comparison_6343"/>
      <w:r>
        <w:rPr>
          <w:rFonts w:hint="eastAsia"/>
        </w:rPr>
        <w:t>号软中断</w:t>
      </w:r>
      <w:bookmarkEnd w:id="9315"/>
      <w:bookmarkEnd w:id="9316"/>
      <w:bookmarkEnd w:id="9320"/>
    </w:p>
    <w:p w14:paraId="76D14587">
      <w:pPr>
        <w:pStyle w:val="175"/>
      </w:pPr>
      <w:bookmarkStart w:id="9321" w:name="_QWord_Source_Comparison_6344"/>
      <w:bookmarkStart w:id="9322" w:name="_QWord_Paragraph__1447"/>
      <w:bookmarkStart w:id="9323" w:name="_QWord_Source_Comparison_Para_1447"/>
      <w:r>
        <w:rPr>
          <w:rFonts w:hint="eastAsia"/>
        </w:rPr>
        <w:t>指令中的</w:t>
      </w:r>
      <w:bookmarkEnd w:id="9321"/>
      <w:bookmarkStart w:id="9324" w:name="_QWord_Source_Comparison_6345"/>
      <w:r>
        <w:rPr>
          <w:rFonts w:hint="eastAsia"/>
        </w:rPr>
        <w:t>24</w:t>
      </w:r>
      <w:bookmarkEnd w:id="9324"/>
      <w:bookmarkStart w:id="9325" w:name="_QWord_Source_Comparison_6346"/>
      <w:r>
        <w:rPr>
          <w:rFonts w:hint="eastAsia"/>
        </w:rPr>
        <w:t>位立即数被忽略，用户请求的服务类型由寄存器</w:t>
      </w:r>
      <w:bookmarkEnd w:id="9325"/>
      <w:bookmarkStart w:id="9326" w:name="_QWord_Source_Comparison_6347"/>
      <w:r>
        <w:rPr>
          <w:rFonts w:hint="eastAsia"/>
        </w:rPr>
        <w:t>R0</w:t>
      </w:r>
      <w:bookmarkEnd w:id="9326"/>
      <w:bookmarkStart w:id="9327" w:name="_QWord_Source_Comparison_6348"/>
      <w:r>
        <w:rPr>
          <w:rFonts w:hint="eastAsia"/>
        </w:rPr>
        <w:t>的值决定，参数通过其他的通用寄存器传递。</w:t>
      </w:r>
      <w:bookmarkEnd w:id="9322"/>
      <w:bookmarkEnd w:id="9323"/>
      <w:bookmarkEnd w:id="9327"/>
    </w:p>
    <w:p w14:paraId="55655250">
      <w:pPr>
        <w:pStyle w:val="179"/>
        <w:ind w:firstLine="420"/>
      </w:pPr>
      <w:bookmarkStart w:id="9328" w:name="_QWord_Source_Comparison_6349"/>
      <w:bookmarkStart w:id="9329" w:name="_QWord_Paragraph__1448"/>
      <w:bookmarkStart w:id="9330" w:name="_QWord_Source_Comparison_Para_1448"/>
      <w:r>
        <w:rPr>
          <w:b/>
          <w:bCs/>
        </w:rPr>
        <w:t>MOV    R0,#12</w:t>
      </w:r>
      <w:bookmarkEnd w:id="9328"/>
      <w:bookmarkStart w:id="9331" w:name="_QWord_Source_Comparison_6350"/>
      <w:r>
        <w:rPr>
          <w:rFonts w:hint="eastAsia"/>
        </w:rPr>
        <w:t xml:space="preserve">     ;</w:t>
      </w:r>
      <w:bookmarkEnd w:id="9331"/>
      <w:bookmarkStart w:id="9332" w:name="_QWord_Source_Comparison_6351"/>
      <w:r>
        <w:rPr>
          <w:rFonts w:hint="eastAsia"/>
        </w:rPr>
        <w:t>调用</w:t>
      </w:r>
      <w:bookmarkEnd w:id="9332"/>
      <w:bookmarkStart w:id="9333" w:name="_QWord_Source_Comparison_6352"/>
      <w:r>
        <w:rPr>
          <w:rFonts w:hint="eastAsia"/>
        </w:rPr>
        <w:t>12</w:t>
      </w:r>
      <w:bookmarkEnd w:id="9333"/>
      <w:bookmarkStart w:id="9334" w:name="_QWord_Source_Comparison_6353"/>
      <w:r>
        <w:rPr>
          <w:rFonts w:hint="eastAsia"/>
        </w:rPr>
        <w:t>号软中断</w:t>
      </w:r>
      <w:bookmarkEnd w:id="9329"/>
      <w:bookmarkEnd w:id="9330"/>
      <w:bookmarkEnd w:id="9334"/>
    </w:p>
    <w:p w14:paraId="2B13B416">
      <w:pPr>
        <w:pStyle w:val="179"/>
        <w:ind w:firstLine="420"/>
      </w:pPr>
      <w:bookmarkStart w:id="9335" w:name="_QWord_Source_Comparison_6354"/>
      <w:bookmarkStart w:id="9336" w:name="_QWord_Paragraph__1449"/>
      <w:bookmarkStart w:id="9337" w:name="_QWord_Source_Comparison_Para_1449"/>
      <w:r>
        <w:rPr>
          <w:b/>
          <w:bCs/>
        </w:rPr>
        <w:t>MOV    R1,#34</w:t>
      </w:r>
      <w:bookmarkEnd w:id="9335"/>
      <w:bookmarkStart w:id="9338" w:name="_QWord_Source_Comparison_6355"/>
      <w:r>
        <w:rPr>
          <w:rFonts w:hint="eastAsia"/>
        </w:rPr>
        <w:t xml:space="preserve">    ;</w:t>
      </w:r>
      <w:bookmarkEnd w:id="9338"/>
      <w:bookmarkStart w:id="9339" w:name="_QWord_Source_Comparison_6356"/>
      <w:r>
        <w:rPr>
          <w:rFonts w:hint="eastAsia"/>
        </w:rPr>
        <w:t>设置子功能号为</w:t>
      </w:r>
      <w:bookmarkEnd w:id="9339"/>
      <w:bookmarkStart w:id="9340" w:name="_QWord_Source_Comparison_6357"/>
      <w:r>
        <w:rPr>
          <w:rFonts w:hint="eastAsia"/>
        </w:rPr>
        <w:t>34</w:t>
      </w:r>
      <w:bookmarkEnd w:id="9336"/>
      <w:bookmarkEnd w:id="9337"/>
      <w:bookmarkEnd w:id="9340"/>
    </w:p>
    <w:p w14:paraId="2DF06E7C">
      <w:pPr>
        <w:pStyle w:val="179"/>
        <w:ind w:firstLine="420"/>
        <w:rPr>
          <w:b/>
          <w:bCs/>
        </w:rPr>
      </w:pPr>
      <w:bookmarkStart w:id="9341" w:name="_QWord_Paragraph__1450"/>
      <w:bookmarkStart w:id="9342" w:name="_QWord_Source_Comparison_6358"/>
      <w:bookmarkStart w:id="9343" w:name="_QWord_Source_Comparison_Para_1450"/>
      <w:r>
        <w:rPr>
          <w:b/>
          <w:bCs/>
        </w:rPr>
        <w:t>SWI    0</w:t>
      </w:r>
      <w:bookmarkEnd w:id="9341"/>
      <w:bookmarkEnd w:id="9342"/>
      <w:bookmarkEnd w:id="9343"/>
    </w:p>
    <w:p w14:paraId="7BCB5140">
      <w:pPr>
        <w:pStyle w:val="4"/>
        <w:ind w:firstLine="420"/>
      </w:pPr>
      <w:bookmarkStart w:id="9344" w:name="_QWord_Source_Comparison_6359"/>
      <w:bookmarkStart w:id="9345" w:name="_QWord_Source_Comparison_Para_1451"/>
      <w:bookmarkStart w:id="9346" w:name="_QWord_Paragraph__1451"/>
      <w:r>
        <w:rPr>
          <w:rFonts w:hint="eastAsia"/>
        </w:rPr>
        <w:t>在</w:t>
      </w:r>
      <w:bookmarkEnd w:id="9344"/>
      <w:bookmarkStart w:id="9347" w:name="_QWord_Source_Comparison_6360"/>
      <w:r>
        <w:rPr>
          <w:rFonts w:hint="eastAsia"/>
        </w:rPr>
        <w:t>SWI</w:t>
      </w:r>
      <w:bookmarkEnd w:id="9347"/>
      <w:bookmarkStart w:id="9348" w:name="_QWord_Source_Comparison_6361"/>
      <w:r>
        <w:rPr>
          <w:rFonts w:hint="eastAsia"/>
        </w:rPr>
        <w:t>异常中断处理程序中，取出</w:t>
      </w:r>
      <w:bookmarkEnd w:id="9348"/>
      <w:bookmarkStart w:id="9349" w:name="_QWord_Source_Comparison_6362"/>
      <w:r>
        <w:rPr>
          <w:rFonts w:hint="eastAsia"/>
        </w:rPr>
        <w:t>SWI</w:t>
      </w:r>
      <w:bookmarkEnd w:id="9349"/>
      <w:bookmarkStart w:id="9350" w:name="_QWord_Source_Comparison_6363"/>
      <w:r>
        <w:rPr>
          <w:rFonts w:hint="eastAsia"/>
        </w:rPr>
        <w:t>指令中立即数的步骤如</w:t>
      </w:r>
      <w:bookmarkEnd w:id="9350"/>
      <w:bookmarkStart w:id="9351" w:name="_QWord_Source_Comparison_6364"/>
      <w:r>
        <w:fldChar w:fldCharType="begin"/>
      </w:r>
      <w:bookmarkEnd w:id="9351"/>
      <w:bookmarkStart w:id="9352" w:name="_QWord_Source_Comparison_6365"/>
      <w:r>
        <w:instrText xml:space="preserve"> </w:instrText>
      </w:r>
      <w:bookmarkEnd w:id="9352"/>
      <w:bookmarkStart w:id="9353" w:name="_QWord_Source_Comparison_6366"/>
      <w:r>
        <w:rPr>
          <w:rFonts w:hint="eastAsia"/>
        </w:rPr>
        <w:instrText xml:space="preserve">REF QWord_XRef_Figure__MuNmni \h \* CHARFORMAT</w:instrText>
      </w:r>
      <w:bookmarkEnd w:id="9353"/>
      <w:bookmarkStart w:id="9354" w:name="_QWord_Source_Comparison_6367"/>
      <w:r>
        <w:instrText xml:space="preserve"> </w:instrText>
      </w:r>
      <w:bookmarkStart w:id="9355" w:name="_QWord_Source_Comparison_6368"/>
      <w:r>
        <w:fldChar w:fldCharType="separate"/>
      </w:r>
      <w:bookmarkEnd w:id="9354"/>
      <w:bookmarkEnd w:id="9355"/>
      <w:bookmarkStart w:id="9356" w:name="_QWord_Source_Comparison_6369"/>
      <w:r>
        <w:rPr>
          <w:rFonts w:hint="eastAsia"/>
        </w:rPr>
        <w:t>图</w:t>
      </w:r>
      <w:bookmarkEnd w:id="9356"/>
      <w:bookmarkStart w:id="9357" w:name="_QWord_Source_Comparison_6370"/>
      <w:r>
        <w:rPr>
          <w:rFonts w:hint="eastAsia"/>
        </w:rPr>
        <w:t> </w:t>
      </w:r>
      <w:bookmarkEnd w:id="9357"/>
      <w:bookmarkStart w:id="9358" w:name="_QWord_Source_Comparison_6371"/>
      <w:r>
        <w:t>3</w:t>
      </w:r>
      <w:bookmarkEnd w:id="9358"/>
      <w:bookmarkStart w:id="9359" w:name="_QWord_Source_Comparison_6372"/>
      <w:r>
        <w:noBreakHyphen/>
      </w:r>
      <w:r>
        <w:t>34</w:t>
      </w:r>
      <w:bookmarkEnd w:id="9359"/>
      <w:bookmarkStart w:id="9360" w:name="_QWord_Source_Comparison_6373"/>
      <w:r>
        <w:fldChar w:fldCharType="end"/>
      </w:r>
      <w:bookmarkEnd w:id="9360"/>
      <w:bookmarkStart w:id="9361" w:name="_QWord_Source_Comparison_6374"/>
      <w:r>
        <w:rPr>
          <w:rFonts w:hint="eastAsia"/>
        </w:rPr>
        <w:t>所示。</w:t>
      </w:r>
      <w:bookmarkEnd w:id="9345"/>
      <w:bookmarkEnd w:id="9346"/>
      <w:bookmarkEnd w:id="9361"/>
    </w:p>
    <w:p w14:paraId="41F90C05">
      <w:pPr>
        <w:pStyle w:val="105"/>
      </w:pPr>
      <w:bookmarkStart w:id="9362" w:name="_QWord_Source_Comparison_Para_1452"/>
      <w:r>
        <w:t>‌</w:t>
      </w:r>
      <w:bookmarkStart w:id="9363" w:name="_QWord_Source_Comparison_6375"/>
      <w:bookmarkEnd w:id="9363"/>
      <w:bookmarkStart w:id="9364" w:name="_QWord_Source_Comparison_6376"/>
      <w:bookmarkStart w:id="9365" w:name="_QWord_ImageIndex_159"/>
      <w:bookmarkStart w:id="9366" w:name="_QWord_Paragraph__1452"/>
      <w:r>
        <w:drawing>
          <wp:inline distT="0" distB="0" distL="0" distR="0">
            <wp:extent cx="4777740" cy="2849880"/>
            <wp:effectExtent l="0" t="0" r="3810" b="7620"/>
            <wp:docPr id="1489454359" name="图片 1489454359" title="QWord_ImageMark_159">
              <a:hlinkClick xmlns:a="http://schemas.openxmlformats.org/drawingml/2006/main" r:id="rId249" tooltip="QWord 图片目录：resource/images/illustration/1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59" name="图片 1489454359" title="QWord_ImageMark_159"/>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a:xfrm>
                      <a:off x="0" y="0"/>
                      <a:ext cx="4777740" cy="2850025"/>
                    </a:xfrm>
                    <a:prstGeom prst="rect">
                      <a:avLst/>
                    </a:prstGeom>
                    <a:noFill/>
                    <a:ln>
                      <a:noFill/>
                    </a:ln>
                  </pic:spPr>
                </pic:pic>
              </a:graphicData>
            </a:graphic>
          </wp:inline>
        </w:drawing>
      </w:r>
      <w:bookmarkEnd w:id="9362"/>
      <w:bookmarkEnd w:id="9364"/>
      <w:bookmarkEnd w:id="9365"/>
      <w:bookmarkEnd w:id="9366"/>
    </w:p>
    <w:p w14:paraId="0A4EFAC1">
      <w:pPr>
        <w:pStyle w:val="68"/>
      </w:pPr>
      <w:bookmarkStart w:id="9367" w:name="_QWord_Source_Comparison_6377"/>
      <w:bookmarkStart w:id="9368" w:name="QWord_XRef_Figure__MuNmni"/>
      <w:bookmarkStart w:id="9369" w:name="_QWord_Paragraph__1453"/>
      <w:bookmarkStart w:id="9370" w:name="_QWord_Source_Comparison_Para_1453"/>
      <w:r>
        <w:rPr>
          <w:rFonts w:hint="eastAsia"/>
        </w:rPr>
        <w:t>图</w:t>
      </w:r>
      <w:bookmarkEnd w:id="9367"/>
      <w:bookmarkStart w:id="9371" w:name="_QWord_Source_Comparison_6378"/>
      <w:r>
        <w:rPr>
          <w:rFonts w:hint="eastAsia"/>
        </w:rPr>
        <w:t> </w:t>
      </w:r>
      <w:bookmarkEnd w:id="9371"/>
      <w:bookmarkStart w:id="9372" w:name="_QWord_Source_Comparison_6379"/>
      <w:r>
        <w:fldChar w:fldCharType="begin"/>
      </w:r>
      <w:bookmarkEnd w:id="9372"/>
      <w:bookmarkStart w:id="9373" w:name="_QWord_Source_Comparison_6380"/>
      <w:r>
        <w:instrText xml:space="preserve"> SEQ QWord_Heading1_Sequence \c </w:instrText>
      </w:r>
      <w:bookmarkEnd w:id="9373"/>
      <w:bookmarkStart w:id="9374" w:name="_QWord_Source_Comparison_6381"/>
      <w:r>
        <w:fldChar w:fldCharType="separate"/>
      </w:r>
      <w:bookmarkEnd w:id="9374"/>
      <w:bookmarkStart w:id="9375" w:name="_QWord_Source_Comparison_6382"/>
      <w:r>
        <w:t>3</w:t>
      </w:r>
      <w:bookmarkEnd w:id="9375"/>
      <w:bookmarkStart w:id="9376" w:name="_QWord_Source_Comparison_6383"/>
      <w:r>
        <w:fldChar w:fldCharType="end"/>
      </w:r>
      <w:bookmarkEnd w:id="9376"/>
      <w:bookmarkStart w:id="9377" w:name="_QWord_Source_Comparison_6384"/>
      <w:r>
        <w:noBreakHyphen/>
      </w:r>
      <w:bookmarkEnd w:id="9377"/>
      <w:bookmarkStart w:id="9378" w:name="_QWord_Source_Comparison_6385"/>
      <w:r>
        <w:fldChar w:fldCharType="begin"/>
      </w:r>
      <w:bookmarkEnd w:id="9378"/>
      <w:bookmarkStart w:id="9379" w:name="_QWord_Source_Comparison_6386"/>
      <w:r>
        <w:instrText xml:space="preserve"> </w:instrText>
      </w:r>
      <w:bookmarkEnd w:id="9379"/>
      <w:bookmarkStart w:id="9380" w:name="_QWord_Source_Comparison_6387"/>
      <w:r>
        <w:rPr>
          <w:rFonts w:hint="eastAsia"/>
        </w:rPr>
        <w:instrText xml:space="preserve">SEQ </w:instrText>
      </w:r>
      <w:bookmarkEnd w:id="9380"/>
      <w:bookmarkStart w:id="9381" w:name="_QWord_Source_Comparison_6388"/>
      <w:r>
        <w:rPr>
          <w:rFonts w:hint="eastAsia"/>
        </w:rPr>
        <w:instrText xml:space="preserve">图</w:instrText>
      </w:r>
      <w:bookmarkEnd w:id="9381"/>
      <w:bookmarkStart w:id="9382" w:name="_QWord_Source_Comparison_6389"/>
      <w:r>
        <w:rPr>
          <w:rFonts w:hint="eastAsia"/>
        </w:rPr>
        <w:instrText xml:space="preserve"> \* ARABIC \s 1</w:instrText>
      </w:r>
      <w:bookmarkEnd w:id="9382"/>
      <w:bookmarkStart w:id="9383" w:name="_QWord_Source_Comparison_6390"/>
      <w:r>
        <w:instrText xml:space="preserve"> </w:instrText>
      </w:r>
      <w:bookmarkStart w:id="9384" w:name="_QWord_Source_Comparison_6391"/>
      <w:r>
        <w:fldChar w:fldCharType="separate"/>
      </w:r>
      <w:bookmarkEnd w:id="9383"/>
      <w:bookmarkEnd w:id="9384"/>
      <w:bookmarkStart w:id="9385" w:name="_QWord_Source_Comparison_6392"/>
      <w:r>
        <w:t>34</w:t>
      </w:r>
      <w:bookmarkEnd w:id="9385"/>
      <w:bookmarkStart w:id="9386" w:name="_QWord_Source_Comparison_6393"/>
      <w:r>
        <w:fldChar w:fldCharType="end"/>
      </w:r>
      <w:bookmarkEnd w:id="9368"/>
      <w:bookmarkEnd w:id="9386"/>
      <w:bookmarkStart w:id="9387" w:name="_QWord_Source_Comparison_6394"/>
      <w:r>
        <w:rPr>
          <w:rFonts w:hint="eastAsia"/>
        </w:rPr>
        <w:t xml:space="preserve">  </w:t>
      </w:r>
      <w:bookmarkEnd w:id="9387"/>
      <w:bookmarkStart w:id="9388" w:name="_QWord_Source_Comparison_6395"/>
      <w:r>
        <w:rPr>
          <w:rFonts w:hint="eastAsia"/>
        </w:rPr>
        <w:t>取出</w:t>
      </w:r>
      <w:bookmarkEnd w:id="9388"/>
      <w:bookmarkStart w:id="9389" w:name="_QWord_Source_Comparison_6396"/>
      <w:r>
        <w:rPr>
          <w:rFonts w:hint="eastAsia"/>
        </w:rPr>
        <w:t>SWI</w:t>
      </w:r>
      <w:bookmarkEnd w:id="9389"/>
      <w:bookmarkStart w:id="9390" w:name="_QWord_Source_Comparison_6397"/>
      <w:r>
        <w:rPr>
          <w:rFonts w:hint="eastAsia"/>
        </w:rPr>
        <w:t>指令中立即数的步骤</w:t>
      </w:r>
      <w:bookmarkEnd w:id="9369"/>
      <w:bookmarkEnd w:id="9370"/>
      <w:bookmarkEnd w:id="9390"/>
    </w:p>
    <w:p w14:paraId="12F676E9">
      <w:pPr>
        <w:pStyle w:val="66"/>
        <w:numPr>
          <w:ilvl w:val="4"/>
          <w:numId w:val="6"/>
        </w:numPr>
      </w:pPr>
      <w:bookmarkStart w:id="9391" w:name="_QWord_Source_Comparison_6398"/>
      <w:bookmarkStart w:id="9392" w:name="_QWord_Paragraph__1454"/>
      <w:bookmarkStart w:id="9393" w:name="_QWord_Source_Comparison_Para_1454"/>
      <w:r>
        <w:rPr>
          <w:rFonts w:hint="eastAsia"/>
        </w:rPr>
        <w:t>状态寄存器读指令（</w:t>
      </w:r>
      <w:bookmarkEnd w:id="9391"/>
      <w:bookmarkStart w:id="9394" w:name="_QWord_Source_Comparison_6399"/>
      <w:r>
        <w:rPr>
          <w:rFonts w:hint="eastAsia"/>
        </w:rPr>
        <w:t>MRS</w:t>
      </w:r>
      <w:bookmarkEnd w:id="9394"/>
      <w:bookmarkStart w:id="9395" w:name="_QWord_Source_Comparison_6400"/>
      <w:r>
        <w:rPr>
          <w:rFonts w:hint="eastAsia"/>
        </w:rPr>
        <w:t>指令）</w:t>
      </w:r>
      <w:bookmarkEnd w:id="9392"/>
      <w:bookmarkEnd w:id="9393"/>
      <w:bookmarkEnd w:id="9395"/>
    </w:p>
    <w:p w14:paraId="143C9659">
      <w:pPr>
        <w:pStyle w:val="4"/>
        <w:ind w:firstLine="420"/>
      </w:pPr>
      <w:bookmarkStart w:id="9396" w:name="_QWord_Source_Comparison_6401"/>
      <w:bookmarkStart w:id="9397" w:name="_QWord_Paragraph__1455"/>
      <w:bookmarkStart w:id="9398" w:name="_QWord_Source_Comparison_Para_1455"/>
      <w:r>
        <w:rPr>
          <w:rFonts w:hint="eastAsia"/>
        </w:rPr>
        <w:t>在</w:t>
      </w:r>
      <w:bookmarkEnd w:id="9396"/>
      <w:bookmarkStart w:id="9399" w:name="_QWord_Source_Comparison_6402"/>
      <w:r>
        <w:rPr>
          <w:rFonts w:hint="eastAsia"/>
        </w:rPr>
        <w:t>ARM</w:t>
      </w:r>
      <w:bookmarkEnd w:id="9399"/>
      <w:bookmarkStart w:id="9400" w:name="_QWord_Source_Comparison_6403"/>
      <w:r>
        <w:rPr>
          <w:rFonts w:hint="eastAsia"/>
        </w:rPr>
        <w:t>处理器中，只有</w:t>
      </w:r>
      <w:bookmarkEnd w:id="9400"/>
      <w:bookmarkStart w:id="9401" w:name="_QWord_Source_Comparison_6404"/>
      <w:r>
        <w:rPr>
          <w:rFonts w:hint="eastAsia"/>
        </w:rPr>
        <w:t>MRS</w:t>
      </w:r>
      <w:bookmarkEnd w:id="9401"/>
      <w:bookmarkStart w:id="9402" w:name="_QWord_Source_Comparison_6405"/>
      <w:r>
        <w:rPr>
          <w:rFonts w:hint="eastAsia"/>
        </w:rPr>
        <w:t>指令可以对状态寄存器</w:t>
      </w:r>
      <w:bookmarkEnd w:id="9402"/>
      <w:bookmarkStart w:id="9403" w:name="_QWord_Source_Comparison_6406"/>
      <w:r>
        <w:rPr>
          <w:rFonts w:hint="eastAsia"/>
        </w:rPr>
        <w:t>CPSR</w:t>
      </w:r>
      <w:bookmarkEnd w:id="9403"/>
      <w:bookmarkStart w:id="9404" w:name="_QWord_Source_Comparison_6407"/>
      <w:r>
        <w:rPr>
          <w:rFonts w:hint="eastAsia"/>
        </w:rPr>
        <w:t>和</w:t>
      </w:r>
      <w:bookmarkEnd w:id="9404"/>
      <w:bookmarkStart w:id="9405" w:name="_QWord_Source_Comparison_6408"/>
      <w:r>
        <w:rPr>
          <w:rFonts w:hint="eastAsia"/>
        </w:rPr>
        <w:t>SPSR</w:t>
      </w:r>
      <w:bookmarkEnd w:id="9405"/>
      <w:bookmarkStart w:id="9406" w:name="_QWord_Source_Comparison_6409"/>
      <w:r>
        <w:rPr>
          <w:rFonts w:hint="eastAsia"/>
        </w:rPr>
        <w:t>进行读操作。通</w:t>
      </w:r>
      <w:bookmarkEnd w:id="9406"/>
      <w:bookmarkStart w:id="9407" w:name="_QWord_Source_Comparison_6410"/>
      <w:r>
        <w:rPr>
          <w:rFonts w:hint="eastAsia"/>
        </w:rPr>
        <w:t>过读</w:t>
      </w:r>
      <w:bookmarkEnd w:id="9407"/>
      <w:bookmarkStart w:id="9408" w:name="_QWord_Source_Comparison_6411"/>
      <w:r>
        <w:rPr>
          <w:rFonts w:hint="eastAsia"/>
        </w:rPr>
        <w:t>CPSR</w:t>
      </w:r>
      <w:bookmarkEnd w:id="9408"/>
      <w:bookmarkStart w:id="9409" w:name="_QWord_Source_Comparison_6412"/>
      <w:r>
        <w:rPr>
          <w:rFonts w:hint="eastAsia"/>
        </w:rPr>
        <w:t>可以了解当前处理器的工作状态。读</w:t>
      </w:r>
      <w:bookmarkEnd w:id="9409"/>
      <w:bookmarkStart w:id="9410" w:name="_QWord_Source_Comparison_6413"/>
      <w:r>
        <w:rPr>
          <w:rFonts w:hint="eastAsia"/>
        </w:rPr>
        <w:t>SPSR</w:t>
      </w:r>
      <w:bookmarkEnd w:id="9410"/>
      <w:bookmarkStart w:id="9411" w:name="_QWord_Source_Comparison_6414"/>
      <w:r>
        <w:rPr>
          <w:rFonts w:hint="eastAsia"/>
        </w:rPr>
        <w:t>寄存器可以了解到进入异常前的处理器状态。该指令不影响条件码，指令格式如</w:t>
      </w:r>
      <w:bookmarkEnd w:id="9411"/>
      <w:bookmarkStart w:id="9412" w:name="_QWord_Source_Comparison_6415"/>
      <w:r>
        <w:fldChar w:fldCharType="begin"/>
      </w:r>
      <w:bookmarkEnd w:id="9412"/>
      <w:bookmarkStart w:id="9413" w:name="_QWord_Source_Comparison_6416"/>
      <w:r>
        <w:instrText xml:space="preserve"> </w:instrText>
      </w:r>
      <w:bookmarkEnd w:id="9413"/>
      <w:bookmarkStart w:id="9414" w:name="_QWord_Source_Comparison_6417"/>
      <w:r>
        <w:rPr>
          <w:rFonts w:hint="eastAsia"/>
        </w:rPr>
        <w:instrText xml:space="preserve">REF QWord_XRef_Figure__RCKd4o \h \* CHARFORMAT</w:instrText>
      </w:r>
      <w:bookmarkEnd w:id="9414"/>
      <w:bookmarkStart w:id="9415" w:name="_QWord_Source_Comparison_6418"/>
      <w:r>
        <w:instrText xml:space="preserve"> </w:instrText>
      </w:r>
      <w:bookmarkStart w:id="9416" w:name="_QWord_Source_Comparison_6419"/>
      <w:r>
        <w:fldChar w:fldCharType="separate"/>
      </w:r>
      <w:bookmarkEnd w:id="9415"/>
      <w:bookmarkEnd w:id="9416"/>
      <w:bookmarkStart w:id="9417" w:name="_QWord_Source_Comparison_6420"/>
      <w:r>
        <w:rPr>
          <w:rFonts w:hint="eastAsia"/>
        </w:rPr>
        <w:t>图</w:t>
      </w:r>
      <w:bookmarkEnd w:id="9417"/>
      <w:bookmarkStart w:id="9418" w:name="_QWord_Source_Comparison_6421"/>
      <w:r>
        <w:rPr>
          <w:rFonts w:hint="eastAsia"/>
        </w:rPr>
        <w:t> </w:t>
      </w:r>
      <w:bookmarkEnd w:id="9418"/>
      <w:bookmarkStart w:id="9419" w:name="_QWord_Source_Comparison_6422"/>
      <w:r>
        <w:t>3</w:t>
      </w:r>
      <w:bookmarkEnd w:id="9419"/>
      <w:bookmarkStart w:id="9420" w:name="_QWord_Source_Comparison_6423"/>
      <w:r>
        <w:noBreakHyphen/>
      </w:r>
      <w:r>
        <w:t>35</w:t>
      </w:r>
      <w:bookmarkEnd w:id="9420"/>
      <w:bookmarkStart w:id="9421" w:name="_QWord_Source_Comparison_6424"/>
      <w:r>
        <w:fldChar w:fldCharType="end"/>
      </w:r>
      <w:bookmarkEnd w:id="9421"/>
      <w:bookmarkStart w:id="9422" w:name="_QWord_Source_Comparison_6425"/>
      <w:r>
        <w:rPr>
          <w:rFonts w:hint="eastAsia"/>
        </w:rPr>
        <w:t>所示。</w:t>
      </w:r>
      <w:bookmarkEnd w:id="9397"/>
      <w:bookmarkEnd w:id="9398"/>
      <w:bookmarkEnd w:id="9422"/>
    </w:p>
    <w:p w14:paraId="736095AB">
      <w:pPr>
        <w:pStyle w:val="105"/>
      </w:pPr>
      <w:bookmarkStart w:id="9423" w:name="_QWord_Source_Comparison_Para_1456"/>
      <w:r>
        <w:t>‌</w:t>
      </w:r>
      <w:bookmarkStart w:id="9424" w:name="_QWord_Source_Comparison_6426"/>
      <w:bookmarkEnd w:id="9424"/>
      <w:bookmarkStart w:id="9425" w:name="_QWord_Paragraph__1456"/>
      <w:bookmarkStart w:id="9426" w:name="_QWord_Source_Comparison_6427"/>
      <w:bookmarkStart w:id="9427" w:name="_QWord_ImageIndex_160"/>
      <w:r>
        <w:drawing>
          <wp:inline distT="0" distB="0" distL="0" distR="0">
            <wp:extent cx="3814445" cy="1396365"/>
            <wp:effectExtent l="0" t="0" r="0" b="0"/>
            <wp:docPr id="1489454360" name="图片 1489454360" title="QWord_ImageMark_160">
              <a:hlinkClick xmlns:a="http://schemas.openxmlformats.org/drawingml/2006/main" r:id="rId251" tooltip="QWord 图片目录：resource/images/illustration/1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60" name="图片 1489454360" title="QWord_ImageMark_160"/>
                    <pic:cNvPicPr>
                      <a:picLocks noChangeAspect="1" noChangeArrowheads="1"/>
                    </pic:cNvPicPr>
                  </pic:nvPicPr>
                  <pic:blipFill>
                    <a:blip r:embed="rId252" cstate="print">
                      <a:extLst>
                        <a:ext uri="{28A0092B-C50C-407E-A947-70E740481C1C}">
                          <a14:useLocalDpi xmlns:a14="http://schemas.microsoft.com/office/drawing/2010/main" val="0"/>
                        </a:ext>
                      </a:extLst>
                    </a:blip>
                    <a:srcRect t="4543" r="4497" b="12220"/>
                    <a:stretch>
                      <a:fillRect/>
                    </a:stretch>
                  </pic:blipFill>
                  <pic:spPr>
                    <a:xfrm>
                      <a:off x="0" y="0"/>
                      <a:ext cx="3817563" cy="1397305"/>
                    </a:xfrm>
                    <a:prstGeom prst="rect">
                      <a:avLst/>
                    </a:prstGeom>
                    <a:noFill/>
                    <a:ln>
                      <a:noFill/>
                    </a:ln>
                  </pic:spPr>
                </pic:pic>
              </a:graphicData>
            </a:graphic>
          </wp:inline>
        </w:drawing>
      </w:r>
      <w:bookmarkEnd w:id="9423"/>
      <w:bookmarkEnd w:id="9425"/>
      <w:bookmarkEnd w:id="9426"/>
      <w:bookmarkEnd w:id="9427"/>
    </w:p>
    <w:p w14:paraId="5B5AA9F2">
      <w:pPr>
        <w:pStyle w:val="68"/>
      </w:pPr>
      <w:bookmarkStart w:id="9428" w:name="_QWord_Source_Comparison_6428"/>
      <w:bookmarkStart w:id="9429" w:name="QWord_XRef_Figure__RCKd4o"/>
      <w:bookmarkStart w:id="9430" w:name="_QWord_Paragraph__1457"/>
      <w:bookmarkStart w:id="9431" w:name="_QWord_Source_Comparison_Para_1457"/>
      <w:r>
        <w:rPr>
          <w:rFonts w:hint="eastAsia"/>
        </w:rPr>
        <w:t>图</w:t>
      </w:r>
      <w:bookmarkEnd w:id="9428"/>
      <w:bookmarkStart w:id="9432" w:name="_QWord_Source_Comparison_6429"/>
      <w:r>
        <w:rPr>
          <w:rFonts w:hint="eastAsia"/>
        </w:rPr>
        <w:t> </w:t>
      </w:r>
      <w:bookmarkEnd w:id="9432"/>
      <w:bookmarkStart w:id="9433" w:name="_QWord_Source_Comparison_6430"/>
      <w:r>
        <w:fldChar w:fldCharType="begin"/>
      </w:r>
      <w:bookmarkEnd w:id="9433"/>
      <w:bookmarkStart w:id="9434" w:name="_QWord_Source_Comparison_6431"/>
      <w:r>
        <w:instrText xml:space="preserve"> SEQ QWord_Heading1_Sequence \c </w:instrText>
      </w:r>
      <w:bookmarkEnd w:id="9434"/>
      <w:bookmarkStart w:id="9435" w:name="_QWord_Source_Comparison_6432"/>
      <w:r>
        <w:fldChar w:fldCharType="separate"/>
      </w:r>
      <w:bookmarkEnd w:id="9435"/>
      <w:bookmarkStart w:id="9436" w:name="_QWord_Source_Comparison_6433"/>
      <w:r>
        <w:t>3</w:t>
      </w:r>
      <w:bookmarkEnd w:id="9436"/>
      <w:bookmarkStart w:id="9437" w:name="_QWord_Source_Comparison_6434"/>
      <w:r>
        <w:fldChar w:fldCharType="end"/>
      </w:r>
      <w:bookmarkEnd w:id="9437"/>
      <w:bookmarkStart w:id="9438" w:name="_QWord_Source_Comparison_6435"/>
      <w:r>
        <w:noBreakHyphen/>
      </w:r>
      <w:bookmarkEnd w:id="9438"/>
      <w:bookmarkStart w:id="9439" w:name="_QWord_Source_Comparison_6436"/>
      <w:r>
        <w:fldChar w:fldCharType="begin"/>
      </w:r>
      <w:bookmarkEnd w:id="9439"/>
      <w:bookmarkStart w:id="9440" w:name="_QWord_Source_Comparison_6437"/>
      <w:r>
        <w:instrText xml:space="preserve"> </w:instrText>
      </w:r>
      <w:bookmarkEnd w:id="9440"/>
      <w:bookmarkStart w:id="9441" w:name="_QWord_Source_Comparison_6438"/>
      <w:r>
        <w:rPr>
          <w:rFonts w:hint="eastAsia"/>
        </w:rPr>
        <w:instrText xml:space="preserve">SEQ </w:instrText>
      </w:r>
      <w:bookmarkEnd w:id="9441"/>
      <w:bookmarkStart w:id="9442" w:name="_QWord_Source_Comparison_6439"/>
      <w:r>
        <w:rPr>
          <w:rFonts w:hint="eastAsia"/>
        </w:rPr>
        <w:instrText xml:space="preserve">图</w:instrText>
      </w:r>
      <w:bookmarkEnd w:id="9442"/>
      <w:bookmarkStart w:id="9443" w:name="_QWord_Source_Comparison_6440"/>
      <w:r>
        <w:rPr>
          <w:rFonts w:hint="eastAsia"/>
        </w:rPr>
        <w:instrText xml:space="preserve"> \* ARABIC \s 1</w:instrText>
      </w:r>
      <w:bookmarkEnd w:id="9443"/>
      <w:bookmarkStart w:id="9444" w:name="_QWord_Source_Comparison_6441"/>
      <w:r>
        <w:instrText xml:space="preserve"> </w:instrText>
      </w:r>
      <w:bookmarkStart w:id="9445" w:name="_QWord_Source_Comparison_6442"/>
      <w:r>
        <w:fldChar w:fldCharType="separate"/>
      </w:r>
      <w:bookmarkEnd w:id="9444"/>
      <w:bookmarkEnd w:id="9445"/>
      <w:bookmarkStart w:id="9446" w:name="_QWord_Source_Comparison_6443"/>
      <w:r>
        <w:t>35</w:t>
      </w:r>
      <w:bookmarkEnd w:id="9446"/>
      <w:bookmarkStart w:id="9447" w:name="_QWord_Source_Comparison_6444"/>
      <w:r>
        <w:fldChar w:fldCharType="end"/>
      </w:r>
      <w:bookmarkEnd w:id="9429"/>
      <w:bookmarkEnd w:id="9447"/>
      <w:bookmarkStart w:id="9448" w:name="_QWord_Source_Comparison_6445"/>
      <w:r>
        <w:rPr>
          <w:rFonts w:hint="eastAsia"/>
        </w:rPr>
        <w:t xml:space="preserve">  </w:t>
      </w:r>
      <w:bookmarkEnd w:id="9448"/>
      <w:bookmarkStart w:id="9449" w:name="_QWord_Source_Comparison_6446"/>
      <w:r>
        <w:rPr>
          <w:rFonts w:hint="eastAsia"/>
        </w:rPr>
        <w:t>MRS</w:t>
      </w:r>
      <w:bookmarkEnd w:id="9449"/>
      <w:bookmarkStart w:id="9450" w:name="_QWord_Source_Comparison_6447"/>
      <w:r>
        <w:rPr>
          <w:rFonts w:hint="eastAsia"/>
        </w:rPr>
        <w:t>指令格式</w:t>
      </w:r>
      <w:bookmarkEnd w:id="9430"/>
      <w:bookmarkEnd w:id="9431"/>
      <w:bookmarkEnd w:id="9450"/>
    </w:p>
    <w:p w14:paraId="40368740">
      <w:pPr>
        <w:pStyle w:val="4"/>
        <w:ind w:firstLine="420"/>
      </w:pPr>
      <w:bookmarkStart w:id="9451" w:name="_QWord_Source_Comparison_6448"/>
      <w:bookmarkStart w:id="9452" w:name="_QWord_Paragraph__1458"/>
      <w:bookmarkStart w:id="9453" w:name="_QWord_Source_Comparison_Para_1458"/>
      <w:r>
        <w:rPr>
          <w:rFonts w:hint="eastAsia"/>
        </w:rPr>
        <w:t>MRS</w:t>
      </w:r>
      <w:bookmarkEnd w:id="9451"/>
      <w:bookmarkStart w:id="9454" w:name="_QWord_Source_Comparison_6449"/>
      <w:r>
        <w:rPr>
          <w:rFonts w:hint="eastAsia"/>
        </w:rPr>
        <w:t>指令格式：</w:t>
      </w:r>
      <w:bookmarkEnd w:id="9454"/>
      <w:bookmarkStart w:id="9455" w:name="_QWord_Source_Comparison_6450"/>
      <w:r>
        <w:t>MRS{cond}    Rd,psr</w:t>
      </w:r>
      <w:bookmarkEnd w:id="9452"/>
      <w:bookmarkEnd w:id="9453"/>
      <w:bookmarkEnd w:id="9455"/>
    </w:p>
    <w:p w14:paraId="06EF7008">
      <w:pPr>
        <w:pStyle w:val="4"/>
        <w:ind w:firstLine="420"/>
      </w:pPr>
      <w:bookmarkStart w:id="9456" w:name="_QWord_Paragraph__1459"/>
      <w:bookmarkStart w:id="9457" w:name="_QWord_Source_Comparison_Para_1459"/>
      <w:bookmarkStart w:id="9458" w:name="_QWord_Source_Comparison_6451"/>
      <w:r>
        <w:rPr>
          <w:rFonts w:hint="eastAsia"/>
        </w:rPr>
        <w:t>应用示例：</w:t>
      </w:r>
      <w:bookmarkEnd w:id="9456"/>
      <w:bookmarkEnd w:id="9457"/>
      <w:bookmarkEnd w:id="9458"/>
    </w:p>
    <w:p w14:paraId="2AA984DA">
      <w:pPr>
        <w:pStyle w:val="179"/>
        <w:ind w:firstLine="420"/>
      </w:pPr>
      <w:bookmarkStart w:id="9459" w:name="_QWord_Source_Comparison_6452"/>
      <w:bookmarkStart w:id="9460" w:name="_QWord_Paragraph__1460"/>
      <w:bookmarkStart w:id="9461" w:name="_QWord_Source_Comparison_Para_1460"/>
      <w:r>
        <w:rPr>
          <w:b/>
          <w:bCs/>
        </w:rPr>
        <w:t>MRS    R1,CPSR</w:t>
      </w:r>
      <w:bookmarkEnd w:id="9459"/>
      <w:bookmarkStart w:id="9462" w:name="_QWord_Source_Comparison_6453"/>
      <w:r>
        <w:rPr>
          <w:rFonts w:hint="eastAsia"/>
        </w:rPr>
        <w:tab/>
      </w:r>
      <w:r>
        <w:rPr>
          <w:rFonts w:hint="eastAsia"/>
        </w:rPr>
        <w:t xml:space="preserve">; </w:t>
      </w:r>
      <w:bookmarkEnd w:id="9462"/>
      <w:bookmarkStart w:id="9463" w:name="_QWord_Source_Comparison_6454"/>
      <w:r>
        <w:rPr>
          <w:rFonts w:hint="eastAsia"/>
        </w:rPr>
        <w:t>将</w:t>
      </w:r>
      <w:bookmarkEnd w:id="9463"/>
      <w:bookmarkStart w:id="9464" w:name="_QWord_Source_Comparison_6455"/>
      <w:r>
        <w:rPr>
          <w:rFonts w:hint="eastAsia"/>
        </w:rPr>
        <w:t>CPSR</w:t>
      </w:r>
      <w:bookmarkEnd w:id="9464"/>
      <w:bookmarkStart w:id="9465" w:name="_QWord_Source_Comparison_6456"/>
      <w:r>
        <w:rPr>
          <w:rFonts w:hint="eastAsia"/>
        </w:rPr>
        <w:t>状态寄存器读取，保存到</w:t>
      </w:r>
      <w:bookmarkEnd w:id="9465"/>
      <w:bookmarkStart w:id="9466" w:name="_QWord_Source_Comparison_6457"/>
      <w:r>
        <w:rPr>
          <w:rFonts w:hint="eastAsia"/>
        </w:rPr>
        <w:t>R1</w:t>
      </w:r>
      <w:bookmarkEnd w:id="9466"/>
      <w:bookmarkStart w:id="9467" w:name="_QWord_Source_Comparison_6458"/>
      <w:r>
        <w:rPr>
          <w:rFonts w:hint="eastAsia"/>
        </w:rPr>
        <w:t>中</w:t>
      </w:r>
      <w:bookmarkEnd w:id="9460"/>
      <w:bookmarkEnd w:id="9461"/>
      <w:bookmarkEnd w:id="9467"/>
    </w:p>
    <w:p w14:paraId="445A5D89">
      <w:pPr>
        <w:pStyle w:val="179"/>
        <w:ind w:firstLine="420"/>
      </w:pPr>
      <w:bookmarkStart w:id="9468" w:name="_QWord_Source_Comparison_6459"/>
      <w:bookmarkStart w:id="9469" w:name="_QWord_Paragraph__1461"/>
      <w:bookmarkStart w:id="9470" w:name="_QWord_Source_Comparison_Para_1461"/>
      <w:r>
        <w:rPr>
          <w:b/>
          <w:bCs/>
        </w:rPr>
        <w:t>MRS    R2,SPSR</w:t>
      </w:r>
      <w:bookmarkEnd w:id="9468"/>
      <w:bookmarkStart w:id="9471" w:name="_QWord_Source_Comparison_6460"/>
      <w:r>
        <w:rPr>
          <w:rFonts w:hint="eastAsia"/>
        </w:rPr>
        <w:tab/>
      </w:r>
      <w:r>
        <w:rPr>
          <w:rFonts w:hint="eastAsia"/>
        </w:rPr>
        <w:t xml:space="preserve">; </w:t>
      </w:r>
      <w:bookmarkEnd w:id="9471"/>
      <w:bookmarkStart w:id="9472" w:name="_QWord_Source_Comparison_6461"/>
      <w:r>
        <w:rPr>
          <w:rFonts w:hint="eastAsia"/>
        </w:rPr>
        <w:t>将</w:t>
      </w:r>
      <w:bookmarkEnd w:id="9472"/>
      <w:bookmarkStart w:id="9473" w:name="_QWord_Source_Comparison_6462"/>
      <w:r>
        <w:rPr>
          <w:rFonts w:hint="eastAsia"/>
        </w:rPr>
        <w:t>SPSR</w:t>
      </w:r>
      <w:bookmarkEnd w:id="9473"/>
      <w:bookmarkStart w:id="9474" w:name="_QWord_Source_Comparison_6463"/>
      <w:r>
        <w:rPr>
          <w:rFonts w:hint="eastAsia"/>
        </w:rPr>
        <w:t>状态寄存器读取，保存到</w:t>
      </w:r>
      <w:bookmarkEnd w:id="9474"/>
      <w:bookmarkStart w:id="9475" w:name="_QWord_Source_Comparison_6464"/>
      <w:r>
        <w:rPr>
          <w:rFonts w:hint="eastAsia"/>
        </w:rPr>
        <w:t>R2</w:t>
      </w:r>
      <w:bookmarkEnd w:id="9475"/>
      <w:bookmarkStart w:id="9476" w:name="_QWord_Source_Comparison_6465"/>
      <w:r>
        <w:rPr>
          <w:rFonts w:hint="eastAsia"/>
        </w:rPr>
        <w:t>中</w:t>
      </w:r>
      <w:bookmarkEnd w:id="9469"/>
      <w:bookmarkEnd w:id="9470"/>
      <w:bookmarkEnd w:id="9476"/>
    </w:p>
    <w:p w14:paraId="59C32F67">
      <w:pPr>
        <w:pStyle w:val="4"/>
        <w:ind w:firstLine="420"/>
      </w:pPr>
      <w:bookmarkStart w:id="9477" w:name="_QWord_Source_Comparison_6466"/>
      <w:bookmarkStart w:id="9478" w:name="_QWord_Source_Comparison_Para_1462"/>
      <w:bookmarkStart w:id="9479" w:name="_QWord_Paragraph__1462"/>
      <w:r>
        <w:rPr>
          <w:rFonts w:hint="eastAsia"/>
        </w:rPr>
        <w:t>在</w:t>
      </w:r>
      <w:bookmarkEnd w:id="9477"/>
      <w:bookmarkStart w:id="9480" w:name="_QWord_Source_Comparison_6467"/>
      <w:r>
        <w:rPr>
          <w:rFonts w:hint="eastAsia"/>
        </w:rPr>
        <w:t>ARM</w:t>
      </w:r>
      <w:bookmarkEnd w:id="9480"/>
      <w:bookmarkStart w:id="9481" w:name="_QWord_Source_Comparison_6468"/>
      <w:r>
        <w:rPr>
          <w:rFonts w:hint="eastAsia"/>
        </w:rPr>
        <w:t>处理器中，只有</w:t>
      </w:r>
      <w:bookmarkEnd w:id="9481"/>
      <w:bookmarkStart w:id="9482" w:name="_QWord_Source_Comparison_6469"/>
      <w:r>
        <w:rPr>
          <w:rFonts w:hint="eastAsia"/>
        </w:rPr>
        <w:t>MSR</w:t>
      </w:r>
      <w:bookmarkEnd w:id="9482"/>
      <w:bookmarkStart w:id="9483" w:name="_QWord_Source_Comparison_6470"/>
      <w:r>
        <w:rPr>
          <w:rFonts w:hint="eastAsia"/>
        </w:rPr>
        <w:t>指令可以对状态寄存器</w:t>
      </w:r>
      <w:bookmarkEnd w:id="9483"/>
      <w:bookmarkStart w:id="9484" w:name="_QWord_Source_Comparison_6471"/>
      <w:r>
        <w:rPr>
          <w:rFonts w:hint="eastAsia"/>
        </w:rPr>
        <w:t>CPSR</w:t>
      </w:r>
      <w:bookmarkEnd w:id="9484"/>
      <w:bookmarkStart w:id="9485" w:name="_QWord_Source_Comparison_6472"/>
      <w:r>
        <w:rPr>
          <w:rFonts w:hint="eastAsia"/>
        </w:rPr>
        <w:t>和</w:t>
      </w:r>
      <w:bookmarkEnd w:id="9485"/>
      <w:bookmarkStart w:id="9486" w:name="_QWord_Source_Comparison_6473"/>
      <w:r>
        <w:rPr>
          <w:rFonts w:hint="eastAsia"/>
        </w:rPr>
        <w:t>SPSR</w:t>
      </w:r>
      <w:bookmarkEnd w:id="9486"/>
      <w:bookmarkStart w:id="9487" w:name="_QWord_Source_Comparison_6474"/>
      <w:r>
        <w:rPr>
          <w:rFonts w:hint="eastAsia"/>
        </w:rPr>
        <w:t>进行写操作。与</w:t>
      </w:r>
      <w:bookmarkEnd w:id="9487"/>
      <w:bookmarkStart w:id="9488" w:name="_QWord_Source_Comparison_6475"/>
      <w:r>
        <w:rPr>
          <w:rFonts w:hint="eastAsia"/>
        </w:rPr>
        <w:t>MRS</w:t>
      </w:r>
      <w:bookmarkEnd w:id="9488"/>
      <w:bookmarkStart w:id="9489" w:name="_QWord_Source_Comparison_6476"/>
      <w:r>
        <w:rPr>
          <w:rFonts w:hint="eastAsia"/>
        </w:rPr>
        <w:t>配合使用，可以实现对</w:t>
      </w:r>
      <w:bookmarkEnd w:id="9489"/>
      <w:bookmarkStart w:id="9490" w:name="_QWord_Source_Comparison_6477"/>
      <w:r>
        <w:rPr>
          <w:rFonts w:hint="eastAsia"/>
        </w:rPr>
        <w:t>CPSR</w:t>
      </w:r>
      <w:bookmarkEnd w:id="9490"/>
      <w:bookmarkStart w:id="9491" w:name="_QWord_Source_Comparison_6478"/>
      <w:r>
        <w:rPr>
          <w:rFonts w:hint="eastAsia"/>
        </w:rPr>
        <w:t>或</w:t>
      </w:r>
      <w:bookmarkEnd w:id="9491"/>
      <w:bookmarkStart w:id="9492" w:name="_QWord_Source_Comparison_6479"/>
      <w:r>
        <w:rPr>
          <w:rFonts w:hint="eastAsia"/>
        </w:rPr>
        <w:t>SPSR</w:t>
      </w:r>
      <w:bookmarkEnd w:id="9492"/>
      <w:bookmarkStart w:id="9493" w:name="_QWord_Source_Comparison_6480"/>
      <w:r>
        <w:rPr>
          <w:rFonts w:hint="eastAsia"/>
        </w:rPr>
        <w:t>寄存器的读</w:t>
      </w:r>
      <w:bookmarkEnd w:id="9493"/>
      <w:bookmarkStart w:id="9494" w:name="_QWord_Source_Comparison_6481"/>
      <w:r>
        <w:noBreakHyphen/>
      </w:r>
      <w:bookmarkEnd w:id="9494"/>
      <w:bookmarkStart w:id="9495" w:name="_QWord_Source_Comparison_6482"/>
      <w:r>
        <w:rPr>
          <w:rFonts w:hint="eastAsia"/>
        </w:rPr>
        <w:t>修改</w:t>
      </w:r>
      <w:bookmarkEnd w:id="9495"/>
      <w:bookmarkStart w:id="9496" w:name="_QWord_Source_Comparison_6483"/>
      <w:r>
        <w:noBreakHyphen/>
      </w:r>
      <w:bookmarkEnd w:id="9496"/>
      <w:bookmarkStart w:id="9497" w:name="_QWord_Source_Comparison_6484"/>
      <w:r>
        <w:rPr>
          <w:rFonts w:hint="eastAsia"/>
        </w:rPr>
        <w:t>写操作，可以切换处理器模式或者允许</w:t>
      </w:r>
      <w:bookmarkEnd w:id="9497"/>
      <w:bookmarkStart w:id="9498" w:name="_QWord_Source_Comparison_6485"/>
      <w:r>
        <w:t>/</w:t>
      </w:r>
      <w:bookmarkEnd w:id="9498"/>
      <w:bookmarkStart w:id="9499" w:name="_QWord_Source_Comparison_6486"/>
      <w:r>
        <w:rPr>
          <w:rFonts w:hint="eastAsia"/>
        </w:rPr>
        <w:t>禁止</w:t>
      </w:r>
      <w:bookmarkEnd w:id="9499"/>
      <w:bookmarkStart w:id="9500" w:name="_QWord_Source_Comparison_6487"/>
      <w:r>
        <w:rPr>
          <w:rFonts w:hint="eastAsia"/>
        </w:rPr>
        <w:t>IRQ</w:t>
      </w:r>
      <w:bookmarkEnd w:id="9500"/>
      <w:bookmarkStart w:id="9501" w:name="_QWord_Source_Comparison_6488"/>
      <w:r>
        <w:t>/</w:t>
      </w:r>
      <w:bookmarkEnd w:id="9501"/>
      <w:bookmarkStart w:id="9502" w:name="_QWord_Source_Comparison_6489"/>
      <w:r>
        <w:rPr>
          <w:rFonts w:hint="eastAsia"/>
        </w:rPr>
        <w:t>FIQ</w:t>
      </w:r>
      <w:bookmarkEnd w:id="9502"/>
      <w:bookmarkStart w:id="9503" w:name="_QWord_Source_Comparison_6490"/>
      <w:r>
        <w:rPr>
          <w:rFonts w:hint="eastAsia"/>
        </w:rPr>
        <w:t>中断等。</w:t>
      </w:r>
      <w:bookmarkEnd w:id="9478"/>
      <w:bookmarkEnd w:id="9479"/>
      <w:bookmarkEnd w:id="9503"/>
    </w:p>
    <w:p w14:paraId="2FFE6C11">
      <w:pPr>
        <w:pStyle w:val="66"/>
        <w:numPr>
          <w:ilvl w:val="4"/>
          <w:numId w:val="6"/>
        </w:numPr>
      </w:pPr>
      <w:bookmarkStart w:id="9504" w:name="_QWord_Source_Comparison_6491"/>
      <w:bookmarkStart w:id="9505" w:name="_QWord_Source_Comparison_Para_1463"/>
      <w:bookmarkStart w:id="9506" w:name="_QWord_Paragraph__1463"/>
      <w:r>
        <w:rPr>
          <w:rFonts w:hint="eastAsia"/>
        </w:rPr>
        <w:t>状态寄存器写指令（</w:t>
      </w:r>
      <w:bookmarkEnd w:id="9504"/>
      <w:bookmarkStart w:id="9507" w:name="_QWord_Source_Comparison_6492"/>
      <w:r>
        <w:rPr>
          <w:rFonts w:hint="eastAsia"/>
        </w:rPr>
        <w:t>MSR</w:t>
      </w:r>
      <w:bookmarkEnd w:id="9507"/>
      <w:bookmarkStart w:id="9508" w:name="_QWord_Source_Comparison_6493"/>
      <w:r>
        <w:rPr>
          <w:rFonts w:hint="eastAsia"/>
        </w:rPr>
        <w:t>指令）</w:t>
      </w:r>
      <w:bookmarkEnd w:id="9505"/>
      <w:bookmarkEnd w:id="9506"/>
      <w:bookmarkEnd w:id="9508"/>
    </w:p>
    <w:p w14:paraId="4E84A65C">
      <w:pPr>
        <w:pStyle w:val="4"/>
        <w:ind w:firstLine="420"/>
      </w:pPr>
      <w:bookmarkStart w:id="9509" w:name="_QWord_Source_Comparison_6494"/>
      <w:bookmarkStart w:id="9510" w:name="_QWord_Source_Comparison_Para_1464"/>
      <w:bookmarkStart w:id="9511" w:name="_QWord_Paragraph__1464"/>
      <w:r>
        <w:rPr>
          <w:rFonts w:hint="eastAsia"/>
        </w:rPr>
        <w:t>状态寄存器写指令规则一如</w:t>
      </w:r>
      <w:bookmarkEnd w:id="9509"/>
      <w:bookmarkStart w:id="9512" w:name="_QWord_Source_Comparison_6495"/>
      <w:r>
        <w:fldChar w:fldCharType="begin"/>
      </w:r>
      <w:bookmarkEnd w:id="9512"/>
      <w:bookmarkStart w:id="9513" w:name="_QWord_Source_Comparison_6496"/>
      <w:r>
        <w:instrText xml:space="preserve"> </w:instrText>
      </w:r>
      <w:bookmarkEnd w:id="9513"/>
      <w:bookmarkStart w:id="9514" w:name="_QWord_Source_Comparison_6497"/>
      <w:r>
        <w:rPr>
          <w:rFonts w:hint="eastAsia"/>
        </w:rPr>
        <w:instrText xml:space="preserve">REF QWord_XRef_Figure__gKh5hY \h \* CHARFORMAT</w:instrText>
      </w:r>
      <w:bookmarkEnd w:id="9514"/>
      <w:bookmarkStart w:id="9515" w:name="_QWord_Source_Comparison_6498"/>
      <w:r>
        <w:instrText xml:space="preserve"> </w:instrText>
      </w:r>
      <w:bookmarkStart w:id="9516" w:name="_QWord_Source_Comparison_6499"/>
      <w:r>
        <w:fldChar w:fldCharType="separate"/>
      </w:r>
      <w:bookmarkEnd w:id="9515"/>
      <w:bookmarkEnd w:id="9516"/>
      <w:bookmarkStart w:id="9517" w:name="_QWord_Source_Comparison_6500"/>
      <w:r>
        <w:rPr>
          <w:rFonts w:hint="eastAsia"/>
        </w:rPr>
        <w:t>图</w:t>
      </w:r>
      <w:bookmarkEnd w:id="9517"/>
      <w:bookmarkStart w:id="9518" w:name="_QWord_Source_Comparison_6501"/>
      <w:r>
        <w:rPr>
          <w:rFonts w:hint="eastAsia"/>
        </w:rPr>
        <w:t> </w:t>
      </w:r>
      <w:bookmarkEnd w:id="9518"/>
      <w:bookmarkStart w:id="9519" w:name="_QWord_Source_Comparison_6502"/>
      <w:r>
        <w:t>3</w:t>
      </w:r>
      <w:bookmarkEnd w:id="9519"/>
      <w:bookmarkStart w:id="9520" w:name="_QWord_Source_Comparison_6503"/>
      <w:r>
        <w:noBreakHyphen/>
      </w:r>
      <w:r>
        <w:t>36</w:t>
      </w:r>
      <w:bookmarkEnd w:id="9520"/>
      <w:bookmarkStart w:id="9521" w:name="_QWord_Source_Comparison_6504"/>
      <w:r>
        <w:fldChar w:fldCharType="end"/>
      </w:r>
      <w:bookmarkEnd w:id="9521"/>
      <w:bookmarkStart w:id="9522" w:name="_QWord_Source_Comparison_6505"/>
      <w:r>
        <w:rPr>
          <w:rFonts w:hint="eastAsia"/>
        </w:rPr>
        <w:t>所示，状态寄存器写指令规则二如</w:t>
      </w:r>
      <w:bookmarkEnd w:id="9522"/>
      <w:bookmarkStart w:id="9523" w:name="_QWord_Source_Comparison_6506"/>
      <w:r>
        <w:fldChar w:fldCharType="begin"/>
      </w:r>
      <w:bookmarkEnd w:id="9523"/>
      <w:bookmarkStart w:id="9524" w:name="_QWord_Source_Comparison_6507"/>
      <w:r>
        <w:instrText xml:space="preserve"> </w:instrText>
      </w:r>
      <w:bookmarkEnd w:id="9524"/>
      <w:bookmarkStart w:id="9525" w:name="_QWord_Source_Comparison_6508"/>
      <w:r>
        <w:rPr>
          <w:rFonts w:hint="eastAsia"/>
        </w:rPr>
        <w:instrText xml:space="preserve">REF QWord_XRef_Figure__1jqHIU \h \* CHARFORMAT</w:instrText>
      </w:r>
      <w:bookmarkEnd w:id="9525"/>
      <w:bookmarkStart w:id="9526" w:name="_QWord_Source_Comparison_6509"/>
      <w:r>
        <w:instrText xml:space="preserve"> </w:instrText>
      </w:r>
      <w:bookmarkStart w:id="9527" w:name="_QWord_Source_Comparison_6510"/>
      <w:r>
        <w:fldChar w:fldCharType="separate"/>
      </w:r>
      <w:bookmarkEnd w:id="9526"/>
      <w:bookmarkEnd w:id="9527"/>
      <w:bookmarkStart w:id="9528" w:name="_QWord_Source_Comparison_6511"/>
      <w:r>
        <w:rPr>
          <w:rFonts w:hint="eastAsia"/>
        </w:rPr>
        <w:t>图</w:t>
      </w:r>
      <w:bookmarkEnd w:id="9528"/>
      <w:bookmarkStart w:id="9529" w:name="_QWord_Source_Comparison_6512"/>
      <w:r>
        <w:rPr>
          <w:rFonts w:hint="eastAsia"/>
        </w:rPr>
        <w:t> </w:t>
      </w:r>
      <w:bookmarkEnd w:id="9529"/>
      <w:bookmarkStart w:id="9530" w:name="_QWord_Source_Comparison_6513"/>
      <w:r>
        <w:t>3</w:t>
      </w:r>
      <w:bookmarkEnd w:id="9530"/>
      <w:bookmarkStart w:id="9531" w:name="_QWord_Source_Comparison_6514"/>
      <w:r>
        <w:noBreakHyphen/>
      </w:r>
      <w:r>
        <w:t>37</w:t>
      </w:r>
      <w:bookmarkEnd w:id="9531"/>
      <w:bookmarkStart w:id="9532" w:name="_QWord_Source_Comparison_6515"/>
      <w:r>
        <w:fldChar w:fldCharType="end"/>
      </w:r>
      <w:bookmarkEnd w:id="9532"/>
      <w:bookmarkStart w:id="9533" w:name="_QWord_Source_Comparison_6516"/>
      <w:r>
        <w:rPr>
          <w:rFonts w:hint="eastAsia"/>
        </w:rPr>
        <w:t>所示，状态寄存器写指令应用实例如</w:t>
      </w:r>
      <w:bookmarkEnd w:id="9533"/>
      <w:bookmarkStart w:id="9534" w:name="_QWord_Source_Comparison_6517"/>
      <w:r>
        <w:fldChar w:fldCharType="begin"/>
      </w:r>
      <w:bookmarkEnd w:id="9534"/>
      <w:bookmarkStart w:id="9535" w:name="_QWord_Source_Comparison_6518"/>
      <w:r>
        <w:instrText xml:space="preserve"> </w:instrText>
      </w:r>
      <w:bookmarkEnd w:id="9535"/>
      <w:bookmarkStart w:id="9536" w:name="_QWord_Source_Comparison_6519"/>
      <w:r>
        <w:rPr>
          <w:rFonts w:hint="eastAsia"/>
        </w:rPr>
        <w:instrText xml:space="preserve">REF QWord_XRef_Figure__YwxfFu \h \* CHARFORMAT</w:instrText>
      </w:r>
      <w:bookmarkEnd w:id="9536"/>
      <w:bookmarkStart w:id="9537" w:name="_QWord_Source_Comparison_6520"/>
      <w:r>
        <w:instrText xml:space="preserve"> </w:instrText>
      </w:r>
      <w:bookmarkStart w:id="9538" w:name="_QWord_Source_Comparison_6521"/>
      <w:r>
        <w:fldChar w:fldCharType="separate"/>
      </w:r>
      <w:bookmarkEnd w:id="9537"/>
      <w:bookmarkEnd w:id="9538"/>
      <w:bookmarkStart w:id="9539" w:name="_QWord_Source_Comparison_6522"/>
      <w:r>
        <w:rPr>
          <w:rFonts w:hint="eastAsia"/>
        </w:rPr>
        <w:t>图</w:t>
      </w:r>
      <w:bookmarkEnd w:id="9539"/>
      <w:bookmarkStart w:id="9540" w:name="_QWord_Source_Comparison_6523"/>
      <w:r>
        <w:rPr>
          <w:rFonts w:hint="eastAsia"/>
        </w:rPr>
        <w:t> </w:t>
      </w:r>
      <w:bookmarkEnd w:id="9540"/>
      <w:bookmarkStart w:id="9541" w:name="_QWord_Source_Comparison_6524"/>
      <w:r>
        <w:t>3</w:t>
      </w:r>
      <w:bookmarkEnd w:id="9541"/>
      <w:bookmarkStart w:id="9542" w:name="_QWord_Source_Comparison_6525"/>
      <w:r>
        <w:noBreakHyphen/>
      </w:r>
      <w:r>
        <w:t>38</w:t>
      </w:r>
      <w:bookmarkEnd w:id="9542"/>
      <w:bookmarkStart w:id="9543" w:name="_QWord_Source_Comparison_6526"/>
      <w:r>
        <w:fldChar w:fldCharType="end"/>
      </w:r>
      <w:bookmarkEnd w:id="9543"/>
      <w:bookmarkStart w:id="9544" w:name="_QWord_Source_Comparison_6527"/>
      <w:r>
        <w:rPr>
          <w:rFonts w:hint="eastAsia"/>
        </w:rPr>
        <w:t>所示。</w:t>
      </w:r>
      <w:bookmarkEnd w:id="9510"/>
      <w:bookmarkEnd w:id="9511"/>
      <w:bookmarkEnd w:id="9544"/>
    </w:p>
    <w:p w14:paraId="51EEFDA0">
      <w:pPr>
        <w:pStyle w:val="105"/>
      </w:pPr>
      <w:bookmarkStart w:id="9545" w:name="_QWord_Source_Comparison_Para_1465"/>
      <w:r>
        <w:t>‌</w:t>
      </w:r>
      <w:bookmarkStart w:id="9546" w:name="_QWord_Source_Comparison_6528"/>
      <w:bookmarkEnd w:id="9546"/>
      <w:bookmarkStart w:id="9547" w:name="_QWord_ImageIndex_161"/>
      <w:bookmarkStart w:id="9548" w:name="_QWord_Paragraph__1465"/>
      <w:bookmarkStart w:id="9549" w:name="_QWord_Source_Comparison_6529"/>
      <w:r>
        <w:drawing>
          <wp:inline distT="0" distB="0" distL="0" distR="0">
            <wp:extent cx="4068445" cy="2206625"/>
            <wp:effectExtent l="0" t="0" r="8255" b="3175"/>
            <wp:docPr id="1489454361" name="图片 1489454361" title="QWord_ImageMark_161">
              <a:hlinkClick xmlns:a="http://schemas.openxmlformats.org/drawingml/2006/main" r:id="rId253" tooltip="QWord 图片目录：resource/images/illustration/1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61" name="图片 1489454361" title="QWord_ImageMark_161"/>
                    <pic:cNvPicPr>
                      <a:picLocks noChangeAspect="1" noChangeArrowheads="1"/>
                    </pic:cNvPicPr>
                  </pic:nvPicPr>
                  <pic:blipFill>
                    <a:blip r:embed="rId254" cstate="print">
                      <a:extLst>
                        <a:ext uri="{28A0092B-C50C-407E-A947-70E740481C1C}">
                          <a14:useLocalDpi xmlns:a14="http://schemas.microsoft.com/office/drawing/2010/main" val="0"/>
                        </a:ext>
                      </a:extLst>
                    </a:blip>
                    <a:srcRect/>
                    <a:stretch>
                      <a:fillRect/>
                    </a:stretch>
                  </pic:blipFill>
                  <pic:spPr>
                    <a:xfrm>
                      <a:off x="0" y="0"/>
                      <a:ext cx="4068445" cy="2206685"/>
                    </a:xfrm>
                    <a:prstGeom prst="rect">
                      <a:avLst/>
                    </a:prstGeom>
                    <a:noFill/>
                    <a:ln>
                      <a:noFill/>
                    </a:ln>
                  </pic:spPr>
                </pic:pic>
              </a:graphicData>
            </a:graphic>
          </wp:inline>
        </w:drawing>
      </w:r>
      <w:bookmarkEnd w:id="9545"/>
      <w:bookmarkEnd w:id="9547"/>
      <w:bookmarkEnd w:id="9548"/>
      <w:bookmarkEnd w:id="9549"/>
    </w:p>
    <w:p w14:paraId="5884B3AC">
      <w:pPr>
        <w:pStyle w:val="68"/>
      </w:pPr>
      <w:bookmarkStart w:id="9550" w:name="_QWord_Source_Comparison_6530"/>
      <w:bookmarkStart w:id="9551" w:name="QWord_XRef_Figure__gKh5hY"/>
      <w:bookmarkStart w:id="9552" w:name="_QWord_Paragraph__1466"/>
      <w:bookmarkStart w:id="9553" w:name="_QWord_Source_Comparison_Para_1466"/>
      <w:r>
        <w:rPr>
          <w:rFonts w:hint="eastAsia"/>
        </w:rPr>
        <w:t>图</w:t>
      </w:r>
      <w:bookmarkEnd w:id="9550"/>
      <w:bookmarkStart w:id="9554" w:name="_QWord_Source_Comparison_6531"/>
      <w:r>
        <w:rPr>
          <w:rFonts w:hint="eastAsia"/>
        </w:rPr>
        <w:t> </w:t>
      </w:r>
      <w:bookmarkEnd w:id="9554"/>
      <w:bookmarkStart w:id="9555" w:name="_QWord_Source_Comparison_6532"/>
      <w:r>
        <w:fldChar w:fldCharType="begin"/>
      </w:r>
      <w:bookmarkEnd w:id="9555"/>
      <w:bookmarkStart w:id="9556" w:name="_QWord_Source_Comparison_6533"/>
      <w:r>
        <w:instrText xml:space="preserve"> SEQ QWord_Heading1_Sequence \c </w:instrText>
      </w:r>
      <w:bookmarkEnd w:id="9556"/>
      <w:bookmarkStart w:id="9557" w:name="_QWord_Source_Comparison_6534"/>
      <w:r>
        <w:fldChar w:fldCharType="separate"/>
      </w:r>
      <w:bookmarkEnd w:id="9557"/>
      <w:bookmarkStart w:id="9558" w:name="_QWord_Source_Comparison_6535"/>
      <w:r>
        <w:t>3</w:t>
      </w:r>
      <w:bookmarkEnd w:id="9558"/>
      <w:bookmarkStart w:id="9559" w:name="_QWord_Source_Comparison_6536"/>
      <w:r>
        <w:fldChar w:fldCharType="end"/>
      </w:r>
      <w:bookmarkEnd w:id="9559"/>
      <w:bookmarkStart w:id="9560" w:name="_QWord_Source_Comparison_6537"/>
      <w:r>
        <w:noBreakHyphen/>
      </w:r>
      <w:bookmarkEnd w:id="9560"/>
      <w:bookmarkStart w:id="9561" w:name="_QWord_Source_Comparison_6538"/>
      <w:r>
        <w:fldChar w:fldCharType="begin"/>
      </w:r>
      <w:bookmarkEnd w:id="9561"/>
      <w:bookmarkStart w:id="9562" w:name="_QWord_Source_Comparison_6539"/>
      <w:r>
        <w:instrText xml:space="preserve"> </w:instrText>
      </w:r>
      <w:bookmarkEnd w:id="9562"/>
      <w:bookmarkStart w:id="9563" w:name="_QWord_Source_Comparison_6540"/>
      <w:r>
        <w:rPr>
          <w:rFonts w:hint="eastAsia"/>
        </w:rPr>
        <w:instrText xml:space="preserve">SEQ </w:instrText>
      </w:r>
      <w:bookmarkEnd w:id="9563"/>
      <w:bookmarkStart w:id="9564" w:name="_QWord_Source_Comparison_6541"/>
      <w:r>
        <w:rPr>
          <w:rFonts w:hint="eastAsia"/>
        </w:rPr>
        <w:instrText xml:space="preserve">图</w:instrText>
      </w:r>
      <w:bookmarkEnd w:id="9564"/>
      <w:bookmarkStart w:id="9565" w:name="_QWord_Source_Comparison_6542"/>
      <w:r>
        <w:rPr>
          <w:rFonts w:hint="eastAsia"/>
        </w:rPr>
        <w:instrText xml:space="preserve"> \* ARABIC \s 1</w:instrText>
      </w:r>
      <w:bookmarkEnd w:id="9565"/>
      <w:bookmarkStart w:id="9566" w:name="_QWord_Source_Comparison_6543"/>
      <w:r>
        <w:instrText xml:space="preserve"> </w:instrText>
      </w:r>
      <w:bookmarkStart w:id="9567" w:name="_QWord_Source_Comparison_6544"/>
      <w:r>
        <w:fldChar w:fldCharType="separate"/>
      </w:r>
      <w:bookmarkEnd w:id="9566"/>
      <w:bookmarkEnd w:id="9567"/>
      <w:bookmarkStart w:id="9568" w:name="_QWord_Source_Comparison_6545"/>
      <w:r>
        <w:t>36</w:t>
      </w:r>
      <w:bookmarkEnd w:id="9568"/>
      <w:bookmarkStart w:id="9569" w:name="_QWord_Source_Comparison_6546"/>
      <w:r>
        <w:fldChar w:fldCharType="end"/>
      </w:r>
      <w:bookmarkEnd w:id="9551"/>
      <w:bookmarkEnd w:id="9569"/>
      <w:bookmarkStart w:id="9570" w:name="_QWord_Source_Comparison_6547"/>
      <w:r>
        <w:rPr>
          <w:rFonts w:hint="eastAsia"/>
        </w:rPr>
        <w:t xml:space="preserve">  </w:t>
      </w:r>
      <w:bookmarkEnd w:id="9570"/>
      <w:bookmarkStart w:id="9571" w:name="_QWord_Source_Comparison_6548"/>
      <w:r>
        <w:rPr>
          <w:rFonts w:hint="eastAsia"/>
        </w:rPr>
        <w:t>状态寄存器写指令规则一</w:t>
      </w:r>
      <w:bookmarkEnd w:id="9552"/>
      <w:bookmarkEnd w:id="9553"/>
      <w:bookmarkEnd w:id="9571"/>
    </w:p>
    <w:p w14:paraId="75EDB170">
      <w:pPr>
        <w:pStyle w:val="105"/>
      </w:pPr>
      <w:bookmarkStart w:id="9572" w:name="_QWord_Source_Comparison_Para_1467"/>
      <w:r>
        <w:t>‌</w:t>
      </w:r>
      <w:bookmarkStart w:id="9573" w:name="_QWord_Source_Comparison_6549"/>
      <w:bookmarkEnd w:id="9573"/>
      <w:bookmarkStart w:id="9574" w:name="_QWord_ImageIndex_162"/>
      <w:bookmarkStart w:id="9575" w:name="_QWord_Source_Comparison_6550"/>
      <w:bookmarkStart w:id="9576" w:name="_QWord_Paragraph__1467"/>
      <w:r>
        <w:drawing>
          <wp:inline distT="0" distB="0" distL="0" distR="0">
            <wp:extent cx="4676140" cy="2477135"/>
            <wp:effectExtent l="0" t="0" r="0" b="0"/>
            <wp:docPr id="1489454362" name="图片 1489454362" title="QWord_ImageMark_162">
              <a:hlinkClick xmlns:a="http://schemas.openxmlformats.org/drawingml/2006/main" r:id="rId255" tooltip="QWord 图片目录：resource/images/illustration/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62" name="图片 1489454362" title="QWord_ImageMark_162"/>
                    <pic:cNvPicPr>
                      <a:picLocks noChangeAspect="1"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a:xfrm>
                      <a:off x="0" y="0"/>
                      <a:ext cx="4676140" cy="2477315"/>
                    </a:xfrm>
                    <a:prstGeom prst="rect">
                      <a:avLst/>
                    </a:prstGeom>
                    <a:noFill/>
                    <a:ln>
                      <a:noFill/>
                    </a:ln>
                  </pic:spPr>
                </pic:pic>
              </a:graphicData>
            </a:graphic>
          </wp:inline>
        </w:drawing>
      </w:r>
      <w:bookmarkEnd w:id="9572"/>
      <w:bookmarkEnd w:id="9574"/>
      <w:bookmarkEnd w:id="9575"/>
      <w:bookmarkEnd w:id="9576"/>
    </w:p>
    <w:p w14:paraId="3ABCFB5E">
      <w:pPr>
        <w:pStyle w:val="68"/>
      </w:pPr>
      <w:bookmarkStart w:id="9577" w:name="_QWord_Source_Comparison_6551"/>
      <w:bookmarkStart w:id="9578" w:name="QWord_XRef_Figure__1jqHIU"/>
      <w:bookmarkStart w:id="9579" w:name="_QWord_Source_Comparison_Para_1468"/>
      <w:bookmarkStart w:id="9580" w:name="_QWord_Paragraph__1468"/>
      <w:r>
        <w:rPr>
          <w:rFonts w:hint="eastAsia"/>
        </w:rPr>
        <w:t>图</w:t>
      </w:r>
      <w:bookmarkEnd w:id="9577"/>
      <w:bookmarkStart w:id="9581" w:name="_QWord_Source_Comparison_6552"/>
      <w:r>
        <w:rPr>
          <w:rFonts w:hint="eastAsia"/>
        </w:rPr>
        <w:t> </w:t>
      </w:r>
      <w:bookmarkEnd w:id="9581"/>
      <w:bookmarkStart w:id="9582" w:name="_QWord_Source_Comparison_6553"/>
      <w:r>
        <w:fldChar w:fldCharType="begin"/>
      </w:r>
      <w:bookmarkEnd w:id="9582"/>
      <w:bookmarkStart w:id="9583" w:name="_QWord_Source_Comparison_6554"/>
      <w:r>
        <w:instrText xml:space="preserve"> SEQ QWord_Heading1_Sequence \c </w:instrText>
      </w:r>
      <w:bookmarkEnd w:id="9583"/>
      <w:bookmarkStart w:id="9584" w:name="_QWord_Source_Comparison_6555"/>
      <w:r>
        <w:fldChar w:fldCharType="separate"/>
      </w:r>
      <w:bookmarkEnd w:id="9584"/>
      <w:bookmarkStart w:id="9585" w:name="_QWord_Source_Comparison_6556"/>
      <w:r>
        <w:t>3</w:t>
      </w:r>
      <w:bookmarkEnd w:id="9585"/>
      <w:bookmarkStart w:id="9586" w:name="_QWord_Source_Comparison_6557"/>
      <w:r>
        <w:fldChar w:fldCharType="end"/>
      </w:r>
      <w:bookmarkEnd w:id="9586"/>
      <w:bookmarkStart w:id="9587" w:name="_QWord_Source_Comparison_6558"/>
      <w:r>
        <w:noBreakHyphen/>
      </w:r>
      <w:bookmarkEnd w:id="9587"/>
      <w:bookmarkStart w:id="9588" w:name="_QWord_Source_Comparison_6559"/>
      <w:r>
        <w:fldChar w:fldCharType="begin"/>
      </w:r>
      <w:bookmarkEnd w:id="9588"/>
      <w:bookmarkStart w:id="9589" w:name="_QWord_Source_Comparison_6560"/>
      <w:r>
        <w:instrText xml:space="preserve"> </w:instrText>
      </w:r>
      <w:bookmarkEnd w:id="9589"/>
      <w:bookmarkStart w:id="9590" w:name="_QWord_Source_Comparison_6561"/>
      <w:r>
        <w:rPr>
          <w:rFonts w:hint="eastAsia"/>
        </w:rPr>
        <w:instrText xml:space="preserve">SEQ </w:instrText>
      </w:r>
      <w:bookmarkEnd w:id="9590"/>
      <w:bookmarkStart w:id="9591" w:name="_QWord_Source_Comparison_6562"/>
      <w:r>
        <w:rPr>
          <w:rFonts w:hint="eastAsia"/>
        </w:rPr>
        <w:instrText xml:space="preserve">图</w:instrText>
      </w:r>
      <w:bookmarkEnd w:id="9591"/>
      <w:bookmarkStart w:id="9592" w:name="_QWord_Source_Comparison_6563"/>
      <w:r>
        <w:rPr>
          <w:rFonts w:hint="eastAsia"/>
        </w:rPr>
        <w:instrText xml:space="preserve"> \* ARABIC \s 1</w:instrText>
      </w:r>
      <w:bookmarkEnd w:id="9592"/>
      <w:bookmarkStart w:id="9593" w:name="_QWord_Source_Comparison_6564"/>
      <w:r>
        <w:instrText xml:space="preserve"> </w:instrText>
      </w:r>
      <w:bookmarkStart w:id="9594" w:name="_QWord_Source_Comparison_6565"/>
      <w:r>
        <w:fldChar w:fldCharType="separate"/>
      </w:r>
      <w:bookmarkEnd w:id="9593"/>
      <w:bookmarkEnd w:id="9594"/>
      <w:bookmarkStart w:id="9595" w:name="_QWord_Source_Comparison_6566"/>
      <w:r>
        <w:t>37</w:t>
      </w:r>
      <w:bookmarkEnd w:id="9595"/>
      <w:bookmarkStart w:id="9596" w:name="_QWord_Source_Comparison_6567"/>
      <w:r>
        <w:fldChar w:fldCharType="end"/>
      </w:r>
      <w:bookmarkEnd w:id="9578"/>
      <w:bookmarkEnd w:id="9596"/>
      <w:bookmarkStart w:id="9597" w:name="_QWord_Source_Comparison_6568"/>
      <w:r>
        <w:rPr>
          <w:rFonts w:hint="eastAsia"/>
        </w:rPr>
        <w:t xml:space="preserve">  </w:t>
      </w:r>
      <w:bookmarkEnd w:id="9597"/>
      <w:bookmarkStart w:id="9598" w:name="_QWord_Source_Comparison_6569"/>
      <w:r>
        <w:rPr>
          <w:rFonts w:hint="eastAsia"/>
        </w:rPr>
        <w:t>状态寄存器写指令规则二</w:t>
      </w:r>
      <w:bookmarkEnd w:id="9579"/>
      <w:bookmarkEnd w:id="9580"/>
      <w:bookmarkEnd w:id="9598"/>
    </w:p>
    <w:p w14:paraId="7F040B5A">
      <w:pPr>
        <w:pStyle w:val="105"/>
      </w:pPr>
      <w:bookmarkStart w:id="9599" w:name="_QWord_Source_Comparison_Para_1469"/>
      <w:r>
        <w:t>‌</w:t>
      </w:r>
      <w:bookmarkStart w:id="9600" w:name="_QWord_Source_Comparison_6570"/>
      <w:bookmarkEnd w:id="9600"/>
      <w:bookmarkStart w:id="9601" w:name="_QWord_ImageIndex_163"/>
      <w:bookmarkStart w:id="9602" w:name="_QWord_Source_Comparison_6571"/>
      <w:bookmarkStart w:id="9603" w:name="_QWord_Paragraph__1469"/>
      <w:r>
        <w:drawing>
          <wp:inline distT="0" distB="0" distL="0" distR="0">
            <wp:extent cx="4134485" cy="2172970"/>
            <wp:effectExtent l="0" t="0" r="0" b="0"/>
            <wp:docPr id="1489454364" name="图片 1489454364" title="QWord_ImageMark_163">
              <a:hlinkClick xmlns:a="http://schemas.openxmlformats.org/drawingml/2006/main" r:id="rId257" tooltip="QWord 图片目录：resource/images/illustration/1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64" name="图片 1489454364" title="QWord_ImageMark_163"/>
                    <pic:cNvPicPr>
                      <a:picLocks noChangeAspect="1" noChangeArrowheads="1"/>
                    </pic:cNvPicPr>
                  </pic:nvPicPr>
                  <pic:blipFill>
                    <a:blip r:embed="rId258" cstate="print">
                      <a:clrChange>
                        <a:clrFrom>
                          <a:srgbClr val="F5F5F5"/>
                        </a:clrFrom>
                        <a:clrTo>
                          <a:srgbClr val="F5F5F5">
                            <a:alpha val="0"/>
                          </a:srgbClr>
                        </a:clrTo>
                      </a:clrChange>
                      <a:extLst>
                        <a:ext uri="{28A0092B-C50C-407E-A947-70E740481C1C}">
                          <a14:useLocalDpi xmlns:a14="http://schemas.microsoft.com/office/drawing/2010/main" val="0"/>
                        </a:ext>
                      </a:extLst>
                    </a:blip>
                    <a:srcRect/>
                    <a:stretch>
                      <a:fillRect/>
                    </a:stretch>
                  </pic:blipFill>
                  <pic:spPr>
                    <a:xfrm>
                      <a:off x="0" y="0"/>
                      <a:ext cx="4134485" cy="2173201"/>
                    </a:xfrm>
                    <a:prstGeom prst="rect">
                      <a:avLst/>
                    </a:prstGeom>
                    <a:noFill/>
                    <a:ln>
                      <a:noFill/>
                    </a:ln>
                  </pic:spPr>
                </pic:pic>
              </a:graphicData>
            </a:graphic>
          </wp:inline>
        </w:drawing>
      </w:r>
      <w:bookmarkEnd w:id="9599"/>
      <w:bookmarkEnd w:id="9601"/>
      <w:bookmarkEnd w:id="9602"/>
      <w:bookmarkEnd w:id="9603"/>
    </w:p>
    <w:p w14:paraId="59348377">
      <w:pPr>
        <w:pStyle w:val="68"/>
      </w:pPr>
      <w:bookmarkStart w:id="9604" w:name="_QWord_Source_Comparison_6572"/>
      <w:bookmarkStart w:id="9605" w:name="QWord_XRef_Figure__YwxfFu"/>
      <w:bookmarkStart w:id="9606" w:name="_QWord_Source_Comparison_Para_1470"/>
      <w:bookmarkStart w:id="9607" w:name="_QWord_Paragraph__1470"/>
      <w:r>
        <w:rPr>
          <w:rFonts w:hint="eastAsia"/>
        </w:rPr>
        <w:t>图</w:t>
      </w:r>
      <w:bookmarkEnd w:id="9604"/>
      <w:bookmarkStart w:id="9608" w:name="_QWord_Source_Comparison_6573"/>
      <w:r>
        <w:rPr>
          <w:rFonts w:hint="eastAsia"/>
        </w:rPr>
        <w:t> </w:t>
      </w:r>
      <w:bookmarkEnd w:id="9608"/>
      <w:bookmarkStart w:id="9609" w:name="_QWord_Source_Comparison_6574"/>
      <w:r>
        <w:fldChar w:fldCharType="begin"/>
      </w:r>
      <w:bookmarkEnd w:id="9609"/>
      <w:bookmarkStart w:id="9610" w:name="_QWord_Source_Comparison_6575"/>
      <w:r>
        <w:instrText xml:space="preserve"> SEQ QWord_Heading1_Sequence \c </w:instrText>
      </w:r>
      <w:bookmarkEnd w:id="9610"/>
      <w:bookmarkStart w:id="9611" w:name="_QWord_Source_Comparison_6576"/>
      <w:r>
        <w:fldChar w:fldCharType="separate"/>
      </w:r>
      <w:bookmarkEnd w:id="9611"/>
      <w:bookmarkStart w:id="9612" w:name="_QWord_Source_Comparison_6577"/>
      <w:r>
        <w:t>3</w:t>
      </w:r>
      <w:bookmarkEnd w:id="9612"/>
      <w:bookmarkStart w:id="9613" w:name="_QWord_Source_Comparison_6578"/>
      <w:r>
        <w:fldChar w:fldCharType="end"/>
      </w:r>
      <w:bookmarkEnd w:id="9613"/>
      <w:bookmarkStart w:id="9614" w:name="_QWord_Source_Comparison_6579"/>
      <w:r>
        <w:noBreakHyphen/>
      </w:r>
      <w:bookmarkEnd w:id="9614"/>
      <w:bookmarkStart w:id="9615" w:name="_QWord_Source_Comparison_6580"/>
      <w:r>
        <w:fldChar w:fldCharType="begin"/>
      </w:r>
      <w:bookmarkEnd w:id="9615"/>
      <w:bookmarkStart w:id="9616" w:name="_QWord_Source_Comparison_6581"/>
      <w:r>
        <w:instrText xml:space="preserve"> </w:instrText>
      </w:r>
      <w:bookmarkEnd w:id="9616"/>
      <w:bookmarkStart w:id="9617" w:name="_QWord_Source_Comparison_6582"/>
      <w:r>
        <w:rPr>
          <w:rFonts w:hint="eastAsia"/>
        </w:rPr>
        <w:instrText xml:space="preserve">SEQ </w:instrText>
      </w:r>
      <w:bookmarkEnd w:id="9617"/>
      <w:bookmarkStart w:id="9618" w:name="_QWord_Source_Comparison_6583"/>
      <w:r>
        <w:rPr>
          <w:rFonts w:hint="eastAsia"/>
        </w:rPr>
        <w:instrText xml:space="preserve">图</w:instrText>
      </w:r>
      <w:bookmarkEnd w:id="9618"/>
      <w:bookmarkStart w:id="9619" w:name="_QWord_Source_Comparison_6584"/>
      <w:r>
        <w:rPr>
          <w:rFonts w:hint="eastAsia"/>
        </w:rPr>
        <w:instrText xml:space="preserve"> \* ARABIC \s 1</w:instrText>
      </w:r>
      <w:bookmarkEnd w:id="9619"/>
      <w:bookmarkStart w:id="9620" w:name="_QWord_Source_Comparison_6585"/>
      <w:r>
        <w:instrText xml:space="preserve"> </w:instrText>
      </w:r>
      <w:bookmarkStart w:id="9621" w:name="_QWord_Source_Comparison_6586"/>
      <w:r>
        <w:fldChar w:fldCharType="separate"/>
      </w:r>
      <w:bookmarkEnd w:id="9620"/>
      <w:bookmarkEnd w:id="9621"/>
      <w:bookmarkStart w:id="9622" w:name="_QWord_Source_Comparison_6587"/>
      <w:r>
        <w:t>38</w:t>
      </w:r>
      <w:bookmarkEnd w:id="9622"/>
      <w:bookmarkStart w:id="9623" w:name="_QWord_Source_Comparison_6588"/>
      <w:r>
        <w:fldChar w:fldCharType="end"/>
      </w:r>
      <w:bookmarkEnd w:id="9605"/>
      <w:bookmarkEnd w:id="9623"/>
      <w:bookmarkStart w:id="9624" w:name="_QWord_Source_Comparison_6589"/>
      <w:r>
        <w:rPr>
          <w:rFonts w:hint="eastAsia"/>
        </w:rPr>
        <w:t xml:space="preserve">  </w:t>
      </w:r>
      <w:bookmarkEnd w:id="9624"/>
      <w:bookmarkStart w:id="9625" w:name="_QWord_Source_Comparison_6590"/>
      <w:r>
        <w:rPr>
          <w:rFonts w:hint="eastAsia"/>
        </w:rPr>
        <w:t>状态寄存器写指令应用实例</w:t>
      </w:r>
      <w:bookmarkEnd w:id="9606"/>
      <w:bookmarkEnd w:id="9607"/>
      <w:bookmarkEnd w:id="9625"/>
    </w:p>
    <w:p w14:paraId="4EA44B2A">
      <w:pPr>
        <w:pStyle w:val="65"/>
        <w:numPr>
          <w:ilvl w:val="3"/>
          <w:numId w:val="6"/>
        </w:numPr>
      </w:pPr>
      <w:bookmarkStart w:id="9626" w:name="_QWord_Source_Comparison_Para_1471"/>
      <w:bookmarkStart w:id="9627" w:name="_QWord_Paragraph__1471"/>
      <w:bookmarkStart w:id="9628" w:name="_QWord_Source_Comparison_6591"/>
      <w:r>
        <w:rPr>
          <w:rFonts w:hint="eastAsia"/>
        </w:rPr>
        <w:t>伪指令</w:t>
      </w:r>
      <w:bookmarkEnd w:id="9626"/>
      <w:bookmarkEnd w:id="9627"/>
      <w:bookmarkEnd w:id="9628"/>
    </w:p>
    <w:p w14:paraId="0FE4696C">
      <w:pPr>
        <w:pStyle w:val="4"/>
        <w:ind w:firstLine="420"/>
      </w:pPr>
      <w:bookmarkStart w:id="9629" w:name="_QWord_Source_Comparison_6592"/>
      <w:bookmarkStart w:id="9630" w:name="_QWord_Source_Comparison_Para_1472"/>
      <w:bookmarkStart w:id="9631" w:name="_QWord_Paragraph__1472"/>
      <w:r>
        <w:rPr>
          <w:rFonts w:hint="eastAsia"/>
        </w:rPr>
        <w:t>ARM</w:t>
      </w:r>
      <w:bookmarkEnd w:id="9629"/>
      <w:bookmarkStart w:id="9632" w:name="_QWord_Source_Comparison_6593"/>
      <w:r>
        <w:rPr>
          <w:rFonts w:hint="eastAsia"/>
        </w:rPr>
        <w:t>伪指令不属于</w:t>
      </w:r>
      <w:bookmarkEnd w:id="9632"/>
      <w:bookmarkStart w:id="9633" w:name="_QWord_Source_Comparison_6594"/>
      <w:r>
        <w:rPr>
          <w:rFonts w:hint="eastAsia"/>
        </w:rPr>
        <w:t>ARM</w:t>
      </w:r>
      <w:bookmarkEnd w:id="9633"/>
      <w:bookmarkStart w:id="9634" w:name="_QWord_Source_Comparison_6595"/>
      <w:r>
        <w:rPr>
          <w:rFonts w:hint="eastAsia"/>
        </w:rPr>
        <w:t>指令集中的指令，是为了编程方便而定义的。伪指令可以像其他</w:t>
      </w:r>
      <w:bookmarkEnd w:id="9634"/>
      <w:bookmarkStart w:id="9635" w:name="_QWord_Source_Comparison_6596"/>
      <w:r>
        <w:rPr>
          <w:rFonts w:hint="eastAsia"/>
        </w:rPr>
        <w:t>ARM</w:t>
      </w:r>
      <w:bookmarkEnd w:id="9635"/>
      <w:bookmarkStart w:id="9636" w:name="_QWord_Source_Comparison_6597"/>
      <w:r>
        <w:rPr>
          <w:rFonts w:hint="eastAsia"/>
        </w:rPr>
        <w:t>指令一样使用，但在编译时这些指令将被等效的一条或多条</w:t>
      </w:r>
      <w:bookmarkEnd w:id="9636"/>
      <w:bookmarkStart w:id="9637" w:name="_QWord_Source_Comparison_6598"/>
      <w:r>
        <w:rPr>
          <w:rFonts w:hint="eastAsia"/>
        </w:rPr>
        <w:t>ARM</w:t>
      </w:r>
      <w:bookmarkEnd w:id="9637"/>
      <w:bookmarkStart w:id="9638" w:name="_QWord_Source_Comparison_6599"/>
      <w:r>
        <w:rPr>
          <w:rFonts w:hint="eastAsia"/>
        </w:rPr>
        <w:t>指令所代替。</w:t>
      </w:r>
      <w:bookmarkEnd w:id="9638"/>
      <w:bookmarkStart w:id="9639" w:name="_QWord_Source_Comparison_6600"/>
      <w:r>
        <w:rPr>
          <w:rFonts w:hint="eastAsia"/>
        </w:rPr>
        <w:t>ARM</w:t>
      </w:r>
      <w:bookmarkEnd w:id="9639"/>
      <w:bookmarkStart w:id="9640" w:name="_QWord_Source_Comparison_6601"/>
      <w:r>
        <w:rPr>
          <w:rFonts w:hint="eastAsia"/>
        </w:rPr>
        <w:t>伪指令有四条，分别为：</w:t>
      </w:r>
      <w:bookmarkEnd w:id="9630"/>
      <w:bookmarkEnd w:id="9631"/>
      <w:bookmarkEnd w:id="9640"/>
    </w:p>
    <w:p w14:paraId="48ACFB92">
      <w:pPr>
        <w:pStyle w:val="175"/>
      </w:pPr>
      <w:bookmarkStart w:id="9641" w:name="_QWord_Source_Comparison_6602"/>
      <w:bookmarkStart w:id="9642" w:name="_QWord_Paragraph__1473"/>
      <w:bookmarkStart w:id="9643" w:name="_QWord_Source_Comparison_Para_1473"/>
      <w:r>
        <w:rPr>
          <w:rFonts w:hint="eastAsia"/>
        </w:rPr>
        <w:t>ADR</w:t>
      </w:r>
      <w:bookmarkEnd w:id="9641"/>
      <w:bookmarkStart w:id="9644" w:name="_QWord_Source_Comparison_6603"/>
      <w:r>
        <w:rPr>
          <w:rFonts w:hint="eastAsia"/>
        </w:rPr>
        <w:t>伪指令</w:t>
      </w:r>
      <w:bookmarkEnd w:id="9642"/>
      <w:bookmarkEnd w:id="9643"/>
      <w:bookmarkEnd w:id="9644"/>
    </w:p>
    <w:p w14:paraId="2F3BF7BE">
      <w:pPr>
        <w:pStyle w:val="175"/>
      </w:pPr>
      <w:bookmarkStart w:id="9645" w:name="_QWord_Source_Comparison_6604"/>
      <w:bookmarkStart w:id="9646" w:name="_QWord_Source_Comparison_Para_1474"/>
      <w:bookmarkStart w:id="9647" w:name="_QWord_Paragraph__1474"/>
      <w:r>
        <w:rPr>
          <w:rFonts w:hint="eastAsia"/>
        </w:rPr>
        <w:t>ADRL</w:t>
      </w:r>
      <w:bookmarkEnd w:id="9645"/>
      <w:bookmarkStart w:id="9648" w:name="_QWord_Source_Comparison_6605"/>
      <w:r>
        <w:rPr>
          <w:rFonts w:hint="eastAsia"/>
        </w:rPr>
        <w:t>伪指令</w:t>
      </w:r>
      <w:bookmarkEnd w:id="9646"/>
      <w:bookmarkEnd w:id="9647"/>
      <w:bookmarkEnd w:id="9648"/>
    </w:p>
    <w:p w14:paraId="2A9BF67D">
      <w:pPr>
        <w:pStyle w:val="175"/>
      </w:pPr>
      <w:bookmarkStart w:id="9649" w:name="_QWord_Source_Comparison_6606"/>
      <w:bookmarkStart w:id="9650" w:name="_QWord_Paragraph__1475"/>
      <w:bookmarkStart w:id="9651" w:name="_QWord_Source_Comparison_Para_1475"/>
      <w:r>
        <w:rPr>
          <w:rFonts w:hint="eastAsia"/>
        </w:rPr>
        <w:t>LDR</w:t>
      </w:r>
      <w:bookmarkEnd w:id="9649"/>
      <w:bookmarkStart w:id="9652" w:name="_QWord_Source_Comparison_6607"/>
      <w:r>
        <w:rPr>
          <w:rFonts w:hint="eastAsia"/>
        </w:rPr>
        <w:t>伪指令</w:t>
      </w:r>
      <w:bookmarkEnd w:id="9650"/>
      <w:bookmarkEnd w:id="9651"/>
      <w:bookmarkEnd w:id="9652"/>
    </w:p>
    <w:p w14:paraId="3C4BD14F">
      <w:pPr>
        <w:pStyle w:val="175"/>
      </w:pPr>
      <w:bookmarkStart w:id="9653" w:name="_QWord_Source_Comparison_6608"/>
      <w:bookmarkStart w:id="9654" w:name="_QWord_Source_Comparison_Para_1476"/>
      <w:bookmarkStart w:id="9655" w:name="_QWord_Paragraph__1476"/>
      <w:r>
        <w:rPr>
          <w:rFonts w:hint="eastAsia"/>
        </w:rPr>
        <w:t>NOP</w:t>
      </w:r>
      <w:bookmarkEnd w:id="9653"/>
      <w:bookmarkStart w:id="9656" w:name="_QWord_Source_Comparison_6609"/>
      <w:r>
        <w:rPr>
          <w:rFonts w:hint="eastAsia"/>
        </w:rPr>
        <w:t>伪指令</w:t>
      </w:r>
      <w:bookmarkEnd w:id="9654"/>
      <w:bookmarkEnd w:id="9655"/>
      <w:bookmarkEnd w:id="9656"/>
    </w:p>
    <w:p w14:paraId="43A98A82">
      <w:pPr>
        <w:pStyle w:val="66"/>
        <w:numPr>
          <w:ilvl w:val="4"/>
          <w:numId w:val="6"/>
        </w:numPr>
      </w:pPr>
      <w:bookmarkStart w:id="9657" w:name="_QWord_Source_Comparison_6610"/>
      <w:bookmarkStart w:id="9658" w:name="_QWord_Source_Comparison_Para_1477"/>
      <w:bookmarkStart w:id="9659" w:name="_QWord_Paragraph__1477"/>
      <w:r>
        <w:rPr>
          <w:rFonts w:hint="eastAsia"/>
        </w:rPr>
        <w:t>ADR</w:t>
      </w:r>
      <w:bookmarkEnd w:id="9657"/>
      <w:bookmarkStart w:id="9660" w:name="_QWord_Source_Comparison_6611"/>
      <w:r>
        <w:rPr>
          <w:rFonts w:hint="eastAsia"/>
        </w:rPr>
        <w:t>伪指令</w:t>
      </w:r>
      <w:bookmarkEnd w:id="9658"/>
      <w:bookmarkEnd w:id="9659"/>
      <w:bookmarkEnd w:id="9660"/>
    </w:p>
    <w:p w14:paraId="5A3369A7">
      <w:pPr>
        <w:pStyle w:val="4"/>
        <w:ind w:firstLine="420"/>
      </w:pPr>
      <w:bookmarkStart w:id="9661" w:name="_QWord_Source_Comparison_6612"/>
      <w:bookmarkStart w:id="9662" w:name="_QWord_Source_Comparison_Para_1478"/>
      <w:bookmarkStart w:id="9663" w:name="_QWord_Paragraph__1478"/>
      <w:r>
        <w:rPr>
          <w:rFonts w:hint="eastAsia"/>
        </w:rPr>
        <w:t>ADR</w:t>
      </w:r>
      <w:bookmarkEnd w:id="9661"/>
      <w:bookmarkStart w:id="9664" w:name="_QWord_Source_Comparison_6613"/>
      <w:r>
        <w:rPr>
          <w:rFonts w:hint="eastAsia"/>
        </w:rPr>
        <w:t>伪指令将基于</w:t>
      </w:r>
      <w:bookmarkEnd w:id="9664"/>
      <w:bookmarkStart w:id="9665" w:name="_QWord_Source_Comparison_6614"/>
      <w:r>
        <w:rPr>
          <w:rFonts w:hint="eastAsia"/>
        </w:rPr>
        <w:t>PC</w:t>
      </w:r>
      <w:bookmarkEnd w:id="9665"/>
      <w:bookmarkStart w:id="9666" w:name="_QWord_Source_Comparison_6615"/>
      <w:r>
        <w:rPr>
          <w:rFonts w:hint="eastAsia"/>
        </w:rPr>
        <w:t>相对偏移的地址值或基于寄存器相对偏移的地址值读取到寄存器中。在汇编编译器编译源程序时，</w:t>
      </w:r>
      <w:bookmarkEnd w:id="9666"/>
      <w:bookmarkStart w:id="9667" w:name="_QWord_Source_Comparison_6616"/>
      <w:r>
        <w:rPr>
          <w:rFonts w:hint="eastAsia"/>
        </w:rPr>
        <w:t>ADR</w:t>
      </w:r>
      <w:bookmarkEnd w:id="9667"/>
      <w:bookmarkStart w:id="9668" w:name="_QWord_Source_Comparison_6617"/>
      <w:r>
        <w:rPr>
          <w:rFonts w:hint="eastAsia"/>
        </w:rPr>
        <w:t>伪指令被编译器替换成一条合适的指令。通常，编译器用一条</w:t>
      </w:r>
      <w:bookmarkEnd w:id="9668"/>
      <w:bookmarkStart w:id="9669" w:name="_QWord_Source_Comparison_6618"/>
      <w:r>
        <w:rPr>
          <w:rFonts w:hint="eastAsia"/>
        </w:rPr>
        <w:t>ADD</w:t>
      </w:r>
      <w:bookmarkEnd w:id="9669"/>
      <w:bookmarkStart w:id="9670" w:name="_QWord_Source_Comparison_6619"/>
      <w:r>
        <w:rPr>
          <w:rFonts w:hint="eastAsia"/>
        </w:rPr>
        <w:t>指令或</w:t>
      </w:r>
      <w:bookmarkEnd w:id="9670"/>
      <w:bookmarkStart w:id="9671" w:name="_QWord_Source_Comparison_6620"/>
      <w:r>
        <w:rPr>
          <w:rFonts w:hint="eastAsia"/>
        </w:rPr>
        <w:t>SUB</w:t>
      </w:r>
      <w:bookmarkEnd w:id="9671"/>
      <w:bookmarkStart w:id="9672" w:name="_QWord_Source_Comparison_6621"/>
      <w:r>
        <w:rPr>
          <w:rFonts w:hint="eastAsia"/>
        </w:rPr>
        <w:t>指令来实现该</w:t>
      </w:r>
      <w:bookmarkEnd w:id="9672"/>
      <w:bookmarkStart w:id="9673" w:name="_QWord_Source_Comparison_6622"/>
      <w:r>
        <w:rPr>
          <w:rFonts w:hint="eastAsia"/>
        </w:rPr>
        <w:t>ADR</w:t>
      </w:r>
      <w:bookmarkEnd w:id="9673"/>
      <w:bookmarkStart w:id="9674" w:name="_QWord_Source_Comparison_6623"/>
      <w:r>
        <w:rPr>
          <w:rFonts w:hint="eastAsia"/>
        </w:rPr>
        <w:t>伪指令的功能，若不能用一条指令实现，则产生错误，编译失败。</w:t>
      </w:r>
      <w:bookmarkEnd w:id="9674"/>
      <w:bookmarkStart w:id="9675" w:name="_QWord_Source_Comparison_6624"/>
      <w:r>
        <w:rPr>
          <w:rFonts w:hint="eastAsia"/>
        </w:rPr>
        <w:t>ADR</w:t>
      </w:r>
      <w:bookmarkEnd w:id="9675"/>
      <w:bookmarkStart w:id="9676" w:name="_QWord_Source_Comparison_6625"/>
      <w:r>
        <w:rPr>
          <w:rFonts w:hint="eastAsia"/>
        </w:rPr>
        <w:t>伪指令格式如</w:t>
      </w:r>
      <w:bookmarkEnd w:id="9676"/>
      <w:bookmarkStart w:id="9677" w:name="_QWord_Source_Comparison_6626"/>
      <w:r>
        <w:fldChar w:fldCharType="begin"/>
      </w:r>
      <w:bookmarkEnd w:id="9677"/>
      <w:bookmarkStart w:id="9678" w:name="_QWord_Source_Comparison_6627"/>
      <w:r>
        <w:instrText xml:space="preserve"> </w:instrText>
      </w:r>
      <w:bookmarkEnd w:id="9678"/>
      <w:bookmarkStart w:id="9679" w:name="_QWord_Source_Comparison_6628"/>
      <w:r>
        <w:rPr>
          <w:rFonts w:hint="eastAsia"/>
        </w:rPr>
        <w:instrText xml:space="preserve">REF QWord_XRef_Figure__0IB33S \h \* CHARFORMAT</w:instrText>
      </w:r>
      <w:bookmarkEnd w:id="9679"/>
      <w:bookmarkStart w:id="9680" w:name="_QWord_Source_Comparison_6629"/>
      <w:r>
        <w:instrText xml:space="preserve"> </w:instrText>
      </w:r>
      <w:bookmarkStart w:id="9681" w:name="_QWord_Source_Comparison_6630"/>
      <w:r>
        <w:fldChar w:fldCharType="separate"/>
      </w:r>
      <w:bookmarkEnd w:id="9680"/>
      <w:bookmarkEnd w:id="9681"/>
      <w:bookmarkStart w:id="9682" w:name="_QWord_Source_Comparison_6631"/>
      <w:r>
        <w:rPr>
          <w:rFonts w:hint="eastAsia"/>
        </w:rPr>
        <w:t>图</w:t>
      </w:r>
      <w:bookmarkEnd w:id="9682"/>
      <w:bookmarkStart w:id="9683" w:name="_QWord_Source_Comparison_6632"/>
      <w:r>
        <w:rPr>
          <w:rFonts w:hint="eastAsia"/>
        </w:rPr>
        <w:t> </w:t>
      </w:r>
      <w:bookmarkEnd w:id="9683"/>
      <w:bookmarkStart w:id="9684" w:name="_QWord_Source_Comparison_6633"/>
      <w:r>
        <w:t>3</w:t>
      </w:r>
      <w:bookmarkEnd w:id="9684"/>
      <w:bookmarkStart w:id="9685" w:name="_QWord_Source_Comparison_6634"/>
      <w:r>
        <w:noBreakHyphen/>
      </w:r>
      <w:r>
        <w:t>39</w:t>
      </w:r>
      <w:bookmarkEnd w:id="9685"/>
      <w:bookmarkStart w:id="9686" w:name="_QWord_Source_Comparison_6635"/>
      <w:r>
        <w:fldChar w:fldCharType="end"/>
      </w:r>
      <w:bookmarkEnd w:id="9686"/>
      <w:bookmarkStart w:id="9687" w:name="_QWord_Source_Comparison_6636"/>
      <w:r>
        <w:rPr>
          <w:rFonts w:hint="eastAsia"/>
        </w:rPr>
        <w:t>所示，应用示例如</w:t>
      </w:r>
      <w:bookmarkEnd w:id="9687"/>
      <w:bookmarkStart w:id="9688" w:name="_QWord_Source_Comparison_6637"/>
      <w:r>
        <w:fldChar w:fldCharType="begin"/>
      </w:r>
      <w:bookmarkEnd w:id="9688"/>
      <w:bookmarkStart w:id="9689" w:name="_QWord_Source_Comparison_6638"/>
      <w:r>
        <w:instrText xml:space="preserve"> </w:instrText>
      </w:r>
      <w:bookmarkEnd w:id="9689"/>
      <w:bookmarkStart w:id="9690" w:name="_QWord_Source_Comparison_6639"/>
      <w:r>
        <w:rPr>
          <w:rFonts w:hint="eastAsia"/>
        </w:rPr>
        <w:instrText xml:space="preserve">REF QWord_XRef_Figure__yT1LVv \h \* CHARFORMAT</w:instrText>
      </w:r>
      <w:bookmarkEnd w:id="9690"/>
      <w:bookmarkStart w:id="9691" w:name="_QWord_Source_Comparison_6640"/>
      <w:r>
        <w:instrText xml:space="preserve"> </w:instrText>
      </w:r>
      <w:bookmarkStart w:id="9692" w:name="_QWord_Source_Comparison_6641"/>
      <w:r>
        <w:fldChar w:fldCharType="separate"/>
      </w:r>
      <w:bookmarkEnd w:id="9691"/>
      <w:bookmarkEnd w:id="9692"/>
      <w:bookmarkStart w:id="9693" w:name="_QWord_Source_Comparison_6642"/>
      <w:r>
        <w:rPr>
          <w:rFonts w:hint="eastAsia"/>
        </w:rPr>
        <w:t>图</w:t>
      </w:r>
      <w:bookmarkEnd w:id="9693"/>
      <w:bookmarkStart w:id="9694" w:name="_QWord_Source_Comparison_6643"/>
      <w:r>
        <w:rPr>
          <w:rFonts w:hint="eastAsia"/>
        </w:rPr>
        <w:t> </w:t>
      </w:r>
      <w:bookmarkEnd w:id="9694"/>
      <w:bookmarkStart w:id="9695" w:name="_QWord_Source_Comparison_6644"/>
      <w:r>
        <w:t>3</w:t>
      </w:r>
      <w:bookmarkEnd w:id="9695"/>
      <w:bookmarkStart w:id="9696" w:name="_QWord_Source_Comparison_6645"/>
      <w:r>
        <w:noBreakHyphen/>
      </w:r>
      <w:r>
        <w:t>40</w:t>
      </w:r>
      <w:bookmarkEnd w:id="9696"/>
      <w:bookmarkStart w:id="9697" w:name="_QWord_Source_Comparison_6646"/>
      <w:r>
        <w:fldChar w:fldCharType="end"/>
      </w:r>
      <w:bookmarkEnd w:id="9697"/>
      <w:bookmarkStart w:id="9698" w:name="_QWord_Source_Comparison_6647"/>
      <w:r>
        <w:rPr>
          <w:rFonts w:hint="eastAsia"/>
        </w:rPr>
        <w:t>所示。</w:t>
      </w:r>
      <w:bookmarkEnd w:id="9662"/>
      <w:bookmarkEnd w:id="9663"/>
      <w:bookmarkEnd w:id="9698"/>
    </w:p>
    <w:p w14:paraId="01691000">
      <w:pPr>
        <w:pStyle w:val="105"/>
      </w:pPr>
      <w:bookmarkStart w:id="9699" w:name="_QWord_Source_Comparison_Para_1479"/>
      <w:r>
        <w:t>‌</w:t>
      </w:r>
      <w:bookmarkStart w:id="9700" w:name="_QWord_Source_Comparison_6648"/>
      <w:bookmarkEnd w:id="9700"/>
      <w:bookmarkStart w:id="9701" w:name="_QWord_Paragraph__1479"/>
      <w:bookmarkStart w:id="9702" w:name="_QWord_Source_Comparison_6649"/>
      <w:bookmarkStart w:id="9703" w:name="_QWord_ImageIndex_164"/>
      <w:r>
        <w:drawing>
          <wp:inline distT="0" distB="0" distL="0" distR="0">
            <wp:extent cx="3324225" cy="650240"/>
            <wp:effectExtent l="0" t="0" r="0" b="0"/>
            <wp:docPr id="1489454365" name="图片 1489454365" title="QWord_ImageMark_164">
              <a:hlinkClick xmlns:a="http://schemas.openxmlformats.org/drawingml/2006/main" r:id="rId259" tooltip="QWord 图片目录：resource/images/illustration/1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65" name="图片 1489454365" title="QWord_ImageMark_164"/>
                    <pic:cNvPicPr>
                      <a:picLocks noChangeAspect="1" noChangeArrowheads="1"/>
                    </pic:cNvPicPr>
                  </pic:nvPicPr>
                  <pic:blipFill>
                    <a:blip r:embed="rId260" cstate="print">
                      <a:clrChange>
                        <a:clrFrom>
                          <a:srgbClr val="F5F5F4"/>
                        </a:clrFrom>
                        <a:clrTo>
                          <a:srgbClr val="F5F5F4">
                            <a:alpha val="0"/>
                          </a:srgbClr>
                        </a:clrTo>
                      </a:clrChange>
                      <a:extLst>
                        <a:ext uri="{28A0092B-C50C-407E-A947-70E740481C1C}">
                          <a14:useLocalDpi xmlns:a14="http://schemas.microsoft.com/office/drawing/2010/main" val="0"/>
                        </a:ext>
                      </a:extLst>
                    </a:blip>
                    <a:srcRect/>
                    <a:stretch>
                      <a:fillRect/>
                    </a:stretch>
                  </pic:blipFill>
                  <pic:spPr>
                    <a:xfrm>
                      <a:off x="0" y="0"/>
                      <a:ext cx="3389294" cy="663611"/>
                    </a:xfrm>
                    <a:prstGeom prst="rect">
                      <a:avLst/>
                    </a:prstGeom>
                    <a:noFill/>
                    <a:ln>
                      <a:noFill/>
                    </a:ln>
                  </pic:spPr>
                </pic:pic>
              </a:graphicData>
            </a:graphic>
          </wp:inline>
        </w:drawing>
      </w:r>
      <w:bookmarkEnd w:id="9699"/>
      <w:bookmarkEnd w:id="9701"/>
      <w:bookmarkEnd w:id="9702"/>
      <w:bookmarkEnd w:id="9703"/>
    </w:p>
    <w:p w14:paraId="36978BCB">
      <w:pPr>
        <w:pStyle w:val="68"/>
      </w:pPr>
      <w:bookmarkStart w:id="9704" w:name="_QWord_Source_Comparison_6650"/>
      <w:bookmarkStart w:id="9705" w:name="QWord_XRef_Figure__0IB33S"/>
      <w:bookmarkStart w:id="9706" w:name="_QWord_Paragraph__1480"/>
      <w:bookmarkStart w:id="9707" w:name="_QWord_Source_Comparison_Para_1480"/>
      <w:r>
        <w:rPr>
          <w:rFonts w:hint="eastAsia"/>
        </w:rPr>
        <w:t>图</w:t>
      </w:r>
      <w:bookmarkEnd w:id="9704"/>
      <w:bookmarkStart w:id="9708" w:name="_QWord_Source_Comparison_6651"/>
      <w:r>
        <w:rPr>
          <w:rFonts w:hint="eastAsia"/>
        </w:rPr>
        <w:t> </w:t>
      </w:r>
      <w:bookmarkEnd w:id="9708"/>
      <w:bookmarkStart w:id="9709" w:name="_QWord_Source_Comparison_6652"/>
      <w:r>
        <w:fldChar w:fldCharType="begin"/>
      </w:r>
      <w:bookmarkEnd w:id="9709"/>
      <w:bookmarkStart w:id="9710" w:name="_QWord_Source_Comparison_6653"/>
      <w:r>
        <w:instrText xml:space="preserve"> SEQ QWord_Heading1_Sequence \c </w:instrText>
      </w:r>
      <w:bookmarkEnd w:id="9710"/>
      <w:bookmarkStart w:id="9711" w:name="_QWord_Source_Comparison_6654"/>
      <w:r>
        <w:fldChar w:fldCharType="separate"/>
      </w:r>
      <w:bookmarkEnd w:id="9711"/>
      <w:bookmarkStart w:id="9712" w:name="_QWord_Source_Comparison_6655"/>
      <w:r>
        <w:t>3</w:t>
      </w:r>
      <w:bookmarkEnd w:id="9712"/>
      <w:bookmarkStart w:id="9713" w:name="_QWord_Source_Comparison_6656"/>
      <w:r>
        <w:fldChar w:fldCharType="end"/>
      </w:r>
      <w:bookmarkEnd w:id="9713"/>
      <w:bookmarkStart w:id="9714" w:name="_QWord_Source_Comparison_6657"/>
      <w:r>
        <w:noBreakHyphen/>
      </w:r>
      <w:bookmarkEnd w:id="9714"/>
      <w:bookmarkStart w:id="9715" w:name="_QWord_Source_Comparison_6658"/>
      <w:r>
        <w:fldChar w:fldCharType="begin"/>
      </w:r>
      <w:bookmarkEnd w:id="9715"/>
      <w:bookmarkStart w:id="9716" w:name="_QWord_Source_Comparison_6659"/>
      <w:r>
        <w:instrText xml:space="preserve"> </w:instrText>
      </w:r>
      <w:bookmarkEnd w:id="9716"/>
      <w:bookmarkStart w:id="9717" w:name="_QWord_Source_Comparison_6660"/>
      <w:r>
        <w:rPr>
          <w:rFonts w:hint="eastAsia"/>
        </w:rPr>
        <w:instrText xml:space="preserve">SEQ </w:instrText>
      </w:r>
      <w:bookmarkEnd w:id="9717"/>
      <w:bookmarkStart w:id="9718" w:name="_QWord_Source_Comparison_6661"/>
      <w:r>
        <w:rPr>
          <w:rFonts w:hint="eastAsia"/>
        </w:rPr>
        <w:instrText xml:space="preserve">图</w:instrText>
      </w:r>
      <w:bookmarkEnd w:id="9718"/>
      <w:bookmarkStart w:id="9719" w:name="_QWord_Source_Comparison_6662"/>
      <w:r>
        <w:rPr>
          <w:rFonts w:hint="eastAsia"/>
        </w:rPr>
        <w:instrText xml:space="preserve"> \* ARABIC \s 1</w:instrText>
      </w:r>
      <w:bookmarkEnd w:id="9719"/>
      <w:bookmarkStart w:id="9720" w:name="_QWord_Source_Comparison_6663"/>
      <w:r>
        <w:instrText xml:space="preserve"> </w:instrText>
      </w:r>
      <w:bookmarkStart w:id="9721" w:name="_QWord_Source_Comparison_6664"/>
      <w:r>
        <w:fldChar w:fldCharType="separate"/>
      </w:r>
      <w:bookmarkEnd w:id="9720"/>
      <w:bookmarkEnd w:id="9721"/>
      <w:bookmarkStart w:id="9722" w:name="_QWord_Source_Comparison_6665"/>
      <w:r>
        <w:t>39</w:t>
      </w:r>
      <w:bookmarkEnd w:id="9722"/>
      <w:bookmarkStart w:id="9723" w:name="_QWord_Source_Comparison_6666"/>
      <w:r>
        <w:fldChar w:fldCharType="end"/>
      </w:r>
      <w:bookmarkEnd w:id="9705"/>
      <w:bookmarkEnd w:id="9723"/>
      <w:bookmarkStart w:id="9724" w:name="_QWord_Source_Comparison_6667"/>
      <w:r>
        <w:rPr>
          <w:rFonts w:hint="eastAsia"/>
        </w:rPr>
        <w:t xml:space="preserve">  </w:t>
      </w:r>
      <w:bookmarkEnd w:id="9724"/>
      <w:bookmarkStart w:id="9725" w:name="_QWord_Source_Comparison_6668"/>
      <w:r>
        <w:rPr>
          <w:rFonts w:hint="eastAsia"/>
        </w:rPr>
        <w:t>ADR</w:t>
      </w:r>
      <w:bookmarkEnd w:id="9725"/>
      <w:bookmarkStart w:id="9726" w:name="_QWord_Source_Comparison_6669"/>
      <w:r>
        <w:rPr>
          <w:rFonts w:hint="eastAsia"/>
        </w:rPr>
        <w:t>伪指令格式</w:t>
      </w:r>
      <w:bookmarkEnd w:id="9706"/>
      <w:bookmarkEnd w:id="9707"/>
      <w:bookmarkEnd w:id="9726"/>
    </w:p>
    <w:p w14:paraId="6EDAC2A3">
      <w:pPr>
        <w:pStyle w:val="105"/>
      </w:pPr>
      <w:bookmarkStart w:id="9727" w:name="_QWord_Source_Comparison_Para_1481"/>
      <w:r>
        <w:t>‌</w:t>
      </w:r>
      <w:bookmarkStart w:id="9728" w:name="_QWord_Source_Comparison_6670"/>
      <w:bookmarkEnd w:id="9728"/>
      <w:bookmarkStart w:id="9729" w:name="_QWord_Paragraph__1481"/>
      <w:bookmarkStart w:id="9730" w:name="_QWord_ImageIndex_165"/>
      <w:bookmarkStart w:id="9731" w:name="_QWord_Source_Comparison_6671"/>
      <w:r>
        <w:drawing>
          <wp:inline distT="0" distB="0" distL="0" distR="0">
            <wp:extent cx="4205605" cy="1990090"/>
            <wp:effectExtent l="0" t="0" r="4445" b="0"/>
            <wp:docPr id="1489454366" name="图片 1489454366" title="QWord_ImageMark_165">
              <a:hlinkClick xmlns:a="http://schemas.openxmlformats.org/drawingml/2006/main" r:id="rId261" tooltip="QWord 图片目录：resource/images/illustration/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66" name="图片 1489454366" title="QWord_ImageMark_165"/>
                    <pic:cNvPicPr>
                      <a:picLocks noChangeAspect="1" noChangeArrowheads="1"/>
                    </pic:cNvPicPr>
                  </pic:nvPicPr>
                  <pic:blipFill>
                    <a:blip r:embed="rId262" cstate="print">
                      <a:extLst>
                        <a:ext uri="{28A0092B-C50C-407E-A947-70E740481C1C}">
                          <a14:useLocalDpi xmlns:a14="http://schemas.microsoft.com/office/drawing/2010/main" val="0"/>
                        </a:ext>
                      </a:extLst>
                    </a:blip>
                    <a:srcRect/>
                    <a:stretch>
                      <a:fillRect/>
                    </a:stretch>
                  </pic:blipFill>
                  <pic:spPr>
                    <a:xfrm>
                      <a:off x="0" y="0"/>
                      <a:ext cx="4215354" cy="1994804"/>
                    </a:xfrm>
                    <a:prstGeom prst="rect">
                      <a:avLst/>
                    </a:prstGeom>
                    <a:noFill/>
                    <a:ln>
                      <a:noFill/>
                    </a:ln>
                  </pic:spPr>
                </pic:pic>
              </a:graphicData>
            </a:graphic>
          </wp:inline>
        </w:drawing>
      </w:r>
      <w:bookmarkEnd w:id="9727"/>
      <w:bookmarkEnd w:id="9729"/>
      <w:bookmarkEnd w:id="9730"/>
      <w:bookmarkEnd w:id="9731"/>
    </w:p>
    <w:p w14:paraId="5969CEFD">
      <w:pPr>
        <w:pStyle w:val="68"/>
      </w:pPr>
      <w:bookmarkStart w:id="9732" w:name="_QWord_Source_Comparison_6672"/>
      <w:bookmarkStart w:id="9733" w:name="QWord_XRef_Figure__yT1LVv"/>
      <w:bookmarkStart w:id="9734" w:name="_QWord_Paragraph__1482"/>
      <w:bookmarkStart w:id="9735" w:name="_QWord_Source_Comparison_Para_1482"/>
      <w:r>
        <w:rPr>
          <w:rFonts w:hint="eastAsia"/>
        </w:rPr>
        <w:t>图</w:t>
      </w:r>
      <w:bookmarkEnd w:id="9732"/>
      <w:bookmarkStart w:id="9736" w:name="_QWord_Source_Comparison_6673"/>
      <w:r>
        <w:rPr>
          <w:rFonts w:hint="eastAsia"/>
        </w:rPr>
        <w:t> </w:t>
      </w:r>
      <w:bookmarkEnd w:id="9736"/>
      <w:bookmarkStart w:id="9737" w:name="_QWord_Source_Comparison_6674"/>
      <w:r>
        <w:fldChar w:fldCharType="begin"/>
      </w:r>
      <w:bookmarkEnd w:id="9737"/>
      <w:bookmarkStart w:id="9738" w:name="_QWord_Source_Comparison_6675"/>
      <w:r>
        <w:instrText xml:space="preserve"> SEQ QWord_Heading1_Sequence \c </w:instrText>
      </w:r>
      <w:bookmarkEnd w:id="9738"/>
      <w:bookmarkStart w:id="9739" w:name="_QWord_Source_Comparison_6676"/>
      <w:r>
        <w:fldChar w:fldCharType="separate"/>
      </w:r>
      <w:bookmarkEnd w:id="9739"/>
      <w:bookmarkStart w:id="9740" w:name="_QWord_Source_Comparison_6677"/>
      <w:r>
        <w:t>3</w:t>
      </w:r>
      <w:bookmarkEnd w:id="9740"/>
      <w:bookmarkStart w:id="9741" w:name="_QWord_Source_Comparison_6678"/>
      <w:r>
        <w:fldChar w:fldCharType="end"/>
      </w:r>
      <w:bookmarkEnd w:id="9741"/>
      <w:bookmarkStart w:id="9742" w:name="_QWord_Source_Comparison_6679"/>
      <w:r>
        <w:noBreakHyphen/>
      </w:r>
      <w:bookmarkEnd w:id="9742"/>
      <w:bookmarkStart w:id="9743" w:name="_QWord_Source_Comparison_6680"/>
      <w:r>
        <w:fldChar w:fldCharType="begin"/>
      </w:r>
      <w:bookmarkEnd w:id="9743"/>
      <w:bookmarkStart w:id="9744" w:name="_QWord_Source_Comparison_6681"/>
      <w:r>
        <w:instrText xml:space="preserve"> </w:instrText>
      </w:r>
      <w:bookmarkEnd w:id="9744"/>
      <w:bookmarkStart w:id="9745" w:name="_QWord_Source_Comparison_6682"/>
      <w:r>
        <w:rPr>
          <w:rFonts w:hint="eastAsia"/>
        </w:rPr>
        <w:instrText xml:space="preserve">SEQ </w:instrText>
      </w:r>
      <w:bookmarkEnd w:id="9745"/>
      <w:bookmarkStart w:id="9746" w:name="_QWord_Source_Comparison_6683"/>
      <w:r>
        <w:rPr>
          <w:rFonts w:hint="eastAsia"/>
        </w:rPr>
        <w:instrText xml:space="preserve">图</w:instrText>
      </w:r>
      <w:bookmarkEnd w:id="9746"/>
      <w:bookmarkStart w:id="9747" w:name="_QWord_Source_Comparison_6684"/>
      <w:r>
        <w:rPr>
          <w:rFonts w:hint="eastAsia"/>
        </w:rPr>
        <w:instrText xml:space="preserve"> \* ARABIC \s 1</w:instrText>
      </w:r>
      <w:bookmarkEnd w:id="9747"/>
      <w:bookmarkStart w:id="9748" w:name="_QWord_Source_Comparison_6685"/>
      <w:r>
        <w:instrText xml:space="preserve"> </w:instrText>
      </w:r>
      <w:bookmarkStart w:id="9749" w:name="_QWord_Source_Comparison_6686"/>
      <w:r>
        <w:fldChar w:fldCharType="separate"/>
      </w:r>
      <w:bookmarkEnd w:id="9748"/>
      <w:bookmarkEnd w:id="9749"/>
      <w:bookmarkStart w:id="9750" w:name="_QWord_Source_Comparison_6687"/>
      <w:r>
        <w:t>40</w:t>
      </w:r>
      <w:bookmarkEnd w:id="9750"/>
      <w:bookmarkStart w:id="9751" w:name="_QWord_Source_Comparison_6688"/>
      <w:r>
        <w:fldChar w:fldCharType="end"/>
      </w:r>
      <w:bookmarkEnd w:id="9733"/>
      <w:bookmarkEnd w:id="9751"/>
      <w:bookmarkStart w:id="9752" w:name="_QWord_Source_Comparison_6689"/>
      <w:r>
        <w:rPr>
          <w:rFonts w:hint="eastAsia"/>
        </w:rPr>
        <w:t xml:space="preserve">  </w:t>
      </w:r>
      <w:bookmarkEnd w:id="9752"/>
      <w:bookmarkStart w:id="9753" w:name="_QWord_Source_Comparison_6690"/>
      <w:r>
        <w:rPr>
          <w:rFonts w:hint="eastAsia"/>
        </w:rPr>
        <w:t>ADR</w:t>
      </w:r>
      <w:bookmarkEnd w:id="9753"/>
      <w:bookmarkStart w:id="9754" w:name="_QWord_Source_Comparison_6691"/>
      <w:r>
        <w:rPr>
          <w:rFonts w:hint="eastAsia"/>
        </w:rPr>
        <w:t>伪指令应用示例</w:t>
      </w:r>
      <w:bookmarkEnd w:id="9734"/>
      <w:bookmarkEnd w:id="9735"/>
      <w:bookmarkEnd w:id="9754"/>
    </w:p>
    <w:p w14:paraId="4B36AFC7">
      <w:pPr>
        <w:pStyle w:val="66"/>
        <w:numPr>
          <w:ilvl w:val="4"/>
          <w:numId w:val="6"/>
        </w:numPr>
      </w:pPr>
      <w:bookmarkStart w:id="9755" w:name="_QWord_Source_Comparison_6692"/>
      <w:bookmarkStart w:id="9756" w:name="_QWord_Source_Comparison_Para_1483"/>
      <w:bookmarkStart w:id="9757" w:name="_QWord_Paragraph__1483"/>
      <w:r>
        <w:rPr>
          <w:rFonts w:hint="eastAsia"/>
        </w:rPr>
        <w:t>ADRL</w:t>
      </w:r>
      <w:bookmarkEnd w:id="9755"/>
      <w:bookmarkStart w:id="9758" w:name="_QWord_Source_Comparison_6693"/>
      <w:r>
        <w:rPr>
          <w:rFonts w:hint="eastAsia"/>
        </w:rPr>
        <w:t>伪指令</w:t>
      </w:r>
      <w:bookmarkEnd w:id="9756"/>
      <w:bookmarkEnd w:id="9757"/>
      <w:bookmarkEnd w:id="9758"/>
    </w:p>
    <w:p w14:paraId="0C024667">
      <w:pPr>
        <w:pStyle w:val="4"/>
        <w:ind w:firstLine="420"/>
      </w:pPr>
      <w:bookmarkStart w:id="9759" w:name="_QWord_Source_Comparison_6694"/>
      <w:bookmarkStart w:id="9760" w:name="_QWord_Paragraph__1484"/>
      <w:bookmarkStart w:id="9761" w:name="_QWord_Source_Comparison_Para_1484"/>
      <w:r>
        <w:rPr>
          <w:rFonts w:hint="eastAsia"/>
        </w:rPr>
        <w:t>ADRL</w:t>
      </w:r>
      <w:bookmarkEnd w:id="9759"/>
      <w:bookmarkStart w:id="9762" w:name="_QWord_Source_Comparison_6695"/>
      <w:r>
        <w:rPr>
          <w:rFonts w:hint="eastAsia"/>
        </w:rPr>
        <w:t>伪指令将基于</w:t>
      </w:r>
      <w:bookmarkEnd w:id="9762"/>
      <w:bookmarkStart w:id="9763" w:name="_QWord_Source_Comparison_6696"/>
      <w:r>
        <w:rPr>
          <w:rFonts w:hint="eastAsia"/>
        </w:rPr>
        <w:t>PC</w:t>
      </w:r>
      <w:bookmarkEnd w:id="9763"/>
      <w:bookmarkStart w:id="9764" w:name="_QWord_Source_Comparison_6697"/>
      <w:r>
        <w:rPr>
          <w:rFonts w:hint="eastAsia"/>
        </w:rPr>
        <w:t>相对偏移的地址值或基于寄存器相对偏移的地址值读取到寄存器中，比</w:t>
      </w:r>
      <w:bookmarkEnd w:id="9764"/>
      <w:bookmarkStart w:id="9765" w:name="_QWord_Source_Comparison_6698"/>
      <w:r>
        <w:rPr>
          <w:rFonts w:hint="eastAsia"/>
        </w:rPr>
        <w:t>ADR</w:t>
      </w:r>
      <w:bookmarkEnd w:id="9765"/>
      <w:bookmarkStart w:id="9766" w:name="_QWord_Source_Comparison_6699"/>
      <w:r>
        <w:rPr>
          <w:rFonts w:hint="eastAsia"/>
        </w:rPr>
        <w:t>伪指令可以读取更大范围的地址。在汇编编译器编译源程序时，</w:t>
      </w:r>
      <w:bookmarkEnd w:id="9766"/>
      <w:bookmarkStart w:id="9767" w:name="_QWord_Source_Comparison_6700"/>
      <w:r>
        <w:rPr>
          <w:rFonts w:hint="eastAsia"/>
        </w:rPr>
        <w:t>ADRL</w:t>
      </w:r>
      <w:bookmarkEnd w:id="9767"/>
      <w:bookmarkStart w:id="9768" w:name="_QWord_Source_Comparison_6701"/>
      <w:r>
        <w:rPr>
          <w:rFonts w:hint="eastAsia"/>
        </w:rPr>
        <w:t>伪指令被编译器替换成两条合适的指令。若不能用两条指令实现，则产生错误，编译失败。其伪指令格式如</w:t>
      </w:r>
      <w:bookmarkEnd w:id="9768"/>
      <w:bookmarkStart w:id="9769" w:name="_QWord_Source_Comparison_6702"/>
      <w:r>
        <w:fldChar w:fldCharType="begin"/>
      </w:r>
      <w:bookmarkEnd w:id="9769"/>
      <w:bookmarkStart w:id="9770" w:name="_QWord_Source_Comparison_6703"/>
      <w:r>
        <w:instrText xml:space="preserve"> </w:instrText>
      </w:r>
      <w:bookmarkEnd w:id="9770"/>
      <w:bookmarkStart w:id="9771" w:name="_QWord_Source_Comparison_6704"/>
      <w:r>
        <w:rPr>
          <w:rFonts w:hint="eastAsia"/>
        </w:rPr>
        <w:instrText xml:space="preserve">REF QWord_XRef_Figure__lxGjw1 \h \* CHARFORMAT</w:instrText>
      </w:r>
      <w:bookmarkEnd w:id="9771"/>
      <w:bookmarkStart w:id="9772" w:name="_QWord_Source_Comparison_6705"/>
      <w:r>
        <w:instrText xml:space="preserve"> </w:instrText>
      </w:r>
      <w:bookmarkStart w:id="9773" w:name="_QWord_Source_Comparison_6706"/>
      <w:r>
        <w:fldChar w:fldCharType="separate"/>
      </w:r>
      <w:bookmarkEnd w:id="9772"/>
      <w:bookmarkEnd w:id="9773"/>
      <w:bookmarkStart w:id="9774" w:name="_QWord_Source_Comparison_6707"/>
      <w:r>
        <w:rPr>
          <w:rFonts w:hint="eastAsia"/>
        </w:rPr>
        <w:t>图</w:t>
      </w:r>
      <w:bookmarkEnd w:id="9774"/>
      <w:bookmarkStart w:id="9775" w:name="_QWord_Source_Comparison_6708"/>
      <w:r>
        <w:rPr>
          <w:rFonts w:hint="eastAsia"/>
        </w:rPr>
        <w:t> </w:t>
      </w:r>
      <w:bookmarkEnd w:id="9775"/>
      <w:bookmarkStart w:id="9776" w:name="_QWord_Source_Comparison_6709"/>
      <w:r>
        <w:t>3</w:t>
      </w:r>
      <w:bookmarkEnd w:id="9776"/>
      <w:bookmarkStart w:id="9777" w:name="_QWord_Source_Comparison_6710"/>
      <w:r>
        <w:noBreakHyphen/>
      </w:r>
      <w:r>
        <w:t>41</w:t>
      </w:r>
      <w:bookmarkEnd w:id="9777"/>
      <w:bookmarkStart w:id="9778" w:name="_QWord_Source_Comparison_6711"/>
      <w:r>
        <w:fldChar w:fldCharType="end"/>
      </w:r>
      <w:bookmarkEnd w:id="9778"/>
      <w:bookmarkStart w:id="9779" w:name="_QWord_Source_Comparison_6712"/>
      <w:r>
        <w:rPr>
          <w:rFonts w:hint="eastAsia"/>
        </w:rPr>
        <w:t>所示，应用示例如</w:t>
      </w:r>
      <w:bookmarkEnd w:id="9779"/>
      <w:bookmarkStart w:id="9780" w:name="_QWord_Source_Comparison_6713"/>
      <w:r>
        <w:fldChar w:fldCharType="begin"/>
      </w:r>
      <w:bookmarkEnd w:id="9780"/>
      <w:bookmarkStart w:id="9781" w:name="_QWord_Source_Comparison_6714"/>
      <w:r>
        <w:instrText xml:space="preserve"> </w:instrText>
      </w:r>
      <w:bookmarkEnd w:id="9781"/>
      <w:bookmarkStart w:id="9782" w:name="_QWord_Source_Comparison_6715"/>
      <w:r>
        <w:rPr>
          <w:rFonts w:hint="eastAsia"/>
        </w:rPr>
        <w:instrText xml:space="preserve">REF QWord_XRef_Figure__hAqIrK \h \* CHARFORMAT</w:instrText>
      </w:r>
      <w:bookmarkEnd w:id="9782"/>
      <w:bookmarkStart w:id="9783" w:name="_QWord_Source_Comparison_6716"/>
      <w:r>
        <w:instrText xml:space="preserve"> </w:instrText>
      </w:r>
      <w:bookmarkStart w:id="9784" w:name="_QWord_Source_Comparison_6717"/>
      <w:r>
        <w:fldChar w:fldCharType="separate"/>
      </w:r>
      <w:bookmarkEnd w:id="9783"/>
      <w:bookmarkEnd w:id="9784"/>
      <w:bookmarkStart w:id="9785" w:name="_QWord_Source_Comparison_6718"/>
      <w:r>
        <w:rPr>
          <w:rFonts w:hint="eastAsia"/>
        </w:rPr>
        <w:t>图</w:t>
      </w:r>
      <w:bookmarkEnd w:id="9785"/>
      <w:bookmarkStart w:id="9786" w:name="_QWord_Source_Comparison_6719"/>
      <w:r>
        <w:rPr>
          <w:rFonts w:hint="eastAsia"/>
        </w:rPr>
        <w:t> </w:t>
      </w:r>
      <w:bookmarkEnd w:id="9786"/>
      <w:bookmarkStart w:id="9787" w:name="_QWord_Source_Comparison_6720"/>
      <w:r>
        <w:t>3</w:t>
      </w:r>
      <w:bookmarkEnd w:id="9787"/>
      <w:bookmarkStart w:id="9788" w:name="_QWord_Source_Comparison_6721"/>
      <w:r>
        <w:noBreakHyphen/>
      </w:r>
      <w:r>
        <w:t>42</w:t>
      </w:r>
      <w:bookmarkEnd w:id="9788"/>
      <w:bookmarkStart w:id="9789" w:name="_QWord_Source_Comparison_6722"/>
      <w:r>
        <w:fldChar w:fldCharType="end"/>
      </w:r>
      <w:bookmarkEnd w:id="9789"/>
      <w:bookmarkStart w:id="9790" w:name="_QWord_Source_Comparison_6723"/>
      <w:r>
        <w:rPr>
          <w:rFonts w:hint="eastAsia"/>
        </w:rPr>
        <w:t>所示。</w:t>
      </w:r>
      <w:bookmarkEnd w:id="9760"/>
      <w:bookmarkEnd w:id="9761"/>
      <w:bookmarkEnd w:id="9790"/>
    </w:p>
    <w:p w14:paraId="4E53A07A">
      <w:pPr>
        <w:pStyle w:val="4"/>
        <w:ind w:firstLine="420"/>
      </w:pPr>
      <w:bookmarkStart w:id="9791" w:name="_QWord_Source_Comparison_6724"/>
      <w:bookmarkStart w:id="9792" w:name="_QWord_Source_Comparison_Para_1485"/>
      <w:bookmarkStart w:id="9793" w:name="_QWord_Paragraph__1485"/>
      <w:r>
        <w:rPr>
          <w:rFonts w:hint="eastAsia"/>
        </w:rPr>
        <w:t>地址表达式</w:t>
      </w:r>
      <w:bookmarkEnd w:id="9791"/>
      <w:bookmarkStart w:id="9794" w:name="_QWord_Source_Comparison_6725"/>
      <w:r>
        <w:rPr>
          <w:rFonts w:hint="eastAsia"/>
        </w:rPr>
        <w:t>expr</w:t>
      </w:r>
      <w:bookmarkEnd w:id="9794"/>
      <w:bookmarkStart w:id="9795" w:name="_QWord_Source_Comparison_6726"/>
      <w:r>
        <w:rPr>
          <w:rFonts w:hint="eastAsia"/>
        </w:rPr>
        <w:t>的取指范围：</w:t>
      </w:r>
      <w:bookmarkEnd w:id="9792"/>
      <w:bookmarkEnd w:id="9793"/>
      <w:bookmarkEnd w:id="9795"/>
    </w:p>
    <w:p w14:paraId="794057F6">
      <w:pPr>
        <w:pStyle w:val="175"/>
      </w:pPr>
      <w:bookmarkStart w:id="9796" w:name="_QWord_Source_Comparison_6727"/>
      <w:bookmarkStart w:id="9797" w:name="_QWord_Paragraph__1486"/>
      <w:bookmarkStart w:id="9798" w:name="_QWord_Source_Comparison_Para_1486"/>
      <w:r>
        <w:rPr>
          <w:rFonts w:hint="eastAsia"/>
        </w:rPr>
        <w:t>当地址值是字节对齐时，其取指范围为</w:t>
      </w:r>
      <w:bookmarkEnd w:id="9796"/>
      <w:bookmarkStart w:id="9799" w:name="_QWord_Source_Comparison_8196"/>
      <w:bookmarkStart w:id="9800" w:name="_QWord_Source_Comparison_8135"/>
      <w:bookmarkStart w:id="9801" w:name="_QWord_Source_Comparison_6728"/>
      <m:oMath>
        <m:r>
          <m:rPr/>
          <w:rPr>
            <w:rFonts w:ascii="Cambria Math" w:hAnsi="Cambria Math"/>
          </w:rPr>
          <m:t>−</m:t>
        </m:r>
        <w:bookmarkEnd w:id="9799"/>
        <w:bookmarkEnd w:id="9800"/>
      </m:oMath>
      <w:r>
        <w:rPr>
          <w:rFonts w:hint="eastAsia"/>
        </w:rPr>
        <w:t>64K</w:t>
      </w:r>
      <w:bookmarkEnd w:id="9801"/>
      <w:bookmarkStart w:id="9802" w:name="_QWord_Source_Comparison_6729"/>
      <w:r>
        <w:rPr>
          <w:rFonts w:hint="eastAsia"/>
        </w:rPr>
        <w:t>～</w:t>
      </w:r>
      <w:bookmarkEnd w:id="9802"/>
      <w:bookmarkStart w:id="9803" w:name="_QWord_Source_Comparison_6730"/>
      <w:r>
        <w:rPr>
          <w:rFonts w:hint="eastAsia"/>
        </w:rPr>
        <w:t>64K</w:t>
      </w:r>
      <w:bookmarkEnd w:id="9803"/>
      <w:bookmarkStart w:id="9804" w:name="_QWord_Source_Comparison_6731"/>
      <w:r>
        <w:rPr>
          <w:rFonts w:hint="eastAsia"/>
        </w:rPr>
        <w:t>；</w:t>
      </w:r>
      <w:bookmarkEnd w:id="9797"/>
      <w:bookmarkEnd w:id="9798"/>
      <w:bookmarkEnd w:id="9804"/>
    </w:p>
    <w:p w14:paraId="347B6AEF">
      <w:pPr>
        <w:pStyle w:val="4"/>
        <w:ind w:firstLine="420"/>
      </w:pPr>
      <w:bookmarkStart w:id="9805" w:name="_QWord_Source_Comparison_6732"/>
      <w:bookmarkStart w:id="9806" w:name="_QWord_Paragraph__1487"/>
      <w:bookmarkStart w:id="9807" w:name="_QWord_Source_Comparison_Para_1487"/>
      <w:r>
        <w:rPr>
          <w:rFonts w:hint="eastAsia"/>
        </w:rPr>
        <w:t>当地址值是字对齐时，其取指范围为</w:t>
      </w:r>
      <w:bookmarkEnd w:id="9805"/>
      <m:oMath>
        <w:bookmarkStart w:id="9808" w:name="_QWord_Source_Comparison_8197"/>
        <w:bookmarkStart w:id="9809" w:name="_QWord_Source_Comparison_8136"/>
        <w:bookmarkStart w:id="9810" w:name="_QWord_Source_Comparison_6733"/>
        <m:r>
          <m:rPr/>
          <w:rPr>
            <w:rFonts w:ascii="Cambria Math" w:hAnsi="Cambria Math"/>
          </w:rPr>
          <m:t>−</m:t>
        </m:r>
      </m:oMath>
      <w:bookmarkEnd w:id="9808"/>
      <w:bookmarkEnd w:id="9809"/>
      <w:r>
        <w:rPr>
          <w:rFonts w:hint="eastAsia"/>
        </w:rPr>
        <w:t>256K</w:t>
      </w:r>
      <w:bookmarkEnd w:id="9810"/>
      <w:bookmarkStart w:id="9811" w:name="_QWord_Source_Comparison_6734"/>
      <w:r>
        <w:rPr>
          <w:rFonts w:hint="eastAsia"/>
        </w:rPr>
        <w:t>～</w:t>
      </w:r>
      <w:bookmarkEnd w:id="9811"/>
      <w:bookmarkStart w:id="9812" w:name="_QWord_Source_Comparison_6735"/>
      <w:r>
        <w:rPr>
          <w:rFonts w:hint="eastAsia"/>
        </w:rPr>
        <w:t>256K</w:t>
      </w:r>
      <w:bookmarkEnd w:id="9812"/>
      <w:bookmarkStart w:id="9813" w:name="_QWord_Source_Comparison_6736"/>
      <w:r>
        <w:rPr>
          <w:rFonts w:hint="eastAsia"/>
        </w:rPr>
        <w:t>；</w:t>
      </w:r>
      <w:bookmarkEnd w:id="9806"/>
      <w:bookmarkEnd w:id="9807"/>
      <w:bookmarkEnd w:id="9813"/>
    </w:p>
    <w:p w14:paraId="7DC22252">
      <w:pPr>
        <w:pStyle w:val="105"/>
      </w:pPr>
      <w:bookmarkStart w:id="9814" w:name="_QWord_Source_Comparison_Para_1488"/>
      <w:r>
        <w:t>‌</w:t>
      </w:r>
      <w:bookmarkStart w:id="9815" w:name="_QWord_Source_Comparison_6737"/>
      <w:bookmarkEnd w:id="9815"/>
      <w:bookmarkStart w:id="9816" w:name="_QWord_Source_Comparison_6738"/>
      <w:bookmarkStart w:id="9817" w:name="_QWord_Paragraph__1488"/>
      <w:bookmarkStart w:id="9818" w:name="_QWord_ImageIndex_166"/>
      <w:r>
        <w:drawing>
          <wp:inline distT="0" distB="0" distL="0" distR="0">
            <wp:extent cx="3676650" cy="801370"/>
            <wp:effectExtent l="0" t="0" r="0" b="0"/>
            <wp:docPr id="1489454367" name="图片 1489454367" title="QWord_ImageMark_166">
              <a:hlinkClick xmlns:a="http://schemas.openxmlformats.org/drawingml/2006/main" r:id="rId263" tooltip="QWord 图片目录：resource/images/illustration/1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67" name="图片 1489454367" title="QWord_ImageMark_166"/>
                    <pic:cNvPicPr>
                      <a:picLocks noChangeAspect="1" noChangeArrowheads="1"/>
                    </pic:cNvPicPr>
                  </pic:nvPicPr>
                  <pic:blipFill>
                    <a:blip r:embed="rId264" cstate="print">
                      <a:clrChange>
                        <a:clrFrom>
                          <a:srgbClr val="F6F6F6"/>
                        </a:clrFrom>
                        <a:clrTo>
                          <a:srgbClr val="F6F6F6">
                            <a:alpha val="0"/>
                          </a:srgbClr>
                        </a:clrTo>
                      </a:clrChange>
                      <a:extLst>
                        <a:ext uri="{28A0092B-C50C-407E-A947-70E740481C1C}">
                          <a14:useLocalDpi xmlns:a14="http://schemas.microsoft.com/office/drawing/2010/main" val="0"/>
                        </a:ext>
                      </a:extLst>
                    </a:blip>
                    <a:srcRect/>
                    <a:stretch>
                      <a:fillRect/>
                    </a:stretch>
                  </pic:blipFill>
                  <pic:spPr>
                    <a:xfrm>
                      <a:off x="0" y="0"/>
                      <a:ext cx="3676650" cy="801800"/>
                    </a:xfrm>
                    <a:prstGeom prst="rect">
                      <a:avLst/>
                    </a:prstGeom>
                    <a:noFill/>
                    <a:ln>
                      <a:noFill/>
                    </a:ln>
                  </pic:spPr>
                </pic:pic>
              </a:graphicData>
            </a:graphic>
          </wp:inline>
        </w:drawing>
      </w:r>
      <w:bookmarkEnd w:id="9814"/>
      <w:bookmarkEnd w:id="9816"/>
      <w:bookmarkEnd w:id="9817"/>
      <w:bookmarkEnd w:id="9818"/>
    </w:p>
    <w:p w14:paraId="1BAB9947">
      <w:pPr>
        <w:pStyle w:val="68"/>
      </w:pPr>
      <w:bookmarkStart w:id="9819" w:name="_QWord_Source_Comparison_6739"/>
      <w:bookmarkStart w:id="9820" w:name="QWord_XRef_Figure__lxGjw1"/>
      <w:bookmarkStart w:id="9821" w:name="_QWord_Source_Comparison_Para_1489"/>
      <w:bookmarkStart w:id="9822" w:name="_QWord_Paragraph__1489"/>
      <w:r>
        <w:rPr>
          <w:rFonts w:hint="eastAsia"/>
        </w:rPr>
        <w:t>图</w:t>
      </w:r>
      <w:bookmarkEnd w:id="9819"/>
      <w:bookmarkStart w:id="9823" w:name="_QWord_Source_Comparison_6740"/>
      <w:r>
        <w:rPr>
          <w:rFonts w:hint="eastAsia"/>
        </w:rPr>
        <w:t> </w:t>
      </w:r>
      <w:bookmarkEnd w:id="9823"/>
      <w:bookmarkStart w:id="9824" w:name="_QWord_Source_Comparison_6741"/>
      <w:r>
        <w:fldChar w:fldCharType="begin"/>
      </w:r>
      <w:bookmarkEnd w:id="9824"/>
      <w:bookmarkStart w:id="9825" w:name="_QWord_Source_Comparison_6742"/>
      <w:r>
        <w:instrText xml:space="preserve"> SEQ QWord_Heading1_Sequence \c </w:instrText>
      </w:r>
      <w:bookmarkEnd w:id="9825"/>
      <w:bookmarkStart w:id="9826" w:name="_QWord_Source_Comparison_6743"/>
      <w:r>
        <w:fldChar w:fldCharType="separate"/>
      </w:r>
      <w:bookmarkEnd w:id="9826"/>
      <w:bookmarkStart w:id="9827" w:name="_QWord_Source_Comparison_6744"/>
      <w:r>
        <w:t>3</w:t>
      </w:r>
      <w:bookmarkEnd w:id="9827"/>
      <w:bookmarkStart w:id="9828" w:name="_QWord_Source_Comparison_6745"/>
      <w:r>
        <w:fldChar w:fldCharType="end"/>
      </w:r>
      <w:bookmarkEnd w:id="9828"/>
      <w:bookmarkStart w:id="9829" w:name="_QWord_Source_Comparison_6746"/>
      <w:r>
        <w:noBreakHyphen/>
      </w:r>
      <w:bookmarkEnd w:id="9829"/>
      <w:bookmarkStart w:id="9830" w:name="_QWord_Source_Comparison_6747"/>
      <w:r>
        <w:fldChar w:fldCharType="begin"/>
      </w:r>
      <w:bookmarkEnd w:id="9830"/>
      <w:bookmarkStart w:id="9831" w:name="_QWord_Source_Comparison_6748"/>
      <w:r>
        <w:instrText xml:space="preserve"> </w:instrText>
      </w:r>
      <w:bookmarkEnd w:id="9831"/>
      <w:bookmarkStart w:id="9832" w:name="_QWord_Source_Comparison_6749"/>
      <w:r>
        <w:rPr>
          <w:rFonts w:hint="eastAsia"/>
        </w:rPr>
        <w:instrText xml:space="preserve">SEQ </w:instrText>
      </w:r>
      <w:bookmarkEnd w:id="9832"/>
      <w:bookmarkStart w:id="9833" w:name="_QWord_Source_Comparison_6750"/>
      <w:r>
        <w:rPr>
          <w:rFonts w:hint="eastAsia"/>
        </w:rPr>
        <w:instrText xml:space="preserve">图</w:instrText>
      </w:r>
      <w:bookmarkEnd w:id="9833"/>
      <w:bookmarkStart w:id="9834" w:name="_QWord_Source_Comparison_6751"/>
      <w:r>
        <w:rPr>
          <w:rFonts w:hint="eastAsia"/>
        </w:rPr>
        <w:instrText xml:space="preserve"> \* ARABIC \s 1</w:instrText>
      </w:r>
      <w:bookmarkEnd w:id="9834"/>
      <w:bookmarkStart w:id="9835" w:name="_QWord_Source_Comparison_6752"/>
      <w:r>
        <w:instrText xml:space="preserve"> </w:instrText>
      </w:r>
      <w:bookmarkStart w:id="9836" w:name="_QWord_Source_Comparison_6753"/>
      <w:r>
        <w:fldChar w:fldCharType="separate"/>
      </w:r>
      <w:bookmarkEnd w:id="9835"/>
      <w:bookmarkEnd w:id="9836"/>
      <w:bookmarkStart w:id="9837" w:name="_QWord_Source_Comparison_6754"/>
      <w:r>
        <w:t>41</w:t>
      </w:r>
      <w:bookmarkEnd w:id="9837"/>
      <w:bookmarkStart w:id="9838" w:name="_QWord_Source_Comparison_6755"/>
      <w:r>
        <w:fldChar w:fldCharType="end"/>
      </w:r>
      <w:bookmarkEnd w:id="9820"/>
      <w:bookmarkEnd w:id="9838"/>
      <w:bookmarkStart w:id="9839" w:name="_QWord_Source_Comparison_6756"/>
      <w:r>
        <w:rPr>
          <w:rFonts w:hint="eastAsia"/>
        </w:rPr>
        <w:t xml:space="preserve">  </w:t>
      </w:r>
      <w:bookmarkEnd w:id="9839"/>
      <w:bookmarkStart w:id="9840" w:name="_QWord_Source_Comparison_6757"/>
      <w:r>
        <w:rPr>
          <w:rFonts w:hint="eastAsia"/>
        </w:rPr>
        <w:t>ADRL</w:t>
      </w:r>
      <w:bookmarkEnd w:id="9840"/>
      <w:bookmarkStart w:id="9841" w:name="_QWord_Source_Comparison_6758"/>
      <w:r>
        <w:rPr>
          <w:rFonts w:hint="eastAsia"/>
        </w:rPr>
        <w:t>伪指令格式</w:t>
      </w:r>
      <w:bookmarkEnd w:id="9821"/>
      <w:bookmarkEnd w:id="9822"/>
      <w:bookmarkEnd w:id="9841"/>
    </w:p>
    <w:p w14:paraId="21240B71">
      <w:pPr>
        <w:pStyle w:val="105"/>
      </w:pPr>
      <w:bookmarkStart w:id="9842" w:name="_QWord_Source_Comparison_Para_1490"/>
      <w:r>
        <w:t>‌</w:t>
      </w:r>
      <w:bookmarkStart w:id="9843" w:name="_QWord_Source_Comparison_6759"/>
      <w:bookmarkEnd w:id="9843"/>
      <w:bookmarkStart w:id="9844" w:name="_QWord_Source_Comparison_6760"/>
      <w:bookmarkStart w:id="9845" w:name="_QWord_Paragraph__1490"/>
      <w:bookmarkStart w:id="9846" w:name="_QWord_ImageIndex_167"/>
      <w:r>
        <w:drawing>
          <wp:inline distT="0" distB="0" distL="0" distR="0">
            <wp:extent cx="4460240" cy="1981200"/>
            <wp:effectExtent l="0" t="0" r="0" b="0"/>
            <wp:docPr id="1489454368" name="图片 1489454368" title="QWord_ImageMark_167">
              <a:hlinkClick xmlns:a="http://schemas.openxmlformats.org/drawingml/2006/main" r:id="rId265" tooltip="QWord 图片目录：resource/images/illustration/1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68" name="图片 1489454368" title="QWord_ImageMark_167"/>
                    <pic:cNvPicPr>
                      <a:picLocks noChangeAspect="1" noChangeArrowheads="1"/>
                    </pic:cNvPicPr>
                  </pic:nvPicPr>
                  <pic:blipFill>
                    <a:blip r:embed="rId266" cstate="print">
                      <a:extLst>
                        <a:ext uri="{28A0092B-C50C-407E-A947-70E740481C1C}">
                          <a14:useLocalDpi xmlns:a14="http://schemas.microsoft.com/office/drawing/2010/main" val="0"/>
                        </a:ext>
                      </a:extLst>
                    </a:blip>
                    <a:srcRect/>
                    <a:stretch>
                      <a:fillRect/>
                    </a:stretch>
                  </pic:blipFill>
                  <pic:spPr>
                    <a:xfrm>
                      <a:off x="0" y="0"/>
                      <a:ext cx="4465776" cy="1983873"/>
                    </a:xfrm>
                    <a:prstGeom prst="rect">
                      <a:avLst/>
                    </a:prstGeom>
                    <a:noFill/>
                    <a:ln>
                      <a:noFill/>
                    </a:ln>
                  </pic:spPr>
                </pic:pic>
              </a:graphicData>
            </a:graphic>
          </wp:inline>
        </w:drawing>
      </w:r>
      <w:bookmarkEnd w:id="9842"/>
      <w:bookmarkEnd w:id="9844"/>
      <w:bookmarkEnd w:id="9845"/>
      <w:bookmarkEnd w:id="9846"/>
    </w:p>
    <w:p w14:paraId="7ED7AEEF">
      <w:pPr>
        <w:pStyle w:val="68"/>
      </w:pPr>
      <w:bookmarkStart w:id="9847" w:name="_QWord_Source_Comparison_6761"/>
      <w:bookmarkStart w:id="9848" w:name="QWord_XRef_Figure__hAqIrK"/>
      <w:bookmarkStart w:id="9849" w:name="_QWord_Source_Comparison_Para_1491"/>
      <w:bookmarkStart w:id="9850" w:name="_QWord_Paragraph__1491"/>
      <w:r>
        <w:rPr>
          <w:rFonts w:hint="eastAsia"/>
        </w:rPr>
        <w:t>图</w:t>
      </w:r>
      <w:bookmarkEnd w:id="9847"/>
      <w:bookmarkStart w:id="9851" w:name="_QWord_Source_Comparison_6762"/>
      <w:r>
        <w:rPr>
          <w:rFonts w:hint="eastAsia"/>
        </w:rPr>
        <w:t> </w:t>
      </w:r>
      <w:bookmarkEnd w:id="9851"/>
      <w:bookmarkStart w:id="9852" w:name="_QWord_Source_Comparison_6763"/>
      <w:r>
        <w:fldChar w:fldCharType="begin"/>
      </w:r>
      <w:bookmarkEnd w:id="9852"/>
      <w:bookmarkStart w:id="9853" w:name="_QWord_Source_Comparison_6764"/>
      <w:r>
        <w:instrText xml:space="preserve"> SEQ QWord_Heading1_Sequence \c </w:instrText>
      </w:r>
      <w:bookmarkEnd w:id="9853"/>
      <w:bookmarkStart w:id="9854" w:name="_QWord_Source_Comparison_6765"/>
      <w:r>
        <w:fldChar w:fldCharType="separate"/>
      </w:r>
      <w:bookmarkEnd w:id="9854"/>
      <w:bookmarkStart w:id="9855" w:name="_QWord_Source_Comparison_6766"/>
      <w:r>
        <w:t>3</w:t>
      </w:r>
      <w:bookmarkEnd w:id="9855"/>
      <w:bookmarkStart w:id="9856" w:name="_QWord_Source_Comparison_6767"/>
      <w:r>
        <w:fldChar w:fldCharType="end"/>
      </w:r>
      <w:bookmarkEnd w:id="9856"/>
      <w:bookmarkStart w:id="9857" w:name="_QWord_Source_Comparison_6768"/>
      <w:r>
        <w:noBreakHyphen/>
      </w:r>
      <w:bookmarkEnd w:id="9857"/>
      <w:bookmarkStart w:id="9858" w:name="_QWord_Source_Comparison_6769"/>
      <w:r>
        <w:fldChar w:fldCharType="begin"/>
      </w:r>
      <w:bookmarkEnd w:id="9858"/>
      <w:bookmarkStart w:id="9859" w:name="_QWord_Source_Comparison_6770"/>
      <w:r>
        <w:instrText xml:space="preserve"> </w:instrText>
      </w:r>
      <w:bookmarkEnd w:id="9859"/>
      <w:bookmarkStart w:id="9860" w:name="_QWord_Source_Comparison_6771"/>
      <w:r>
        <w:rPr>
          <w:rFonts w:hint="eastAsia"/>
        </w:rPr>
        <w:instrText xml:space="preserve">SEQ </w:instrText>
      </w:r>
      <w:bookmarkEnd w:id="9860"/>
      <w:bookmarkStart w:id="9861" w:name="_QWord_Source_Comparison_6772"/>
      <w:r>
        <w:rPr>
          <w:rFonts w:hint="eastAsia"/>
        </w:rPr>
        <w:instrText xml:space="preserve">图</w:instrText>
      </w:r>
      <w:bookmarkEnd w:id="9861"/>
      <w:bookmarkStart w:id="9862" w:name="_QWord_Source_Comparison_6773"/>
      <w:r>
        <w:rPr>
          <w:rFonts w:hint="eastAsia"/>
        </w:rPr>
        <w:instrText xml:space="preserve"> \* ARABIC \s 1</w:instrText>
      </w:r>
      <w:bookmarkEnd w:id="9862"/>
      <w:bookmarkStart w:id="9863" w:name="_QWord_Source_Comparison_6774"/>
      <w:r>
        <w:instrText xml:space="preserve"> </w:instrText>
      </w:r>
      <w:bookmarkStart w:id="9864" w:name="_QWord_Source_Comparison_6775"/>
      <w:r>
        <w:fldChar w:fldCharType="separate"/>
      </w:r>
      <w:bookmarkEnd w:id="9863"/>
      <w:bookmarkEnd w:id="9864"/>
      <w:bookmarkStart w:id="9865" w:name="_QWord_Source_Comparison_6776"/>
      <w:r>
        <w:t>42</w:t>
      </w:r>
      <w:bookmarkEnd w:id="9865"/>
      <w:bookmarkStart w:id="9866" w:name="_QWord_Source_Comparison_6777"/>
      <w:r>
        <w:fldChar w:fldCharType="end"/>
      </w:r>
      <w:bookmarkEnd w:id="9848"/>
      <w:bookmarkEnd w:id="9866"/>
      <w:bookmarkStart w:id="9867" w:name="_QWord_Source_Comparison_6778"/>
      <w:r>
        <w:rPr>
          <w:rFonts w:hint="eastAsia"/>
        </w:rPr>
        <w:t xml:space="preserve">  </w:t>
      </w:r>
      <w:bookmarkEnd w:id="9867"/>
      <w:bookmarkStart w:id="9868" w:name="_QWord_Source_Comparison_6779"/>
      <w:r>
        <w:rPr>
          <w:rFonts w:hint="eastAsia"/>
        </w:rPr>
        <w:t>ADRL</w:t>
      </w:r>
      <w:bookmarkEnd w:id="9868"/>
      <w:bookmarkStart w:id="9869" w:name="_QWord_Source_Comparison_6780"/>
      <w:r>
        <w:rPr>
          <w:rFonts w:hint="eastAsia"/>
        </w:rPr>
        <w:t>伪指令应用示例</w:t>
      </w:r>
      <w:bookmarkEnd w:id="9849"/>
      <w:bookmarkEnd w:id="9850"/>
      <w:bookmarkEnd w:id="9869"/>
    </w:p>
    <w:p w14:paraId="335F1291">
      <w:pPr>
        <w:pStyle w:val="66"/>
        <w:numPr>
          <w:ilvl w:val="4"/>
          <w:numId w:val="6"/>
        </w:numPr>
      </w:pPr>
      <w:bookmarkStart w:id="9870" w:name="_QWord_Source_Comparison_6781"/>
      <w:bookmarkStart w:id="9871" w:name="_QWord_Source_Comparison_Para_1492"/>
      <w:bookmarkStart w:id="9872" w:name="_QWord_Paragraph__1492"/>
      <w:r>
        <w:rPr>
          <w:rFonts w:hint="eastAsia"/>
        </w:rPr>
        <w:t>LDR</w:t>
      </w:r>
      <w:bookmarkEnd w:id="9870"/>
      <w:bookmarkStart w:id="9873" w:name="_QWord_Source_Comparison_6782"/>
      <w:r>
        <w:rPr>
          <w:rFonts w:hint="eastAsia"/>
        </w:rPr>
        <w:t>伪指令</w:t>
      </w:r>
      <w:bookmarkEnd w:id="9871"/>
      <w:bookmarkEnd w:id="9872"/>
      <w:bookmarkEnd w:id="9873"/>
    </w:p>
    <w:p w14:paraId="6158155F">
      <w:pPr>
        <w:pStyle w:val="4"/>
        <w:ind w:firstLine="420"/>
      </w:pPr>
      <w:bookmarkStart w:id="9874" w:name="_QWord_Source_Comparison_6783"/>
      <w:bookmarkStart w:id="9875" w:name="_QWord_Source_Comparison_Para_1493"/>
      <w:bookmarkStart w:id="9876" w:name="_QWord_Paragraph__1493"/>
      <w:r>
        <w:rPr>
          <w:rFonts w:hint="eastAsia"/>
        </w:rPr>
        <w:t>LDR</w:t>
      </w:r>
      <w:bookmarkEnd w:id="9874"/>
      <w:bookmarkStart w:id="9877" w:name="_QWord_Source_Comparison_6784"/>
      <w:r>
        <w:rPr>
          <w:rFonts w:hint="eastAsia"/>
        </w:rPr>
        <w:t>伪指令用于加载</w:t>
      </w:r>
      <w:bookmarkEnd w:id="9877"/>
      <w:bookmarkStart w:id="9878" w:name="_QWord_Source_Comparison_6785"/>
      <w:r>
        <w:rPr>
          <w:rFonts w:hint="eastAsia"/>
        </w:rPr>
        <w:t>32</w:t>
      </w:r>
      <w:bookmarkEnd w:id="9878"/>
      <w:bookmarkStart w:id="9879" w:name="_QWord_Source_Comparison_6786"/>
      <w:r>
        <w:rPr>
          <w:rFonts w:hint="eastAsia"/>
        </w:rPr>
        <w:t>位的立即数或一个地址值到指定寄存器。在汇编编译源程序时，</w:t>
      </w:r>
      <w:bookmarkEnd w:id="9879"/>
      <w:bookmarkStart w:id="9880" w:name="_QWord_Source_Comparison_6787"/>
      <w:r>
        <w:rPr>
          <w:rFonts w:hint="eastAsia"/>
        </w:rPr>
        <w:t>LDR</w:t>
      </w:r>
      <w:bookmarkEnd w:id="9880"/>
      <w:bookmarkStart w:id="9881" w:name="_QWord_Source_Comparison_6788"/>
      <w:r>
        <w:rPr>
          <w:rFonts w:hint="eastAsia"/>
        </w:rPr>
        <w:t>伪指令被编译器替换成一条合适的指令。若加载的常数未超出</w:t>
      </w:r>
      <w:bookmarkEnd w:id="9881"/>
      <w:bookmarkStart w:id="9882" w:name="_QWord_Source_Comparison_6789"/>
      <w:r>
        <w:rPr>
          <w:rFonts w:hint="eastAsia"/>
        </w:rPr>
        <w:t>MOV</w:t>
      </w:r>
      <w:bookmarkEnd w:id="9882"/>
      <w:bookmarkStart w:id="9883" w:name="_QWord_Source_Comparison_6790"/>
      <w:r>
        <w:rPr>
          <w:rFonts w:hint="eastAsia"/>
        </w:rPr>
        <w:t>或</w:t>
      </w:r>
      <w:bookmarkEnd w:id="9883"/>
      <w:bookmarkStart w:id="9884" w:name="_QWord_Source_Comparison_6791"/>
      <w:r>
        <w:rPr>
          <w:rFonts w:hint="eastAsia"/>
        </w:rPr>
        <w:t>MVN</w:t>
      </w:r>
      <w:bookmarkEnd w:id="9884"/>
      <w:bookmarkStart w:id="9885" w:name="_QWord_Source_Comparison_6792"/>
      <w:r>
        <w:rPr>
          <w:rFonts w:hint="eastAsia"/>
        </w:rPr>
        <w:t>的范围，则使用</w:t>
      </w:r>
      <w:bookmarkEnd w:id="9885"/>
      <w:bookmarkStart w:id="9886" w:name="_QWord_Source_Comparison_6793"/>
      <w:r>
        <w:rPr>
          <w:rFonts w:hint="eastAsia"/>
        </w:rPr>
        <w:t>MOV</w:t>
      </w:r>
      <w:bookmarkEnd w:id="9886"/>
      <w:bookmarkStart w:id="9887" w:name="_QWord_Source_Comparison_6794"/>
      <w:r>
        <w:rPr>
          <w:rFonts w:hint="eastAsia"/>
        </w:rPr>
        <w:t>或</w:t>
      </w:r>
      <w:bookmarkEnd w:id="9887"/>
      <w:bookmarkStart w:id="9888" w:name="_QWord_Source_Comparison_6795"/>
      <w:r>
        <w:rPr>
          <w:rFonts w:hint="eastAsia"/>
        </w:rPr>
        <w:t>MVN</w:t>
      </w:r>
      <w:bookmarkEnd w:id="9888"/>
      <w:bookmarkStart w:id="9889" w:name="_QWord_Source_Comparison_6796"/>
      <w:r>
        <w:rPr>
          <w:rFonts w:hint="eastAsia"/>
        </w:rPr>
        <w:t>指令代替</w:t>
      </w:r>
      <w:bookmarkEnd w:id="9889"/>
      <w:bookmarkStart w:id="9890" w:name="_QWord_Source_Comparison_6797"/>
      <w:r>
        <w:rPr>
          <w:rFonts w:hint="eastAsia"/>
        </w:rPr>
        <w:t>LDR</w:t>
      </w:r>
      <w:bookmarkEnd w:id="9890"/>
      <w:bookmarkStart w:id="9891" w:name="_QWord_Source_Comparison_6798"/>
      <w:r>
        <w:rPr>
          <w:rFonts w:hint="eastAsia"/>
        </w:rPr>
        <w:t>伪指令，否则汇编器将常量放入文字池，并使用一条程序相对偏移的</w:t>
      </w:r>
      <w:bookmarkEnd w:id="9891"/>
      <w:bookmarkStart w:id="9892" w:name="_QWord_Source_Comparison_6799"/>
      <w:r>
        <w:rPr>
          <w:rFonts w:hint="eastAsia"/>
        </w:rPr>
        <w:t>LDR</w:t>
      </w:r>
      <w:bookmarkEnd w:id="9892"/>
      <w:bookmarkStart w:id="9893" w:name="_QWord_Source_Comparison_6800"/>
      <w:r>
        <w:rPr>
          <w:rFonts w:hint="eastAsia"/>
        </w:rPr>
        <w:t>指令从文字池读出常量。该伪指令格式如</w:t>
      </w:r>
      <w:bookmarkEnd w:id="9893"/>
      <w:bookmarkStart w:id="9894" w:name="_QWord_Source_Comparison_6801"/>
      <w:r>
        <w:fldChar w:fldCharType="begin"/>
      </w:r>
      <w:bookmarkEnd w:id="9894"/>
      <w:bookmarkStart w:id="9895" w:name="_QWord_Source_Comparison_6802"/>
      <w:r>
        <w:instrText xml:space="preserve"> </w:instrText>
      </w:r>
      <w:bookmarkEnd w:id="9895"/>
      <w:bookmarkStart w:id="9896" w:name="_QWord_Source_Comparison_6803"/>
      <w:r>
        <w:rPr>
          <w:rFonts w:hint="eastAsia"/>
        </w:rPr>
        <w:instrText xml:space="preserve">REF QWord_XRef_Figure__M4LSoQ \h \* CHARFORMAT</w:instrText>
      </w:r>
      <w:bookmarkEnd w:id="9896"/>
      <w:bookmarkStart w:id="9897" w:name="_QWord_Source_Comparison_6804"/>
      <w:r>
        <w:instrText xml:space="preserve"> </w:instrText>
      </w:r>
      <w:bookmarkStart w:id="9898" w:name="_QWord_Source_Comparison_6805"/>
      <w:r>
        <w:fldChar w:fldCharType="separate"/>
      </w:r>
      <w:bookmarkEnd w:id="9897"/>
      <w:bookmarkEnd w:id="9898"/>
      <w:bookmarkStart w:id="9899" w:name="_QWord_Source_Comparison_6806"/>
      <w:r>
        <w:rPr>
          <w:rFonts w:hint="eastAsia"/>
        </w:rPr>
        <w:t>图</w:t>
      </w:r>
      <w:bookmarkEnd w:id="9899"/>
      <w:bookmarkStart w:id="9900" w:name="_QWord_Source_Comparison_6807"/>
      <w:r>
        <w:rPr>
          <w:rFonts w:hint="eastAsia"/>
        </w:rPr>
        <w:t> </w:t>
      </w:r>
      <w:bookmarkEnd w:id="9900"/>
      <w:bookmarkStart w:id="9901" w:name="_QWord_Source_Comparison_6808"/>
      <w:r>
        <w:t>3</w:t>
      </w:r>
      <w:bookmarkEnd w:id="9901"/>
      <w:bookmarkStart w:id="9902" w:name="_QWord_Source_Comparison_6809"/>
      <w:r>
        <w:noBreakHyphen/>
      </w:r>
      <w:r>
        <w:t>43</w:t>
      </w:r>
      <w:bookmarkEnd w:id="9902"/>
      <w:bookmarkStart w:id="9903" w:name="_QWord_Source_Comparison_6810"/>
      <w:r>
        <w:fldChar w:fldCharType="end"/>
      </w:r>
      <w:bookmarkEnd w:id="9903"/>
      <w:bookmarkStart w:id="9904" w:name="_QWord_Source_Comparison_6811"/>
      <w:r>
        <w:rPr>
          <w:rFonts w:hint="eastAsia"/>
        </w:rPr>
        <w:t>所示，应用示例如</w:t>
      </w:r>
      <w:bookmarkEnd w:id="9904"/>
      <w:bookmarkStart w:id="9905" w:name="_QWord_Source_Comparison_6812"/>
      <w:r>
        <w:fldChar w:fldCharType="begin"/>
      </w:r>
      <w:bookmarkEnd w:id="9905"/>
      <w:bookmarkStart w:id="9906" w:name="_QWord_Source_Comparison_6813"/>
      <w:r>
        <w:instrText xml:space="preserve"> </w:instrText>
      </w:r>
      <w:bookmarkEnd w:id="9906"/>
      <w:bookmarkStart w:id="9907" w:name="_QWord_Source_Comparison_6814"/>
      <w:r>
        <w:rPr>
          <w:rFonts w:hint="eastAsia"/>
        </w:rPr>
        <w:instrText xml:space="preserve">REF QWord_XRef_Figure__LCXgdl \h \* CHARFORMAT</w:instrText>
      </w:r>
      <w:bookmarkEnd w:id="9907"/>
      <w:bookmarkStart w:id="9908" w:name="_QWord_Source_Comparison_6815"/>
      <w:r>
        <w:instrText xml:space="preserve"> </w:instrText>
      </w:r>
      <w:bookmarkStart w:id="9909" w:name="_QWord_Source_Comparison_6816"/>
      <w:r>
        <w:fldChar w:fldCharType="separate"/>
      </w:r>
      <w:bookmarkEnd w:id="9908"/>
      <w:bookmarkEnd w:id="9909"/>
      <w:bookmarkStart w:id="9910" w:name="_QWord_Source_Comparison_6817"/>
      <w:r>
        <w:rPr>
          <w:rFonts w:hint="eastAsia"/>
        </w:rPr>
        <w:t>图</w:t>
      </w:r>
      <w:bookmarkEnd w:id="9910"/>
      <w:bookmarkStart w:id="9911" w:name="_QWord_Source_Comparison_6818"/>
      <w:r>
        <w:rPr>
          <w:rFonts w:hint="eastAsia"/>
        </w:rPr>
        <w:t> </w:t>
      </w:r>
      <w:bookmarkEnd w:id="9911"/>
      <w:bookmarkStart w:id="9912" w:name="_QWord_Source_Comparison_6819"/>
      <w:r>
        <w:t>3</w:t>
      </w:r>
      <w:bookmarkEnd w:id="9912"/>
      <w:bookmarkStart w:id="9913" w:name="_QWord_Source_Comparison_6820"/>
      <w:r>
        <w:noBreakHyphen/>
      </w:r>
      <w:r>
        <w:t>44</w:t>
      </w:r>
      <w:bookmarkEnd w:id="9913"/>
      <w:bookmarkStart w:id="9914" w:name="_QWord_Source_Comparison_6821"/>
      <w:r>
        <w:fldChar w:fldCharType="end"/>
      </w:r>
      <w:bookmarkEnd w:id="9914"/>
      <w:bookmarkStart w:id="9915" w:name="_QWord_Source_Comparison_6822"/>
      <w:r>
        <w:rPr>
          <w:rFonts w:hint="eastAsia"/>
        </w:rPr>
        <w:t>所示。</w:t>
      </w:r>
      <w:bookmarkEnd w:id="9875"/>
      <w:bookmarkEnd w:id="9876"/>
      <w:bookmarkEnd w:id="9915"/>
    </w:p>
    <w:p w14:paraId="0B38CF68">
      <w:pPr>
        <w:pStyle w:val="4"/>
        <w:ind w:firstLine="420"/>
      </w:pPr>
      <w:bookmarkStart w:id="9916" w:name="_QWord_Source_Comparison_Para_1494"/>
      <w:bookmarkStart w:id="9917" w:name="_QWord_Source_Comparison_6823"/>
      <w:bookmarkStart w:id="9918" w:name="_QWord_Paragraph__1494"/>
      <w:r>
        <w:rPr>
          <w:rFonts w:hint="eastAsia"/>
        </w:rPr>
        <w:t>注意：</w:t>
      </w:r>
      <w:bookmarkEnd w:id="9916"/>
      <w:bookmarkEnd w:id="9917"/>
      <w:bookmarkEnd w:id="9918"/>
    </w:p>
    <w:p w14:paraId="1D797FDB">
      <w:pPr>
        <w:pStyle w:val="175"/>
      </w:pPr>
      <w:bookmarkStart w:id="9919" w:name="_QWord_Source_Comparison_6824"/>
      <w:bookmarkStart w:id="9920" w:name="_QWord_Source_Comparison_Para_1495"/>
      <w:bookmarkStart w:id="9921" w:name="_QWord_Paragraph__1495"/>
      <w:r>
        <w:rPr>
          <w:rFonts w:hint="eastAsia"/>
        </w:rPr>
        <w:t>从指令位置到文字池的偏移量必须小于</w:t>
      </w:r>
      <w:bookmarkEnd w:id="9919"/>
      <w:bookmarkStart w:id="9922" w:name="_QWord_Source_Comparison_6825"/>
      <w:r>
        <w:rPr>
          <w:rFonts w:hint="eastAsia"/>
        </w:rPr>
        <w:t>4KB</w:t>
      </w:r>
      <w:bookmarkEnd w:id="9922"/>
      <w:bookmarkStart w:id="9923" w:name="_QWord_Source_Comparison_6826"/>
      <w:r>
        <w:rPr>
          <w:rFonts w:hint="eastAsia"/>
        </w:rPr>
        <w:t>；</w:t>
      </w:r>
      <w:bookmarkEnd w:id="9920"/>
      <w:bookmarkEnd w:id="9921"/>
      <w:bookmarkEnd w:id="9923"/>
    </w:p>
    <w:p w14:paraId="592ABB71">
      <w:pPr>
        <w:pStyle w:val="175"/>
      </w:pPr>
      <w:bookmarkStart w:id="9924" w:name="_QWord_Source_Comparison_6827"/>
      <w:bookmarkStart w:id="9925" w:name="_QWord_Paragraph__1496"/>
      <w:bookmarkStart w:id="9926" w:name="_QWord_Source_Comparison_Para_1496"/>
      <w:r>
        <w:rPr>
          <w:rFonts w:hint="eastAsia"/>
        </w:rPr>
        <w:t>与</w:t>
      </w:r>
      <w:bookmarkEnd w:id="9924"/>
      <w:bookmarkStart w:id="9927" w:name="_QWord_Source_Comparison_6828"/>
      <w:r>
        <w:rPr>
          <w:rFonts w:hint="eastAsia"/>
        </w:rPr>
        <w:t>ARM</w:t>
      </w:r>
      <w:bookmarkEnd w:id="9927"/>
      <w:bookmarkStart w:id="9928" w:name="_QWord_Source_Comparison_6829"/>
      <w:r>
        <w:rPr>
          <w:rFonts w:hint="eastAsia"/>
        </w:rPr>
        <w:t>指令的</w:t>
      </w:r>
      <w:bookmarkEnd w:id="9928"/>
      <w:bookmarkStart w:id="9929" w:name="_QWord_Source_Comparison_6830"/>
      <w:r>
        <w:rPr>
          <w:rFonts w:hint="eastAsia"/>
        </w:rPr>
        <w:t>LDR</w:t>
      </w:r>
      <w:bookmarkEnd w:id="9929"/>
      <w:bookmarkStart w:id="9930" w:name="_QWord_Source_Comparison_6831"/>
      <w:r>
        <w:rPr>
          <w:rFonts w:hint="eastAsia"/>
        </w:rPr>
        <w:t>相比，伪指令的</w:t>
      </w:r>
      <w:bookmarkEnd w:id="9930"/>
      <w:bookmarkStart w:id="9931" w:name="_QWord_Source_Comparison_6832"/>
      <w:r>
        <w:rPr>
          <w:rFonts w:hint="eastAsia"/>
        </w:rPr>
        <w:t>LDR</w:t>
      </w:r>
      <w:bookmarkEnd w:id="9931"/>
      <w:bookmarkStart w:id="9932" w:name="_QWord_Source_Comparison_6833"/>
      <w:r>
        <w:rPr>
          <w:rFonts w:hint="eastAsia"/>
        </w:rPr>
        <w:t>的参数有</w:t>
      </w:r>
      <w:bookmarkEnd w:id="9932"/>
      <w:bookmarkStart w:id="9933" w:name="_QWord_Source_Comparison_6834"/>
      <w:r>
        <w:rPr>
          <w:rFonts w:hint="eastAsia"/>
        </w:rPr>
        <w:t>“</w:t>
      </w:r>
      <w:bookmarkEnd w:id="9933"/>
      <w:bookmarkStart w:id="9934" w:name="_QWord_Source_Comparison_8137"/>
      <w:bookmarkStart w:id="9935" w:name="_QWord_Source_Comparison_8198"/>
      <m:oMath>
        <m:r>
          <m:rPr/>
          <w:rPr>
            <w:rFonts w:ascii="Cambria Math" w:hAnsi="Cambria Math"/>
          </w:rPr>
          <m:t>=</m:t>
        </m:r>
        <w:bookmarkEnd w:id="9934"/>
        <w:bookmarkEnd w:id="9935"/>
      </m:oMath>
      <w:bookmarkStart w:id="9936" w:name="_QWord_Source_Comparison_6835"/>
      <w:r>
        <w:rPr>
          <w:rFonts w:hint="eastAsia"/>
        </w:rPr>
        <w:t>”</w:t>
      </w:r>
      <w:bookmarkEnd w:id="9936"/>
      <w:bookmarkStart w:id="9937" w:name="_QWord_Source_Comparison_6836"/>
      <w:r>
        <w:rPr>
          <w:rFonts w:hint="eastAsia"/>
        </w:rPr>
        <w:t>号。</w:t>
      </w:r>
      <w:bookmarkEnd w:id="9925"/>
      <w:bookmarkEnd w:id="9926"/>
      <w:bookmarkEnd w:id="9937"/>
    </w:p>
    <w:p w14:paraId="5765B172">
      <w:pPr>
        <w:pStyle w:val="105"/>
      </w:pPr>
      <w:bookmarkStart w:id="9938" w:name="_QWord_Source_Comparison_Para_1497"/>
      <w:r>
        <w:t>‌</w:t>
      </w:r>
      <w:bookmarkStart w:id="9939" w:name="_QWord_Source_Comparison_6837"/>
      <w:bookmarkEnd w:id="9939"/>
      <w:bookmarkStart w:id="9940" w:name="_QWord_ImageIndex_168"/>
      <w:bookmarkStart w:id="9941" w:name="_QWord_Paragraph__1497"/>
      <w:bookmarkStart w:id="9942" w:name="_QWord_Source_Comparison_6838"/>
      <w:r>
        <w:drawing>
          <wp:inline distT="0" distB="0" distL="0" distR="0">
            <wp:extent cx="4404360" cy="897255"/>
            <wp:effectExtent l="0" t="0" r="0" b="0"/>
            <wp:docPr id="1489454369" name="图片 1489454369" title="QWord_ImageMark_168">
              <a:hlinkClick xmlns:a="http://schemas.openxmlformats.org/drawingml/2006/main" r:id="rId267" tooltip="QWord 图片目录：resource/images/illustration/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69" name="图片 1489454369" title="QWord_ImageMark_168"/>
                    <pic:cNvPicPr>
                      <a:picLocks noChangeAspect="1" noChangeArrowheads="1"/>
                    </pic:cNvPicPr>
                  </pic:nvPicPr>
                  <pic:blipFill>
                    <a:blip r:embed="rId268" cstate="print">
                      <a:clrChange>
                        <a:clrFrom>
                          <a:srgbClr val="F3F3F3"/>
                        </a:clrFrom>
                        <a:clrTo>
                          <a:srgbClr val="F3F3F3">
                            <a:alpha val="0"/>
                          </a:srgbClr>
                        </a:clrTo>
                      </a:clrChange>
                      <a:extLst>
                        <a:ext uri="{28A0092B-C50C-407E-A947-70E740481C1C}">
                          <a14:useLocalDpi xmlns:a14="http://schemas.microsoft.com/office/drawing/2010/main" val="0"/>
                        </a:ext>
                      </a:extLst>
                    </a:blip>
                    <a:srcRect/>
                    <a:stretch>
                      <a:fillRect/>
                    </a:stretch>
                  </pic:blipFill>
                  <pic:spPr>
                    <a:xfrm>
                      <a:off x="0" y="0"/>
                      <a:ext cx="4404360" cy="897493"/>
                    </a:xfrm>
                    <a:prstGeom prst="rect">
                      <a:avLst/>
                    </a:prstGeom>
                    <a:noFill/>
                    <a:ln>
                      <a:noFill/>
                    </a:ln>
                  </pic:spPr>
                </pic:pic>
              </a:graphicData>
            </a:graphic>
          </wp:inline>
        </w:drawing>
      </w:r>
      <w:bookmarkEnd w:id="9938"/>
      <w:bookmarkEnd w:id="9940"/>
      <w:bookmarkEnd w:id="9941"/>
      <w:bookmarkEnd w:id="9942"/>
    </w:p>
    <w:p w14:paraId="7355429F">
      <w:pPr>
        <w:pStyle w:val="68"/>
      </w:pPr>
      <w:bookmarkStart w:id="9943" w:name="_QWord_Source_Comparison_6839"/>
      <w:bookmarkStart w:id="9944" w:name="QWord_XRef_Figure__M4LSoQ"/>
      <w:bookmarkStart w:id="9945" w:name="_QWord_Paragraph__1498"/>
      <w:bookmarkStart w:id="9946" w:name="_QWord_Source_Comparison_Para_1498"/>
      <w:r>
        <w:rPr>
          <w:rFonts w:hint="eastAsia"/>
        </w:rPr>
        <w:t>图</w:t>
      </w:r>
      <w:bookmarkEnd w:id="9943"/>
      <w:bookmarkStart w:id="9947" w:name="_QWord_Source_Comparison_6840"/>
      <w:r>
        <w:rPr>
          <w:rFonts w:hint="eastAsia"/>
        </w:rPr>
        <w:t> </w:t>
      </w:r>
      <w:bookmarkEnd w:id="9947"/>
      <w:bookmarkStart w:id="9948" w:name="_QWord_Source_Comparison_6841"/>
      <w:r>
        <w:fldChar w:fldCharType="begin"/>
      </w:r>
      <w:bookmarkEnd w:id="9948"/>
      <w:bookmarkStart w:id="9949" w:name="_QWord_Source_Comparison_6842"/>
      <w:r>
        <w:instrText xml:space="preserve"> SEQ QWord_Heading1_Sequence \c </w:instrText>
      </w:r>
      <w:bookmarkEnd w:id="9949"/>
      <w:bookmarkStart w:id="9950" w:name="_QWord_Source_Comparison_6843"/>
      <w:r>
        <w:fldChar w:fldCharType="separate"/>
      </w:r>
      <w:bookmarkEnd w:id="9950"/>
      <w:bookmarkStart w:id="9951" w:name="_QWord_Source_Comparison_6844"/>
      <w:r>
        <w:t>3</w:t>
      </w:r>
      <w:bookmarkEnd w:id="9951"/>
      <w:bookmarkStart w:id="9952" w:name="_QWord_Source_Comparison_6845"/>
      <w:r>
        <w:fldChar w:fldCharType="end"/>
      </w:r>
      <w:bookmarkEnd w:id="9952"/>
      <w:bookmarkStart w:id="9953" w:name="_QWord_Source_Comparison_6846"/>
      <w:r>
        <w:noBreakHyphen/>
      </w:r>
      <w:bookmarkEnd w:id="9953"/>
      <w:bookmarkStart w:id="9954" w:name="_QWord_Source_Comparison_6847"/>
      <w:r>
        <w:fldChar w:fldCharType="begin"/>
      </w:r>
      <w:bookmarkEnd w:id="9954"/>
      <w:bookmarkStart w:id="9955" w:name="_QWord_Source_Comparison_6848"/>
      <w:r>
        <w:instrText xml:space="preserve"> </w:instrText>
      </w:r>
      <w:bookmarkEnd w:id="9955"/>
      <w:bookmarkStart w:id="9956" w:name="_QWord_Source_Comparison_6849"/>
      <w:r>
        <w:rPr>
          <w:rFonts w:hint="eastAsia"/>
        </w:rPr>
        <w:instrText xml:space="preserve">SEQ </w:instrText>
      </w:r>
      <w:bookmarkEnd w:id="9956"/>
      <w:bookmarkStart w:id="9957" w:name="_QWord_Source_Comparison_6850"/>
      <w:r>
        <w:rPr>
          <w:rFonts w:hint="eastAsia"/>
        </w:rPr>
        <w:instrText xml:space="preserve">图</w:instrText>
      </w:r>
      <w:bookmarkEnd w:id="9957"/>
      <w:bookmarkStart w:id="9958" w:name="_QWord_Source_Comparison_6851"/>
      <w:r>
        <w:rPr>
          <w:rFonts w:hint="eastAsia"/>
        </w:rPr>
        <w:instrText xml:space="preserve"> \* ARABIC \s 1</w:instrText>
      </w:r>
      <w:bookmarkEnd w:id="9958"/>
      <w:bookmarkStart w:id="9959" w:name="_QWord_Source_Comparison_6852"/>
      <w:r>
        <w:instrText xml:space="preserve"> </w:instrText>
      </w:r>
      <w:bookmarkStart w:id="9960" w:name="_QWord_Source_Comparison_6853"/>
      <w:r>
        <w:fldChar w:fldCharType="separate"/>
      </w:r>
      <w:bookmarkEnd w:id="9959"/>
      <w:bookmarkEnd w:id="9960"/>
      <w:bookmarkStart w:id="9961" w:name="_QWord_Source_Comparison_6854"/>
      <w:r>
        <w:t>43</w:t>
      </w:r>
      <w:bookmarkEnd w:id="9961"/>
      <w:bookmarkStart w:id="9962" w:name="_QWord_Source_Comparison_6855"/>
      <w:r>
        <w:fldChar w:fldCharType="end"/>
      </w:r>
      <w:bookmarkEnd w:id="9944"/>
      <w:bookmarkEnd w:id="9962"/>
      <w:bookmarkStart w:id="9963" w:name="_QWord_Source_Comparison_6856"/>
      <w:r>
        <w:rPr>
          <w:rFonts w:hint="eastAsia"/>
        </w:rPr>
        <w:t xml:space="preserve">  </w:t>
      </w:r>
      <w:bookmarkEnd w:id="9963"/>
      <w:bookmarkStart w:id="9964" w:name="_QWord_Source_Comparison_6857"/>
      <w:r>
        <w:rPr>
          <w:rFonts w:hint="eastAsia"/>
        </w:rPr>
        <w:t>LDR</w:t>
      </w:r>
      <w:bookmarkEnd w:id="9964"/>
      <w:bookmarkStart w:id="9965" w:name="_QWord_Source_Comparison_6858"/>
      <w:r>
        <w:rPr>
          <w:rFonts w:hint="eastAsia"/>
        </w:rPr>
        <w:t>伪指令格式</w:t>
      </w:r>
      <w:bookmarkEnd w:id="9945"/>
      <w:bookmarkEnd w:id="9946"/>
      <w:bookmarkEnd w:id="9965"/>
    </w:p>
    <w:p w14:paraId="28E9B04B">
      <w:pPr>
        <w:pStyle w:val="105"/>
      </w:pPr>
      <w:bookmarkStart w:id="9966" w:name="_QWord_Source_Comparison_Para_1499"/>
      <w:r>
        <w:t>‌</w:t>
      </w:r>
      <w:bookmarkStart w:id="9967" w:name="_QWord_Source_Comparison_6859"/>
      <w:bookmarkEnd w:id="9967"/>
      <w:bookmarkStart w:id="9968" w:name="_QWord_Source_Comparison_6860"/>
      <w:bookmarkStart w:id="9969" w:name="_QWord_ImageIndex_169"/>
      <w:bookmarkStart w:id="9970" w:name="_QWord_Paragraph__1499"/>
      <w:r>
        <w:drawing>
          <wp:inline distT="0" distB="0" distL="0" distR="0">
            <wp:extent cx="4118610" cy="1832610"/>
            <wp:effectExtent l="0" t="0" r="0" b="0"/>
            <wp:docPr id="1489454370" name="图片 1489454370" title="QWord_ImageMark_169">
              <a:hlinkClick xmlns:a="http://schemas.openxmlformats.org/drawingml/2006/main" r:id="rId269" tooltip="QWord 图片目录：resource/images/illustration/1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70" name="图片 1489454370" title="QWord_ImageMark_169"/>
                    <pic:cNvPicPr>
                      <a:picLocks noChangeAspect="1" noChangeArrowheads="1"/>
                    </pic:cNvPicPr>
                  </pic:nvPicPr>
                  <pic:blipFill>
                    <a:blip r:embed="rId270" cstate="print">
                      <a:extLst>
                        <a:ext uri="{28A0092B-C50C-407E-A947-70E740481C1C}">
                          <a14:useLocalDpi xmlns:a14="http://schemas.microsoft.com/office/drawing/2010/main" val="0"/>
                        </a:ext>
                      </a:extLst>
                    </a:blip>
                    <a:srcRect/>
                    <a:stretch>
                      <a:fillRect/>
                    </a:stretch>
                  </pic:blipFill>
                  <pic:spPr>
                    <a:xfrm>
                      <a:off x="0" y="0"/>
                      <a:ext cx="4118610" cy="1832802"/>
                    </a:xfrm>
                    <a:prstGeom prst="rect">
                      <a:avLst/>
                    </a:prstGeom>
                    <a:noFill/>
                    <a:ln>
                      <a:noFill/>
                    </a:ln>
                  </pic:spPr>
                </pic:pic>
              </a:graphicData>
            </a:graphic>
          </wp:inline>
        </w:drawing>
      </w:r>
      <w:bookmarkEnd w:id="9966"/>
      <w:bookmarkEnd w:id="9968"/>
      <w:bookmarkEnd w:id="9969"/>
      <w:bookmarkEnd w:id="9970"/>
    </w:p>
    <w:p w14:paraId="281D01B1">
      <w:pPr>
        <w:pStyle w:val="68"/>
      </w:pPr>
      <w:bookmarkStart w:id="9971" w:name="_QWord_Source_Comparison_6861"/>
      <w:bookmarkStart w:id="9972" w:name="QWord_XRef_Figure__LCXgdl"/>
      <w:bookmarkStart w:id="9973" w:name="_QWord_Source_Comparison_Para_1500"/>
      <w:bookmarkStart w:id="9974" w:name="_QWord_Paragraph__1500"/>
      <w:r>
        <w:rPr>
          <w:rFonts w:hint="eastAsia"/>
        </w:rPr>
        <w:t>图</w:t>
      </w:r>
      <w:bookmarkEnd w:id="9971"/>
      <w:bookmarkStart w:id="9975" w:name="_QWord_Source_Comparison_6862"/>
      <w:r>
        <w:rPr>
          <w:rFonts w:hint="eastAsia"/>
        </w:rPr>
        <w:t> </w:t>
      </w:r>
      <w:bookmarkEnd w:id="9975"/>
      <w:bookmarkStart w:id="9976" w:name="_QWord_Source_Comparison_6863"/>
      <w:r>
        <w:fldChar w:fldCharType="begin"/>
      </w:r>
      <w:bookmarkEnd w:id="9976"/>
      <w:bookmarkStart w:id="9977" w:name="_QWord_Source_Comparison_6864"/>
      <w:r>
        <w:instrText xml:space="preserve"> SEQ QWord_Heading1_Sequence \c </w:instrText>
      </w:r>
      <w:bookmarkEnd w:id="9977"/>
      <w:bookmarkStart w:id="9978" w:name="_QWord_Source_Comparison_6865"/>
      <w:r>
        <w:fldChar w:fldCharType="separate"/>
      </w:r>
      <w:bookmarkEnd w:id="9978"/>
      <w:bookmarkStart w:id="9979" w:name="_QWord_Source_Comparison_6866"/>
      <w:r>
        <w:t>3</w:t>
      </w:r>
      <w:bookmarkEnd w:id="9979"/>
      <w:bookmarkStart w:id="9980" w:name="_QWord_Source_Comparison_6867"/>
      <w:r>
        <w:fldChar w:fldCharType="end"/>
      </w:r>
      <w:bookmarkEnd w:id="9980"/>
      <w:bookmarkStart w:id="9981" w:name="_QWord_Source_Comparison_6868"/>
      <w:r>
        <w:noBreakHyphen/>
      </w:r>
      <w:bookmarkEnd w:id="9981"/>
      <w:bookmarkStart w:id="9982" w:name="_QWord_Source_Comparison_6869"/>
      <w:r>
        <w:fldChar w:fldCharType="begin"/>
      </w:r>
      <w:bookmarkEnd w:id="9982"/>
      <w:bookmarkStart w:id="9983" w:name="_QWord_Source_Comparison_6870"/>
      <w:r>
        <w:instrText xml:space="preserve"> </w:instrText>
      </w:r>
      <w:bookmarkEnd w:id="9983"/>
      <w:bookmarkStart w:id="9984" w:name="_QWord_Source_Comparison_6871"/>
      <w:r>
        <w:rPr>
          <w:rFonts w:hint="eastAsia"/>
        </w:rPr>
        <w:instrText xml:space="preserve">SEQ </w:instrText>
      </w:r>
      <w:bookmarkEnd w:id="9984"/>
      <w:bookmarkStart w:id="9985" w:name="_QWord_Source_Comparison_6872"/>
      <w:r>
        <w:rPr>
          <w:rFonts w:hint="eastAsia"/>
        </w:rPr>
        <w:instrText xml:space="preserve">图</w:instrText>
      </w:r>
      <w:bookmarkEnd w:id="9985"/>
      <w:bookmarkStart w:id="9986" w:name="_QWord_Source_Comparison_6873"/>
      <w:r>
        <w:rPr>
          <w:rFonts w:hint="eastAsia"/>
        </w:rPr>
        <w:instrText xml:space="preserve"> \* ARABIC \s 1</w:instrText>
      </w:r>
      <w:bookmarkEnd w:id="9986"/>
      <w:bookmarkStart w:id="9987" w:name="_QWord_Source_Comparison_6874"/>
      <w:r>
        <w:instrText xml:space="preserve"> </w:instrText>
      </w:r>
      <w:bookmarkStart w:id="9988" w:name="_QWord_Source_Comparison_6875"/>
      <w:r>
        <w:fldChar w:fldCharType="separate"/>
      </w:r>
      <w:bookmarkEnd w:id="9987"/>
      <w:bookmarkEnd w:id="9988"/>
      <w:bookmarkStart w:id="9989" w:name="_QWord_Source_Comparison_6876"/>
      <w:r>
        <w:t>44</w:t>
      </w:r>
      <w:bookmarkEnd w:id="9989"/>
      <w:bookmarkStart w:id="9990" w:name="_QWord_Source_Comparison_6877"/>
      <w:r>
        <w:fldChar w:fldCharType="end"/>
      </w:r>
      <w:bookmarkEnd w:id="9972"/>
      <w:bookmarkEnd w:id="9990"/>
      <w:bookmarkStart w:id="9991" w:name="_QWord_Source_Comparison_6878"/>
      <w:r>
        <w:rPr>
          <w:rFonts w:hint="eastAsia"/>
        </w:rPr>
        <w:t xml:space="preserve">  </w:t>
      </w:r>
      <w:bookmarkEnd w:id="9991"/>
      <w:bookmarkStart w:id="9992" w:name="_QWord_Source_Comparison_6879"/>
      <w:r>
        <w:rPr>
          <w:rFonts w:hint="eastAsia"/>
        </w:rPr>
        <w:t>LDR</w:t>
      </w:r>
      <w:bookmarkEnd w:id="9992"/>
      <w:bookmarkStart w:id="9993" w:name="_QWord_Source_Comparison_6880"/>
      <w:r>
        <w:rPr>
          <w:rFonts w:hint="eastAsia"/>
        </w:rPr>
        <w:t>伪指令应用示例</w:t>
      </w:r>
      <w:bookmarkEnd w:id="9973"/>
      <w:bookmarkEnd w:id="9974"/>
      <w:bookmarkEnd w:id="9993"/>
    </w:p>
    <w:p w14:paraId="7BD6B1F9">
      <w:pPr>
        <w:pStyle w:val="66"/>
        <w:numPr>
          <w:ilvl w:val="4"/>
          <w:numId w:val="6"/>
        </w:numPr>
      </w:pPr>
      <w:bookmarkStart w:id="9994" w:name="_QWord_Source_Comparison_6881"/>
      <w:bookmarkStart w:id="9995" w:name="_QWord_Source_Comparison_Para_1501"/>
      <w:bookmarkStart w:id="9996" w:name="_QWord_Paragraph__1501"/>
      <w:r>
        <w:rPr>
          <w:rFonts w:hint="eastAsia"/>
        </w:rPr>
        <w:t>NOP</w:t>
      </w:r>
      <w:bookmarkEnd w:id="9994"/>
      <w:bookmarkStart w:id="9997" w:name="_QWord_Source_Comparison_6882"/>
      <w:r>
        <w:rPr>
          <w:rFonts w:hint="eastAsia"/>
        </w:rPr>
        <w:t>伪指令</w:t>
      </w:r>
      <w:bookmarkEnd w:id="9995"/>
      <w:bookmarkEnd w:id="9996"/>
      <w:bookmarkEnd w:id="9997"/>
    </w:p>
    <w:p w14:paraId="76769304">
      <w:pPr>
        <w:pStyle w:val="4"/>
        <w:ind w:firstLine="420"/>
      </w:pPr>
      <w:bookmarkStart w:id="9998" w:name="_QWord_Source_Comparison_6883"/>
      <w:bookmarkStart w:id="9999" w:name="_QWord_Source_Comparison_Para_1502"/>
      <w:bookmarkStart w:id="10000" w:name="_QWord_Paragraph__1502"/>
      <w:r>
        <w:rPr>
          <w:rFonts w:hint="eastAsia"/>
        </w:rPr>
        <w:t>NOP</w:t>
      </w:r>
      <w:bookmarkEnd w:id="9998"/>
      <w:bookmarkStart w:id="10001" w:name="_QWord_Source_Comparison_6884"/>
      <w:r>
        <w:rPr>
          <w:rFonts w:hint="eastAsia"/>
        </w:rPr>
        <w:t>伪指令在汇编时将会被代替成</w:t>
      </w:r>
      <w:bookmarkEnd w:id="10001"/>
      <w:bookmarkStart w:id="10002" w:name="_QWord_Source_Comparison_6885"/>
      <w:r>
        <w:rPr>
          <w:rFonts w:hint="eastAsia"/>
        </w:rPr>
        <w:t>ARM</w:t>
      </w:r>
      <w:bookmarkEnd w:id="10002"/>
      <w:bookmarkStart w:id="10003" w:name="_QWord_Source_Comparison_6886"/>
      <w:r>
        <w:rPr>
          <w:rFonts w:hint="eastAsia"/>
        </w:rPr>
        <w:t>中的空操作，比如可能是</w:t>
      </w:r>
      <w:bookmarkEnd w:id="10003"/>
      <w:bookmarkStart w:id="10004" w:name="_QWord_Source_Comparison_6887"/>
      <w:r>
        <w:rPr>
          <w:rFonts w:hint="eastAsia"/>
        </w:rPr>
        <w:t>“</w:t>
      </w:r>
      <w:bookmarkEnd w:id="10004"/>
      <w:bookmarkStart w:id="10005" w:name="_QWord_Source_Comparison_6888"/>
      <w:r>
        <w:rPr>
          <w:rFonts w:hint="eastAsia"/>
        </w:rPr>
        <w:t>MOV  R0,R0</w:t>
      </w:r>
      <w:bookmarkEnd w:id="10005"/>
      <w:bookmarkStart w:id="10006" w:name="_QWord_Source_Comparison_6889"/>
      <w:r>
        <w:rPr>
          <w:rFonts w:hint="eastAsia"/>
        </w:rPr>
        <w:t>”</w:t>
      </w:r>
      <w:bookmarkEnd w:id="10006"/>
      <w:bookmarkStart w:id="10007" w:name="_QWord_Source_Comparison_6890"/>
      <w:r>
        <w:rPr>
          <w:rFonts w:hint="eastAsia"/>
        </w:rPr>
        <w:t>指令等。</w:t>
      </w:r>
      <w:bookmarkEnd w:id="10007"/>
      <w:bookmarkStart w:id="10008" w:name="_QWord_Source_Comparison_6891"/>
      <w:r>
        <w:rPr>
          <w:rFonts w:hint="eastAsia"/>
        </w:rPr>
        <w:t>NOP</w:t>
      </w:r>
      <w:bookmarkEnd w:id="10008"/>
      <w:bookmarkStart w:id="10009" w:name="_QWord_Source_Comparison_6892"/>
      <w:r>
        <w:rPr>
          <w:rFonts w:hint="eastAsia"/>
        </w:rPr>
        <w:t>可用于延时操作。该伪指令应用实例如</w:t>
      </w:r>
      <w:bookmarkEnd w:id="10009"/>
      <w:bookmarkStart w:id="10010" w:name="_QWord_Source_Comparison_6893"/>
      <w:r>
        <w:fldChar w:fldCharType="begin"/>
      </w:r>
      <w:bookmarkEnd w:id="10010"/>
      <w:bookmarkStart w:id="10011" w:name="_QWord_Source_Comparison_6894"/>
      <w:r>
        <w:instrText xml:space="preserve"> </w:instrText>
      </w:r>
      <w:bookmarkEnd w:id="10011"/>
      <w:bookmarkStart w:id="10012" w:name="_QWord_Source_Comparison_6895"/>
      <w:r>
        <w:rPr>
          <w:rFonts w:hint="eastAsia"/>
        </w:rPr>
        <w:instrText xml:space="preserve">REF QWord_XRef_Figure__NdGpwo \h \* CHARFORMAT</w:instrText>
      </w:r>
      <w:bookmarkEnd w:id="10012"/>
      <w:bookmarkStart w:id="10013" w:name="_QWord_Source_Comparison_6896"/>
      <w:r>
        <w:instrText xml:space="preserve"> </w:instrText>
      </w:r>
      <w:bookmarkStart w:id="10014" w:name="_QWord_Source_Comparison_6897"/>
      <w:r>
        <w:fldChar w:fldCharType="separate"/>
      </w:r>
      <w:bookmarkEnd w:id="10013"/>
      <w:bookmarkEnd w:id="10014"/>
      <w:bookmarkStart w:id="10015" w:name="_QWord_Source_Comparison_6898"/>
      <w:r>
        <w:rPr>
          <w:rFonts w:hint="eastAsia"/>
        </w:rPr>
        <w:t>图</w:t>
      </w:r>
      <w:bookmarkEnd w:id="10015"/>
      <w:bookmarkStart w:id="10016" w:name="_QWord_Source_Comparison_6899"/>
      <w:r>
        <w:rPr>
          <w:rFonts w:hint="eastAsia"/>
        </w:rPr>
        <w:t> </w:t>
      </w:r>
      <w:bookmarkEnd w:id="10016"/>
      <w:bookmarkStart w:id="10017" w:name="_QWord_Source_Comparison_6900"/>
      <w:r>
        <w:t>3</w:t>
      </w:r>
      <w:bookmarkEnd w:id="10017"/>
      <w:bookmarkStart w:id="10018" w:name="_QWord_Source_Comparison_6901"/>
      <w:r>
        <w:noBreakHyphen/>
      </w:r>
      <w:r>
        <w:t>45</w:t>
      </w:r>
      <w:bookmarkEnd w:id="10018"/>
      <w:bookmarkStart w:id="10019" w:name="_QWord_Source_Comparison_6902"/>
      <w:r>
        <w:fldChar w:fldCharType="end"/>
      </w:r>
      <w:bookmarkEnd w:id="10019"/>
      <w:bookmarkStart w:id="10020" w:name="_QWord_Source_Comparison_6903"/>
      <w:r>
        <w:rPr>
          <w:rFonts w:hint="eastAsia"/>
        </w:rPr>
        <w:t>所示。</w:t>
      </w:r>
      <w:bookmarkEnd w:id="9999"/>
      <w:bookmarkEnd w:id="10000"/>
      <w:bookmarkEnd w:id="10020"/>
    </w:p>
    <w:p w14:paraId="3DF30082">
      <w:pPr>
        <w:pStyle w:val="105"/>
      </w:pPr>
      <w:bookmarkStart w:id="10021" w:name="_QWord_Source_Comparison_Para_1503"/>
      <w:r>
        <w:t>‌</w:t>
      </w:r>
      <w:bookmarkStart w:id="10022" w:name="_QWord_Source_Comparison_6904"/>
      <w:bookmarkEnd w:id="10022"/>
      <w:bookmarkStart w:id="10023" w:name="_QWord_Paragraph__1503"/>
      <w:bookmarkStart w:id="10024" w:name="_QWord_ImageIndex_170"/>
      <w:bookmarkStart w:id="10025" w:name="_QWord_Source_Comparison_6905"/>
      <w:r>
        <w:drawing>
          <wp:inline distT="0" distB="0" distL="0" distR="0">
            <wp:extent cx="3673475" cy="2135505"/>
            <wp:effectExtent l="0" t="0" r="3175" b="0"/>
            <wp:docPr id="1489454371" name="图片 1489454371" title="QWord_ImageMark_170">
              <a:hlinkClick xmlns:a="http://schemas.openxmlformats.org/drawingml/2006/main" r:id="rId271" tooltip="QWord 图片目录：resource/images/illustration/1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71" name="图片 1489454371" title="QWord_ImageMark_170"/>
                    <pic:cNvPicPr>
                      <a:picLocks noChangeAspect="1" noChangeArrowheads="1"/>
                    </pic:cNvPicPr>
                  </pic:nvPicPr>
                  <pic:blipFill>
                    <a:blip r:embed="rId272" cstate="print">
                      <a:extLst>
                        <a:ext uri="{28A0092B-C50C-407E-A947-70E740481C1C}">
                          <a14:useLocalDpi xmlns:a14="http://schemas.microsoft.com/office/drawing/2010/main" val="0"/>
                        </a:ext>
                      </a:extLst>
                    </a:blip>
                    <a:srcRect/>
                    <a:stretch>
                      <a:fillRect/>
                    </a:stretch>
                  </pic:blipFill>
                  <pic:spPr>
                    <a:xfrm>
                      <a:off x="0" y="0"/>
                      <a:ext cx="3673475" cy="2135935"/>
                    </a:xfrm>
                    <a:prstGeom prst="rect">
                      <a:avLst/>
                    </a:prstGeom>
                    <a:noFill/>
                    <a:ln>
                      <a:noFill/>
                    </a:ln>
                  </pic:spPr>
                </pic:pic>
              </a:graphicData>
            </a:graphic>
          </wp:inline>
        </w:drawing>
      </w:r>
      <w:bookmarkEnd w:id="10021"/>
      <w:bookmarkEnd w:id="10023"/>
      <w:bookmarkEnd w:id="10024"/>
      <w:bookmarkEnd w:id="10025"/>
    </w:p>
    <w:p w14:paraId="2E673F0A">
      <w:pPr>
        <w:pStyle w:val="68"/>
      </w:pPr>
      <w:bookmarkStart w:id="10026" w:name="_QWord_Source_Comparison_6906"/>
      <w:bookmarkStart w:id="10027" w:name="QWord_XRef_Figure__NdGpwo"/>
      <w:bookmarkStart w:id="10028" w:name="_QWord_Paragraph__1504"/>
      <w:bookmarkStart w:id="10029" w:name="_QWord_Source_Comparison_Para_1504"/>
      <w:r>
        <w:rPr>
          <w:rFonts w:hint="eastAsia"/>
        </w:rPr>
        <w:t>图</w:t>
      </w:r>
      <w:bookmarkEnd w:id="10026"/>
      <w:bookmarkStart w:id="10030" w:name="_QWord_Source_Comparison_6907"/>
      <w:r>
        <w:rPr>
          <w:rFonts w:hint="eastAsia"/>
        </w:rPr>
        <w:t> </w:t>
      </w:r>
      <w:bookmarkEnd w:id="10030"/>
      <w:bookmarkStart w:id="10031" w:name="_QWord_Source_Comparison_6908"/>
      <w:r>
        <w:fldChar w:fldCharType="begin"/>
      </w:r>
      <w:bookmarkEnd w:id="10031"/>
      <w:bookmarkStart w:id="10032" w:name="_QWord_Source_Comparison_6909"/>
      <w:r>
        <w:instrText xml:space="preserve"> SEQ QWord_Heading1_Sequence \c </w:instrText>
      </w:r>
      <w:bookmarkEnd w:id="10032"/>
      <w:bookmarkStart w:id="10033" w:name="_QWord_Source_Comparison_6910"/>
      <w:r>
        <w:fldChar w:fldCharType="separate"/>
      </w:r>
      <w:bookmarkEnd w:id="10033"/>
      <w:bookmarkStart w:id="10034" w:name="_QWord_Source_Comparison_6911"/>
      <w:r>
        <w:t>3</w:t>
      </w:r>
      <w:bookmarkEnd w:id="10034"/>
      <w:bookmarkStart w:id="10035" w:name="_QWord_Source_Comparison_6912"/>
      <w:r>
        <w:fldChar w:fldCharType="end"/>
      </w:r>
      <w:bookmarkEnd w:id="10035"/>
      <w:bookmarkStart w:id="10036" w:name="_QWord_Source_Comparison_6913"/>
      <w:r>
        <w:noBreakHyphen/>
      </w:r>
      <w:bookmarkEnd w:id="10036"/>
      <w:bookmarkStart w:id="10037" w:name="_QWord_Source_Comparison_6914"/>
      <w:r>
        <w:fldChar w:fldCharType="begin"/>
      </w:r>
      <w:bookmarkEnd w:id="10037"/>
      <w:bookmarkStart w:id="10038" w:name="_QWord_Source_Comparison_6915"/>
      <w:r>
        <w:instrText xml:space="preserve"> </w:instrText>
      </w:r>
      <w:bookmarkEnd w:id="10038"/>
      <w:bookmarkStart w:id="10039" w:name="_QWord_Source_Comparison_6916"/>
      <w:r>
        <w:rPr>
          <w:rFonts w:hint="eastAsia"/>
        </w:rPr>
        <w:instrText xml:space="preserve">SEQ </w:instrText>
      </w:r>
      <w:bookmarkEnd w:id="10039"/>
      <w:bookmarkStart w:id="10040" w:name="_QWord_Source_Comparison_6917"/>
      <w:r>
        <w:rPr>
          <w:rFonts w:hint="eastAsia"/>
        </w:rPr>
        <w:instrText xml:space="preserve">图</w:instrText>
      </w:r>
      <w:bookmarkEnd w:id="10040"/>
      <w:bookmarkStart w:id="10041" w:name="_QWord_Source_Comparison_6918"/>
      <w:r>
        <w:rPr>
          <w:rFonts w:hint="eastAsia"/>
        </w:rPr>
        <w:instrText xml:space="preserve"> \* ARABIC \s 1</w:instrText>
      </w:r>
      <w:bookmarkEnd w:id="10041"/>
      <w:bookmarkStart w:id="10042" w:name="_QWord_Source_Comparison_6919"/>
      <w:r>
        <w:instrText xml:space="preserve"> </w:instrText>
      </w:r>
      <w:bookmarkStart w:id="10043" w:name="_QWord_Source_Comparison_6920"/>
      <w:r>
        <w:fldChar w:fldCharType="separate"/>
      </w:r>
      <w:bookmarkEnd w:id="10042"/>
      <w:bookmarkEnd w:id="10043"/>
      <w:bookmarkStart w:id="10044" w:name="_QWord_Source_Comparison_6921"/>
      <w:r>
        <w:t>45</w:t>
      </w:r>
      <w:bookmarkEnd w:id="10044"/>
      <w:bookmarkStart w:id="10045" w:name="_QWord_Source_Comparison_6922"/>
      <w:r>
        <w:fldChar w:fldCharType="end"/>
      </w:r>
      <w:bookmarkEnd w:id="10027"/>
      <w:bookmarkEnd w:id="10045"/>
      <w:bookmarkStart w:id="10046" w:name="_QWord_Source_Comparison_6923"/>
      <w:r>
        <w:rPr>
          <w:rFonts w:hint="eastAsia"/>
        </w:rPr>
        <w:t xml:space="preserve">  </w:t>
      </w:r>
      <w:bookmarkEnd w:id="10046"/>
      <w:bookmarkStart w:id="10047" w:name="_QWord_Source_Comparison_6924"/>
      <w:r>
        <w:rPr>
          <w:rFonts w:hint="eastAsia"/>
        </w:rPr>
        <w:t>NOP</w:t>
      </w:r>
      <w:bookmarkEnd w:id="10047"/>
      <w:bookmarkStart w:id="10048" w:name="_QWord_Source_Comparison_6925"/>
      <w:r>
        <w:rPr>
          <w:rFonts w:hint="eastAsia"/>
        </w:rPr>
        <w:t>伪指令应用示例</w:t>
      </w:r>
      <w:bookmarkEnd w:id="10028"/>
      <w:bookmarkEnd w:id="10029"/>
      <w:bookmarkEnd w:id="10048"/>
    </w:p>
    <w:p w14:paraId="49EA24DF">
      <w:pPr>
        <w:pStyle w:val="5"/>
        <w:numPr>
          <w:ilvl w:val="1"/>
          <w:numId w:val="6"/>
        </w:numPr>
        <w:spacing w:before="705" w:after="352"/>
      </w:pPr>
      <w:bookmarkStart w:id="10049" w:name="_QWord_Source_Comparison_6926"/>
      <w:bookmarkStart w:id="10050" w:name="_Toc12370"/>
      <w:bookmarkStart w:id="10051" w:name="_QWord_Paragraph__1505"/>
      <w:bookmarkStart w:id="10052" w:name="_QWord_Source_Comparison_Para_1505"/>
      <w:r>
        <w:rPr>
          <w:rFonts w:hint="eastAsia"/>
        </w:rPr>
        <w:t>ARM</w:t>
      </w:r>
      <w:bookmarkEnd w:id="10049"/>
      <w:bookmarkStart w:id="10053" w:name="_QWord_Source_Comparison_6927"/>
      <w:r>
        <w:rPr>
          <w:rFonts w:hint="eastAsia"/>
        </w:rPr>
        <w:t>程序设计基础</w:t>
      </w:r>
      <w:bookmarkEnd w:id="10050"/>
      <w:bookmarkEnd w:id="10051"/>
      <w:bookmarkEnd w:id="10052"/>
      <w:bookmarkEnd w:id="10053"/>
    </w:p>
    <w:p w14:paraId="00D93C65">
      <w:pPr>
        <w:pStyle w:val="109"/>
        <w:ind w:firstLine="360"/>
        <w:rPr>
          <w:rStyle w:val="174"/>
          <w:rFonts w:hint="eastAsia" w:eastAsia="宋体"/>
          <w:lang w:eastAsia="zh-CN"/>
        </w:rPr>
      </w:pPr>
      <w:bookmarkStart w:id="10054" w:name="_QWord_Source_Comparison_6928"/>
      <w:bookmarkStart w:id="10055" w:name="_QWord_Paragraph__1506"/>
      <w:bookmarkStart w:id="10056" w:name="_QWord_Source_Comparison_Para_1506"/>
      <w:r>
        <w:rPr>
          <w:rStyle w:val="174"/>
          <w:rFonts w:hint="eastAsia" w:eastAsia="宋体"/>
          <w:lang w:eastAsia="zh-CN"/>
        </w:rPr>
        <w:drawing>
          <wp:inline distT="0" distB="0" distL="114300" distR="114300">
            <wp:extent cx="2286000" cy="2286000"/>
            <wp:effectExtent l="0" t="0" r="0" b="0"/>
            <wp:docPr id="99" name="图片 99" descr="3-5 ARM程序设计基础.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3-5 ARM程序设计基础.mp4"/>
                    <pic:cNvPicPr>
                      <a:picLocks noChangeAspect="1"/>
                    </pic:cNvPicPr>
                  </pic:nvPicPr>
                  <pic:blipFill>
                    <a:blip r:embed="rId273"/>
                    <a:stretch>
                      <a:fillRect/>
                    </a:stretch>
                  </pic:blipFill>
                  <pic:spPr>
                    <a:xfrm>
                      <a:off x="0" y="0"/>
                      <a:ext cx="2286000" cy="2286000"/>
                    </a:xfrm>
                    <a:prstGeom prst="rect">
                      <a:avLst/>
                    </a:prstGeom>
                  </pic:spPr>
                </pic:pic>
              </a:graphicData>
            </a:graphic>
          </wp:inline>
        </w:drawing>
      </w:r>
    </w:p>
    <w:p w14:paraId="3695485E">
      <w:pPr>
        <w:pStyle w:val="109"/>
        <w:ind w:firstLine="360"/>
      </w:pPr>
      <w:r>
        <w:rPr>
          <w:rStyle w:val="174"/>
          <w:rFonts w:hint="eastAsia"/>
        </w:rPr>
        <w:t>3</w:t>
      </w:r>
      <w:bookmarkEnd w:id="10054"/>
      <w:bookmarkStart w:id="10057" w:name="_QWord_Source_Comparison_6929"/>
      <w:r>
        <w:rPr>
          <w:rStyle w:val="174"/>
        </w:rPr>
        <w:noBreakHyphen/>
      </w:r>
      <w:bookmarkEnd w:id="10057"/>
      <w:bookmarkStart w:id="10058" w:name="_QWord_Source_Comparison_6930"/>
      <w:r>
        <w:rPr>
          <w:rStyle w:val="174"/>
          <w:rFonts w:hint="eastAsia"/>
        </w:rPr>
        <w:t>5 ARM</w:t>
      </w:r>
      <w:bookmarkEnd w:id="10058"/>
      <w:bookmarkStart w:id="10059" w:name="_QWord_Source_Comparison_6931"/>
      <w:r>
        <w:rPr>
          <w:rStyle w:val="174"/>
          <w:rFonts w:hint="eastAsia"/>
        </w:rPr>
        <w:t>程序设计基础</w:t>
      </w:r>
      <w:bookmarkEnd w:id="10055"/>
      <w:bookmarkEnd w:id="10056"/>
      <w:bookmarkEnd w:id="10059"/>
    </w:p>
    <w:p w14:paraId="18061152">
      <w:pPr>
        <w:pStyle w:val="4"/>
        <w:ind w:firstLine="420"/>
      </w:pPr>
      <w:bookmarkStart w:id="10060" w:name="_QWord_Source_Comparison_6932"/>
      <w:bookmarkStart w:id="10061" w:name="_QWord_Source_Comparison_Para_1507"/>
      <w:bookmarkStart w:id="10062" w:name="_QWord_Paragraph__1507"/>
      <w:r>
        <w:rPr>
          <w:rFonts w:hint="eastAsia"/>
        </w:rPr>
        <w:t>ARM</w:t>
      </w:r>
      <w:bookmarkEnd w:id="10060"/>
      <w:bookmarkStart w:id="10063" w:name="_QWord_Source_Comparison_6933"/>
      <w:r>
        <w:rPr>
          <w:rFonts w:hint="eastAsia"/>
        </w:rPr>
        <w:t>程序设计基础包括掌握</w:t>
      </w:r>
      <w:bookmarkEnd w:id="10063"/>
      <w:bookmarkStart w:id="10064" w:name="_QWord_Source_Comparison_6934"/>
      <w:r>
        <w:rPr>
          <w:rFonts w:hint="eastAsia"/>
        </w:rPr>
        <w:t>ARM</w:t>
      </w:r>
      <w:bookmarkEnd w:id="10064"/>
      <w:bookmarkStart w:id="10065" w:name="_QWord_Source_Comparison_6935"/>
      <w:r>
        <w:rPr>
          <w:rFonts w:hint="eastAsia"/>
        </w:rPr>
        <w:t>架构的寄存器和指令集，理解如何使用汇编语言编写和调试程序。主要内容包括：</w:t>
      </w:r>
      <w:bookmarkEnd w:id="10065"/>
      <w:bookmarkStart w:id="10066" w:name="_QWord_Source_Comparison_6936"/>
      <w:r>
        <w:rPr>
          <w:rFonts w:hint="eastAsia"/>
        </w:rPr>
        <w:t>ARM</w:t>
      </w:r>
      <w:bookmarkEnd w:id="10066"/>
      <w:bookmarkStart w:id="10067" w:name="_QWord_Source_Comparison_6937"/>
      <w:r>
        <w:rPr>
          <w:rFonts w:hint="eastAsia"/>
        </w:rPr>
        <w:t>处理器的通用寄存器（如</w:t>
      </w:r>
      <w:bookmarkEnd w:id="10067"/>
      <w:bookmarkStart w:id="10068" w:name="_QWord_Source_Comparison_6938"/>
      <w:r>
        <w:rPr>
          <w:rFonts w:hint="eastAsia"/>
        </w:rPr>
        <w:t>PC</w:t>
      </w:r>
      <w:bookmarkEnd w:id="10068"/>
      <w:bookmarkStart w:id="10069" w:name="_QWord_Source_Comparison_6939"/>
      <w:r>
        <w:rPr>
          <w:rFonts w:hint="eastAsia"/>
        </w:rPr>
        <w:t>和</w:t>
      </w:r>
      <w:bookmarkEnd w:id="10069"/>
      <w:bookmarkStart w:id="10070" w:name="_QWord_Source_Comparison_6940"/>
      <w:r>
        <w:rPr>
          <w:rFonts w:hint="eastAsia"/>
        </w:rPr>
        <w:t>LR</w:t>
      </w:r>
      <w:bookmarkEnd w:id="10070"/>
      <w:bookmarkStart w:id="10071" w:name="_QWord_Source_Comparison_6941"/>
      <w:r>
        <w:rPr>
          <w:rFonts w:hint="eastAsia"/>
        </w:rPr>
        <w:t>）的作用，基本指令（如数据处理、数据传送和分支指令）的使用，以及如何通过汇编指令实现程序的逻辑和控制流程。通过这些基础知识，可以编写高效的</w:t>
      </w:r>
      <w:bookmarkEnd w:id="10071"/>
      <w:bookmarkStart w:id="10072" w:name="_QWord_Source_Comparison_6942"/>
      <w:r>
        <w:rPr>
          <w:rFonts w:hint="eastAsia"/>
        </w:rPr>
        <w:t>ARM</w:t>
      </w:r>
      <w:bookmarkEnd w:id="10072"/>
      <w:bookmarkStart w:id="10073" w:name="_QWord_Source_Comparison_6943"/>
      <w:r>
        <w:rPr>
          <w:rFonts w:hint="eastAsia"/>
        </w:rPr>
        <w:t>汇编程序并进行调试。</w:t>
      </w:r>
      <w:bookmarkEnd w:id="10073"/>
      <w:bookmarkStart w:id="10074" w:name="_QWord_Source_Comparison_6944"/>
      <w:r>
        <w:rPr>
          <w:rFonts w:hint="eastAsia"/>
        </w:rPr>
        <w:t>ARM</w:t>
      </w:r>
      <w:bookmarkEnd w:id="10074"/>
      <w:bookmarkStart w:id="10075" w:name="_QWord_Source_Comparison_6945"/>
      <w:r>
        <w:rPr>
          <w:rFonts w:hint="eastAsia"/>
        </w:rPr>
        <w:t>的程序设计技术栈如</w:t>
      </w:r>
      <w:bookmarkEnd w:id="10075"/>
      <w:bookmarkStart w:id="10076" w:name="_QWord_Source_Comparison_6946"/>
      <w:r>
        <w:fldChar w:fldCharType="begin"/>
      </w:r>
      <w:bookmarkEnd w:id="10076"/>
      <w:bookmarkStart w:id="10077" w:name="_QWord_Source_Comparison_6947"/>
      <w:r>
        <w:instrText xml:space="preserve"> </w:instrText>
      </w:r>
      <w:bookmarkEnd w:id="10077"/>
      <w:bookmarkStart w:id="10078" w:name="_QWord_Source_Comparison_6948"/>
      <w:r>
        <w:rPr>
          <w:rFonts w:hint="eastAsia"/>
        </w:rPr>
        <w:instrText xml:space="preserve">REF QWord_XRef_Figure__WfoUla \h \* CHARFORMAT</w:instrText>
      </w:r>
      <w:bookmarkEnd w:id="10078"/>
      <w:bookmarkStart w:id="10079" w:name="_QWord_Source_Comparison_6949"/>
      <w:r>
        <w:instrText xml:space="preserve"> </w:instrText>
      </w:r>
      <w:bookmarkStart w:id="10080" w:name="_QWord_Source_Comparison_6950"/>
      <w:r>
        <w:fldChar w:fldCharType="separate"/>
      </w:r>
      <w:bookmarkEnd w:id="10079"/>
      <w:bookmarkEnd w:id="10080"/>
      <w:bookmarkStart w:id="10081" w:name="_QWord_Source_Comparison_6951"/>
      <w:r>
        <w:rPr>
          <w:rFonts w:hint="eastAsia"/>
        </w:rPr>
        <w:t>图</w:t>
      </w:r>
      <w:bookmarkEnd w:id="10081"/>
      <w:bookmarkStart w:id="10082" w:name="_QWord_Source_Comparison_6952"/>
      <w:r>
        <w:rPr>
          <w:rFonts w:hint="eastAsia"/>
        </w:rPr>
        <w:t> </w:t>
      </w:r>
      <w:bookmarkEnd w:id="10082"/>
      <w:bookmarkStart w:id="10083" w:name="_QWord_Source_Comparison_6953"/>
      <w:r>
        <w:t>3</w:t>
      </w:r>
      <w:bookmarkEnd w:id="10083"/>
      <w:bookmarkStart w:id="10084" w:name="_QWord_Source_Comparison_6954"/>
      <w:r>
        <w:noBreakHyphen/>
      </w:r>
      <w:r>
        <w:t>46</w:t>
      </w:r>
      <w:bookmarkEnd w:id="10084"/>
      <w:bookmarkStart w:id="10085" w:name="_QWord_Source_Comparison_6955"/>
      <w:r>
        <w:fldChar w:fldCharType="end"/>
      </w:r>
      <w:bookmarkEnd w:id="10085"/>
      <w:bookmarkStart w:id="10086" w:name="_QWord_Source_Comparison_6956"/>
      <w:r>
        <w:rPr>
          <w:rFonts w:hint="eastAsia"/>
        </w:rPr>
        <w:t>所示。</w:t>
      </w:r>
      <w:bookmarkEnd w:id="10061"/>
      <w:bookmarkEnd w:id="10062"/>
      <w:bookmarkEnd w:id="10086"/>
    </w:p>
    <w:p w14:paraId="3BD34218">
      <w:pPr>
        <w:pStyle w:val="105"/>
      </w:pPr>
      <w:bookmarkStart w:id="10087" w:name="_QWord_Source_Comparison_Para_1508"/>
      <w:r>
        <w:t>‌</w:t>
      </w:r>
      <w:ins w:id="8" w:author="小马哥" w:date="2024-12-27T10:51:14Z">
        <w:bookmarkStart w:id="10088" w:name="_QWord_Source_Comparison_6957"/>
        <w:bookmarkEnd w:id="10088"/>
        <w:bookmarkStart w:id="10089" w:name="_QWord_Paragraph__1508"/>
        <w:bookmarkStart w:id="10090" w:name="_QWord_ImageIndex_171"/>
        <w:bookmarkStart w:id="10091" w:name="_QWord_Source_Comparison_6958"/>
        <w:r>
          <w:rPr/>
          <w:drawing>
            <wp:inline distT="0" distB="0" distL="114300" distR="114300">
              <wp:extent cx="3600450" cy="2028825"/>
              <wp:effectExtent l="0" t="0" r="0" b="0"/>
              <wp:docPr id="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
                      <pic:cNvPicPr>
                        <a:picLocks noChangeAspect="1"/>
                      </pic:cNvPicPr>
                    </pic:nvPicPr>
                    <pic:blipFill>
                      <a:blip r:embed="rId274"/>
                      <a:stretch>
                        <a:fillRect/>
                      </a:stretch>
                    </pic:blipFill>
                    <pic:spPr>
                      <a:xfrm>
                        <a:off x="0" y="0"/>
                        <a:ext cx="3600450" cy="2028825"/>
                      </a:xfrm>
                      <a:prstGeom prst="rect">
                        <a:avLst/>
                      </a:prstGeom>
                      <a:noFill/>
                      <a:ln>
                        <a:noFill/>
                      </a:ln>
                    </pic:spPr>
                  </pic:pic>
                </a:graphicData>
              </a:graphic>
            </wp:inline>
          </w:drawing>
        </w:r>
      </w:ins>
      <w:del w:id="10" w:author="小马哥" w:date="2024-12-27T10:51:12Z">
        <w:r>
          <w:rPr/>
          <w:drawing>
            <wp:inline distT="0" distB="0" distL="0" distR="0">
              <wp:extent cx="3599815" cy="1998980"/>
              <wp:effectExtent l="0" t="0" r="635" b="1270"/>
              <wp:docPr id="50" name="图片 2" title="QWord_ImageMark_171">
                <a:hlinkClick xmlns:a="http://schemas.openxmlformats.org/drawingml/2006/main" r:id="rId275" tooltip="QWord 图片目录：resource/images/illustration/1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 title="QWord_ImageMark_171"/>
                      <pic:cNvPicPr>
                        <a:picLocks noChangeAspect="1" noChangeArrowheads="1"/>
                      </pic:cNvPicPr>
                    </pic:nvPicPr>
                    <pic:blipFill>
                      <a:blip r:embed="rId276" cstate="print">
                        <a:extLst>
                          <a:ext uri="{28A0092B-C50C-407E-A947-70E740481C1C}">
                            <a14:useLocalDpi xmlns:a14="http://schemas.microsoft.com/office/drawing/2010/main" val="0"/>
                          </a:ext>
                        </a:extLst>
                      </a:blip>
                      <a:srcRect/>
                      <a:stretch>
                        <a:fillRect/>
                      </a:stretch>
                    </pic:blipFill>
                    <pic:spPr>
                      <a:xfrm>
                        <a:off x="0" y="0"/>
                        <a:ext cx="3600000" cy="1998994"/>
                      </a:xfrm>
                      <a:prstGeom prst="rect">
                        <a:avLst/>
                      </a:prstGeom>
                      <a:noFill/>
                      <a:ln>
                        <a:noFill/>
                      </a:ln>
                    </pic:spPr>
                  </pic:pic>
                </a:graphicData>
              </a:graphic>
            </wp:inline>
          </w:drawing>
        </w:r>
        <w:bookmarkEnd w:id="10087"/>
        <w:bookmarkEnd w:id="10089"/>
        <w:bookmarkEnd w:id="10090"/>
        <w:bookmarkEnd w:id="10091"/>
      </w:del>
    </w:p>
    <w:p w14:paraId="329B5B40">
      <w:pPr>
        <w:pStyle w:val="68"/>
      </w:pPr>
      <w:bookmarkStart w:id="10092" w:name="_QWord_Source_Comparison_6959"/>
      <w:bookmarkStart w:id="10093" w:name="QWord_XRef_Figure__WfoUla"/>
      <w:bookmarkStart w:id="10094" w:name="_QWord_Paragraph__1509"/>
      <w:bookmarkStart w:id="10095" w:name="_QWord_Source_Comparison_Para_1509"/>
      <w:r>
        <w:rPr>
          <w:rFonts w:hint="eastAsia"/>
        </w:rPr>
        <w:t>图</w:t>
      </w:r>
      <w:bookmarkEnd w:id="10092"/>
      <w:bookmarkStart w:id="10096" w:name="_QWord_Source_Comparison_6960"/>
      <w:r>
        <w:rPr>
          <w:rFonts w:hint="eastAsia"/>
        </w:rPr>
        <w:t> </w:t>
      </w:r>
      <w:bookmarkEnd w:id="10096"/>
      <w:bookmarkStart w:id="10097" w:name="_QWord_Source_Comparison_6961"/>
      <w:r>
        <w:fldChar w:fldCharType="begin"/>
      </w:r>
      <w:bookmarkEnd w:id="10097"/>
      <w:bookmarkStart w:id="10098" w:name="_QWord_Source_Comparison_6962"/>
      <w:r>
        <w:instrText xml:space="preserve"> SEQ QWord_Heading1_Sequence \c </w:instrText>
      </w:r>
      <w:bookmarkEnd w:id="10098"/>
      <w:bookmarkStart w:id="10099" w:name="_QWord_Source_Comparison_6963"/>
      <w:r>
        <w:fldChar w:fldCharType="separate"/>
      </w:r>
      <w:bookmarkEnd w:id="10099"/>
      <w:bookmarkStart w:id="10100" w:name="_QWord_Source_Comparison_6964"/>
      <w:r>
        <w:t>3</w:t>
      </w:r>
      <w:bookmarkEnd w:id="10100"/>
      <w:bookmarkStart w:id="10101" w:name="_QWord_Source_Comparison_6965"/>
      <w:r>
        <w:fldChar w:fldCharType="end"/>
      </w:r>
      <w:bookmarkEnd w:id="10101"/>
      <w:bookmarkStart w:id="10102" w:name="_QWord_Source_Comparison_6966"/>
      <w:r>
        <w:noBreakHyphen/>
      </w:r>
      <w:bookmarkEnd w:id="10102"/>
      <w:bookmarkStart w:id="10103" w:name="_QWord_Source_Comparison_6967"/>
      <w:r>
        <w:fldChar w:fldCharType="begin"/>
      </w:r>
      <w:bookmarkEnd w:id="10103"/>
      <w:bookmarkStart w:id="10104" w:name="_QWord_Source_Comparison_6968"/>
      <w:r>
        <w:instrText xml:space="preserve"> </w:instrText>
      </w:r>
      <w:bookmarkEnd w:id="10104"/>
      <w:bookmarkStart w:id="10105" w:name="_QWord_Source_Comparison_6969"/>
      <w:r>
        <w:rPr>
          <w:rFonts w:hint="eastAsia"/>
        </w:rPr>
        <w:instrText xml:space="preserve">SEQ </w:instrText>
      </w:r>
      <w:bookmarkEnd w:id="10105"/>
      <w:bookmarkStart w:id="10106" w:name="_QWord_Source_Comparison_6970"/>
      <w:r>
        <w:rPr>
          <w:rFonts w:hint="eastAsia"/>
        </w:rPr>
        <w:instrText xml:space="preserve">图</w:instrText>
      </w:r>
      <w:bookmarkEnd w:id="10106"/>
      <w:bookmarkStart w:id="10107" w:name="_QWord_Source_Comparison_6971"/>
      <w:r>
        <w:rPr>
          <w:rFonts w:hint="eastAsia"/>
        </w:rPr>
        <w:instrText xml:space="preserve"> \* ARABIC \s 1</w:instrText>
      </w:r>
      <w:bookmarkEnd w:id="10107"/>
      <w:bookmarkStart w:id="10108" w:name="_QWord_Source_Comparison_6972"/>
      <w:r>
        <w:instrText xml:space="preserve"> </w:instrText>
      </w:r>
      <w:bookmarkStart w:id="10109" w:name="_QWord_Source_Comparison_6973"/>
      <w:r>
        <w:fldChar w:fldCharType="separate"/>
      </w:r>
      <w:bookmarkEnd w:id="10108"/>
      <w:bookmarkEnd w:id="10109"/>
      <w:bookmarkStart w:id="10110" w:name="_QWord_Source_Comparison_6974"/>
      <w:r>
        <w:t>46</w:t>
      </w:r>
      <w:bookmarkEnd w:id="10110"/>
      <w:bookmarkStart w:id="10111" w:name="_QWord_Source_Comparison_6975"/>
      <w:r>
        <w:fldChar w:fldCharType="end"/>
      </w:r>
      <w:bookmarkEnd w:id="10093"/>
      <w:bookmarkEnd w:id="10111"/>
      <w:bookmarkStart w:id="10112" w:name="_QWord_Source_Comparison_6976"/>
      <w:r>
        <w:rPr>
          <w:rFonts w:hint="eastAsia"/>
        </w:rPr>
        <w:t xml:space="preserve">  </w:t>
      </w:r>
      <w:bookmarkEnd w:id="10112"/>
      <w:bookmarkStart w:id="10113" w:name="_QWord_Source_Comparison_6977"/>
      <w:r>
        <w:rPr>
          <w:rFonts w:hint="eastAsia"/>
        </w:rPr>
        <w:t>ARM</w:t>
      </w:r>
      <w:bookmarkEnd w:id="10113"/>
      <w:bookmarkStart w:id="10114" w:name="_QWord_Source_Comparison_6978"/>
      <w:r>
        <w:rPr>
          <w:rFonts w:hint="eastAsia"/>
        </w:rPr>
        <w:t>的程序设计技术栈概览</w:t>
      </w:r>
      <w:bookmarkEnd w:id="10094"/>
      <w:bookmarkEnd w:id="10095"/>
      <w:bookmarkEnd w:id="10114"/>
    </w:p>
    <w:p w14:paraId="0D087980">
      <w:pPr>
        <w:pStyle w:val="63"/>
        <w:numPr>
          <w:ilvl w:val="2"/>
          <w:numId w:val="6"/>
        </w:numPr>
        <w:spacing w:before="352" w:after="352"/>
      </w:pPr>
      <w:bookmarkStart w:id="10115" w:name="_QWord_Source_Comparison_6979"/>
      <w:bookmarkStart w:id="10116" w:name="_Toc32570"/>
      <w:bookmarkStart w:id="10117" w:name="_QWord_Source_Comparison_Para_1510"/>
      <w:bookmarkStart w:id="10118" w:name="_QWord_Paragraph__1510"/>
      <w:r>
        <w:rPr>
          <w:rFonts w:hint="eastAsia"/>
        </w:rPr>
        <w:t>ARM</w:t>
      </w:r>
      <w:bookmarkEnd w:id="10115"/>
      <w:bookmarkStart w:id="10119" w:name="_QWord_Source_Comparison_6980"/>
      <w:r>
        <w:rPr>
          <w:rFonts w:hint="eastAsia"/>
        </w:rPr>
        <w:t>汇编程序设计</w:t>
      </w:r>
      <w:bookmarkEnd w:id="10116"/>
      <w:bookmarkEnd w:id="10117"/>
      <w:bookmarkEnd w:id="10118"/>
      <w:bookmarkEnd w:id="10119"/>
    </w:p>
    <w:p w14:paraId="1929CF69">
      <w:pPr>
        <w:pStyle w:val="65"/>
        <w:numPr>
          <w:ilvl w:val="3"/>
          <w:numId w:val="6"/>
        </w:numPr>
      </w:pPr>
      <w:bookmarkStart w:id="10120" w:name="_QWord_Source_Comparison_6981"/>
      <w:bookmarkStart w:id="10121" w:name="_QWord_Source_Comparison_Para_1511"/>
      <w:bookmarkStart w:id="10122" w:name="_QWord_Paragraph__1511"/>
      <w:r>
        <w:t>ARM</w:t>
      </w:r>
      <w:bookmarkEnd w:id="10120"/>
      <w:bookmarkStart w:id="10123" w:name="_QWord_Source_Comparison_6982"/>
      <w:r>
        <w:rPr>
          <w:rFonts w:hint="eastAsia"/>
        </w:rPr>
        <w:t>编程中高级语言与汇编语言的对比</w:t>
      </w:r>
      <w:bookmarkEnd w:id="10121"/>
      <w:bookmarkEnd w:id="10122"/>
      <w:bookmarkEnd w:id="10123"/>
    </w:p>
    <w:p w14:paraId="7406B38D">
      <w:pPr>
        <w:pStyle w:val="66"/>
        <w:numPr>
          <w:ilvl w:val="4"/>
          <w:numId w:val="6"/>
        </w:numPr>
      </w:pPr>
      <w:bookmarkStart w:id="10124" w:name="_QWord_Source_Comparison_6983"/>
      <w:bookmarkStart w:id="10125" w:name="_QWord_Paragraph__1512"/>
      <w:bookmarkStart w:id="10126" w:name="_QWord_Source_Comparison_Para_1512"/>
      <w:r>
        <w:rPr>
          <w:rFonts w:hint="eastAsia"/>
        </w:rPr>
        <w:t>高级编程语言隐藏了</w:t>
      </w:r>
      <w:bookmarkEnd w:id="10124"/>
      <w:bookmarkStart w:id="10127" w:name="_QWord_Source_Comparison_6984"/>
      <w:r>
        <w:rPr>
          <w:rFonts w:hint="eastAsia"/>
        </w:rPr>
        <w:t>CPU</w:t>
      </w:r>
      <w:bookmarkEnd w:id="10127"/>
      <w:bookmarkStart w:id="10128" w:name="_QWord_Source_Comparison_6985"/>
      <w:r>
        <w:rPr>
          <w:rFonts w:hint="eastAsia"/>
        </w:rPr>
        <w:t>执行指令的许多细节，因此在只关心系统所具有功能的系统中，采用高级语言编写程序更为合适。</w:t>
      </w:r>
      <w:bookmarkEnd w:id="10125"/>
      <w:bookmarkEnd w:id="10126"/>
      <w:bookmarkEnd w:id="10128"/>
    </w:p>
    <w:p w14:paraId="40232235">
      <w:pPr>
        <w:pStyle w:val="66"/>
        <w:numPr>
          <w:ilvl w:val="4"/>
          <w:numId w:val="6"/>
        </w:numPr>
      </w:pPr>
      <w:bookmarkStart w:id="10129" w:name="_QWord_Source_Comparison_6986"/>
      <w:bookmarkStart w:id="10130" w:name="_QWord_Paragraph__1513"/>
      <w:bookmarkStart w:id="10131" w:name="_QWord_Source_Comparison_Para_1513"/>
      <w:r>
        <w:t>CPU</w:t>
      </w:r>
      <w:bookmarkEnd w:id="10129"/>
      <w:bookmarkStart w:id="10132" w:name="_QWord_Source_Comparison_6987"/>
      <w:r>
        <w:t>执行指令的细节差异会反映在系统的非功能特性上，如系统程序的规模和运行速度。因此，了解汇编语言程序设计对于嵌入式系统的设计者来说是非常必要的。</w:t>
      </w:r>
      <w:bookmarkEnd w:id="10130"/>
      <w:bookmarkEnd w:id="10131"/>
      <w:bookmarkEnd w:id="10132"/>
    </w:p>
    <w:p w14:paraId="1EE41A02">
      <w:pPr>
        <w:pStyle w:val="65"/>
        <w:numPr>
          <w:ilvl w:val="3"/>
          <w:numId w:val="6"/>
        </w:numPr>
      </w:pPr>
      <w:bookmarkStart w:id="10133" w:name="_QWord_Source_Comparison_6988"/>
      <w:bookmarkStart w:id="10134" w:name="_QWord_Source_Comparison_Para_1514"/>
      <w:bookmarkStart w:id="10135" w:name="_QWord_Paragraph__1514"/>
      <w:r>
        <w:rPr>
          <w:rFonts w:hint="eastAsia"/>
        </w:rPr>
        <w:t>ARM</w:t>
      </w:r>
      <w:bookmarkEnd w:id="10133"/>
      <w:bookmarkStart w:id="10136" w:name="_QWord_Source_Comparison_6989"/>
      <w:r>
        <w:rPr>
          <w:rFonts w:hint="eastAsia"/>
        </w:rPr>
        <w:t>汇编语言格式</w:t>
      </w:r>
      <w:bookmarkEnd w:id="10134"/>
      <w:bookmarkEnd w:id="10135"/>
      <w:bookmarkEnd w:id="10136"/>
    </w:p>
    <w:p w14:paraId="2FC66E88">
      <w:pPr>
        <w:pStyle w:val="4"/>
        <w:ind w:firstLine="420"/>
      </w:pPr>
      <w:bookmarkStart w:id="10137" w:name="_QWord_Source_Comparison_6990"/>
      <w:bookmarkStart w:id="10138" w:name="_QWord_Source_Comparison_Para_1515"/>
      <w:bookmarkStart w:id="10139" w:name="_QWord_Paragraph__1515"/>
      <w:r>
        <w:rPr>
          <w:rFonts w:hint="eastAsia"/>
        </w:rPr>
        <w:t>ARM</w:t>
      </w:r>
      <w:bookmarkEnd w:id="10137"/>
      <w:bookmarkStart w:id="10140" w:name="_QWord_Source_Comparison_6991"/>
      <w:r>
        <w:rPr>
          <w:rFonts w:hint="eastAsia"/>
        </w:rPr>
        <w:t>汇编语言格式为：</w:t>
      </w:r>
      <w:bookmarkEnd w:id="10138"/>
      <w:bookmarkEnd w:id="10139"/>
      <w:bookmarkEnd w:id="10140"/>
    </w:p>
    <w:p w14:paraId="6A8B2CE6">
      <w:pPr>
        <w:pStyle w:val="145"/>
      </w:pPr>
      <w:bookmarkStart w:id="10141" w:name="_QWord_Source_Comparison_6992"/>
      <w:bookmarkStart w:id="10142" w:name="_QWord_Source_Comparison_Para_1516"/>
      <w:bookmarkStart w:id="10143" w:name="_QWord_Paragraph__1516"/>
      <w:r>
        <w:t xml:space="preserve">        {</w:t>
      </w:r>
      <w:bookmarkEnd w:id="10141"/>
      <w:bookmarkStart w:id="10144" w:name="_QWord_Source_Comparison_6993"/>
      <w:r>
        <w:rPr>
          <w:rFonts w:hint="eastAsia"/>
        </w:rPr>
        <w:t>标号</w:t>
      </w:r>
      <w:bookmarkEnd w:id="10144"/>
      <w:bookmarkStart w:id="10145" w:name="_QWord_Source_Comparison_6994"/>
      <w:r>
        <w:t>} {</w:t>
      </w:r>
      <w:bookmarkEnd w:id="10145"/>
      <w:bookmarkStart w:id="10146" w:name="_QWord_Source_Comparison_6995"/>
      <w:r>
        <w:rPr>
          <w:rFonts w:hint="eastAsia"/>
        </w:rPr>
        <w:t>指令</w:t>
      </w:r>
      <w:bookmarkEnd w:id="10146"/>
      <w:bookmarkStart w:id="10147" w:name="_QWord_Source_Comparison_6996"/>
      <w:r>
        <w:t>|</w:t>
      </w:r>
      <w:bookmarkEnd w:id="10147"/>
      <w:bookmarkStart w:id="10148" w:name="_QWord_Source_Comparison_6997"/>
      <w:r>
        <w:rPr>
          <w:rFonts w:hint="eastAsia"/>
        </w:rPr>
        <w:t>指示符</w:t>
      </w:r>
      <w:bookmarkEnd w:id="10148"/>
      <w:bookmarkStart w:id="10149" w:name="_QWord_Source_Comparison_6998"/>
      <w:r>
        <w:t>|</w:t>
      </w:r>
      <w:bookmarkEnd w:id="10149"/>
      <w:bookmarkStart w:id="10150" w:name="_QWord_Source_Comparison_6999"/>
      <w:r>
        <w:rPr>
          <w:rFonts w:hint="eastAsia"/>
        </w:rPr>
        <w:t>伪指令</w:t>
      </w:r>
      <w:bookmarkEnd w:id="10150"/>
      <w:bookmarkStart w:id="10151" w:name="_QWord_Source_Comparison_7000"/>
      <w:r>
        <w:t>} {</w:t>
      </w:r>
      <w:bookmarkEnd w:id="10151"/>
      <w:bookmarkStart w:id="10152" w:name="_QWord_Source_Comparison_7001"/>
      <w:r>
        <w:rPr>
          <w:rFonts w:hint="eastAsia"/>
        </w:rPr>
        <w:t>；注解</w:t>
      </w:r>
      <w:bookmarkEnd w:id="10152"/>
      <w:bookmarkStart w:id="10153" w:name="_QWord_Source_Comparison_7002"/>
      <w:r>
        <w:t>}</w:t>
      </w:r>
      <w:bookmarkEnd w:id="10142"/>
      <w:bookmarkEnd w:id="10143"/>
      <w:bookmarkEnd w:id="10153"/>
    </w:p>
    <w:p w14:paraId="7846570E">
      <w:pPr>
        <w:pStyle w:val="4"/>
        <w:ind w:firstLine="420"/>
      </w:pPr>
      <w:bookmarkStart w:id="10154" w:name="_QWord_Source_Comparison_7003"/>
      <w:bookmarkStart w:id="10155" w:name="_QWord_Paragraph__1517"/>
      <w:bookmarkStart w:id="10156" w:name="_QWord_Source_Comparison_Para_1517"/>
      <w:r>
        <w:rPr>
          <w:rFonts w:hint="eastAsia"/>
        </w:rPr>
        <w:t>ARM</w:t>
      </w:r>
      <w:bookmarkEnd w:id="10154"/>
      <w:bookmarkStart w:id="10157" w:name="_QWord_Source_Comparison_7004"/>
      <w:r>
        <w:rPr>
          <w:rFonts w:hint="eastAsia"/>
        </w:rPr>
        <w:t>汇编程序示例：</w:t>
      </w:r>
      <w:bookmarkEnd w:id="10155"/>
      <w:bookmarkEnd w:id="10156"/>
      <w:bookmarkEnd w:id="10157"/>
    </w:p>
    <w:p w14:paraId="3D86BCAE">
      <w:pPr>
        <w:pStyle w:val="145"/>
      </w:pPr>
      <w:bookmarkStart w:id="10158" w:name="_QWord_Paragraph__1518"/>
      <w:bookmarkStart w:id="10159" w:name="_QWord_Source_Comparison_Para_1518"/>
      <w:bookmarkStart w:id="10160" w:name="_QWord_Source_Comparison_7005"/>
      <w:r>
        <w:t xml:space="preserve">        AREA Word, CODE, READONLY       ; name this block of code</w:t>
      </w:r>
      <w:bookmarkEnd w:id="10158"/>
      <w:bookmarkEnd w:id="10159"/>
      <w:bookmarkEnd w:id="10160"/>
    </w:p>
    <w:p w14:paraId="75013E24">
      <w:pPr>
        <w:pStyle w:val="145"/>
      </w:pPr>
      <w:bookmarkStart w:id="10161" w:name="_QWord_Source_Comparison_7006"/>
      <w:bookmarkStart w:id="10162" w:name="_QWord_Source_Comparison_Para_1519"/>
      <w:bookmarkStart w:id="10163" w:name="_QWord_Paragraph__1519"/>
      <w:r>
        <w:t xml:space="preserve">        num     EQU     20              ; Set number of words to </w:t>
      </w:r>
      <w:r>
        <w:rPr>
          <w:rFonts w:ascii="MS Gothic" w:hAnsi="MS Gothic" w:eastAsia="MS Gothic" w:cs="MS Gothic"/>
        </w:rPr>
        <w:t>​</w:t>
      </w:r>
      <w:r>
        <w:t>be copied</w:t>
      </w:r>
      <w:bookmarkEnd w:id="10161"/>
      <w:bookmarkEnd w:id="10162"/>
      <w:bookmarkEnd w:id="10163"/>
    </w:p>
    <w:p w14:paraId="4BB9F09A">
      <w:pPr>
        <w:pStyle w:val="145"/>
      </w:pPr>
      <w:bookmarkStart w:id="10164" w:name="_QWord_Paragraph__1520"/>
      <w:bookmarkStart w:id="10165" w:name="_QWord_Source_Comparison_7009"/>
      <w:bookmarkStart w:id="10166" w:name="_QWord_Source_Comparison_Para_1520"/>
      <w:r>
        <w:t xml:space="preserve">                ENTRY                 ; mark the first instruction </w:t>
      </w:r>
      <w:r>
        <w:rPr>
          <w:rFonts w:ascii="MS Gothic" w:hAnsi="MS Gothic" w:eastAsia="MS Gothic" w:cs="MS Gothic"/>
        </w:rPr>
        <w:t>​</w:t>
      </w:r>
      <w:r>
        <w:t>to call</w:t>
      </w:r>
      <w:bookmarkEnd w:id="10164"/>
      <w:bookmarkEnd w:id="10165"/>
      <w:bookmarkEnd w:id="10166"/>
    </w:p>
    <w:p w14:paraId="375011CC">
      <w:pPr>
        <w:pStyle w:val="145"/>
      </w:pPr>
      <w:bookmarkStart w:id="10167" w:name="_QWord_Source_Comparison_Para_1521"/>
      <w:bookmarkStart w:id="10168" w:name="_QWord_Source_Comparison_7010"/>
      <w:bookmarkStart w:id="10169" w:name="_QWord_Paragraph__1521"/>
      <w:r>
        <w:t xml:space="preserve">        start</w:t>
      </w:r>
      <w:bookmarkEnd w:id="10167"/>
      <w:bookmarkEnd w:id="10168"/>
      <w:bookmarkEnd w:id="10169"/>
    </w:p>
    <w:p w14:paraId="15C78E63">
      <w:pPr>
        <w:pStyle w:val="145"/>
      </w:pPr>
      <w:bookmarkStart w:id="10170" w:name="_QWord_Source_Comparison_7013"/>
      <w:bookmarkStart w:id="10171" w:name="_QWord_Paragraph__1522"/>
      <w:bookmarkStart w:id="10172" w:name="_QWord_Source_Comparison_Para_1522"/>
      <w:r>
        <w:t xml:space="preserve">                LDR     r0, </w:t>
      </w:r>
      <w:bookmarkEnd w:id="10170"/>
      <w:bookmarkStart w:id="10173" w:name="_QWord_Source_Comparison_7014"/>
      <w:r>
        <w:t>=</w:t>
      </w:r>
      <w:bookmarkEnd w:id="10173"/>
      <w:bookmarkStart w:id="10174" w:name="_QWord_Source_Comparison_7015"/>
      <w:r>
        <w:t>src        ; r0 </w:t>
      </w:r>
      <w:bookmarkEnd w:id="10174"/>
      <w:bookmarkStart w:id="10175" w:name="_QWord_Source_Comparison_7016"/>
      <w:r>
        <w:t>=</w:t>
      </w:r>
      <w:bookmarkEnd w:id="10175"/>
      <w:bookmarkStart w:id="10176" w:name="_QWord_Source_Comparison_7017"/>
      <w:r>
        <w:t> pointer to source </w:t>
      </w:r>
      <w:r>
        <w:rPr>
          <w:rFonts w:ascii="MS Gothic" w:hAnsi="MS Gothic" w:eastAsia="MS Gothic" w:cs="MS Gothic"/>
        </w:rPr>
        <w:t>​</w:t>
      </w:r>
      <w:r>
        <w:t>block</w:t>
      </w:r>
      <w:bookmarkEnd w:id="10171"/>
      <w:bookmarkEnd w:id="10172"/>
      <w:bookmarkEnd w:id="10176"/>
    </w:p>
    <w:p w14:paraId="23AE2630">
      <w:pPr>
        <w:pStyle w:val="145"/>
      </w:pPr>
      <w:bookmarkStart w:id="10177" w:name="_QWord_Source_Comparison_7020"/>
      <w:bookmarkStart w:id="10178" w:name="_QWord_Paragraph__1523"/>
      <w:bookmarkStart w:id="10179" w:name="_QWord_Source_Comparison_Para_1523"/>
      <w:r>
        <w:t xml:space="preserve">                LDR     r1, </w:t>
      </w:r>
      <w:bookmarkEnd w:id="10177"/>
      <w:bookmarkStart w:id="10180" w:name="_QWord_Source_Comparison_7021"/>
      <w:r>
        <w:t>=</w:t>
      </w:r>
      <w:bookmarkEnd w:id="10180"/>
      <w:bookmarkStart w:id="10181" w:name="_QWord_Source_Comparison_7022"/>
      <w:r>
        <w:t>dst        ; r1 </w:t>
      </w:r>
      <w:bookmarkEnd w:id="10181"/>
      <w:bookmarkStart w:id="10182" w:name="_QWord_Source_Comparison_7023"/>
      <w:r>
        <w:t>=</w:t>
      </w:r>
      <w:bookmarkEnd w:id="10182"/>
      <w:bookmarkStart w:id="10183" w:name="_QWord_Source_Comparison_7024"/>
      <w:r>
        <w:t> pointer to </w:t>
      </w:r>
      <w:r>
        <w:rPr>
          <w:rFonts w:ascii="MS Gothic" w:hAnsi="MS Gothic" w:eastAsia="MS Gothic" w:cs="MS Gothic"/>
        </w:rPr>
        <w:t>​</w:t>
      </w:r>
      <w:r>
        <w:t>destination block</w:t>
      </w:r>
      <w:bookmarkEnd w:id="10178"/>
      <w:bookmarkEnd w:id="10179"/>
      <w:bookmarkEnd w:id="10183"/>
    </w:p>
    <w:p w14:paraId="6AFBB815">
      <w:pPr>
        <w:pStyle w:val="145"/>
      </w:pPr>
      <w:bookmarkStart w:id="10184" w:name="_QWord_Source_Comparison_7027"/>
      <w:bookmarkStart w:id="10185" w:name="_QWord_Paragraph__1524"/>
      <w:bookmarkStart w:id="10186" w:name="_QWord_Source_Comparison_Para_1524"/>
      <w:r>
        <w:t xml:space="preserve">                MOV     r2, #num        ; r2 </w:t>
      </w:r>
      <w:bookmarkEnd w:id="10184"/>
      <w:bookmarkStart w:id="10187" w:name="_QWord_Source_Comparison_7028"/>
      <w:r>
        <w:t>=</w:t>
      </w:r>
      <w:bookmarkEnd w:id="10187"/>
      <w:bookmarkStart w:id="10188" w:name="_QWord_Source_Comparison_7029"/>
      <w:r>
        <w:t> number of words to </w:t>
      </w:r>
      <w:r>
        <w:rPr>
          <w:rFonts w:ascii="MS Gothic" w:hAnsi="MS Gothic" w:eastAsia="MS Gothic" w:cs="MS Gothic"/>
        </w:rPr>
        <w:t>​</w:t>
      </w:r>
      <w:r>
        <w:t>copy</w:t>
      </w:r>
      <w:bookmarkEnd w:id="10185"/>
      <w:bookmarkEnd w:id="10186"/>
      <w:bookmarkEnd w:id="10188"/>
    </w:p>
    <w:p w14:paraId="55D1E3C1">
      <w:pPr>
        <w:pStyle w:val="145"/>
      </w:pPr>
      <w:bookmarkStart w:id="10189" w:name="_QWord_Source_Comparison_Para_1525"/>
      <w:bookmarkStart w:id="10190" w:name="_QWord_Paragraph__1525"/>
      <w:bookmarkStart w:id="10191" w:name="_QWord_Source_Comparison_7030"/>
      <w:r>
        <w:t xml:space="preserve">        wordcopy</w:t>
      </w:r>
      <w:bookmarkEnd w:id="10189"/>
      <w:bookmarkEnd w:id="10190"/>
      <w:bookmarkEnd w:id="10191"/>
    </w:p>
    <w:p w14:paraId="701B5321">
      <w:pPr>
        <w:pStyle w:val="145"/>
      </w:pPr>
      <w:bookmarkStart w:id="10192" w:name="_QWord_Paragraph__1526"/>
      <w:bookmarkStart w:id="10193" w:name="_QWord_Source_Comparison_7033"/>
      <w:bookmarkStart w:id="10194" w:name="_QWord_Source_Comparison_Para_1526"/>
      <w:r>
        <w:t xml:space="preserve">                LDR     r3, [r0], #4    ; a word from the source</w:t>
      </w:r>
      <w:bookmarkEnd w:id="10192"/>
      <w:bookmarkEnd w:id="10193"/>
      <w:bookmarkEnd w:id="10194"/>
    </w:p>
    <w:p w14:paraId="63510808">
      <w:pPr>
        <w:pStyle w:val="145"/>
      </w:pPr>
      <w:bookmarkStart w:id="10195" w:name="_QWord_Source_Comparison_7036"/>
      <w:bookmarkStart w:id="10196" w:name="_QWord_Paragraph__1527"/>
      <w:bookmarkStart w:id="10197" w:name="_QWord_Source_Comparison_Para_1527"/>
      <w:r>
        <w:t xml:space="preserve">                STR     r3, [r1], #4    ; store a word to the </w:t>
      </w:r>
      <w:r>
        <w:rPr>
          <w:rFonts w:ascii="MS Gothic" w:hAnsi="MS Gothic" w:eastAsia="MS Gothic" w:cs="MS Gothic"/>
        </w:rPr>
        <w:t>​</w:t>
      </w:r>
      <w:r>
        <w:t>destination</w:t>
      </w:r>
      <w:bookmarkEnd w:id="10195"/>
      <w:bookmarkEnd w:id="10196"/>
      <w:bookmarkEnd w:id="10197"/>
    </w:p>
    <w:p w14:paraId="36ADFC3D">
      <w:pPr>
        <w:pStyle w:val="145"/>
      </w:pPr>
      <w:bookmarkStart w:id="10198" w:name="_QWord_Paragraph__1528"/>
      <w:bookmarkStart w:id="10199" w:name="_QWord_Source_Comparison_7039"/>
      <w:bookmarkStart w:id="10200" w:name="_QWord_Source_Comparison_Para_1528"/>
      <w:r>
        <w:t xml:space="preserve">                SUBS    r2, r2, #1      ; decrement the counter</w:t>
      </w:r>
      <w:bookmarkEnd w:id="10198"/>
      <w:bookmarkEnd w:id="10199"/>
      <w:bookmarkEnd w:id="10200"/>
    </w:p>
    <w:p w14:paraId="4BB28820">
      <w:pPr>
        <w:pStyle w:val="145"/>
      </w:pPr>
      <w:bookmarkStart w:id="10201" w:name="_QWord_Source_Comparison_7042"/>
      <w:bookmarkStart w:id="10202" w:name="_QWord_Source_Comparison_Para_1529"/>
      <w:bookmarkStart w:id="10203" w:name="_QWord_Paragraph__1529"/>
      <w:r>
        <w:t xml:space="preserve">                BNE     wordcopy        ; ... copy more</w:t>
      </w:r>
      <w:bookmarkEnd w:id="10201"/>
      <w:bookmarkEnd w:id="10202"/>
      <w:bookmarkEnd w:id="10203"/>
    </w:p>
    <w:p w14:paraId="1B1D16E8">
      <w:pPr>
        <w:pStyle w:val="145"/>
      </w:pPr>
      <w:bookmarkStart w:id="10204" w:name="_QWord_Source_Comparison_Para_1530"/>
      <w:bookmarkStart w:id="10205" w:name="_QWord_Paragraph__1530"/>
      <w:bookmarkStart w:id="10206" w:name="_QWord_Source_Comparison_7043"/>
      <w:r>
        <w:t xml:space="preserve">        stop</w:t>
      </w:r>
      <w:bookmarkEnd w:id="10204"/>
      <w:bookmarkEnd w:id="10205"/>
      <w:bookmarkEnd w:id="10206"/>
    </w:p>
    <w:p w14:paraId="46048F9B">
      <w:pPr>
        <w:pStyle w:val="145"/>
      </w:pPr>
      <w:bookmarkStart w:id="10207" w:name="_QWord_Paragraph__1531"/>
      <w:bookmarkStart w:id="10208" w:name="_QWord_Source_Comparison_Para_1531"/>
      <w:bookmarkStart w:id="10209" w:name="_QWord_Source_Comparison_7046"/>
      <w:r>
        <w:t xml:space="preserve">                MOV     r0, #0x18       ; angel_SWIreason_Report </w:t>
      </w:r>
      <w:r>
        <w:rPr>
          <w:rFonts w:ascii="MS Gothic" w:hAnsi="MS Gothic" w:eastAsia="MS Gothic" w:cs="MS Gothic"/>
        </w:rPr>
        <w:t>​</w:t>
      </w:r>
      <w:r>
        <w:t>Exception</w:t>
      </w:r>
      <w:bookmarkEnd w:id="10207"/>
      <w:bookmarkEnd w:id="10208"/>
      <w:bookmarkEnd w:id="10209"/>
    </w:p>
    <w:p w14:paraId="38061888">
      <w:pPr>
        <w:pStyle w:val="145"/>
      </w:pPr>
      <w:bookmarkStart w:id="10210" w:name="_QWord_Source_Comparison_7049"/>
      <w:bookmarkStart w:id="10211" w:name="_QWord_Source_Comparison_Para_1532"/>
      <w:bookmarkStart w:id="10212" w:name="_QWord_Paragraph__1532"/>
      <w:r>
        <w:t xml:space="preserve">                LDR     r1, </w:t>
      </w:r>
      <w:bookmarkEnd w:id="10210"/>
      <w:bookmarkStart w:id="10213" w:name="_QWord_Source_Comparison_7050"/>
      <w:r>
        <w:t>=</w:t>
      </w:r>
      <w:bookmarkEnd w:id="10213"/>
      <w:bookmarkStart w:id="10214" w:name="_QWord_Source_Comparison_7051"/>
      <w:r>
        <w:t>0x20026    ; ADP_Stopped_Application Exit</w:t>
      </w:r>
      <w:bookmarkEnd w:id="10211"/>
      <w:bookmarkEnd w:id="10212"/>
      <w:bookmarkEnd w:id="10214"/>
    </w:p>
    <w:p w14:paraId="5CE7F079">
      <w:pPr>
        <w:pStyle w:val="145"/>
      </w:pPr>
      <w:bookmarkStart w:id="10215" w:name="_QWord_Source_Comparison_Para_1533"/>
      <w:bookmarkStart w:id="10216" w:name="_QWord_Source_Comparison_7054"/>
      <w:bookmarkStart w:id="10217" w:name="_QWord_Paragraph__1533"/>
      <w:r>
        <w:t xml:space="preserve">                SWI     0x123456        ; ARM semihosting SWI</w:t>
      </w:r>
      <w:bookmarkEnd w:id="10215"/>
      <w:bookmarkEnd w:id="10216"/>
      <w:bookmarkEnd w:id="10217"/>
    </w:p>
    <w:p w14:paraId="49012E58">
      <w:pPr>
        <w:pStyle w:val="145"/>
      </w:pPr>
      <w:bookmarkStart w:id="10218" w:name="_QWord_Source_Comparison_Para_1534"/>
      <w:bookmarkStart w:id="10219" w:name="_QWord_Source_Comparison_7057"/>
      <w:bookmarkStart w:id="10220" w:name="_QWord_Paragraph__1534"/>
      <w:r>
        <w:t xml:space="preserve">                AREA BlockData, DATA, READWRITE</w:t>
      </w:r>
      <w:bookmarkEnd w:id="10218"/>
      <w:bookmarkEnd w:id="10219"/>
      <w:bookmarkEnd w:id="10220"/>
    </w:p>
    <w:p w14:paraId="4D5BBE62">
      <w:pPr>
        <w:pStyle w:val="145"/>
      </w:pPr>
      <w:bookmarkStart w:id="10221" w:name="_QWord_Source_Comparison_7058"/>
      <w:bookmarkStart w:id="10222" w:name="_QWord_Source_Comparison_Para_1535"/>
      <w:bookmarkStart w:id="10223" w:name="_QWord_Paragraph__1535"/>
      <w:r>
        <w:t xml:space="preserve">        src     DCD     1,2,3,4,5,6,7,8,1,2,3,4,5,6,7,8,1,2,3,4</w:t>
      </w:r>
      <w:bookmarkEnd w:id="10221"/>
      <w:bookmarkEnd w:id="10222"/>
      <w:bookmarkEnd w:id="10223"/>
    </w:p>
    <w:p w14:paraId="53A39C54">
      <w:pPr>
        <w:pStyle w:val="145"/>
      </w:pPr>
      <w:bookmarkStart w:id="10224" w:name="_QWord_Paragraph__1536"/>
      <w:bookmarkStart w:id="10225" w:name="_QWord_Source_Comparison_Para_1536"/>
      <w:bookmarkStart w:id="10226" w:name="_QWord_Source_Comparison_7059"/>
      <w:r>
        <w:t xml:space="preserve">        dst     DCD     0,0,0,0,0,0,0,0,0,0,0,0,0,0,0,0,0,0,0,0</w:t>
      </w:r>
      <w:bookmarkEnd w:id="10224"/>
      <w:bookmarkEnd w:id="10225"/>
      <w:bookmarkEnd w:id="10226"/>
    </w:p>
    <w:p w14:paraId="46B11D7A">
      <w:pPr>
        <w:pStyle w:val="145"/>
      </w:pPr>
      <w:bookmarkStart w:id="10227" w:name="_QWord_Paragraph__1537"/>
      <w:bookmarkStart w:id="10228" w:name="_QWord_Source_Comparison_7062"/>
      <w:bookmarkStart w:id="10229" w:name="_QWord_Source_Comparison_Para_1537"/>
      <w:r>
        <w:t xml:space="preserve">                END</w:t>
      </w:r>
      <w:bookmarkEnd w:id="10227"/>
      <w:bookmarkEnd w:id="10228"/>
      <w:bookmarkEnd w:id="10229"/>
    </w:p>
    <w:p w14:paraId="13C4BECB">
      <w:pPr>
        <w:pStyle w:val="65"/>
        <w:numPr>
          <w:ilvl w:val="3"/>
          <w:numId w:val="6"/>
        </w:numPr>
      </w:pPr>
      <w:bookmarkStart w:id="10230" w:name="_QWord_Source_Comparison_7063"/>
      <w:bookmarkStart w:id="10231" w:name="_QWord_Source_Comparison_Para_1538"/>
      <w:bookmarkStart w:id="10232" w:name="_QWord_Paragraph__1538"/>
      <w:r>
        <w:rPr>
          <w:rFonts w:hint="eastAsia"/>
        </w:rPr>
        <w:t>ARM</w:t>
      </w:r>
      <w:bookmarkEnd w:id="10230"/>
      <w:bookmarkStart w:id="10233" w:name="_QWord_Source_Comparison_7064"/>
      <w:r>
        <w:rPr>
          <w:rFonts w:hint="eastAsia"/>
        </w:rPr>
        <w:t>汇编语言中的杂项指示符</w:t>
      </w:r>
      <w:bookmarkEnd w:id="10231"/>
      <w:bookmarkEnd w:id="10232"/>
      <w:bookmarkEnd w:id="10233"/>
    </w:p>
    <w:p w14:paraId="7DD833AE">
      <w:pPr>
        <w:pStyle w:val="4"/>
        <w:ind w:firstLine="420"/>
      </w:pPr>
      <w:bookmarkStart w:id="10234" w:name="_QWord_Source_Comparison_7065"/>
      <w:bookmarkStart w:id="10235" w:name="_QWord_Paragraph__1539"/>
      <w:bookmarkStart w:id="10236" w:name="_QWord_Source_Comparison_Para_1539"/>
      <w:r>
        <w:rPr>
          <w:rFonts w:hint="eastAsia"/>
        </w:rPr>
        <w:t>ARM</w:t>
      </w:r>
      <w:bookmarkEnd w:id="10234"/>
      <w:bookmarkStart w:id="10237" w:name="_QWord_Source_Comparison_7066"/>
      <w:r>
        <w:rPr>
          <w:rFonts w:hint="eastAsia"/>
        </w:rPr>
        <w:t>汇编语言中的杂项指示符如</w:t>
      </w:r>
      <w:bookmarkEnd w:id="10237"/>
      <w:bookmarkStart w:id="10238" w:name="_QWord_Source_Comparison_7067"/>
      <w:r>
        <w:fldChar w:fldCharType="begin"/>
      </w:r>
      <w:bookmarkEnd w:id="10238"/>
      <w:bookmarkStart w:id="10239" w:name="_QWord_Source_Comparison_7068"/>
      <w:r>
        <w:instrText xml:space="preserve"> </w:instrText>
      </w:r>
      <w:bookmarkEnd w:id="10239"/>
      <w:bookmarkStart w:id="10240" w:name="_QWord_Source_Comparison_7069"/>
      <w:r>
        <w:rPr>
          <w:rFonts w:hint="eastAsia"/>
        </w:rPr>
        <w:instrText xml:space="preserve">REF QWord_XRef_Table__MFvBzu \h \* CHARFORMAT</w:instrText>
      </w:r>
      <w:bookmarkEnd w:id="10240"/>
      <w:bookmarkStart w:id="10241" w:name="_QWord_Source_Comparison_7070"/>
      <w:r>
        <w:instrText xml:space="preserve"> </w:instrText>
      </w:r>
      <w:bookmarkStart w:id="10242" w:name="_QWord_Source_Comparison_7071"/>
      <w:r>
        <w:fldChar w:fldCharType="separate"/>
      </w:r>
      <w:bookmarkEnd w:id="10241"/>
      <w:bookmarkEnd w:id="10242"/>
      <w:bookmarkStart w:id="10243" w:name="_QWord_Source_Comparison_7072"/>
      <w:r>
        <w:t>表</w:t>
      </w:r>
      <w:bookmarkEnd w:id="10243"/>
      <w:bookmarkStart w:id="10244" w:name="_QWord_Source_Comparison_7073"/>
      <w:r>
        <w:t> 3</w:t>
      </w:r>
      <w:bookmarkEnd w:id="10244"/>
      <w:bookmarkStart w:id="10245" w:name="_QWord_Source_Comparison_7074"/>
      <w:r>
        <w:noBreakHyphen/>
      </w:r>
      <w:r>
        <w:t>27</w:t>
      </w:r>
      <w:bookmarkEnd w:id="10245"/>
      <w:bookmarkStart w:id="10246" w:name="_QWord_Source_Comparison_7075"/>
      <w:r>
        <w:fldChar w:fldCharType="end"/>
      </w:r>
      <w:bookmarkEnd w:id="10246"/>
      <w:bookmarkStart w:id="10247" w:name="_QWord_Source_Comparison_7076"/>
      <w:r>
        <w:rPr>
          <w:rFonts w:hint="eastAsia"/>
        </w:rPr>
        <w:t>所示。</w:t>
      </w:r>
      <w:bookmarkEnd w:id="10235"/>
      <w:bookmarkEnd w:id="10236"/>
      <w:bookmarkEnd w:id="10247"/>
    </w:p>
    <w:p w14:paraId="6A43946B">
      <w:pPr>
        <w:pStyle w:val="67"/>
        <w:rPr>
          <w:rFonts w:hint="eastAsia"/>
        </w:rPr>
      </w:pPr>
      <w:bookmarkStart w:id="10248" w:name="_QWord_Source_Comparison_7077"/>
      <w:bookmarkStart w:id="10249" w:name="QWord_XRef_Table__MFvBzu"/>
      <w:bookmarkStart w:id="10250" w:name="_QWord_Paragraph__1540"/>
      <w:bookmarkStart w:id="10251" w:name="_QWord_Source_Comparison_Para_1540"/>
      <w:r>
        <w:rPr>
          <w:rStyle w:val="238"/>
        </w:rPr>
        <w:t>表 </w:t>
      </w:r>
      <w:bookmarkEnd w:id="10248"/>
      <w:bookmarkStart w:id="10252" w:name="_QWord_Source_Comparison_7078"/>
      <w:r>
        <w:rPr>
          <w:rStyle w:val="238"/>
        </w:rPr>
        <w:fldChar w:fldCharType="begin"/>
      </w:r>
      <w:bookmarkEnd w:id="10252"/>
      <w:bookmarkStart w:id="10253" w:name="_QWord_Source_Comparison_7079"/>
      <w:r>
        <w:rPr>
          <w:rStyle w:val="238"/>
        </w:rPr>
        <w:instrText xml:space="preserve"> SEQ QWord_Heading1_Sequence \c </w:instrText>
      </w:r>
      <w:bookmarkEnd w:id="10253"/>
      <w:bookmarkStart w:id="10254" w:name="_QWord_Source_Comparison_7080"/>
      <w:r>
        <w:rPr>
          <w:rStyle w:val="238"/>
        </w:rPr>
        <w:fldChar w:fldCharType="separate"/>
      </w:r>
      <w:bookmarkEnd w:id="10254"/>
      <w:bookmarkStart w:id="10255" w:name="_QWord_Source_Comparison_7081"/>
      <w:r>
        <w:rPr>
          <w:rStyle w:val="238"/>
        </w:rPr>
        <w:t>3</w:t>
      </w:r>
      <w:bookmarkEnd w:id="10255"/>
      <w:bookmarkStart w:id="10256" w:name="_QWord_Source_Comparison_7082"/>
      <w:r>
        <w:rPr>
          <w:rStyle w:val="238"/>
        </w:rPr>
        <w:fldChar w:fldCharType="end"/>
      </w:r>
      <w:bookmarkEnd w:id="10256"/>
      <w:bookmarkStart w:id="10257" w:name="_QWord_Source_Comparison_7083"/>
      <w:r>
        <w:rPr>
          <w:rStyle w:val="238"/>
        </w:rPr>
        <w:noBreakHyphen/>
      </w:r>
      <w:bookmarkEnd w:id="10257"/>
      <w:bookmarkStart w:id="10258" w:name="_QWord_Source_Comparison_7084"/>
      <w:r>
        <w:rPr>
          <w:rStyle w:val="238"/>
        </w:rPr>
        <w:fldChar w:fldCharType="begin"/>
      </w:r>
      <w:bookmarkEnd w:id="10258"/>
      <w:bookmarkStart w:id="10259" w:name="_QWord_Source_Comparison_7085"/>
      <w:r>
        <w:rPr>
          <w:rStyle w:val="238"/>
        </w:rPr>
        <w:instrText xml:space="preserve"> SEQ 表 \* ARABIC \s 1 </w:instrText>
      </w:r>
      <w:bookmarkEnd w:id="10259"/>
      <w:bookmarkStart w:id="10260" w:name="_QWord_Source_Comparison_7086"/>
      <w:r>
        <w:rPr>
          <w:rStyle w:val="238"/>
        </w:rPr>
        <w:fldChar w:fldCharType="separate"/>
      </w:r>
      <w:bookmarkEnd w:id="10260"/>
      <w:bookmarkStart w:id="10261" w:name="_QWord_Source_Comparison_7087"/>
      <w:r>
        <w:rPr>
          <w:rStyle w:val="238"/>
        </w:rPr>
        <w:t>27</w:t>
      </w:r>
      <w:bookmarkEnd w:id="10261"/>
      <w:bookmarkStart w:id="10262" w:name="_QWord_Source_Comparison_7088"/>
      <w:r>
        <w:rPr>
          <w:rStyle w:val="238"/>
        </w:rPr>
        <w:fldChar w:fldCharType="end"/>
      </w:r>
      <w:bookmarkEnd w:id="10249"/>
      <w:bookmarkEnd w:id="10262"/>
      <w:bookmarkStart w:id="10263" w:name="_QWord_Source_Comparison_7089"/>
      <w:r>
        <w:t xml:space="preserve">  </w:t>
      </w:r>
      <w:bookmarkEnd w:id="10263"/>
      <w:bookmarkStart w:id="10264" w:name="_QWord_Source_Comparison_7090"/>
      <w:r>
        <w:rPr>
          <w:rFonts w:hint="eastAsia"/>
        </w:rPr>
        <w:t>杂项指示符</w:t>
      </w:r>
      <w:bookmarkEnd w:id="10250"/>
      <w:bookmarkEnd w:id="10251"/>
      <w:bookmarkEnd w:id="10264"/>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49"/>
        <w:gridCol w:w="2243"/>
        <w:gridCol w:w="4720"/>
      </w:tblGrid>
      <w:tr w14:paraId="77EF07F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812" w:type="pct"/>
            <w:vMerge w:val="restar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3DA1B09A">
            <w:pPr>
              <w:pStyle w:val="74"/>
              <w:rPr>
                <w:rFonts w:hint="eastAsia"/>
                <w:kern w:val="0"/>
              </w:rPr>
            </w:pPr>
            <w:bookmarkStart w:id="10265" w:name="_QWord_Source_Comparison_Para_1541"/>
            <w:bookmarkStart w:id="10266" w:name="_QWord_Source_Comparison_7091"/>
            <w:bookmarkStart w:id="10267" w:name="_QWord_Paragraph__1541"/>
            <w:r>
              <w:rPr>
                <w:rFonts w:hint="eastAsia"/>
                <w:kern w:val="0"/>
              </w:rPr>
              <w:t>杂项指示符</w:t>
            </w:r>
            <w:bookmarkEnd w:id="10265"/>
            <w:bookmarkEnd w:id="10266"/>
            <w:bookmarkEnd w:id="10267"/>
          </w:p>
        </w:tc>
        <w:tc>
          <w:tcPr>
            <w:tcW w:w="1349"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7F00D4B7">
            <w:pPr>
              <w:pStyle w:val="74"/>
              <w:rPr>
                <w:rFonts w:hint="eastAsia"/>
                <w:kern w:val="0"/>
              </w:rPr>
            </w:pPr>
            <w:bookmarkStart w:id="10268" w:name="_QWord_Paragraph__1542"/>
            <w:bookmarkStart w:id="10269" w:name="_QWord_Source_Comparison_Para_1542"/>
            <w:bookmarkStart w:id="10270" w:name="_QWord_Source_Comparison_7092"/>
            <w:r>
              <w:rPr>
                <w:kern w:val="0"/>
              </w:rPr>
              <w:t>ALIGN</w:t>
            </w:r>
            <w:bookmarkEnd w:id="10268"/>
            <w:bookmarkEnd w:id="10269"/>
            <w:bookmarkEnd w:id="10270"/>
          </w:p>
        </w:tc>
        <w:tc>
          <w:tcPr>
            <w:tcW w:w="2839" w:type="pct"/>
            <w:tcBorders>
              <w:top w:val="single" w:color="auto" w:sz="6" w:space="0"/>
              <w:bottom w:val="single" w:color="auto" w:sz="4" w:space="0"/>
              <w:right w:val="single" w:color="auto" w:sz="6" w:space="0"/>
              <w:insideH w:val="single" w:sz="4" w:space="0"/>
              <w:insideV w:val="single" w:sz="4" w:space="0"/>
              <w:tl2br w:val="nil"/>
              <w:tr2bl w:val="nil"/>
            </w:tcBorders>
            <w:shd w:val="clear" w:color="auto" w:fill="auto"/>
            <w:vAlign w:val="center"/>
          </w:tcPr>
          <w:p w14:paraId="5DED6957">
            <w:pPr>
              <w:pStyle w:val="74"/>
              <w:rPr>
                <w:rFonts w:hint="eastAsia"/>
                <w:kern w:val="0"/>
              </w:rPr>
            </w:pPr>
            <w:bookmarkStart w:id="10271" w:name="_QWord_Paragraph__1543"/>
            <w:bookmarkStart w:id="10272" w:name="_QWord_Source_Comparison_Para_1543"/>
            <w:bookmarkStart w:id="10273" w:name="_QWord_Source_Comparison_7093"/>
            <w:r>
              <w:rPr>
                <w:rFonts w:hint="eastAsia"/>
                <w:kern w:val="0"/>
              </w:rPr>
              <w:t>从一个字边界开始</w:t>
            </w:r>
            <w:bookmarkEnd w:id="10271"/>
            <w:bookmarkEnd w:id="10272"/>
            <w:bookmarkEnd w:id="10273"/>
          </w:p>
        </w:tc>
      </w:tr>
      <w:tr w14:paraId="065B05B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812" w:type="pct"/>
            <w:vMerge w:val="continue"/>
            <w:shd w:val="clear" w:color="auto" w:fill="auto"/>
            <w:vAlign w:val="center"/>
          </w:tcPr>
          <w:p w14:paraId="28128FDD">
            <w:pPr>
              <w:pStyle w:val="74"/>
              <w:rPr>
                <w:rFonts w:hint="eastAsia"/>
                <w:kern w:val="0"/>
              </w:rPr>
            </w:pPr>
          </w:p>
        </w:tc>
        <w:tc>
          <w:tcPr>
            <w:tcW w:w="1349" w:type="pct"/>
            <w:shd w:val="clear" w:color="auto" w:fill="auto"/>
            <w:vAlign w:val="center"/>
          </w:tcPr>
          <w:p w14:paraId="6B25DD09">
            <w:pPr>
              <w:pStyle w:val="74"/>
              <w:rPr>
                <w:rFonts w:hint="eastAsia"/>
                <w:kern w:val="0"/>
              </w:rPr>
            </w:pPr>
            <w:bookmarkStart w:id="10274" w:name="_QWord_Source_Comparison_Para_1545"/>
            <w:bookmarkStart w:id="10275" w:name="_QWord_Paragraph__1545"/>
            <w:bookmarkStart w:id="10276" w:name="_QWord_Source_Comparison_7094"/>
            <w:r>
              <w:rPr>
                <w:kern w:val="0"/>
              </w:rPr>
              <w:t>AREA</w:t>
            </w:r>
            <w:bookmarkEnd w:id="10274"/>
            <w:bookmarkEnd w:id="10275"/>
            <w:bookmarkEnd w:id="10276"/>
          </w:p>
        </w:tc>
        <w:tc>
          <w:tcPr>
            <w:tcW w:w="2839" w:type="pct"/>
            <w:shd w:val="clear" w:color="auto" w:fill="auto"/>
            <w:vAlign w:val="center"/>
          </w:tcPr>
          <w:p w14:paraId="269D949D">
            <w:pPr>
              <w:pStyle w:val="74"/>
              <w:rPr>
                <w:rFonts w:hint="eastAsia"/>
                <w:kern w:val="0"/>
              </w:rPr>
            </w:pPr>
            <w:bookmarkStart w:id="10277" w:name="_QWord_Source_Comparison_7095"/>
            <w:bookmarkStart w:id="10278" w:name="_QWord_Source_Comparison_Para_1546"/>
            <w:bookmarkStart w:id="10279" w:name="_QWord_Paragraph__1546"/>
            <w:r>
              <w:rPr>
                <w:rFonts w:hint="eastAsia"/>
                <w:kern w:val="0"/>
              </w:rPr>
              <w:t>指示汇编器汇编一段新的代码或数据部分</w:t>
            </w:r>
            <w:bookmarkEnd w:id="10277"/>
            <w:bookmarkEnd w:id="10278"/>
            <w:bookmarkEnd w:id="10279"/>
          </w:p>
        </w:tc>
      </w:tr>
      <w:tr w14:paraId="43386FF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812" w:type="pct"/>
            <w:vMerge w:val="continue"/>
            <w:shd w:val="clear" w:color="auto" w:fill="auto"/>
            <w:vAlign w:val="center"/>
          </w:tcPr>
          <w:p w14:paraId="6CF6ACD8">
            <w:pPr>
              <w:pStyle w:val="74"/>
              <w:rPr>
                <w:rFonts w:hint="eastAsia"/>
                <w:kern w:val="0"/>
              </w:rPr>
            </w:pPr>
          </w:p>
        </w:tc>
        <w:tc>
          <w:tcPr>
            <w:tcW w:w="1349" w:type="pct"/>
            <w:shd w:val="clear" w:color="auto" w:fill="auto"/>
            <w:vAlign w:val="center"/>
          </w:tcPr>
          <w:p w14:paraId="4E51CE3B">
            <w:pPr>
              <w:pStyle w:val="74"/>
              <w:rPr>
                <w:rFonts w:hint="eastAsia"/>
                <w:kern w:val="0"/>
              </w:rPr>
            </w:pPr>
            <w:bookmarkStart w:id="10280" w:name="_QWord_Paragraph__1548"/>
            <w:bookmarkStart w:id="10281" w:name="_QWord_Source_Comparison_7096"/>
            <w:bookmarkStart w:id="10282" w:name="_QWord_Source_Comparison_Para_1548"/>
            <w:r>
              <w:rPr>
                <w:kern w:val="0"/>
              </w:rPr>
              <w:t>CODE16</w:t>
            </w:r>
            <w:bookmarkEnd w:id="10280"/>
            <w:bookmarkEnd w:id="10281"/>
            <w:bookmarkEnd w:id="10282"/>
          </w:p>
        </w:tc>
        <w:tc>
          <w:tcPr>
            <w:tcW w:w="2839" w:type="pct"/>
            <w:shd w:val="clear" w:color="auto" w:fill="auto"/>
            <w:vAlign w:val="center"/>
          </w:tcPr>
          <w:p w14:paraId="33619FB3">
            <w:pPr>
              <w:pStyle w:val="74"/>
              <w:rPr>
                <w:rFonts w:hint="eastAsia"/>
                <w:kern w:val="0"/>
              </w:rPr>
            </w:pPr>
            <w:bookmarkStart w:id="10283" w:name="_QWord_Source_Comparison_7097"/>
            <w:bookmarkStart w:id="10284" w:name="_QWord_Paragraph__1549"/>
            <w:bookmarkStart w:id="10285" w:name="_QWord_Source_Comparison_Para_1549"/>
            <w:r>
              <w:rPr>
                <w:rFonts w:hint="eastAsia"/>
                <w:kern w:val="0"/>
              </w:rPr>
              <w:t>指示汇编器将随后的指令作为16位Thumb指令</w:t>
            </w:r>
            <w:bookmarkEnd w:id="10283"/>
            <w:bookmarkEnd w:id="10284"/>
            <w:bookmarkEnd w:id="10285"/>
          </w:p>
        </w:tc>
      </w:tr>
      <w:tr w14:paraId="77CACC4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812" w:type="pct"/>
            <w:vMerge w:val="continue"/>
            <w:shd w:val="clear" w:color="auto" w:fill="auto"/>
            <w:vAlign w:val="center"/>
          </w:tcPr>
          <w:p w14:paraId="672B4930">
            <w:pPr>
              <w:pStyle w:val="74"/>
              <w:rPr>
                <w:rFonts w:hint="eastAsia"/>
                <w:kern w:val="0"/>
              </w:rPr>
            </w:pPr>
          </w:p>
        </w:tc>
        <w:tc>
          <w:tcPr>
            <w:tcW w:w="1349" w:type="pct"/>
            <w:shd w:val="clear" w:color="auto" w:fill="auto"/>
            <w:vAlign w:val="center"/>
          </w:tcPr>
          <w:p w14:paraId="02A3B213">
            <w:pPr>
              <w:pStyle w:val="74"/>
              <w:rPr>
                <w:rFonts w:hint="eastAsia"/>
                <w:kern w:val="0"/>
              </w:rPr>
            </w:pPr>
            <w:bookmarkStart w:id="10286" w:name="_QWord_Source_Comparison_Para_1551"/>
            <w:bookmarkStart w:id="10287" w:name="_QWord_Source_Comparison_7098"/>
            <w:bookmarkStart w:id="10288" w:name="_QWord_Paragraph__1551"/>
            <w:r>
              <w:rPr>
                <w:kern w:val="0"/>
              </w:rPr>
              <w:t>CODE32</w:t>
            </w:r>
            <w:bookmarkEnd w:id="10286"/>
            <w:bookmarkEnd w:id="10287"/>
            <w:bookmarkEnd w:id="10288"/>
          </w:p>
        </w:tc>
        <w:tc>
          <w:tcPr>
            <w:tcW w:w="2839" w:type="pct"/>
            <w:shd w:val="clear" w:color="auto" w:fill="auto"/>
            <w:vAlign w:val="center"/>
          </w:tcPr>
          <w:p w14:paraId="5CF32B23">
            <w:pPr>
              <w:pStyle w:val="74"/>
              <w:rPr>
                <w:rFonts w:hint="eastAsia"/>
                <w:kern w:val="0"/>
              </w:rPr>
            </w:pPr>
            <w:bookmarkStart w:id="10289" w:name="_QWord_Source_Comparison_Para_1552"/>
            <w:bookmarkStart w:id="10290" w:name="_QWord_Source_Comparison_7099"/>
            <w:bookmarkStart w:id="10291" w:name="_QWord_Paragraph__1552"/>
            <w:r>
              <w:rPr>
                <w:rFonts w:hint="eastAsia"/>
                <w:kern w:val="0"/>
              </w:rPr>
              <w:t>指示汇编器将随后的指令作为32位ARM指令</w:t>
            </w:r>
            <w:bookmarkEnd w:id="10289"/>
            <w:bookmarkEnd w:id="10290"/>
            <w:bookmarkEnd w:id="10291"/>
          </w:p>
        </w:tc>
      </w:tr>
      <w:tr w14:paraId="028856E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812" w:type="pct"/>
            <w:vMerge w:val="continue"/>
            <w:shd w:val="clear" w:color="auto" w:fill="auto"/>
            <w:vAlign w:val="center"/>
          </w:tcPr>
          <w:p w14:paraId="3A0CE770">
            <w:pPr>
              <w:pStyle w:val="74"/>
              <w:rPr>
                <w:rFonts w:hint="eastAsia"/>
                <w:kern w:val="0"/>
              </w:rPr>
            </w:pPr>
          </w:p>
        </w:tc>
        <w:tc>
          <w:tcPr>
            <w:tcW w:w="1349" w:type="pct"/>
            <w:shd w:val="clear" w:color="auto" w:fill="auto"/>
            <w:vAlign w:val="center"/>
          </w:tcPr>
          <w:p w14:paraId="1C178D87">
            <w:pPr>
              <w:pStyle w:val="74"/>
              <w:rPr>
                <w:rFonts w:hint="eastAsia"/>
                <w:kern w:val="0"/>
              </w:rPr>
            </w:pPr>
            <w:bookmarkStart w:id="10292" w:name="_QWord_Paragraph__1554"/>
            <w:bookmarkStart w:id="10293" w:name="_QWord_Source_Comparison_7100"/>
            <w:bookmarkStart w:id="10294" w:name="_QWord_Source_Comparison_Para_1554"/>
            <w:r>
              <w:rPr>
                <w:kern w:val="0"/>
              </w:rPr>
              <w:t>END</w:t>
            </w:r>
            <w:bookmarkEnd w:id="10292"/>
            <w:bookmarkEnd w:id="10293"/>
            <w:bookmarkEnd w:id="10294"/>
          </w:p>
        </w:tc>
        <w:tc>
          <w:tcPr>
            <w:tcW w:w="2839" w:type="pct"/>
            <w:shd w:val="clear" w:color="auto" w:fill="auto"/>
            <w:vAlign w:val="center"/>
          </w:tcPr>
          <w:p w14:paraId="4E9D45B7">
            <w:pPr>
              <w:pStyle w:val="74"/>
              <w:rPr>
                <w:rFonts w:hint="eastAsia"/>
                <w:kern w:val="0"/>
              </w:rPr>
            </w:pPr>
            <w:bookmarkStart w:id="10295" w:name="_QWord_Source_Comparison_7101"/>
            <w:bookmarkStart w:id="10296" w:name="_QWord_Source_Comparison_Para_1555"/>
            <w:bookmarkStart w:id="10297" w:name="_QWord_Paragraph__1555"/>
            <w:r>
              <w:rPr>
                <w:rFonts w:hint="eastAsia"/>
                <w:kern w:val="0"/>
              </w:rPr>
              <w:t>表示源程序的结束</w:t>
            </w:r>
            <w:bookmarkEnd w:id="10295"/>
            <w:bookmarkEnd w:id="10296"/>
            <w:bookmarkEnd w:id="10297"/>
          </w:p>
        </w:tc>
      </w:tr>
      <w:tr w14:paraId="2BB302B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812" w:type="pct"/>
            <w:vMerge w:val="continue"/>
            <w:shd w:val="clear" w:color="auto" w:fill="auto"/>
            <w:vAlign w:val="center"/>
          </w:tcPr>
          <w:p w14:paraId="4379773D">
            <w:pPr>
              <w:pStyle w:val="74"/>
              <w:rPr>
                <w:rFonts w:hint="eastAsia"/>
                <w:kern w:val="0"/>
              </w:rPr>
            </w:pPr>
          </w:p>
        </w:tc>
        <w:tc>
          <w:tcPr>
            <w:tcW w:w="1349" w:type="pct"/>
            <w:shd w:val="clear" w:color="auto" w:fill="auto"/>
            <w:vAlign w:val="center"/>
          </w:tcPr>
          <w:p w14:paraId="25E02AEB">
            <w:pPr>
              <w:pStyle w:val="74"/>
              <w:rPr>
                <w:rFonts w:hint="eastAsia"/>
                <w:kern w:val="0"/>
              </w:rPr>
            </w:pPr>
            <w:bookmarkStart w:id="10298" w:name="_QWord_Source_Comparison_7102"/>
            <w:bookmarkStart w:id="10299" w:name="_QWord_Source_Comparison_Para_1557"/>
            <w:bookmarkStart w:id="10300" w:name="_QWord_Paragraph__1557"/>
            <w:r>
              <w:rPr>
                <w:kern w:val="0"/>
              </w:rPr>
              <w:t>ENTRY</w:t>
            </w:r>
            <w:bookmarkEnd w:id="10298"/>
            <w:bookmarkEnd w:id="10299"/>
            <w:bookmarkEnd w:id="10300"/>
          </w:p>
        </w:tc>
        <w:tc>
          <w:tcPr>
            <w:tcW w:w="2839" w:type="pct"/>
            <w:shd w:val="clear" w:color="auto" w:fill="auto"/>
            <w:vAlign w:val="center"/>
          </w:tcPr>
          <w:p w14:paraId="23DB35FD">
            <w:pPr>
              <w:pStyle w:val="74"/>
              <w:rPr>
                <w:rFonts w:hint="eastAsia"/>
                <w:kern w:val="0"/>
              </w:rPr>
            </w:pPr>
            <w:bookmarkStart w:id="10301" w:name="_QWord_Source_Comparison_7103"/>
            <w:bookmarkStart w:id="10302" w:name="_QWord_Paragraph__1558"/>
            <w:bookmarkStart w:id="10303" w:name="_QWord_Source_Comparison_Para_1558"/>
            <w:r>
              <w:rPr>
                <w:rFonts w:hint="eastAsia"/>
                <w:kern w:val="0"/>
              </w:rPr>
              <w:t>指向程序的入口，一个源文件中只能有一个ENTRY</w:t>
            </w:r>
            <w:bookmarkEnd w:id="10301"/>
            <w:bookmarkEnd w:id="10302"/>
            <w:bookmarkEnd w:id="10303"/>
          </w:p>
        </w:tc>
      </w:tr>
      <w:tr w14:paraId="196DB89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812" w:type="pct"/>
            <w:vMerge w:val="continue"/>
            <w:shd w:val="clear" w:color="auto" w:fill="auto"/>
            <w:vAlign w:val="center"/>
          </w:tcPr>
          <w:p w14:paraId="0D7C6EEB">
            <w:pPr>
              <w:pStyle w:val="74"/>
              <w:rPr>
                <w:rFonts w:hint="eastAsia"/>
                <w:kern w:val="0"/>
              </w:rPr>
            </w:pPr>
          </w:p>
        </w:tc>
        <w:tc>
          <w:tcPr>
            <w:tcW w:w="1349" w:type="pct"/>
            <w:shd w:val="clear" w:color="auto" w:fill="auto"/>
            <w:vAlign w:val="center"/>
          </w:tcPr>
          <w:p w14:paraId="79B7DC93">
            <w:pPr>
              <w:pStyle w:val="74"/>
              <w:rPr>
                <w:rFonts w:hint="eastAsia"/>
                <w:kern w:val="0"/>
              </w:rPr>
            </w:pPr>
            <w:bookmarkStart w:id="10304" w:name="_QWord_Source_Comparison_7104"/>
            <w:bookmarkStart w:id="10305" w:name="_QWord_Source_Comparison_Para_1560"/>
            <w:bookmarkStart w:id="10306" w:name="_QWord_Paragraph__1560"/>
            <w:r>
              <w:rPr>
                <w:rFonts w:hint="eastAsia"/>
                <w:kern w:val="0"/>
              </w:rPr>
              <w:t>*或EQU</w:t>
            </w:r>
            <w:bookmarkEnd w:id="10304"/>
            <w:bookmarkEnd w:id="10305"/>
            <w:bookmarkEnd w:id="10306"/>
          </w:p>
        </w:tc>
        <w:tc>
          <w:tcPr>
            <w:tcW w:w="2839" w:type="pct"/>
            <w:shd w:val="clear" w:color="auto" w:fill="auto"/>
            <w:vAlign w:val="center"/>
          </w:tcPr>
          <w:p w14:paraId="1D95DDE1">
            <w:pPr>
              <w:pStyle w:val="74"/>
              <w:rPr>
                <w:rFonts w:hint="eastAsia"/>
                <w:kern w:val="0"/>
              </w:rPr>
            </w:pPr>
            <w:bookmarkStart w:id="10307" w:name="_QWord_Source_Comparison_7105"/>
            <w:bookmarkStart w:id="10308" w:name="_QWord_Paragraph__1561"/>
            <w:bookmarkStart w:id="10309" w:name="_QWord_Source_Comparison_Para_1561"/>
            <w:r>
              <w:rPr>
                <w:rFonts w:hint="eastAsia"/>
                <w:kern w:val="0"/>
              </w:rPr>
              <w:t>对一个常量赋予一个符号名</w:t>
            </w:r>
            <w:bookmarkEnd w:id="10307"/>
            <w:bookmarkEnd w:id="10308"/>
            <w:bookmarkEnd w:id="10309"/>
          </w:p>
        </w:tc>
      </w:tr>
      <w:tr w14:paraId="51375C0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812" w:type="pct"/>
            <w:vMerge w:val="continue"/>
            <w:shd w:val="clear" w:color="auto" w:fill="auto"/>
            <w:vAlign w:val="center"/>
          </w:tcPr>
          <w:p w14:paraId="214E2C27">
            <w:pPr>
              <w:pStyle w:val="74"/>
              <w:rPr>
                <w:rFonts w:hint="eastAsia"/>
                <w:kern w:val="0"/>
              </w:rPr>
            </w:pPr>
          </w:p>
        </w:tc>
        <w:tc>
          <w:tcPr>
            <w:tcW w:w="1349" w:type="pct"/>
            <w:shd w:val="clear" w:color="auto" w:fill="auto"/>
            <w:vAlign w:val="center"/>
          </w:tcPr>
          <w:p w14:paraId="4F00A4B7">
            <w:pPr>
              <w:pStyle w:val="74"/>
              <w:rPr>
                <w:rFonts w:hint="eastAsia"/>
                <w:kern w:val="0"/>
              </w:rPr>
            </w:pPr>
            <w:bookmarkStart w:id="10310" w:name="_QWord_Paragraph__1563"/>
            <w:bookmarkStart w:id="10311" w:name="_QWord_Source_Comparison_Para_1563"/>
            <w:bookmarkStart w:id="10312" w:name="_QWord_Source_Comparison_7106"/>
            <w:r>
              <w:rPr>
                <w:rFonts w:hint="eastAsia"/>
                <w:kern w:val="0"/>
              </w:rPr>
              <w:t>EXPORT或GLOBAI</w:t>
            </w:r>
            <w:bookmarkEnd w:id="10310"/>
            <w:bookmarkEnd w:id="10311"/>
            <w:bookmarkEnd w:id="10312"/>
          </w:p>
        </w:tc>
        <w:tc>
          <w:tcPr>
            <w:tcW w:w="2839" w:type="pct"/>
            <w:shd w:val="clear" w:color="auto" w:fill="auto"/>
            <w:vAlign w:val="center"/>
          </w:tcPr>
          <w:p w14:paraId="66BBE46F">
            <w:pPr>
              <w:pStyle w:val="74"/>
              <w:rPr>
                <w:rFonts w:hint="eastAsia"/>
                <w:kern w:val="0"/>
              </w:rPr>
            </w:pPr>
            <w:bookmarkStart w:id="10313" w:name="_QWord_Source_Comparison_Para_1564"/>
            <w:bookmarkStart w:id="10314" w:name="_QWord_Source_Comparison_7107"/>
            <w:bookmarkStart w:id="10315" w:name="_QWord_Paragraph__1564"/>
            <w:r>
              <w:rPr>
                <w:rFonts w:hint="eastAsia"/>
                <w:kern w:val="0"/>
              </w:rPr>
              <w:t>说明了由链接器在目标和库文件中使用的符号</w:t>
            </w:r>
            <w:bookmarkEnd w:id="10313"/>
            <w:bookmarkEnd w:id="10314"/>
            <w:bookmarkEnd w:id="10315"/>
          </w:p>
        </w:tc>
      </w:tr>
      <w:tr w14:paraId="5142934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812" w:type="pct"/>
            <w:vMerge w:val="continue"/>
            <w:shd w:val="clear" w:color="auto" w:fill="auto"/>
            <w:vAlign w:val="center"/>
          </w:tcPr>
          <w:p w14:paraId="53D1587F">
            <w:pPr>
              <w:pStyle w:val="74"/>
              <w:rPr>
                <w:rFonts w:hint="eastAsia"/>
                <w:kern w:val="0"/>
              </w:rPr>
            </w:pPr>
          </w:p>
        </w:tc>
        <w:tc>
          <w:tcPr>
            <w:tcW w:w="1349" w:type="pct"/>
            <w:shd w:val="clear" w:color="auto" w:fill="auto"/>
            <w:vAlign w:val="center"/>
          </w:tcPr>
          <w:p w14:paraId="213CDA94">
            <w:pPr>
              <w:pStyle w:val="74"/>
              <w:rPr>
                <w:rFonts w:hint="eastAsia"/>
                <w:kern w:val="0"/>
              </w:rPr>
            </w:pPr>
            <w:bookmarkStart w:id="10316" w:name="_QWord_Source_Comparison_Para_1566"/>
            <w:bookmarkStart w:id="10317" w:name="_QWord_Paragraph__1566"/>
            <w:bookmarkStart w:id="10318" w:name="_QWord_Source_Comparison_7108"/>
            <w:r>
              <w:rPr>
                <w:rFonts w:hint="eastAsia"/>
                <w:kern w:val="0"/>
              </w:rPr>
              <w:t>IMPORT或EXTERN</w:t>
            </w:r>
            <w:bookmarkEnd w:id="10316"/>
            <w:bookmarkEnd w:id="10317"/>
            <w:bookmarkEnd w:id="10318"/>
          </w:p>
        </w:tc>
        <w:tc>
          <w:tcPr>
            <w:tcW w:w="2839" w:type="pct"/>
            <w:shd w:val="clear" w:color="auto" w:fill="auto"/>
            <w:vAlign w:val="center"/>
          </w:tcPr>
          <w:p w14:paraId="369A1C75">
            <w:pPr>
              <w:pStyle w:val="74"/>
              <w:rPr>
                <w:rFonts w:hint="eastAsia"/>
                <w:kern w:val="0"/>
              </w:rPr>
            </w:pPr>
            <w:bookmarkStart w:id="10319" w:name="_QWord_Source_Comparison_Para_1567"/>
            <w:bookmarkStart w:id="10320" w:name="_QWord_Source_Comparison_7109"/>
            <w:bookmarkStart w:id="10321" w:name="_QWord_Paragraph__1567"/>
            <w:r>
              <w:rPr>
                <w:rFonts w:hint="eastAsia"/>
                <w:kern w:val="0"/>
              </w:rPr>
              <w:t>提供汇编器在当前汇编中未曾定义的符号名</w:t>
            </w:r>
            <w:bookmarkEnd w:id="10319"/>
            <w:bookmarkEnd w:id="10320"/>
            <w:bookmarkEnd w:id="10321"/>
          </w:p>
        </w:tc>
      </w:tr>
      <w:tr w14:paraId="2B6789E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812" w:type="pct"/>
            <w:vMerge w:val="continue"/>
            <w:shd w:val="clear" w:color="auto" w:fill="auto"/>
            <w:vAlign w:val="center"/>
          </w:tcPr>
          <w:p w14:paraId="02194F1C">
            <w:pPr>
              <w:pStyle w:val="74"/>
              <w:rPr>
                <w:rFonts w:hint="eastAsia"/>
                <w:kern w:val="0"/>
              </w:rPr>
            </w:pPr>
          </w:p>
        </w:tc>
        <w:tc>
          <w:tcPr>
            <w:tcW w:w="1349" w:type="pct"/>
            <w:shd w:val="clear" w:color="auto" w:fill="auto"/>
            <w:vAlign w:val="center"/>
          </w:tcPr>
          <w:p w14:paraId="1FFC94C1">
            <w:pPr>
              <w:pStyle w:val="74"/>
              <w:rPr>
                <w:rFonts w:hint="eastAsia"/>
                <w:kern w:val="0"/>
              </w:rPr>
            </w:pPr>
            <w:bookmarkStart w:id="10322" w:name="_QWord_Paragraph__1569"/>
            <w:bookmarkStart w:id="10323" w:name="_QWord_Source_Comparison_Para_1569"/>
            <w:bookmarkStart w:id="10324" w:name="_QWord_Source_Comparison_7110"/>
            <w:r>
              <w:rPr>
                <w:rFonts w:hint="eastAsia"/>
                <w:kern w:val="0"/>
              </w:rPr>
              <w:t>GET或INCLUDE</w:t>
            </w:r>
            <w:bookmarkEnd w:id="10322"/>
            <w:bookmarkEnd w:id="10323"/>
            <w:bookmarkEnd w:id="10324"/>
          </w:p>
        </w:tc>
        <w:tc>
          <w:tcPr>
            <w:tcW w:w="2839" w:type="pct"/>
            <w:shd w:val="clear" w:color="auto" w:fill="auto"/>
            <w:vAlign w:val="center"/>
          </w:tcPr>
          <w:p w14:paraId="37E370B4">
            <w:pPr>
              <w:pStyle w:val="74"/>
              <w:rPr>
                <w:rFonts w:hint="eastAsia"/>
                <w:kern w:val="0"/>
              </w:rPr>
            </w:pPr>
            <w:bookmarkStart w:id="10325" w:name="_QWord_Source_Comparison_Para_1570"/>
            <w:bookmarkStart w:id="10326" w:name="_QWord_Paragraph__1570"/>
            <w:bookmarkStart w:id="10327" w:name="_QWord_Source_Comparison_7111"/>
            <w:r>
              <w:rPr>
                <w:rFonts w:hint="eastAsia"/>
                <w:kern w:val="0"/>
              </w:rPr>
              <w:t>包含一个文件，在GET处汇编包含的文件</w:t>
            </w:r>
            <w:bookmarkEnd w:id="10325"/>
            <w:bookmarkEnd w:id="10326"/>
            <w:bookmarkEnd w:id="10327"/>
          </w:p>
        </w:tc>
      </w:tr>
      <w:tr w14:paraId="106E0EB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812" w:type="pct"/>
            <w:vMerge w:val="continue"/>
            <w:shd w:val="clear" w:color="auto" w:fill="auto"/>
            <w:vAlign w:val="center"/>
          </w:tcPr>
          <w:p w14:paraId="3E221499">
            <w:pPr>
              <w:pStyle w:val="74"/>
              <w:rPr>
                <w:rFonts w:hint="eastAsia"/>
                <w:kern w:val="0"/>
              </w:rPr>
            </w:pPr>
          </w:p>
        </w:tc>
        <w:tc>
          <w:tcPr>
            <w:tcW w:w="1349" w:type="pct"/>
            <w:shd w:val="clear" w:color="auto" w:fill="auto"/>
            <w:vAlign w:val="center"/>
          </w:tcPr>
          <w:p w14:paraId="3C7CF578">
            <w:pPr>
              <w:pStyle w:val="74"/>
              <w:rPr>
                <w:rFonts w:hint="eastAsia"/>
                <w:kern w:val="0"/>
              </w:rPr>
            </w:pPr>
            <w:bookmarkStart w:id="10328" w:name="_QWord_Source_Comparison_7112"/>
            <w:bookmarkStart w:id="10329" w:name="_QWord_Paragraph__1572"/>
            <w:bookmarkStart w:id="10330" w:name="_QWord_Source_Comparison_Para_1572"/>
            <w:r>
              <w:rPr>
                <w:kern w:val="0"/>
              </w:rPr>
              <w:t>INCBIN</w:t>
            </w:r>
            <w:bookmarkEnd w:id="10328"/>
            <w:bookmarkEnd w:id="10329"/>
            <w:bookmarkEnd w:id="10330"/>
          </w:p>
        </w:tc>
        <w:tc>
          <w:tcPr>
            <w:tcW w:w="2839" w:type="pct"/>
            <w:shd w:val="clear" w:color="auto" w:fill="auto"/>
            <w:vAlign w:val="center"/>
          </w:tcPr>
          <w:p w14:paraId="20E1C5CD">
            <w:pPr>
              <w:pStyle w:val="74"/>
              <w:rPr>
                <w:rFonts w:hint="eastAsia"/>
                <w:kern w:val="0"/>
              </w:rPr>
            </w:pPr>
            <w:bookmarkStart w:id="10331" w:name="_QWord_Source_Comparison_Para_1573"/>
            <w:bookmarkStart w:id="10332" w:name="_QWord_Source_Comparison_7113"/>
            <w:bookmarkStart w:id="10333" w:name="_QWord_Paragraph__1573"/>
            <w:r>
              <w:rPr>
                <w:rFonts w:hint="eastAsia"/>
                <w:kern w:val="0"/>
              </w:rPr>
              <w:t>包含一个未被汇编过的文件</w:t>
            </w:r>
            <w:bookmarkEnd w:id="10331"/>
            <w:bookmarkEnd w:id="10332"/>
            <w:bookmarkEnd w:id="10333"/>
          </w:p>
        </w:tc>
      </w:tr>
      <w:tr w14:paraId="4DACF89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812" w:type="pct"/>
            <w:vMerge w:val="continue"/>
            <w:shd w:val="clear" w:color="auto" w:fill="auto"/>
            <w:vAlign w:val="center"/>
          </w:tcPr>
          <w:p w14:paraId="6937094C">
            <w:pPr>
              <w:pStyle w:val="74"/>
              <w:rPr>
                <w:rFonts w:hint="eastAsia"/>
                <w:kern w:val="0"/>
              </w:rPr>
            </w:pPr>
          </w:p>
        </w:tc>
        <w:tc>
          <w:tcPr>
            <w:tcW w:w="1349" w:type="pct"/>
            <w:shd w:val="clear" w:color="auto" w:fill="auto"/>
            <w:vAlign w:val="center"/>
          </w:tcPr>
          <w:p w14:paraId="7F6C96C0">
            <w:pPr>
              <w:pStyle w:val="74"/>
              <w:rPr>
                <w:rFonts w:hint="eastAsia"/>
                <w:kern w:val="0"/>
              </w:rPr>
            </w:pPr>
            <w:bookmarkStart w:id="10334" w:name="_QWord_Paragraph__1575"/>
            <w:bookmarkStart w:id="10335" w:name="_QWord_Source_Comparison_Para_1575"/>
            <w:bookmarkStart w:id="10336" w:name="_QWord_Source_Comparison_7114"/>
            <w:r>
              <w:rPr>
                <w:kern w:val="0"/>
              </w:rPr>
              <w:t>KEEP</w:t>
            </w:r>
            <w:bookmarkEnd w:id="10334"/>
            <w:bookmarkEnd w:id="10335"/>
            <w:bookmarkEnd w:id="10336"/>
          </w:p>
        </w:tc>
        <w:tc>
          <w:tcPr>
            <w:tcW w:w="2839" w:type="pct"/>
            <w:shd w:val="clear" w:color="auto" w:fill="auto"/>
            <w:vAlign w:val="center"/>
          </w:tcPr>
          <w:p w14:paraId="03E04468">
            <w:pPr>
              <w:pStyle w:val="74"/>
              <w:rPr>
                <w:rFonts w:hint="eastAsia"/>
                <w:kern w:val="0"/>
              </w:rPr>
            </w:pPr>
            <w:bookmarkStart w:id="10337" w:name="_QWord_Source_Comparison_Para_1576"/>
            <w:bookmarkStart w:id="10338" w:name="_QWord_Source_Comparison_7115"/>
            <w:bookmarkStart w:id="10339" w:name="_QWord_Paragraph__1576"/>
            <w:r>
              <w:rPr>
                <w:rFonts w:hint="eastAsia"/>
                <w:kern w:val="0"/>
              </w:rPr>
              <w:t>指示汇编器保留符号表中的局部符号</w:t>
            </w:r>
            <w:bookmarkEnd w:id="10337"/>
            <w:bookmarkEnd w:id="10338"/>
            <w:bookmarkEnd w:id="10339"/>
          </w:p>
        </w:tc>
      </w:tr>
      <w:tr w14:paraId="02C3569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812" w:type="pct"/>
            <w:vMerge w:val="continue"/>
            <w:shd w:val="clear" w:color="auto" w:fill="auto"/>
            <w:vAlign w:val="center"/>
          </w:tcPr>
          <w:p w14:paraId="7FCA66AA">
            <w:pPr>
              <w:pStyle w:val="74"/>
              <w:rPr>
                <w:rFonts w:hint="eastAsia"/>
                <w:kern w:val="0"/>
              </w:rPr>
            </w:pPr>
          </w:p>
        </w:tc>
        <w:tc>
          <w:tcPr>
            <w:tcW w:w="1349" w:type="pct"/>
            <w:shd w:val="clear" w:color="auto" w:fill="auto"/>
            <w:vAlign w:val="center"/>
          </w:tcPr>
          <w:p w14:paraId="12D17A7A">
            <w:pPr>
              <w:pStyle w:val="74"/>
              <w:rPr>
                <w:rFonts w:hint="eastAsia"/>
                <w:kern w:val="0"/>
              </w:rPr>
            </w:pPr>
            <w:bookmarkStart w:id="10340" w:name="_QWord_Source_Comparison_7116"/>
            <w:bookmarkStart w:id="10341" w:name="_QWord_Source_Comparison_Para_1578"/>
            <w:bookmarkStart w:id="10342" w:name="_QWord_Paragraph__1578"/>
            <w:r>
              <w:rPr>
                <w:kern w:val="0"/>
              </w:rPr>
              <w:t>NOFP</w:t>
            </w:r>
            <w:bookmarkEnd w:id="10340"/>
            <w:bookmarkEnd w:id="10341"/>
            <w:bookmarkEnd w:id="10342"/>
          </w:p>
        </w:tc>
        <w:tc>
          <w:tcPr>
            <w:tcW w:w="2839" w:type="pct"/>
            <w:shd w:val="clear" w:color="auto" w:fill="auto"/>
            <w:vAlign w:val="center"/>
          </w:tcPr>
          <w:p w14:paraId="09545165">
            <w:pPr>
              <w:pStyle w:val="74"/>
              <w:rPr>
                <w:rFonts w:hint="eastAsia"/>
                <w:kern w:val="0"/>
              </w:rPr>
            </w:pPr>
            <w:bookmarkStart w:id="10343" w:name="_QWord_Source_Comparison_Para_1579"/>
            <w:bookmarkStart w:id="10344" w:name="_QWord_Paragraph__1579"/>
            <w:bookmarkStart w:id="10345" w:name="_QWord_Source_Comparison_7117"/>
            <w:r>
              <w:rPr>
                <w:rFonts w:hint="eastAsia"/>
                <w:kern w:val="0"/>
              </w:rPr>
              <w:t>在汇编语言程序中禁止浮点指令</w:t>
            </w:r>
            <w:bookmarkEnd w:id="10343"/>
            <w:bookmarkEnd w:id="10344"/>
            <w:bookmarkEnd w:id="10345"/>
          </w:p>
        </w:tc>
      </w:tr>
      <w:tr w14:paraId="2CD0CEA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812" w:type="pct"/>
            <w:vMerge w:val="continue"/>
            <w:shd w:val="clear" w:color="auto" w:fill="auto"/>
            <w:vAlign w:val="center"/>
          </w:tcPr>
          <w:p w14:paraId="1ADD18CD">
            <w:pPr>
              <w:pStyle w:val="74"/>
              <w:rPr>
                <w:rFonts w:hint="eastAsia"/>
                <w:kern w:val="0"/>
              </w:rPr>
            </w:pPr>
          </w:p>
        </w:tc>
        <w:tc>
          <w:tcPr>
            <w:tcW w:w="1349" w:type="pct"/>
            <w:shd w:val="clear" w:color="auto" w:fill="auto"/>
            <w:vAlign w:val="center"/>
          </w:tcPr>
          <w:p w14:paraId="2F0D2A52">
            <w:pPr>
              <w:pStyle w:val="74"/>
              <w:rPr>
                <w:rFonts w:hint="eastAsia"/>
                <w:kern w:val="0"/>
              </w:rPr>
            </w:pPr>
            <w:bookmarkStart w:id="10346" w:name="_QWord_Source_Comparison_Para_1581"/>
            <w:bookmarkStart w:id="10347" w:name="_QWord_Source_Comparison_7118"/>
            <w:bookmarkStart w:id="10348" w:name="_QWord_Paragraph__1581"/>
            <w:r>
              <w:rPr>
                <w:kern w:val="0"/>
              </w:rPr>
              <w:t>REQUIRE</w:t>
            </w:r>
            <w:bookmarkEnd w:id="10346"/>
            <w:bookmarkEnd w:id="10347"/>
            <w:bookmarkEnd w:id="10348"/>
          </w:p>
        </w:tc>
        <w:tc>
          <w:tcPr>
            <w:tcW w:w="2839" w:type="pct"/>
            <w:shd w:val="clear" w:color="auto" w:fill="auto"/>
            <w:vAlign w:val="center"/>
          </w:tcPr>
          <w:p w14:paraId="271D5EF6">
            <w:pPr>
              <w:pStyle w:val="74"/>
              <w:rPr>
                <w:rFonts w:hint="eastAsia"/>
                <w:kern w:val="0"/>
              </w:rPr>
            </w:pPr>
            <w:bookmarkStart w:id="10349" w:name="_QWord_Source_Comparison_7119"/>
            <w:bookmarkStart w:id="10350" w:name="_QWord_Source_Comparison_Para_1582"/>
            <w:bookmarkStart w:id="10351" w:name="_QWord_Paragraph__1582"/>
            <w:r>
              <w:rPr>
                <w:rFonts w:hint="eastAsia"/>
                <w:kern w:val="0"/>
              </w:rPr>
              <w:t>指示两段之间的依赖关系</w:t>
            </w:r>
            <w:bookmarkEnd w:id="10349"/>
            <w:bookmarkEnd w:id="10350"/>
            <w:bookmarkEnd w:id="10351"/>
          </w:p>
        </w:tc>
      </w:tr>
      <w:tr w14:paraId="7316046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812" w:type="pct"/>
            <w:vMerge w:val="restart"/>
            <w:shd w:val="clear" w:color="auto" w:fill="auto"/>
            <w:vAlign w:val="center"/>
          </w:tcPr>
          <w:p w14:paraId="61956503">
            <w:pPr>
              <w:pStyle w:val="74"/>
              <w:rPr>
                <w:rFonts w:hint="eastAsia"/>
                <w:kern w:val="0"/>
              </w:rPr>
            </w:pPr>
            <w:r>
              <w:rPr>
                <w:rFonts w:hint="eastAsia"/>
                <w:kern w:val="0"/>
              </w:rPr>
              <w:t>杂项指示符</w:t>
            </w:r>
          </w:p>
        </w:tc>
        <w:tc>
          <w:tcPr>
            <w:tcW w:w="1349" w:type="pct"/>
            <w:shd w:val="clear" w:color="auto" w:fill="auto"/>
            <w:vAlign w:val="center"/>
          </w:tcPr>
          <w:p w14:paraId="3B511DB3">
            <w:pPr>
              <w:pStyle w:val="74"/>
              <w:rPr>
                <w:rFonts w:hint="eastAsia"/>
                <w:kern w:val="0"/>
              </w:rPr>
            </w:pPr>
            <w:bookmarkStart w:id="10352" w:name="_QWord_Source_Comparison_Para_1584"/>
            <w:bookmarkStart w:id="10353" w:name="_QWord_Source_Comparison_7120"/>
            <w:bookmarkStart w:id="10354" w:name="_QWord_Paragraph__1584"/>
            <w:r>
              <w:rPr>
                <w:kern w:val="0"/>
              </w:rPr>
              <w:t>REOUIRE8</w:t>
            </w:r>
            <w:bookmarkEnd w:id="10352"/>
            <w:bookmarkEnd w:id="10353"/>
            <w:bookmarkEnd w:id="10354"/>
          </w:p>
        </w:tc>
        <w:tc>
          <w:tcPr>
            <w:tcW w:w="2839" w:type="pct"/>
            <w:shd w:val="clear" w:color="auto" w:fill="auto"/>
            <w:vAlign w:val="center"/>
          </w:tcPr>
          <w:p w14:paraId="31ED2E4D">
            <w:pPr>
              <w:pStyle w:val="74"/>
              <w:rPr>
                <w:rFonts w:hint="eastAsia"/>
                <w:kern w:val="0"/>
              </w:rPr>
            </w:pPr>
            <w:bookmarkStart w:id="10355" w:name="_QWord_Source_Comparison_7121"/>
            <w:bookmarkStart w:id="10356" w:name="_QWord_Source_Comparison_Para_1585"/>
            <w:bookmarkStart w:id="10357" w:name="_QWord_Paragraph__1585"/>
            <w:r>
              <w:rPr>
                <w:rFonts w:hint="eastAsia"/>
                <w:kern w:val="0"/>
              </w:rPr>
              <w:t>指示当前文件请求堆栈为8字节对准</w:t>
            </w:r>
            <w:bookmarkEnd w:id="10355"/>
            <w:bookmarkEnd w:id="10356"/>
            <w:bookmarkEnd w:id="10357"/>
          </w:p>
        </w:tc>
      </w:tr>
      <w:tr w14:paraId="341175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812" w:type="pct"/>
            <w:vMerge w:val="continue"/>
            <w:shd w:val="clear" w:color="auto" w:fill="auto"/>
            <w:vAlign w:val="center"/>
          </w:tcPr>
          <w:p w14:paraId="2EB2F739">
            <w:pPr>
              <w:pStyle w:val="74"/>
              <w:rPr>
                <w:rFonts w:hint="eastAsia"/>
                <w:kern w:val="0"/>
              </w:rPr>
            </w:pPr>
          </w:p>
        </w:tc>
        <w:tc>
          <w:tcPr>
            <w:tcW w:w="1349" w:type="pct"/>
            <w:shd w:val="clear" w:color="auto" w:fill="auto"/>
            <w:vAlign w:val="center"/>
          </w:tcPr>
          <w:p w14:paraId="22C31475">
            <w:pPr>
              <w:pStyle w:val="74"/>
              <w:rPr>
                <w:rFonts w:hint="eastAsia"/>
                <w:kern w:val="0"/>
              </w:rPr>
            </w:pPr>
            <w:bookmarkStart w:id="10358" w:name="_QWord_Source_Comparison_Para_1587"/>
            <w:bookmarkStart w:id="10359" w:name="_QWord_Paragraph__1587"/>
            <w:bookmarkStart w:id="10360" w:name="_QWord_Source_Comparison_7122"/>
            <w:r>
              <w:rPr>
                <w:kern w:val="0"/>
              </w:rPr>
              <w:t>PRESERVE8</w:t>
            </w:r>
            <w:bookmarkEnd w:id="10358"/>
            <w:bookmarkEnd w:id="10359"/>
            <w:bookmarkEnd w:id="10360"/>
          </w:p>
        </w:tc>
        <w:tc>
          <w:tcPr>
            <w:tcW w:w="2839" w:type="pct"/>
            <w:shd w:val="clear" w:color="auto" w:fill="auto"/>
            <w:vAlign w:val="center"/>
          </w:tcPr>
          <w:p w14:paraId="30F4A2AC">
            <w:pPr>
              <w:pStyle w:val="74"/>
              <w:rPr>
                <w:rFonts w:hint="eastAsia"/>
                <w:kern w:val="0"/>
              </w:rPr>
            </w:pPr>
            <w:bookmarkStart w:id="10361" w:name="_QWord_Paragraph__1588"/>
            <w:bookmarkStart w:id="10362" w:name="_QWord_Source_Comparison_7123"/>
            <w:bookmarkStart w:id="10363" w:name="_QWord_Source_Comparison_Para_1588"/>
            <w:r>
              <w:rPr>
                <w:rFonts w:hint="eastAsia"/>
                <w:kern w:val="0"/>
              </w:rPr>
              <w:t>指示当前文件保持堆栈为8字节对准</w:t>
            </w:r>
            <w:bookmarkEnd w:id="10361"/>
            <w:bookmarkEnd w:id="10362"/>
            <w:bookmarkEnd w:id="10363"/>
          </w:p>
        </w:tc>
      </w:tr>
      <w:tr w14:paraId="663FC60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812" w:type="pct"/>
            <w:vMerge w:val="continue"/>
            <w:shd w:val="clear" w:color="auto" w:fill="auto"/>
            <w:vAlign w:val="center"/>
          </w:tcPr>
          <w:p w14:paraId="1CE7DB54">
            <w:pPr>
              <w:pStyle w:val="74"/>
              <w:rPr>
                <w:rFonts w:hint="eastAsia"/>
                <w:kern w:val="0"/>
              </w:rPr>
            </w:pPr>
          </w:p>
        </w:tc>
        <w:tc>
          <w:tcPr>
            <w:tcW w:w="1349" w:type="pct"/>
            <w:shd w:val="clear" w:color="auto" w:fill="auto"/>
            <w:vAlign w:val="center"/>
          </w:tcPr>
          <w:p w14:paraId="05D5E163">
            <w:pPr>
              <w:pStyle w:val="74"/>
              <w:rPr>
                <w:rFonts w:hint="eastAsia"/>
                <w:kern w:val="0"/>
              </w:rPr>
            </w:pPr>
            <w:bookmarkStart w:id="10364" w:name="_QWord_Paragraph__1590"/>
            <w:bookmarkStart w:id="10365" w:name="_QWord_Source_Comparison_Para_1590"/>
            <w:bookmarkStart w:id="10366" w:name="_QWord_Source_Comparison_7124"/>
            <w:r>
              <w:rPr>
                <w:kern w:val="0"/>
              </w:rPr>
              <w:t>RN</w:t>
            </w:r>
            <w:bookmarkEnd w:id="10364"/>
            <w:bookmarkEnd w:id="10365"/>
            <w:bookmarkEnd w:id="10366"/>
          </w:p>
        </w:tc>
        <w:tc>
          <w:tcPr>
            <w:tcW w:w="2839" w:type="pct"/>
            <w:shd w:val="clear" w:color="auto" w:fill="auto"/>
            <w:vAlign w:val="center"/>
          </w:tcPr>
          <w:p w14:paraId="79344B75">
            <w:pPr>
              <w:pStyle w:val="74"/>
              <w:rPr>
                <w:rFonts w:hint="eastAsia"/>
                <w:kern w:val="0"/>
              </w:rPr>
            </w:pPr>
            <w:bookmarkStart w:id="10367" w:name="_QWord_Source_Comparison_Para_1591"/>
            <w:bookmarkStart w:id="10368" w:name="_QWord_Source_Comparison_7125"/>
            <w:bookmarkStart w:id="10369" w:name="_QWord_Paragraph__1591"/>
            <w:r>
              <w:rPr>
                <w:rFonts w:hint="eastAsia"/>
                <w:kern w:val="0"/>
              </w:rPr>
              <w:t>给特定的寄存器命名</w:t>
            </w:r>
            <w:bookmarkEnd w:id="10367"/>
            <w:bookmarkEnd w:id="10368"/>
            <w:bookmarkEnd w:id="10369"/>
          </w:p>
        </w:tc>
      </w:tr>
      <w:tr w14:paraId="7E59FA8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812" w:type="pct"/>
            <w:vMerge w:val="continue"/>
            <w:shd w:val="clear" w:color="auto" w:fill="auto"/>
            <w:vAlign w:val="center"/>
          </w:tcPr>
          <w:p w14:paraId="379DFF59">
            <w:pPr>
              <w:pStyle w:val="74"/>
              <w:rPr>
                <w:rFonts w:hint="eastAsia"/>
                <w:kern w:val="0"/>
              </w:rPr>
            </w:pPr>
          </w:p>
        </w:tc>
        <w:tc>
          <w:tcPr>
            <w:tcW w:w="1349" w:type="pct"/>
            <w:shd w:val="clear" w:color="auto" w:fill="auto"/>
            <w:vAlign w:val="center"/>
          </w:tcPr>
          <w:p w14:paraId="4359C143">
            <w:pPr>
              <w:pStyle w:val="74"/>
              <w:rPr>
                <w:rFonts w:hint="eastAsia"/>
                <w:kern w:val="0"/>
              </w:rPr>
            </w:pPr>
            <w:bookmarkStart w:id="10370" w:name="_QWord_Source_Comparison_Para_1593"/>
            <w:bookmarkStart w:id="10371" w:name="_QWord_Source_Comparison_7126"/>
            <w:bookmarkStart w:id="10372" w:name="_QWord_Paragraph__1593"/>
            <w:r>
              <w:rPr>
                <w:kern w:val="0"/>
              </w:rPr>
              <w:t>ROUT</w:t>
            </w:r>
            <w:bookmarkEnd w:id="10370"/>
            <w:bookmarkEnd w:id="10371"/>
            <w:bookmarkEnd w:id="10372"/>
          </w:p>
        </w:tc>
        <w:tc>
          <w:tcPr>
            <w:tcW w:w="2839" w:type="pct"/>
            <w:shd w:val="clear" w:color="auto" w:fill="auto"/>
            <w:vAlign w:val="center"/>
          </w:tcPr>
          <w:p w14:paraId="65580F90">
            <w:pPr>
              <w:pStyle w:val="74"/>
              <w:rPr>
                <w:rFonts w:hint="eastAsia"/>
                <w:kern w:val="0"/>
              </w:rPr>
            </w:pPr>
            <w:bookmarkStart w:id="10373" w:name="_QWord_Source_Comparison_Para_1594"/>
            <w:bookmarkStart w:id="10374" w:name="_QWord_Source_Comparison_7127"/>
            <w:bookmarkStart w:id="10375" w:name="_QWord_Paragraph__1594"/>
            <w:r>
              <w:rPr>
                <w:rFonts w:hint="eastAsia"/>
                <w:kern w:val="0"/>
              </w:rPr>
              <w:t>标记局部标号使用范围的界面</w:t>
            </w:r>
            <w:bookmarkEnd w:id="10373"/>
            <w:bookmarkEnd w:id="10374"/>
            <w:bookmarkEnd w:id="10375"/>
          </w:p>
        </w:tc>
      </w:tr>
    </w:tbl>
    <w:p w14:paraId="5CEDDAFF">
      <w:pPr>
        <w:pStyle w:val="63"/>
        <w:numPr>
          <w:ilvl w:val="2"/>
          <w:numId w:val="6"/>
        </w:numPr>
        <w:spacing w:before="352" w:after="352"/>
      </w:pPr>
      <w:bookmarkStart w:id="10376" w:name="_QWord_Source_Comparison_7128"/>
      <w:bookmarkStart w:id="10377" w:name="_QWord_Source_Comparison_Para_1595"/>
      <w:bookmarkStart w:id="10378" w:name="_QWord_Paragraph__1595"/>
      <w:bookmarkStart w:id="10379" w:name="_Toc16396"/>
      <w:r>
        <w:rPr>
          <w:rFonts w:hint="eastAsia"/>
        </w:rPr>
        <w:t>汇编与</w:t>
      </w:r>
      <w:bookmarkEnd w:id="10376"/>
      <w:bookmarkStart w:id="10380" w:name="_QWord_Source_Comparison_7129"/>
      <w:r>
        <w:rPr>
          <w:rFonts w:hint="eastAsia"/>
        </w:rPr>
        <w:t>C</w:t>
      </w:r>
      <w:bookmarkEnd w:id="10380"/>
      <w:bookmarkStart w:id="10381" w:name="_QWord_Source_Comparison_7130"/>
      <w:r>
        <w:rPr>
          <w:rFonts w:hint="eastAsia"/>
        </w:rPr>
        <w:t>的混合编程</w:t>
      </w:r>
      <w:bookmarkEnd w:id="10377"/>
      <w:bookmarkEnd w:id="10378"/>
      <w:bookmarkEnd w:id="10379"/>
      <w:bookmarkEnd w:id="10381"/>
    </w:p>
    <w:p w14:paraId="2BF75882">
      <w:pPr>
        <w:pStyle w:val="65"/>
        <w:numPr>
          <w:ilvl w:val="3"/>
          <w:numId w:val="6"/>
        </w:numPr>
      </w:pPr>
      <w:bookmarkStart w:id="10382" w:name="_QWord_Source_Comparison_7131"/>
      <w:bookmarkStart w:id="10383" w:name="_QWord_Paragraph__1596"/>
      <w:bookmarkStart w:id="10384" w:name="_QWord_Source_Comparison_Para_1596"/>
      <w:r>
        <w:rPr>
          <w:rFonts w:hint="eastAsia"/>
        </w:rPr>
        <w:t>内嵌汇编</w:t>
      </w:r>
      <w:bookmarkEnd w:id="10382"/>
      <w:bookmarkEnd w:id="10383"/>
      <w:bookmarkEnd w:id="10384"/>
    </w:p>
    <w:p w14:paraId="4B0B2DF8">
      <w:pPr>
        <w:pStyle w:val="4"/>
        <w:ind w:firstLine="420"/>
      </w:pPr>
      <w:bookmarkStart w:id="10385" w:name="_QWord_Source_Comparison_7132"/>
      <w:bookmarkStart w:id="10386" w:name="_QWord_Paragraph__1597"/>
      <w:bookmarkStart w:id="10387" w:name="_QWord_Source_Comparison_Para_1597"/>
      <w:r>
        <w:rPr>
          <w:rFonts w:hint="eastAsia"/>
        </w:rPr>
        <w:t>在</w:t>
      </w:r>
      <w:bookmarkEnd w:id="10385"/>
      <w:bookmarkStart w:id="10388" w:name="_QWord_Source_Comparison_7133"/>
      <w:r>
        <w:rPr>
          <w:rFonts w:hint="eastAsia"/>
        </w:rPr>
        <w:t>C</w:t>
      </w:r>
      <w:bookmarkEnd w:id="10388"/>
      <w:bookmarkStart w:id="10389" w:name="_QWord_Source_Comparison_7134"/>
      <w:r>
        <w:rPr>
          <w:rFonts w:hint="eastAsia"/>
        </w:rPr>
        <w:t>和</w:t>
      </w:r>
      <w:bookmarkEnd w:id="10389"/>
      <w:bookmarkStart w:id="10390" w:name="_QWord_Source_Comparison_7135"/>
      <w:r>
        <w:rPr>
          <w:rFonts w:hint="eastAsia"/>
        </w:rPr>
        <w:t>C</w:t>
      </w:r>
      <w:bookmarkEnd w:id="10390"/>
      <w:bookmarkStart w:id="10391" w:name="_QWord_Source_Comparison_7136"/>
      <w:r>
        <w:t>++</w:t>
      </w:r>
      <w:bookmarkEnd w:id="10391"/>
      <w:bookmarkStart w:id="10392" w:name="_QWord_Source_Comparison_7137"/>
      <w:r>
        <w:rPr>
          <w:rFonts w:hint="eastAsia"/>
        </w:rPr>
        <w:t>语言中嵌入汇编语言可以实现一些高级语言中没有的功能。</w:t>
      </w:r>
      <w:bookmarkEnd w:id="10386"/>
      <w:bookmarkEnd w:id="10387"/>
      <w:bookmarkEnd w:id="10392"/>
    </w:p>
    <w:p w14:paraId="06EF6C86">
      <w:pPr>
        <w:pStyle w:val="4"/>
        <w:ind w:firstLine="420"/>
      </w:pPr>
      <w:bookmarkStart w:id="10393" w:name="_QWord_Source_Comparison_Para_1598"/>
      <w:bookmarkStart w:id="10394" w:name="_QWord_Paragraph__1598"/>
      <w:bookmarkStart w:id="10395" w:name="_QWord_Source_Comparison_7138"/>
      <w:r>
        <w:rPr>
          <w:rFonts w:hint="eastAsia"/>
        </w:rPr>
        <w:t>语法如下所示：</w:t>
      </w:r>
      <w:bookmarkEnd w:id="10393"/>
      <w:bookmarkEnd w:id="10394"/>
      <w:bookmarkEnd w:id="10395"/>
    </w:p>
    <w:p w14:paraId="2A22F399">
      <w:pPr>
        <w:pStyle w:val="145"/>
      </w:pPr>
      <w:bookmarkStart w:id="10396" w:name="_QWord_Source_Comparison_7139"/>
      <w:bookmarkStart w:id="10397" w:name="_QWord_Paragraph__1599"/>
      <w:bookmarkStart w:id="10398" w:name="_QWord_Source_Comparison_Para_1599"/>
      <w:r>
        <w:t xml:space="preserve">        __</w:t>
      </w:r>
      <w:bookmarkEnd w:id="10396"/>
      <w:bookmarkStart w:id="10399" w:name="_QWord_Source_Comparison_7140"/>
      <w:r>
        <w:rPr>
          <w:rStyle w:val="219"/>
        </w:rPr>
        <w:t>asm </w:t>
      </w:r>
      <w:bookmarkEnd w:id="10399"/>
      <w:bookmarkStart w:id="10400" w:name="_QWord_Source_Comparison_7141"/>
      <w:r>
        <w:t>__</w:t>
      </w:r>
      <w:bookmarkEnd w:id="10400"/>
      <w:r>
        <w:rPr>
          <w:rStyle w:val="219"/>
        </w:rPr>
        <w:t> </w:t>
      </w:r>
      <w:bookmarkStart w:id="10401" w:name="_QWord_Source_Comparison_7143"/>
      <w:r>
        <w:t>(“instruction</w:t>
      </w:r>
      <w:bookmarkEnd w:id="10397"/>
      <w:bookmarkEnd w:id="10398"/>
      <w:bookmarkEnd w:id="10401"/>
    </w:p>
    <w:p w14:paraId="19E800C9">
      <w:pPr>
        <w:pStyle w:val="145"/>
      </w:pPr>
      <w:bookmarkStart w:id="10402" w:name="_QWord_Source_Comparison_Para_1600"/>
      <w:bookmarkStart w:id="10403" w:name="_QWord_Paragraph__1600"/>
      <w:bookmarkStart w:id="10404" w:name="_QWord_Source_Comparison_7144"/>
      <w:r>
        <w:t xml:space="preserve">                ...</w:t>
      </w:r>
      <w:bookmarkEnd w:id="10402"/>
      <w:bookmarkEnd w:id="10403"/>
      <w:bookmarkEnd w:id="10404"/>
    </w:p>
    <w:p w14:paraId="7472EE71">
      <w:pPr>
        <w:pStyle w:val="145"/>
      </w:pPr>
      <w:bookmarkStart w:id="10405" w:name="_QWord_Source_Comparison_7145"/>
      <w:bookmarkStart w:id="10406" w:name="_QWord_Source_Comparison_Para_1601"/>
      <w:bookmarkStart w:id="10407" w:name="_QWord_Paragraph__1601"/>
      <w:r>
        <w:t xml:space="preserve">                instruction”);   //Linux gcc</w:t>
      </w:r>
      <w:bookmarkEnd w:id="10405"/>
      <w:bookmarkStart w:id="10408" w:name="_QWord_Source_Comparison_7146"/>
      <w:r>
        <w:t>中支持</w:t>
      </w:r>
      <w:bookmarkEnd w:id="10406"/>
      <w:bookmarkEnd w:id="10407"/>
      <w:bookmarkEnd w:id="10408"/>
    </w:p>
    <w:p w14:paraId="78325391">
      <w:pPr>
        <w:pStyle w:val="145"/>
      </w:pPr>
      <w:bookmarkStart w:id="10409" w:name="_QWord_Source_Comparison_7147"/>
      <w:bookmarkStart w:id="10410" w:name="_QWord_Paragraph__1602"/>
      <w:bookmarkStart w:id="10411" w:name="_QWord_Source_Comparison_Para_1602"/>
      <w:r>
        <w:t xml:space="preserve">        _asm{</w:t>
      </w:r>
      <w:bookmarkEnd w:id="10409"/>
      <w:bookmarkEnd w:id="10410"/>
      <w:bookmarkEnd w:id="10411"/>
    </w:p>
    <w:p w14:paraId="3DBCDEE2">
      <w:pPr>
        <w:pStyle w:val="145"/>
      </w:pPr>
      <w:bookmarkStart w:id="10412" w:name="_QWord_Source_Comparison_7150"/>
      <w:bookmarkStart w:id="10413" w:name="_QWord_Paragraph__1603"/>
      <w:bookmarkStart w:id="10414" w:name="_QWord_Source_Comparison_Para_1603"/>
      <w:r>
        <w:t xml:space="preserve">                instruction</w:t>
      </w:r>
      <w:bookmarkEnd w:id="10412"/>
      <w:bookmarkEnd w:id="10413"/>
      <w:bookmarkEnd w:id="10414"/>
    </w:p>
    <w:p w14:paraId="11BF4BA9">
      <w:pPr>
        <w:pStyle w:val="145"/>
      </w:pPr>
      <w:bookmarkStart w:id="10415" w:name="_QWord_Paragraph__1604"/>
      <w:bookmarkStart w:id="10416" w:name="_QWord_Source_Comparison_Para_1604"/>
      <w:bookmarkStart w:id="10417" w:name="_QWord_Source_Comparison_7153"/>
      <w:r>
        <w:t xml:space="preserve">                …</w:t>
      </w:r>
      <w:bookmarkEnd w:id="10415"/>
      <w:bookmarkEnd w:id="10416"/>
      <w:bookmarkEnd w:id="10417"/>
    </w:p>
    <w:p w14:paraId="72C657C6">
      <w:pPr>
        <w:pStyle w:val="145"/>
      </w:pPr>
      <w:bookmarkStart w:id="10418" w:name="_QWord_Source_Comparison_Para_1605"/>
      <w:bookmarkStart w:id="10419" w:name="_QWord_Paragraph__1605"/>
      <w:bookmarkStart w:id="10420" w:name="_QWord_Source_Comparison_7156"/>
      <w:r>
        <w:t xml:space="preserve">                instruction</w:t>
      </w:r>
      <w:bookmarkEnd w:id="10418"/>
      <w:bookmarkEnd w:id="10419"/>
      <w:bookmarkEnd w:id="10420"/>
    </w:p>
    <w:p w14:paraId="3E224EC6">
      <w:pPr>
        <w:pStyle w:val="145"/>
      </w:pPr>
      <w:bookmarkStart w:id="10421" w:name="_QWord_Source_Comparison_7159"/>
      <w:bookmarkStart w:id="10422" w:name="_QWord_Paragraph__1606"/>
      <w:bookmarkStart w:id="10423" w:name="_QWord_Source_Comparison_Para_1606"/>
      <w:r>
        <w:t xml:space="preserve">                };                //ADS</w:t>
      </w:r>
      <w:bookmarkEnd w:id="10421"/>
      <w:bookmarkStart w:id="10424" w:name="_QWord_Source_Comparison_7160"/>
      <w:r>
        <w:t>，</w:t>
      </w:r>
      <w:bookmarkEnd w:id="10424"/>
      <w:bookmarkStart w:id="10425" w:name="_QWord_Source_Comparison_7161"/>
      <w:r>
        <w:t>Keil</w:t>
      </w:r>
      <w:bookmarkEnd w:id="10425"/>
      <w:bookmarkStart w:id="10426" w:name="_QWord_Source_Comparison_7162"/>
      <w:r>
        <w:rPr>
          <w:rFonts w:hint="eastAsia"/>
        </w:rPr>
        <w:t>中支持</w:t>
      </w:r>
      <w:bookmarkEnd w:id="10422"/>
      <w:bookmarkEnd w:id="10423"/>
      <w:bookmarkEnd w:id="10426"/>
    </w:p>
    <w:p w14:paraId="4534E7E8">
      <w:pPr>
        <w:pStyle w:val="145"/>
      </w:pPr>
    </w:p>
    <w:p w14:paraId="19B1914A">
      <w:pPr>
        <w:pStyle w:val="145"/>
      </w:pPr>
      <w:bookmarkStart w:id="10427" w:name="_QWord_Source_Comparison_7164"/>
      <w:bookmarkStart w:id="10428" w:name="_QWord_Source_Comparison_Para_1608"/>
      <w:bookmarkStart w:id="10429" w:name="_QWord_Paragraph__1608"/>
      <w:r>
        <w:t xml:space="preserve">        </w:t>
      </w:r>
      <w:r>
        <w:rPr>
          <w:rStyle w:val="219"/>
        </w:rPr>
        <w:t>asm</w:t>
      </w:r>
      <w:bookmarkEnd w:id="10427"/>
      <w:bookmarkStart w:id="10430" w:name="_QWord_Source_Comparison_7165"/>
      <w:r>
        <w:t>(“instruction [; instruction]”);   //ARM C</w:t>
      </w:r>
      <w:bookmarkEnd w:id="10430"/>
      <w:bookmarkStart w:id="10431" w:name="_QWord_Source_Comparison_7166"/>
      <w:r>
        <w:t>++</w:t>
      </w:r>
      <w:bookmarkEnd w:id="10431"/>
      <w:bookmarkStart w:id="10432" w:name="_QWord_Source_Comparison_7167"/>
      <w:r>
        <w:t>中使用</w:t>
      </w:r>
      <w:bookmarkEnd w:id="10428"/>
      <w:bookmarkEnd w:id="10429"/>
      <w:bookmarkEnd w:id="10432"/>
    </w:p>
    <w:p w14:paraId="4C1F8DD6">
      <w:pPr>
        <w:pStyle w:val="4"/>
        <w:ind w:firstLine="420"/>
      </w:pPr>
      <w:bookmarkStart w:id="10433" w:name="_QWord_Source_Comparison_7168"/>
      <w:bookmarkStart w:id="10434" w:name="_QWord_Paragraph__1609"/>
      <w:bookmarkStart w:id="10435" w:name="_QWord_Source_Comparison_Para_1609"/>
      <w:r>
        <w:rPr>
          <w:rFonts w:hint="eastAsia"/>
        </w:rPr>
        <w:t>在</w:t>
      </w:r>
      <w:bookmarkEnd w:id="10433"/>
      <w:bookmarkStart w:id="10436" w:name="_QWord_Source_Comparison_7169"/>
      <w:r>
        <w:t>uVision</w:t>
      </w:r>
      <w:bookmarkEnd w:id="10436"/>
      <w:bookmarkStart w:id="10437" w:name="_QWord_Source_Comparison_7170"/>
      <w:r>
        <w:rPr>
          <w:rFonts w:hint="eastAsia"/>
        </w:rPr>
        <w:t>中创建基于</w:t>
      </w:r>
      <w:bookmarkEnd w:id="10437"/>
      <w:bookmarkStart w:id="10438" w:name="_QWord_Source_Comparison_7171"/>
      <w:r>
        <w:t>LPC2138</w:t>
      </w:r>
      <w:bookmarkEnd w:id="10438"/>
      <w:bookmarkStart w:id="10439" w:name="_QWord_Source_Comparison_7172"/>
      <w:r>
        <w:rPr>
          <w:rFonts w:hint="eastAsia"/>
        </w:rPr>
        <w:t>（</w:t>
      </w:r>
      <w:bookmarkEnd w:id="10439"/>
      <w:bookmarkStart w:id="10440" w:name="_QWord_Source_Comparison_7173"/>
      <w:r>
        <w:t>ARM7</w:t>
      </w:r>
      <w:bookmarkEnd w:id="10440"/>
      <w:bookmarkStart w:id="10441" w:name="_QWord_Source_Comparison_7174"/>
      <w:r>
        <w:rPr>
          <w:rFonts w:hint="eastAsia"/>
        </w:rPr>
        <w:t>）的裸机程序，并运行。注意观察变量的使用。演示实例：</w:t>
      </w:r>
      <w:bookmarkEnd w:id="10434"/>
      <w:bookmarkEnd w:id="10435"/>
      <w:bookmarkEnd w:id="10441"/>
    </w:p>
    <w:p w14:paraId="71912F4B">
      <w:pPr>
        <w:pStyle w:val="145"/>
      </w:pPr>
      <w:bookmarkStart w:id="10442" w:name="_QWord_Source_Comparison_7175"/>
      <w:bookmarkStart w:id="10443" w:name="_QWord_Source_Comparison_Para_1610"/>
      <w:bookmarkStart w:id="10444" w:name="_QWord_Paragraph__1610"/>
      <w:r>
        <w:t xml:space="preserve">        #include </w:t>
      </w:r>
      <w:bookmarkEnd w:id="10442"/>
      <w:bookmarkStart w:id="10445" w:name="_QWord_Source_Comparison_7176"/>
      <w:r>
        <w:t>&lt;</w:t>
      </w:r>
      <w:bookmarkEnd w:id="10445"/>
      <w:bookmarkStart w:id="10446" w:name="_QWord_Source_Comparison_7177"/>
      <w:r>
        <w:t>LPC213X.H</w:t>
      </w:r>
      <w:bookmarkEnd w:id="10446"/>
      <w:bookmarkStart w:id="10447" w:name="_QWord_Source_Comparison_7178"/>
      <w:r>
        <w:t>&gt;</w:t>
      </w:r>
      <w:bookmarkEnd w:id="10443"/>
      <w:bookmarkEnd w:id="10444"/>
      <w:bookmarkEnd w:id="10447"/>
    </w:p>
    <w:p w14:paraId="69D0474E">
      <w:pPr>
        <w:pStyle w:val="145"/>
      </w:pPr>
      <w:bookmarkStart w:id="10448" w:name="_QWord_Source_Comparison_Para_1611"/>
      <w:bookmarkStart w:id="10449" w:name="_QWord_Source_Comparison_7179"/>
      <w:bookmarkStart w:id="10450" w:name="_QWord_Paragraph__1611"/>
      <w:r>
        <w:t xml:space="preserve">        main()</w:t>
      </w:r>
      <w:bookmarkEnd w:id="10448"/>
      <w:bookmarkEnd w:id="10449"/>
      <w:bookmarkEnd w:id="10450"/>
    </w:p>
    <w:p w14:paraId="764C6D4D">
      <w:pPr>
        <w:pStyle w:val="145"/>
      </w:pPr>
      <w:bookmarkStart w:id="10451" w:name="_QWord_Source_Comparison_Para_1612"/>
      <w:bookmarkStart w:id="10452" w:name="_QWord_Paragraph__1612"/>
      <w:bookmarkStart w:id="10453" w:name="_QWord_Source_Comparison_7180"/>
      <w:r>
        <w:t xml:space="preserve">        {</w:t>
      </w:r>
      <w:bookmarkEnd w:id="10451"/>
      <w:bookmarkEnd w:id="10452"/>
      <w:bookmarkEnd w:id="10453"/>
    </w:p>
    <w:p w14:paraId="6D0A0760">
      <w:pPr>
        <w:pStyle w:val="145"/>
      </w:pPr>
      <w:bookmarkStart w:id="10454" w:name="_QWord_Paragraph__1613"/>
      <w:bookmarkStart w:id="10455" w:name="_QWord_Source_Comparison_7181"/>
      <w:bookmarkStart w:id="10456" w:name="_QWord_Source_Comparison_Para_1613"/>
      <w:r>
        <w:t xml:space="preserve">            int i,j,s;</w:t>
      </w:r>
      <w:bookmarkEnd w:id="10454"/>
      <w:bookmarkEnd w:id="10455"/>
      <w:bookmarkEnd w:id="10456"/>
    </w:p>
    <w:p w14:paraId="34C9D700">
      <w:pPr>
        <w:pStyle w:val="145"/>
      </w:pPr>
      <w:bookmarkStart w:id="10457" w:name="_QWord_Source_Comparison_7182"/>
      <w:bookmarkStart w:id="10458" w:name="_QWord_Source_Comparison_Para_1614"/>
      <w:bookmarkStart w:id="10459" w:name="_QWord_Paragraph__1614"/>
      <w:r>
        <w:t xml:space="preserve">            i</w:t>
      </w:r>
      <w:bookmarkEnd w:id="10457"/>
      <w:bookmarkStart w:id="10460" w:name="_QWord_Source_Comparison_7183"/>
      <w:r>
        <w:t>=</w:t>
      </w:r>
      <w:bookmarkEnd w:id="10460"/>
      <w:bookmarkStart w:id="10461" w:name="_QWord_Source_Comparison_7184"/>
      <w:r>
        <w:t>0;</w:t>
      </w:r>
      <w:bookmarkEnd w:id="10458"/>
      <w:bookmarkEnd w:id="10459"/>
      <w:bookmarkEnd w:id="10461"/>
    </w:p>
    <w:p w14:paraId="3E49EED8">
      <w:pPr>
        <w:pStyle w:val="145"/>
      </w:pPr>
      <w:bookmarkStart w:id="10462" w:name="_QWord_Source_Comparison_7185"/>
      <w:bookmarkStart w:id="10463" w:name="_QWord_Source_Comparison_Para_1615"/>
      <w:bookmarkStart w:id="10464" w:name="_QWord_Paragraph__1615"/>
      <w:r>
        <w:t xml:space="preserve">            j</w:t>
      </w:r>
      <w:bookmarkEnd w:id="10462"/>
      <w:bookmarkStart w:id="10465" w:name="_QWord_Source_Comparison_7186"/>
      <w:r>
        <w:t>=</w:t>
      </w:r>
      <w:bookmarkEnd w:id="10465"/>
      <w:bookmarkStart w:id="10466" w:name="_QWord_Source_Comparison_7187"/>
      <w:r>
        <w:t>1;</w:t>
      </w:r>
      <w:bookmarkEnd w:id="10463"/>
      <w:bookmarkEnd w:id="10464"/>
      <w:bookmarkEnd w:id="10466"/>
    </w:p>
    <w:p w14:paraId="355CB820">
      <w:pPr>
        <w:pStyle w:val="145"/>
      </w:pPr>
      <w:bookmarkStart w:id="10467" w:name="_QWord_Source_Comparison_Para_1616"/>
      <w:bookmarkStart w:id="10468" w:name="_QWord_Paragraph__1616"/>
      <w:bookmarkStart w:id="10469" w:name="_QWord_Source_Comparison_7188"/>
      <w:r>
        <w:t xml:space="preserve">            asm{</w:t>
      </w:r>
      <w:bookmarkEnd w:id="10467"/>
      <w:bookmarkEnd w:id="10468"/>
      <w:bookmarkEnd w:id="10469"/>
    </w:p>
    <w:p w14:paraId="41106D6E">
      <w:pPr>
        <w:pStyle w:val="145"/>
      </w:pPr>
      <w:bookmarkStart w:id="10470" w:name="_QWord_Paragraph__1617"/>
      <w:bookmarkStart w:id="10471" w:name="_QWord_Source_Comparison_7191"/>
      <w:bookmarkStart w:id="10472" w:name="_QWord_Source_Comparison_Para_1617"/>
      <w:r>
        <w:t xml:space="preserve">                ADD s,i,j;</w:t>
      </w:r>
      <w:bookmarkEnd w:id="10470"/>
      <w:bookmarkEnd w:id="10471"/>
      <w:bookmarkEnd w:id="10472"/>
    </w:p>
    <w:p w14:paraId="2E42EB94">
      <w:pPr>
        <w:pStyle w:val="145"/>
      </w:pPr>
      <w:bookmarkStart w:id="10473" w:name="_QWord_Source_Comparison_7194"/>
      <w:bookmarkStart w:id="10474" w:name="_QWord_Source_Comparison_Para_1618"/>
      <w:bookmarkStart w:id="10475" w:name="_QWord_Paragraph__1618"/>
      <w:r>
        <w:t xml:space="preserve">                };</w:t>
      </w:r>
      <w:bookmarkEnd w:id="10473"/>
      <w:bookmarkEnd w:id="10474"/>
      <w:bookmarkEnd w:id="10475"/>
    </w:p>
    <w:p w14:paraId="585465B4">
      <w:pPr>
        <w:pStyle w:val="145"/>
      </w:pPr>
      <w:bookmarkStart w:id="10476" w:name="_QWord_Source_Comparison_Para_1619"/>
      <w:bookmarkStart w:id="10477" w:name="_QWord_Paragraph__1619"/>
      <w:bookmarkStart w:id="10478" w:name="_QWord_Source_Comparison_7195"/>
      <w:r>
        <w:t xml:space="preserve">        }</w:t>
      </w:r>
      <w:bookmarkEnd w:id="10476"/>
      <w:bookmarkEnd w:id="10477"/>
      <w:bookmarkEnd w:id="10478"/>
    </w:p>
    <w:p w14:paraId="38CE9B88">
      <w:pPr>
        <w:pStyle w:val="65"/>
        <w:numPr>
          <w:ilvl w:val="3"/>
          <w:numId w:val="6"/>
        </w:numPr>
      </w:pPr>
      <w:bookmarkStart w:id="10479" w:name="_QWord_Source_Comparison_7196"/>
      <w:bookmarkStart w:id="10480" w:name="_QWord_Source_Comparison_Para_1620"/>
      <w:bookmarkStart w:id="10481" w:name="_QWord_Paragraph__1620"/>
      <w:r>
        <w:rPr>
          <w:rFonts w:hint="eastAsia"/>
        </w:rPr>
        <w:t>在</w:t>
      </w:r>
      <w:bookmarkEnd w:id="10479"/>
      <w:bookmarkStart w:id="10482" w:name="_QWord_Source_Comparison_7197"/>
      <w:r>
        <w:rPr>
          <w:rFonts w:hint="eastAsia"/>
        </w:rPr>
        <w:t>C</w:t>
      </w:r>
      <w:bookmarkEnd w:id="10482"/>
      <w:bookmarkStart w:id="10483" w:name="_QWord_Source_Comparison_7198"/>
      <w:r>
        <w:rPr>
          <w:rFonts w:hint="eastAsia"/>
        </w:rPr>
        <w:t>语言中调用汇编程序</w:t>
      </w:r>
      <w:bookmarkEnd w:id="10480"/>
      <w:bookmarkEnd w:id="10481"/>
      <w:bookmarkEnd w:id="10483"/>
    </w:p>
    <w:p w14:paraId="693194E2">
      <w:pPr>
        <w:pStyle w:val="145"/>
      </w:pPr>
      <w:bookmarkStart w:id="10484" w:name="_QWord_Source_Comparison_7200"/>
      <w:bookmarkStart w:id="10485" w:name="_QWord_Source_Comparison_Para_1621"/>
      <w:bookmarkStart w:id="10486" w:name="_QWord_Paragraph__1621"/>
      <w:r>
        <w:t xml:space="preserve">        </w:t>
      </w:r>
      <w:r>
        <w:rPr>
          <w:rFonts w:hint="eastAsia"/>
        </w:rPr>
        <w:t>strcpy.c:</w:t>
      </w:r>
      <w:bookmarkEnd w:id="10484"/>
      <w:bookmarkEnd w:id="10485"/>
      <w:bookmarkEnd w:id="10486"/>
    </w:p>
    <w:p w14:paraId="2E299232">
      <w:pPr>
        <w:pStyle w:val="145"/>
      </w:pPr>
      <w:bookmarkStart w:id="10487" w:name="_QWord_Source_Comparison_7201"/>
      <w:bookmarkStart w:id="10488" w:name="_QWord_Source_Comparison_Para_1622"/>
      <w:bookmarkStart w:id="10489" w:name="_QWord_Paragraph__1622"/>
      <w:r>
        <w:t xml:space="preserve">        #include </w:t>
      </w:r>
      <w:bookmarkEnd w:id="10487"/>
      <w:bookmarkStart w:id="10490" w:name="_QWord_Source_Comparison_7202"/>
      <w:r>
        <w:t>&lt;</w:t>
      </w:r>
      <w:bookmarkEnd w:id="10490"/>
      <w:bookmarkStart w:id="10491" w:name="_QWord_Source_Comparison_7203"/>
      <w:r>
        <w:t>LPC213X.H</w:t>
      </w:r>
      <w:bookmarkEnd w:id="10491"/>
      <w:bookmarkStart w:id="10492" w:name="_QWord_Source_Comparison_7204"/>
      <w:r>
        <w:t>&gt;</w:t>
      </w:r>
      <w:bookmarkEnd w:id="10488"/>
      <w:bookmarkEnd w:id="10489"/>
      <w:bookmarkEnd w:id="10492"/>
    </w:p>
    <w:p w14:paraId="0BDA57D1">
      <w:pPr>
        <w:pStyle w:val="145"/>
      </w:pPr>
      <w:bookmarkStart w:id="10493" w:name="_QWord_Paragraph__1623"/>
      <w:bookmarkStart w:id="10494" w:name="_QWord_Source_Comparison_Para_1623"/>
      <w:bookmarkStart w:id="10495" w:name="_QWord_Source_Comparison_7205"/>
      <w:r>
        <w:t xml:space="preserve">        extern void strcopy(char *d, const char *s);</w:t>
      </w:r>
      <w:bookmarkEnd w:id="10493"/>
      <w:bookmarkEnd w:id="10494"/>
      <w:bookmarkEnd w:id="10495"/>
    </w:p>
    <w:p w14:paraId="5267A39F">
      <w:pPr>
        <w:pStyle w:val="145"/>
      </w:pPr>
      <w:bookmarkStart w:id="10496" w:name="_QWord_Source_Comparison_7206"/>
      <w:bookmarkStart w:id="10497" w:name="_QWord_Source_Comparison_Para_1624"/>
      <w:bookmarkStart w:id="10498" w:name="_QWord_Paragraph__1624"/>
      <w:r>
        <w:t xml:space="preserve">        int main()</w:t>
      </w:r>
      <w:bookmarkEnd w:id="10496"/>
      <w:bookmarkEnd w:id="10497"/>
      <w:bookmarkEnd w:id="10498"/>
    </w:p>
    <w:p w14:paraId="6CFCFB87">
      <w:pPr>
        <w:pStyle w:val="145"/>
      </w:pPr>
      <w:bookmarkStart w:id="10499" w:name="_QWord_Source_Comparison_7207"/>
      <w:bookmarkStart w:id="10500" w:name="_QWord_Source_Comparison_Para_1625"/>
      <w:bookmarkStart w:id="10501" w:name="_QWord_Paragraph__1625"/>
      <w:r>
        <w:t xml:space="preserve">        {       const char *srcstr </w:t>
      </w:r>
      <w:bookmarkEnd w:id="10499"/>
      <w:bookmarkStart w:id="10502" w:name="_QWord_Source_Comparison_7208"/>
      <w:r>
        <w:t>=</w:t>
      </w:r>
      <w:bookmarkEnd w:id="10502"/>
      <w:bookmarkStart w:id="10503" w:name="_QWord_Source_Comparison_7209"/>
      <w:r>
        <w:t> "First string </w:t>
      </w:r>
      <w:bookmarkEnd w:id="10503"/>
      <w:bookmarkStart w:id="10504" w:name="_QWord_Source_Comparison_7210"/>
      <w:r>
        <w:noBreakHyphen/>
      </w:r>
      <w:r>
        <w:t> source";</w:t>
      </w:r>
      <w:bookmarkEnd w:id="10500"/>
      <w:bookmarkEnd w:id="10501"/>
      <w:bookmarkEnd w:id="10504"/>
    </w:p>
    <w:p w14:paraId="404A520B">
      <w:pPr>
        <w:pStyle w:val="145"/>
      </w:pPr>
      <w:bookmarkStart w:id="10505" w:name="_QWord_Source_Comparison_7211"/>
      <w:bookmarkStart w:id="10506" w:name="_QWord_Paragraph__1626"/>
      <w:bookmarkStart w:id="10507" w:name="_QWord_Source_Comparison_Para_1626"/>
      <w:r>
        <w:t xml:space="preserve">                char dststr[] </w:t>
      </w:r>
      <w:bookmarkEnd w:id="10505"/>
      <w:bookmarkStart w:id="10508" w:name="_QWord_Source_Comparison_7212"/>
      <w:r>
        <w:t>=</w:t>
      </w:r>
      <w:bookmarkEnd w:id="10508"/>
      <w:bookmarkStart w:id="10509" w:name="_QWord_Source_Comparison_7213"/>
      <w:r>
        <w:t> "Second string </w:t>
      </w:r>
      <w:bookmarkEnd w:id="10509"/>
      <w:bookmarkStart w:id="10510" w:name="_QWord_Source_Comparison_7214"/>
      <w:r>
        <w:noBreakHyphen/>
      </w:r>
      <w:r>
        <w:t> destination";</w:t>
      </w:r>
      <w:bookmarkEnd w:id="10506"/>
      <w:bookmarkEnd w:id="10507"/>
      <w:bookmarkEnd w:id="10510"/>
    </w:p>
    <w:p w14:paraId="7E3A4E54">
      <w:pPr>
        <w:pStyle w:val="145"/>
      </w:pPr>
    </w:p>
    <w:p w14:paraId="1DDBE0A8">
      <w:pPr>
        <w:pStyle w:val="145"/>
      </w:pPr>
      <w:bookmarkStart w:id="10511" w:name="_QWord_Source_Comparison_Para_1628"/>
      <w:bookmarkStart w:id="10512" w:name="_QWord_Paragraph__1628"/>
      <w:bookmarkStart w:id="10513" w:name="_QWord_Source_Comparison_7215"/>
      <w:r>
        <w:t xml:space="preserve">                strcopy(dststr,srcstr);</w:t>
      </w:r>
      <w:bookmarkEnd w:id="10511"/>
      <w:bookmarkEnd w:id="10512"/>
      <w:bookmarkEnd w:id="10513"/>
    </w:p>
    <w:p w14:paraId="1746557D">
      <w:pPr>
        <w:pStyle w:val="145"/>
      </w:pPr>
      <w:bookmarkStart w:id="10514" w:name="_QWord_Source_Comparison_Para_1629"/>
      <w:bookmarkStart w:id="10515" w:name="_QWord_Paragraph__1629"/>
      <w:bookmarkStart w:id="10516" w:name="_QWord_Source_Comparison_7216"/>
      <w:r>
        <w:t xml:space="preserve">                return 0;</w:t>
      </w:r>
      <w:bookmarkEnd w:id="10514"/>
      <w:bookmarkEnd w:id="10515"/>
      <w:bookmarkEnd w:id="10516"/>
    </w:p>
    <w:p w14:paraId="004A68B1">
      <w:pPr>
        <w:pStyle w:val="145"/>
      </w:pPr>
      <w:bookmarkStart w:id="10517" w:name="_QWord_Paragraph__1630"/>
      <w:bookmarkStart w:id="10518" w:name="_QWord_Source_Comparison_Para_1630"/>
      <w:bookmarkStart w:id="10519" w:name="_QWord_Source_Comparison_7218"/>
      <w:r>
        <w:t xml:space="preserve">        </w:t>
      </w:r>
      <w:r>
        <w:rPr>
          <w:rStyle w:val="219"/>
          <w:rFonts w:hint="eastAsia"/>
        </w:rPr>
        <w:t>ex.s:</w:t>
      </w:r>
      <w:bookmarkEnd w:id="10517"/>
      <w:bookmarkEnd w:id="10518"/>
      <w:bookmarkEnd w:id="10519"/>
    </w:p>
    <w:p w14:paraId="419EFE54">
      <w:pPr>
        <w:pStyle w:val="145"/>
      </w:pPr>
      <w:bookmarkStart w:id="10520" w:name="_QWord_Source_Comparison_7219"/>
      <w:bookmarkStart w:id="10521" w:name="_QWord_Paragraph__1631"/>
      <w:bookmarkStart w:id="10522" w:name="_QWord_Source_Comparison_Para_1631"/>
      <w:r>
        <w:t xml:space="preserve">        #include </w:t>
      </w:r>
      <w:bookmarkEnd w:id="10520"/>
      <w:bookmarkStart w:id="10523" w:name="_QWord_Source_Comparison_7220"/>
      <w:r>
        <w:t>&lt;</w:t>
      </w:r>
      <w:bookmarkEnd w:id="10523"/>
      <w:bookmarkStart w:id="10524" w:name="_QWord_Source_Comparison_7221"/>
      <w:r>
        <w:t>LPC213X.H</w:t>
      </w:r>
      <w:bookmarkEnd w:id="10524"/>
      <w:bookmarkStart w:id="10525" w:name="_QWord_Source_Comparison_7222"/>
      <w:r>
        <w:t>&gt;</w:t>
      </w:r>
      <w:bookmarkEnd w:id="10521"/>
      <w:bookmarkEnd w:id="10522"/>
      <w:bookmarkEnd w:id="10525"/>
    </w:p>
    <w:p w14:paraId="0B8FC6EB">
      <w:pPr>
        <w:pStyle w:val="145"/>
      </w:pPr>
      <w:bookmarkStart w:id="10526" w:name="_QWord_Paragraph__1632"/>
      <w:bookmarkStart w:id="10527" w:name="_QWord_Source_Comparison_Para_1632"/>
      <w:bookmarkStart w:id="10528" w:name="_QWord_Source_Comparison_7223"/>
      <w:r>
        <w:t xml:space="preserve">        extern void strcopy(char *d, const char *s);</w:t>
      </w:r>
      <w:bookmarkEnd w:id="10526"/>
      <w:bookmarkEnd w:id="10527"/>
      <w:bookmarkEnd w:id="10528"/>
    </w:p>
    <w:p w14:paraId="25CEE48A">
      <w:pPr>
        <w:pStyle w:val="145"/>
      </w:pPr>
      <w:bookmarkStart w:id="10529" w:name="_QWord_Paragraph__1633"/>
      <w:bookmarkStart w:id="10530" w:name="_QWord_Source_Comparison_Para_1633"/>
      <w:bookmarkStart w:id="10531" w:name="_QWord_Source_Comparison_7224"/>
      <w:r>
        <w:t xml:space="preserve">        int main()</w:t>
      </w:r>
      <w:bookmarkEnd w:id="10529"/>
      <w:bookmarkEnd w:id="10530"/>
      <w:bookmarkEnd w:id="10531"/>
    </w:p>
    <w:p w14:paraId="0D223A55">
      <w:pPr>
        <w:pStyle w:val="145"/>
      </w:pPr>
      <w:bookmarkStart w:id="10532" w:name="_QWord_Source_Comparison_7225"/>
      <w:bookmarkStart w:id="10533" w:name="_QWord_Paragraph__1634"/>
      <w:bookmarkStart w:id="10534" w:name="_QWord_Source_Comparison_Para_1634"/>
      <w:r>
        <w:t xml:space="preserve">        {       const char *srcstr </w:t>
      </w:r>
      <w:bookmarkEnd w:id="10532"/>
      <w:bookmarkStart w:id="10535" w:name="_QWord_Source_Comparison_7226"/>
      <w:r>
        <w:t>=</w:t>
      </w:r>
      <w:bookmarkEnd w:id="10535"/>
      <w:bookmarkStart w:id="10536" w:name="_QWord_Source_Comparison_7227"/>
      <w:r>
        <w:t> "First string </w:t>
      </w:r>
      <w:bookmarkEnd w:id="10536"/>
      <w:bookmarkStart w:id="10537" w:name="_QWord_Source_Comparison_7228"/>
      <w:r>
        <w:noBreakHyphen/>
      </w:r>
      <w:r>
        <w:t> source";</w:t>
      </w:r>
      <w:bookmarkEnd w:id="10533"/>
      <w:bookmarkEnd w:id="10534"/>
      <w:bookmarkEnd w:id="10537"/>
    </w:p>
    <w:p w14:paraId="75248B31">
      <w:pPr>
        <w:pStyle w:val="145"/>
      </w:pPr>
      <w:bookmarkStart w:id="10538" w:name="_QWord_Source_Comparison_7229"/>
      <w:bookmarkStart w:id="10539" w:name="_QWord_Paragraph__1635"/>
      <w:bookmarkStart w:id="10540" w:name="_QWord_Source_Comparison_Para_1635"/>
      <w:r>
        <w:t xml:space="preserve">                char dststr[] </w:t>
      </w:r>
      <w:bookmarkEnd w:id="10538"/>
      <w:bookmarkStart w:id="10541" w:name="_QWord_Source_Comparison_7230"/>
      <w:r>
        <w:t>=</w:t>
      </w:r>
      <w:bookmarkEnd w:id="10541"/>
      <w:bookmarkStart w:id="10542" w:name="_QWord_Source_Comparison_7231"/>
      <w:r>
        <w:t> "Second string </w:t>
      </w:r>
      <w:bookmarkEnd w:id="10542"/>
      <w:bookmarkStart w:id="10543" w:name="_QWord_Source_Comparison_7232"/>
      <w:r>
        <w:noBreakHyphen/>
      </w:r>
      <w:r>
        <w:t> destination";</w:t>
      </w:r>
      <w:bookmarkEnd w:id="10539"/>
      <w:bookmarkEnd w:id="10540"/>
      <w:bookmarkEnd w:id="10543"/>
    </w:p>
    <w:p w14:paraId="15FCDF79">
      <w:pPr>
        <w:pStyle w:val="145"/>
      </w:pPr>
    </w:p>
    <w:p w14:paraId="2115E46C">
      <w:pPr>
        <w:pStyle w:val="145"/>
      </w:pPr>
      <w:bookmarkStart w:id="10544" w:name="_QWord_Source_Comparison_Para_1637"/>
      <w:bookmarkStart w:id="10545" w:name="_QWord_Paragraph__1637"/>
      <w:bookmarkStart w:id="10546" w:name="_QWord_Source_Comparison_7233"/>
      <w:r>
        <w:t xml:space="preserve">                strcopy(dststr,srcstr);</w:t>
      </w:r>
      <w:bookmarkEnd w:id="10544"/>
      <w:bookmarkEnd w:id="10545"/>
      <w:bookmarkEnd w:id="10546"/>
    </w:p>
    <w:p w14:paraId="5FE8D74D">
      <w:pPr>
        <w:pStyle w:val="145"/>
      </w:pPr>
      <w:bookmarkStart w:id="10547" w:name="_QWord_Source_Comparison_Para_1638"/>
      <w:bookmarkStart w:id="10548" w:name="_QWord_Paragraph__1638"/>
      <w:bookmarkStart w:id="10549" w:name="_QWord_Source_Comparison_7234"/>
      <w:r>
        <w:t xml:space="preserve">                return 0;</w:t>
      </w:r>
      <w:bookmarkEnd w:id="10547"/>
      <w:bookmarkEnd w:id="10548"/>
      <w:bookmarkEnd w:id="10549"/>
    </w:p>
    <w:p w14:paraId="02989D89">
      <w:pPr>
        <w:pStyle w:val="4"/>
        <w:ind w:firstLine="420"/>
      </w:pPr>
      <w:bookmarkStart w:id="10550" w:name="_QWord_Source_Comparison_7235"/>
      <w:bookmarkStart w:id="10551" w:name="_QWord_Paragraph__1639"/>
      <w:bookmarkStart w:id="10552" w:name="_QWord_Source_Comparison_Para_1639"/>
      <w:r>
        <w:rPr>
          <w:rFonts w:hint="eastAsia"/>
        </w:rPr>
        <w:t>将</w:t>
      </w:r>
      <w:bookmarkEnd w:id="10550"/>
      <w:bookmarkStart w:id="10553" w:name="_QWord_Source_Comparison_7236"/>
      <w:r>
        <w:t>C</w:t>
      </w:r>
      <w:bookmarkEnd w:id="10553"/>
      <w:bookmarkStart w:id="10554" w:name="_QWord_Source_Comparison_7237"/>
      <w:r>
        <w:rPr>
          <w:rFonts w:hint="eastAsia"/>
        </w:rPr>
        <w:t>程序编译为汇编程序及查看方法：</w:t>
      </w:r>
      <w:bookmarkEnd w:id="10551"/>
      <w:bookmarkEnd w:id="10552"/>
      <w:bookmarkEnd w:id="10554"/>
    </w:p>
    <w:p w14:paraId="33E04E36">
      <w:pPr>
        <w:pStyle w:val="66"/>
        <w:numPr>
          <w:ilvl w:val="4"/>
          <w:numId w:val="6"/>
        </w:numPr>
      </w:pPr>
      <w:bookmarkStart w:id="10555" w:name="_QWord_Source_Comparison_7238"/>
      <w:bookmarkStart w:id="10556" w:name="_QWord_Paragraph__1640"/>
      <w:bookmarkStart w:id="10557" w:name="_QWord_Source_Comparison_Para_1640"/>
      <w:r>
        <w:rPr>
          <w:rFonts w:hint="eastAsia"/>
        </w:rPr>
        <w:t>在</w:t>
      </w:r>
      <w:bookmarkEnd w:id="10555"/>
      <w:bookmarkStart w:id="10558" w:name="_QWord_Source_Comparison_7239"/>
      <w:r>
        <w:t>keil</w:t>
      </w:r>
      <w:bookmarkEnd w:id="10558"/>
      <w:bookmarkStart w:id="10559" w:name="_QWord_Source_Comparison_7240"/>
      <w:r>
        <w:rPr>
          <w:rFonts w:hint="eastAsia"/>
        </w:rPr>
        <w:t>中创建针对某处理器（如</w:t>
      </w:r>
      <w:bookmarkEnd w:id="10559"/>
      <w:bookmarkStart w:id="10560" w:name="_QWord_Source_Comparison_7241"/>
      <w:r>
        <w:t>LPC2138</w:t>
      </w:r>
      <w:bookmarkEnd w:id="10560"/>
      <w:bookmarkStart w:id="10561" w:name="_QWord_Source_Comparison_7242"/>
      <w:r>
        <w:rPr>
          <w:rFonts w:hint="eastAsia"/>
        </w:rPr>
        <w:t>）的空白项目；</w:t>
      </w:r>
      <w:bookmarkEnd w:id="10556"/>
      <w:bookmarkEnd w:id="10557"/>
      <w:bookmarkEnd w:id="10561"/>
    </w:p>
    <w:p w14:paraId="3F25455C">
      <w:pPr>
        <w:pStyle w:val="66"/>
        <w:numPr>
          <w:ilvl w:val="4"/>
          <w:numId w:val="6"/>
        </w:numPr>
      </w:pPr>
      <w:bookmarkStart w:id="10562" w:name="_QWord_Source_Comparison_7243"/>
      <w:bookmarkStart w:id="10563" w:name="_QWord_Source_Comparison_Para_1641"/>
      <w:bookmarkStart w:id="10564" w:name="_QWord_Paragraph__1641"/>
      <w:r>
        <w:rPr>
          <w:rFonts w:hint="eastAsia"/>
        </w:rPr>
        <w:t>将</w:t>
      </w:r>
      <w:bookmarkEnd w:id="10562"/>
      <w:bookmarkStart w:id="10565" w:name="_QWord_Source_Comparison_7244"/>
      <w:r>
        <w:t>strcpy.c</w:t>
      </w:r>
      <w:bookmarkEnd w:id="10565"/>
      <w:bookmarkStart w:id="10566" w:name="_QWord_Source_Comparison_7245"/>
      <w:r>
        <w:rPr>
          <w:rFonts w:hint="eastAsia"/>
        </w:rPr>
        <w:t>和</w:t>
      </w:r>
      <w:bookmarkEnd w:id="10566"/>
      <w:bookmarkStart w:id="10567" w:name="_QWord_Source_Comparison_7246"/>
      <w:r>
        <w:t>ex.s</w:t>
      </w:r>
      <w:bookmarkEnd w:id="10567"/>
      <w:bookmarkStart w:id="10568" w:name="_QWord_Source_Comparison_7247"/>
      <w:r>
        <w:rPr>
          <w:rFonts w:hint="eastAsia"/>
        </w:rPr>
        <w:t>添加进去；</w:t>
      </w:r>
      <w:bookmarkEnd w:id="10563"/>
      <w:bookmarkEnd w:id="10564"/>
      <w:bookmarkEnd w:id="10568"/>
    </w:p>
    <w:p w14:paraId="13E2BFCE">
      <w:pPr>
        <w:pStyle w:val="66"/>
        <w:numPr>
          <w:ilvl w:val="4"/>
          <w:numId w:val="6"/>
        </w:numPr>
      </w:pPr>
      <w:bookmarkStart w:id="10569" w:name="_QWord_Source_Comparison_7248"/>
      <w:bookmarkStart w:id="10570" w:name="_QWord_Source_Comparison_Para_1642"/>
      <w:bookmarkStart w:id="10571" w:name="_QWord_Paragraph__1642"/>
      <w:r>
        <w:rPr>
          <w:rFonts w:hint="eastAsia"/>
        </w:rPr>
        <w:t>如图将</w:t>
      </w:r>
      <w:bookmarkEnd w:id="10569"/>
      <w:bookmarkStart w:id="10572" w:name="_QWord_Source_Comparison_7249"/>
      <w:r>
        <w:t>C</w:t>
      </w:r>
      <w:bookmarkEnd w:id="10572"/>
      <w:bookmarkStart w:id="10573" w:name="_QWord_Source_Comparison_7250"/>
      <w:r>
        <w:rPr>
          <w:rFonts w:hint="eastAsia"/>
        </w:rPr>
        <w:t>编译输出选中；</w:t>
      </w:r>
      <w:bookmarkEnd w:id="10570"/>
      <w:bookmarkEnd w:id="10571"/>
      <w:bookmarkEnd w:id="10573"/>
    </w:p>
    <w:p w14:paraId="7CE4EC18">
      <w:pPr>
        <w:pStyle w:val="66"/>
        <w:numPr>
          <w:ilvl w:val="4"/>
          <w:numId w:val="6"/>
        </w:numPr>
      </w:pPr>
      <w:bookmarkStart w:id="10574" w:name="_QWord_Source_Comparison_7251"/>
      <w:bookmarkStart w:id="10575" w:name="_QWord_Paragraph__1643"/>
      <w:bookmarkStart w:id="10576" w:name="_QWord_Source_Comparison_Para_1643"/>
      <w:r>
        <w:rPr>
          <w:rFonts w:hint="eastAsia"/>
        </w:rPr>
        <w:t>编译无错后查看</w:t>
      </w:r>
      <w:bookmarkEnd w:id="10574"/>
      <w:bookmarkStart w:id="10577" w:name="_QWord_Source_Comparison_7252"/>
      <w:r>
        <w:t>strcpy.txt</w:t>
      </w:r>
      <w:bookmarkEnd w:id="10577"/>
      <w:bookmarkStart w:id="10578" w:name="_QWord_Source_Comparison_7253"/>
      <w:r>
        <w:rPr>
          <w:rFonts w:hint="eastAsia"/>
        </w:rPr>
        <w:t>，如</w:t>
      </w:r>
      <w:bookmarkEnd w:id="10578"/>
      <w:bookmarkStart w:id="10579" w:name="_QWord_Source_Comparison_7254"/>
      <w:r>
        <w:fldChar w:fldCharType="begin"/>
      </w:r>
      <w:bookmarkEnd w:id="10579"/>
      <w:bookmarkStart w:id="10580" w:name="_QWord_Source_Comparison_7255"/>
      <w:r>
        <w:instrText xml:space="preserve"> </w:instrText>
      </w:r>
      <w:bookmarkEnd w:id="10580"/>
      <w:bookmarkStart w:id="10581" w:name="_QWord_Source_Comparison_7256"/>
      <w:r>
        <w:rPr>
          <w:rFonts w:hint="eastAsia"/>
        </w:rPr>
        <w:instrText xml:space="preserve">REF QWord_XRef_Figure__eEZwX4 \h \* CHARFORMAT</w:instrText>
      </w:r>
      <w:bookmarkEnd w:id="10581"/>
      <w:bookmarkStart w:id="10582" w:name="_QWord_Source_Comparison_7257"/>
      <w:r>
        <w:instrText xml:space="preserve"> </w:instrText>
      </w:r>
      <w:bookmarkStart w:id="10583" w:name="_QWord_Source_Comparison_7258"/>
      <w:r>
        <w:fldChar w:fldCharType="separate"/>
      </w:r>
      <w:bookmarkEnd w:id="10582"/>
      <w:bookmarkEnd w:id="10583"/>
      <w:bookmarkStart w:id="10584" w:name="_QWord_Source_Comparison_7259"/>
      <w:r>
        <w:rPr>
          <w:rFonts w:hint="eastAsia"/>
        </w:rPr>
        <w:t>图</w:t>
      </w:r>
      <w:bookmarkEnd w:id="10584"/>
      <w:bookmarkStart w:id="10585" w:name="_QWord_Source_Comparison_7260"/>
      <w:r>
        <w:rPr>
          <w:rFonts w:hint="eastAsia"/>
        </w:rPr>
        <w:t> </w:t>
      </w:r>
      <w:bookmarkEnd w:id="10585"/>
      <w:bookmarkStart w:id="10586" w:name="_QWord_Source_Comparison_7261"/>
      <w:r>
        <w:t>3</w:t>
      </w:r>
      <w:bookmarkEnd w:id="10586"/>
      <w:bookmarkStart w:id="10587" w:name="_QWord_Source_Comparison_7262"/>
      <w:r>
        <w:noBreakHyphen/>
      </w:r>
      <w:r>
        <w:t>47</w:t>
      </w:r>
      <w:bookmarkEnd w:id="10587"/>
      <w:bookmarkStart w:id="10588" w:name="_QWord_Source_Comparison_7263"/>
      <w:r>
        <w:fldChar w:fldCharType="end"/>
      </w:r>
      <w:bookmarkEnd w:id="10588"/>
      <w:bookmarkStart w:id="10589" w:name="_QWord_Source_Comparison_7264"/>
      <w:r>
        <w:rPr>
          <w:rFonts w:hint="eastAsia"/>
        </w:rPr>
        <w:t>所示。</w:t>
      </w:r>
      <w:bookmarkEnd w:id="10575"/>
      <w:bookmarkEnd w:id="10576"/>
      <w:bookmarkEnd w:id="10589"/>
    </w:p>
    <w:p w14:paraId="75423FA3">
      <w:pPr>
        <w:pStyle w:val="105"/>
      </w:pPr>
      <w:bookmarkStart w:id="10590" w:name="_QWord_Source_Comparison_Para_1644"/>
      <w:r>
        <w:t>‌</w:t>
      </w:r>
      <w:bookmarkStart w:id="10591" w:name="_QWord_Source_Comparison_7265"/>
      <w:bookmarkEnd w:id="10591"/>
      <w:bookmarkStart w:id="10592" w:name="_QWord_Source_Comparison_7266"/>
      <w:bookmarkStart w:id="10593" w:name="_QWord_Paragraph__1644"/>
      <w:bookmarkStart w:id="10594" w:name="_QWord_ImageIndex_172"/>
      <w:r>
        <w:drawing>
          <wp:inline distT="0" distB="0" distL="0" distR="0">
            <wp:extent cx="3282315" cy="2514600"/>
            <wp:effectExtent l="0" t="0" r="0" b="0"/>
            <wp:docPr id="51" name="图片 172035" title="QWord_ImageMark_172">
              <a:hlinkClick xmlns:a="http://schemas.openxmlformats.org/drawingml/2006/main" r:id="rId277" tooltip="QWord 图片目录：resource/images/illustration/1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72035" title="QWord_ImageMark_172"/>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a:xfrm>
                      <a:off x="0" y="0"/>
                      <a:ext cx="3282315" cy="2514978"/>
                    </a:xfrm>
                    <a:prstGeom prst="rect">
                      <a:avLst/>
                    </a:prstGeom>
                    <a:noFill/>
                    <a:ln>
                      <a:noFill/>
                    </a:ln>
                  </pic:spPr>
                </pic:pic>
              </a:graphicData>
            </a:graphic>
          </wp:inline>
        </w:drawing>
      </w:r>
      <w:bookmarkEnd w:id="10590"/>
      <w:bookmarkEnd w:id="10592"/>
      <w:bookmarkEnd w:id="10593"/>
      <w:bookmarkEnd w:id="10594"/>
    </w:p>
    <w:p w14:paraId="09905837">
      <w:pPr>
        <w:pStyle w:val="68"/>
      </w:pPr>
      <w:bookmarkStart w:id="10595" w:name="_QWord_Source_Comparison_7267"/>
      <w:bookmarkStart w:id="10596" w:name="QWord_XRef_Figure__eEZwX4"/>
      <w:bookmarkStart w:id="10597" w:name="_QWord_Source_Comparison_Para_1645"/>
      <w:bookmarkStart w:id="10598" w:name="_QWord_Paragraph__1645"/>
      <w:r>
        <w:rPr>
          <w:rFonts w:hint="eastAsia"/>
        </w:rPr>
        <w:t>图</w:t>
      </w:r>
      <w:bookmarkEnd w:id="10595"/>
      <w:bookmarkStart w:id="10599" w:name="_QWord_Source_Comparison_7268"/>
      <w:r>
        <w:rPr>
          <w:rFonts w:hint="eastAsia"/>
        </w:rPr>
        <w:t> </w:t>
      </w:r>
      <w:bookmarkEnd w:id="10599"/>
      <w:bookmarkStart w:id="10600" w:name="_QWord_Source_Comparison_7269"/>
      <w:r>
        <w:fldChar w:fldCharType="begin"/>
      </w:r>
      <w:bookmarkEnd w:id="10600"/>
      <w:bookmarkStart w:id="10601" w:name="_QWord_Source_Comparison_7270"/>
      <w:r>
        <w:instrText xml:space="preserve"> SEQ QWord_Heading1_Sequence \c </w:instrText>
      </w:r>
      <w:bookmarkEnd w:id="10601"/>
      <w:bookmarkStart w:id="10602" w:name="_QWord_Source_Comparison_7271"/>
      <w:r>
        <w:fldChar w:fldCharType="separate"/>
      </w:r>
      <w:bookmarkEnd w:id="10602"/>
      <w:bookmarkStart w:id="10603" w:name="_QWord_Source_Comparison_7272"/>
      <w:r>
        <w:t>3</w:t>
      </w:r>
      <w:bookmarkEnd w:id="10603"/>
      <w:bookmarkStart w:id="10604" w:name="_QWord_Source_Comparison_7273"/>
      <w:r>
        <w:fldChar w:fldCharType="end"/>
      </w:r>
      <w:bookmarkEnd w:id="10604"/>
      <w:bookmarkStart w:id="10605" w:name="_QWord_Source_Comparison_7274"/>
      <w:r>
        <w:noBreakHyphen/>
      </w:r>
      <w:bookmarkEnd w:id="10605"/>
      <w:bookmarkStart w:id="10606" w:name="_QWord_Source_Comparison_7275"/>
      <w:r>
        <w:fldChar w:fldCharType="begin"/>
      </w:r>
      <w:bookmarkEnd w:id="10606"/>
      <w:bookmarkStart w:id="10607" w:name="_QWord_Source_Comparison_7276"/>
      <w:r>
        <w:instrText xml:space="preserve"> </w:instrText>
      </w:r>
      <w:bookmarkEnd w:id="10607"/>
      <w:bookmarkStart w:id="10608" w:name="_QWord_Source_Comparison_7277"/>
      <w:r>
        <w:rPr>
          <w:rFonts w:hint="eastAsia"/>
        </w:rPr>
        <w:instrText xml:space="preserve">SEQ </w:instrText>
      </w:r>
      <w:bookmarkEnd w:id="10608"/>
      <w:bookmarkStart w:id="10609" w:name="_QWord_Source_Comparison_7278"/>
      <w:r>
        <w:rPr>
          <w:rFonts w:hint="eastAsia"/>
        </w:rPr>
        <w:instrText xml:space="preserve">图</w:instrText>
      </w:r>
      <w:bookmarkEnd w:id="10609"/>
      <w:bookmarkStart w:id="10610" w:name="_QWord_Source_Comparison_7279"/>
      <w:r>
        <w:rPr>
          <w:rFonts w:hint="eastAsia"/>
        </w:rPr>
        <w:instrText xml:space="preserve"> \* ARABIC \s 1</w:instrText>
      </w:r>
      <w:bookmarkEnd w:id="10610"/>
      <w:bookmarkStart w:id="10611" w:name="_QWord_Source_Comparison_7280"/>
      <w:r>
        <w:instrText xml:space="preserve"> </w:instrText>
      </w:r>
      <w:bookmarkStart w:id="10612" w:name="_QWord_Source_Comparison_7281"/>
      <w:r>
        <w:fldChar w:fldCharType="separate"/>
      </w:r>
      <w:bookmarkEnd w:id="10611"/>
      <w:bookmarkEnd w:id="10612"/>
      <w:bookmarkStart w:id="10613" w:name="_QWord_Source_Comparison_7282"/>
      <w:r>
        <w:t>47</w:t>
      </w:r>
      <w:bookmarkEnd w:id="10613"/>
      <w:bookmarkStart w:id="10614" w:name="_QWord_Source_Comparison_7283"/>
      <w:r>
        <w:fldChar w:fldCharType="end"/>
      </w:r>
      <w:bookmarkEnd w:id="10596"/>
      <w:bookmarkEnd w:id="10614"/>
      <w:bookmarkStart w:id="10615" w:name="_QWord_Source_Comparison_7284"/>
      <w:r>
        <w:rPr>
          <w:rFonts w:hint="eastAsia"/>
        </w:rPr>
        <w:t xml:space="preserve">  </w:t>
      </w:r>
      <w:bookmarkEnd w:id="10615"/>
      <w:bookmarkStart w:id="10616" w:name="_QWord_Source_Comparison_7285"/>
      <w:r>
        <w:rPr>
          <w:rFonts w:hint="eastAsia"/>
        </w:rPr>
        <w:t>将</w:t>
      </w:r>
      <w:bookmarkEnd w:id="10616"/>
      <w:bookmarkStart w:id="10617" w:name="_QWord_Source_Comparison_7286"/>
      <w:r>
        <w:rPr>
          <w:rFonts w:hint="eastAsia"/>
        </w:rPr>
        <w:t>C</w:t>
      </w:r>
      <w:bookmarkEnd w:id="10617"/>
      <w:bookmarkStart w:id="10618" w:name="_QWord_Source_Comparison_7287"/>
      <w:r>
        <w:rPr>
          <w:rFonts w:hint="eastAsia"/>
        </w:rPr>
        <w:t>程序编译为汇编程序</w:t>
      </w:r>
      <w:bookmarkEnd w:id="10597"/>
      <w:bookmarkEnd w:id="10598"/>
      <w:bookmarkEnd w:id="10618"/>
    </w:p>
    <w:p w14:paraId="0194DD2C">
      <w:pPr>
        <w:pStyle w:val="4"/>
        <w:ind w:firstLine="420"/>
      </w:pPr>
      <w:bookmarkStart w:id="10619" w:name="_QWord_Source_Comparison_7288"/>
      <w:bookmarkStart w:id="10620" w:name="_QWord_Paragraph__1646"/>
      <w:bookmarkStart w:id="10621" w:name="_QWord_Source_Comparison_Para_1646"/>
      <w:r>
        <w:rPr>
          <w:rFonts w:hint="eastAsia"/>
        </w:rPr>
        <w:t>使用</w:t>
      </w:r>
      <w:bookmarkEnd w:id="10619"/>
      <w:bookmarkStart w:id="10622" w:name="_QWord_Source_Comparison_7289"/>
      <w:r>
        <w:t>strcopy</w:t>
      </w:r>
      <w:bookmarkEnd w:id="10622"/>
      <w:bookmarkStart w:id="10623" w:name="_QWord_Source_Comparison_7290"/>
      <w:r>
        <w:rPr>
          <w:rFonts w:hint="eastAsia"/>
        </w:rPr>
        <w:t>函数将源字符串</w:t>
      </w:r>
      <w:bookmarkEnd w:id="10623"/>
      <w:bookmarkStart w:id="10624" w:name="_QWord_Source_Comparison_7291"/>
      <w:r>
        <w:rPr>
          <w:rFonts w:hint="eastAsia"/>
        </w:rPr>
        <w:t xml:space="preserve"> </w:t>
      </w:r>
      <w:bookmarkEnd w:id="10624"/>
      <w:bookmarkStart w:id="10625" w:name="_QWord_Source_Comparison_7292"/>
      <w:r>
        <w:t>srcstr</w:t>
      </w:r>
      <w:bookmarkEnd w:id="10625"/>
      <w:bookmarkStart w:id="10626" w:name="_QWord_Source_Comparison_7293"/>
      <w:r>
        <w:rPr>
          <w:rFonts w:hint="eastAsia"/>
        </w:rPr>
        <w:t xml:space="preserve"> </w:t>
      </w:r>
      <w:bookmarkEnd w:id="10626"/>
      <w:bookmarkStart w:id="10627" w:name="_QWord_Source_Comparison_7294"/>
      <w:r>
        <w:rPr>
          <w:rFonts w:hint="eastAsia"/>
        </w:rPr>
        <w:t>复制到目标字符串</w:t>
      </w:r>
      <w:bookmarkEnd w:id="10627"/>
      <w:bookmarkStart w:id="10628" w:name="_QWord_Source_Comparison_7295"/>
      <w:r>
        <w:rPr>
          <w:rFonts w:hint="eastAsia"/>
        </w:rPr>
        <w:t xml:space="preserve"> </w:t>
      </w:r>
      <w:bookmarkEnd w:id="10628"/>
      <w:bookmarkStart w:id="10629" w:name="_QWord_Source_Comparison_7296"/>
      <w:r>
        <w:t>dststr</w:t>
      </w:r>
      <w:bookmarkEnd w:id="10629"/>
      <w:bookmarkStart w:id="10630" w:name="_QWord_Source_Comparison_7297"/>
      <w:r>
        <w:rPr>
          <w:rFonts w:hint="eastAsia"/>
        </w:rPr>
        <w:t>。代码示例：</w:t>
      </w:r>
      <w:bookmarkEnd w:id="10620"/>
      <w:bookmarkEnd w:id="10621"/>
      <w:bookmarkEnd w:id="10630"/>
    </w:p>
    <w:p w14:paraId="46F59463">
      <w:pPr>
        <w:pStyle w:val="145"/>
      </w:pPr>
      <w:bookmarkStart w:id="10631" w:name="_QWord_Paragraph__1647"/>
      <w:bookmarkStart w:id="10632" w:name="_QWord_Source_Comparison_Para_1647"/>
      <w:bookmarkStart w:id="10633" w:name="_QWord_Source_Comparison_7298"/>
      <w:r>
        <w:t xml:space="preserve">        ;;;12             strcopy(dststr,srcstr);</w:t>
      </w:r>
      <w:bookmarkEnd w:id="10631"/>
      <w:bookmarkEnd w:id="10632"/>
      <w:bookmarkEnd w:id="10633"/>
    </w:p>
    <w:p w14:paraId="564A64AB">
      <w:pPr>
        <w:pStyle w:val="145"/>
      </w:pPr>
      <w:bookmarkStart w:id="10634" w:name="_QWord_Source_Comparison_Para_1648"/>
      <w:bookmarkStart w:id="10635" w:name="_QWord_Source_Comparison_7299"/>
      <w:bookmarkStart w:id="10636" w:name="_QWord_Paragraph__1648"/>
      <w:r>
        <w:t xml:space="preserve">        000034  e1a01004          MOV      r1,r4</w:t>
      </w:r>
      <w:bookmarkEnd w:id="10634"/>
      <w:bookmarkEnd w:id="10635"/>
      <w:bookmarkEnd w:id="10636"/>
    </w:p>
    <w:p w14:paraId="7F04DD18">
      <w:pPr>
        <w:pStyle w:val="145"/>
      </w:pPr>
      <w:bookmarkStart w:id="10637" w:name="_QWord_Source_Comparison_7300"/>
      <w:bookmarkStart w:id="10638" w:name="_QWord_Paragraph__1649"/>
      <w:bookmarkStart w:id="10639" w:name="_QWord_Source_Comparison_Para_1649"/>
      <w:r>
        <w:t xml:space="preserve">        000038  e28d0004          ADD      r0,sp,#4</w:t>
      </w:r>
      <w:bookmarkEnd w:id="10637"/>
      <w:bookmarkEnd w:id="10638"/>
      <w:bookmarkEnd w:id="10639"/>
    </w:p>
    <w:p w14:paraId="78A2CDE9">
      <w:pPr>
        <w:pStyle w:val="145"/>
      </w:pPr>
      <w:bookmarkStart w:id="10640" w:name="_QWord_Source_Comparison_Para_1650"/>
      <w:bookmarkStart w:id="10641" w:name="_QWord_Source_Comparison_7301"/>
      <w:bookmarkStart w:id="10642" w:name="_QWord_Paragraph__1650"/>
      <w:r>
        <w:t xml:space="preserve">        00003c  ebfffffe          BL       strcopy</w:t>
      </w:r>
      <w:bookmarkEnd w:id="10640"/>
      <w:bookmarkEnd w:id="10641"/>
      <w:bookmarkEnd w:id="10642"/>
    </w:p>
    <w:p w14:paraId="18C26EF0">
      <w:pPr>
        <w:pStyle w:val="4"/>
        <w:ind w:firstLine="420"/>
      </w:pPr>
      <w:bookmarkStart w:id="10643" w:name="_QWord_Source_Comparison_7302"/>
      <w:bookmarkStart w:id="10644" w:name="_QWord_Paragraph__1651"/>
      <w:bookmarkStart w:id="10645" w:name="_QWord_Source_Comparison_Para_1651"/>
      <w:r>
        <w:rPr>
          <w:rFonts w:hint="eastAsia"/>
        </w:rPr>
        <w:t>根据</w:t>
      </w:r>
      <w:bookmarkEnd w:id="10643"/>
      <w:bookmarkStart w:id="10646" w:name="_QWord_Source_Comparison_7303"/>
      <w:r>
        <w:t>ATPCS</w:t>
      </w:r>
      <w:bookmarkEnd w:id="10646"/>
      <w:bookmarkStart w:id="10647" w:name="_QWord_Source_Comparison_7304"/>
      <w:r>
        <w:rPr>
          <w:rFonts w:hint="eastAsia"/>
        </w:rPr>
        <w:t>标准，函数前</w:t>
      </w:r>
      <w:bookmarkEnd w:id="10647"/>
      <w:bookmarkStart w:id="10648" w:name="_QWord_Source_Comparison_7305"/>
      <w:r>
        <w:t>4</w:t>
      </w:r>
      <w:bookmarkEnd w:id="10648"/>
      <w:bookmarkStart w:id="10649" w:name="_QWord_Source_Comparison_7306"/>
      <w:r>
        <w:rPr>
          <w:rFonts w:hint="eastAsia"/>
        </w:rPr>
        <w:t>个参数通过</w:t>
      </w:r>
      <w:bookmarkEnd w:id="10649"/>
      <w:bookmarkStart w:id="10650" w:name="_QWord_Source_Comparison_7307"/>
      <w:r>
        <w:t>R0 </w:t>
      </w:r>
      <w:bookmarkEnd w:id="10650"/>
      <w:bookmarkStart w:id="10651" w:name="_QWord_Source_Comparison_8138"/>
      <w:bookmarkStart w:id="10652" w:name="_QWord_Source_Comparison_8199"/>
      <w:bookmarkStart w:id="10653" w:name="_QWord_Source_Comparison_7308"/>
      <m:oMath>
        <m:r>
          <m:rPr/>
          <w:rPr>
            <w:rFonts w:ascii="Cambria Math" w:hAnsi="Cambria Math"/>
          </w:rPr>
          <m:t>−</m:t>
        </m:r>
        <w:bookmarkEnd w:id="10651"/>
        <w:bookmarkEnd w:id="10652"/>
      </m:oMath>
      <w:r>
        <w:t> R3</w:t>
      </w:r>
      <w:bookmarkEnd w:id="10653"/>
      <w:bookmarkStart w:id="10654" w:name="_QWord_Source_Comparison_7309"/>
      <w:r>
        <w:rPr>
          <w:rFonts w:hint="eastAsia"/>
        </w:rPr>
        <w:t>来传递，其他参数通过堆栈</w:t>
      </w:r>
      <w:bookmarkEnd w:id="10654"/>
      <w:bookmarkStart w:id="10655" w:name="_QWord_Source_Comparison_7310"/>
      <w:r>
        <w:rPr>
          <w:rFonts w:hint="eastAsia"/>
        </w:rPr>
        <w:t>（</w:t>
      </w:r>
      <w:bookmarkEnd w:id="10655"/>
      <w:bookmarkStart w:id="10656" w:name="_QWord_Source_Comparison_7311"/>
      <w:r>
        <w:t>FD</w:t>
      </w:r>
      <w:bookmarkEnd w:id="10656"/>
      <w:bookmarkStart w:id="10657" w:name="_QWord_Source_Comparison_7312"/>
      <w:r>
        <w:rPr>
          <w:rFonts w:hint="eastAsia"/>
        </w:rPr>
        <w:t>）</w:t>
      </w:r>
      <w:bookmarkEnd w:id="10657"/>
      <w:bookmarkStart w:id="10658" w:name="_QWord_Source_Comparison_7313"/>
      <w:r>
        <w:rPr>
          <w:rFonts w:hint="eastAsia"/>
        </w:rPr>
        <w:t>传递。</w:t>
      </w:r>
      <w:bookmarkEnd w:id="10644"/>
      <w:bookmarkEnd w:id="10645"/>
      <w:bookmarkEnd w:id="10658"/>
    </w:p>
    <w:p w14:paraId="7626BA70">
      <w:pPr>
        <w:pStyle w:val="4"/>
        <w:ind w:firstLine="420"/>
      </w:pPr>
      <w:bookmarkStart w:id="10659" w:name="_QWord_Source_Comparison_7314"/>
      <w:bookmarkStart w:id="10660" w:name="_QWord_Paragraph__1652"/>
      <w:bookmarkStart w:id="10661" w:name="_QWord_Source_Comparison_Para_1652"/>
      <w:r>
        <w:rPr>
          <w:rFonts w:hint="eastAsia"/>
        </w:rPr>
        <w:t>3</w:t>
      </w:r>
      <w:r>
        <w:rPr>
          <w:rFonts w:hint="eastAsia"/>
          <w:lang w:eastAsia="zh-CN"/>
        </w:rPr>
        <w:t>）</w:t>
      </w:r>
      <w:bookmarkEnd w:id="10659"/>
      <w:bookmarkStart w:id="10662" w:name="_QWord_Source_Comparison_7315"/>
      <w:r>
        <w:rPr>
          <w:rFonts w:hint="eastAsia"/>
        </w:rPr>
        <w:t>汇编语言调用</w:t>
      </w:r>
      <w:bookmarkEnd w:id="10662"/>
      <w:bookmarkStart w:id="10663" w:name="_QWord_Source_Comparison_7316"/>
      <w:r>
        <w:rPr>
          <w:rFonts w:hint="eastAsia"/>
        </w:rPr>
        <w:t>C</w:t>
      </w:r>
      <w:bookmarkEnd w:id="10663"/>
      <w:bookmarkStart w:id="10664" w:name="_QWord_Source_Comparison_7317"/>
      <w:r>
        <w:rPr>
          <w:rFonts w:hint="eastAsia"/>
        </w:rPr>
        <w:t>函数</w:t>
      </w:r>
      <w:bookmarkEnd w:id="10660"/>
      <w:bookmarkEnd w:id="10661"/>
      <w:bookmarkEnd w:id="10664"/>
    </w:p>
    <w:p w14:paraId="46CB3EF1">
      <w:pPr>
        <w:pStyle w:val="145"/>
      </w:pPr>
      <w:bookmarkStart w:id="10665" w:name="_QWord_Source_Comparison_7319"/>
      <w:bookmarkStart w:id="10666" w:name="_QWord_Paragraph__1653"/>
      <w:bookmarkStart w:id="10667" w:name="_QWord_Source_Comparison_Para_1653"/>
      <w:r>
        <w:t xml:space="preserve">        </w:t>
      </w:r>
      <w:r>
        <w:rPr>
          <w:rStyle w:val="219"/>
        </w:rPr>
        <w:t>E</w:t>
      </w:r>
      <w:bookmarkEnd w:id="10665"/>
      <w:bookmarkStart w:id="10668" w:name="_QWord_Source_Comparison_7320"/>
      <w:r>
        <w:rPr>
          <w:rStyle w:val="219"/>
          <w:rFonts w:hint="eastAsia"/>
        </w:rPr>
        <w:t>x3.s:</w:t>
      </w:r>
      <w:bookmarkEnd w:id="10666"/>
      <w:bookmarkEnd w:id="10667"/>
      <w:bookmarkEnd w:id="10668"/>
    </w:p>
    <w:p w14:paraId="7E3A7EE3">
      <w:pPr>
        <w:pStyle w:val="145"/>
      </w:pPr>
      <w:bookmarkStart w:id="10669" w:name="_QWord_Source_Comparison_7321"/>
      <w:bookmarkStart w:id="10670" w:name="_QWord_Source_Comparison_Para_1654"/>
      <w:bookmarkStart w:id="10671" w:name="_QWord_Paragraph__1654"/>
      <w:r>
        <w:t xml:space="preserve">        ;</w:t>
      </w:r>
      <w:bookmarkEnd w:id="10669"/>
      <w:bookmarkStart w:id="10672" w:name="_QWord_Source_Comparison_7322"/>
      <w:r>
        <w:rPr>
          <w:rFonts w:hint="eastAsia"/>
        </w:rPr>
        <w:t>汇编程序调用</w:t>
      </w:r>
      <w:bookmarkEnd w:id="10672"/>
      <w:bookmarkStart w:id="10673" w:name="_QWord_Source_Comparison_7323"/>
      <w:r>
        <w:t>c</w:t>
      </w:r>
      <w:bookmarkEnd w:id="10673"/>
      <w:bookmarkStart w:id="10674" w:name="_QWord_Source_Comparison_7324"/>
      <w:r>
        <w:rPr>
          <w:rFonts w:hint="eastAsia"/>
        </w:rPr>
        <w:t>程序</w:t>
      </w:r>
      <w:bookmarkEnd w:id="10674"/>
      <w:bookmarkStart w:id="10675" w:name="_QWord_Source_Comparison_7325"/>
      <w:r>
        <w:t>g</w:t>
      </w:r>
      <w:bookmarkEnd w:id="10675"/>
      <w:bookmarkStart w:id="10676" w:name="_QWord_Source_Comparison_7326"/>
      <w:r>
        <w:rPr>
          <w:rFonts w:hint="eastAsia"/>
        </w:rPr>
        <w:t>（）计算</w:t>
      </w:r>
      <w:bookmarkEnd w:id="10676"/>
      <w:bookmarkStart w:id="10677" w:name="_QWord_Source_Comparison_7327"/>
      <w:r>
        <w:t>5</w:t>
      </w:r>
      <w:bookmarkEnd w:id="10677"/>
      <w:bookmarkStart w:id="10678" w:name="_QWord_Source_Comparison_7328"/>
      <w:r>
        <w:rPr>
          <w:rFonts w:hint="eastAsia"/>
        </w:rPr>
        <w:t>个整数</w:t>
      </w:r>
      <w:bookmarkEnd w:id="10678"/>
      <w:bookmarkStart w:id="10679" w:name="_QWord_Source_Comparison_7329"/>
      <w:r>
        <w:t>i, 2*i, 3*i, 4*i, 5*i</w:t>
      </w:r>
      <w:bookmarkEnd w:id="10679"/>
      <w:bookmarkStart w:id="10680" w:name="_QWord_Source_Comparison_7330"/>
      <w:r>
        <w:rPr>
          <w:rFonts w:hint="eastAsia"/>
        </w:rPr>
        <w:t>的和</w:t>
      </w:r>
      <w:bookmarkEnd w:id="10670"/>
      <w:bookmarkEnd w:id="10671"/>
      <w:bookmarkEnd w:id="10680"/>
    </w:p>
    <w:p w14:paraId="2522B46A">
      <w:pPr>
        <w:pStyle w:val="145"/>
      </w:pPr>
      <w:bookmarkStart w:id="10681" w:name="_QWord_Source_Comparison_Para_1655"/>
      <w:bookmarkStart w:id="10682" w:name="_QWord_Paragraph__1655"/>
      <w:bookmarkStart w:id="10683" w:name="_QWord_Source_Comparison_7331"/>
      <w:r>
        <w:t xml:space="preserve">        EXPORT f</w:t>
      </w:r>
      <w:bookmarkEnd w:id="10681"/>
      <w:bookmarkEnd w:id="10682"/>
      <w:bookmarkEnd w:id="10683"/>
    </w:p>
    <w:p w14:paraId="3F701A5A">
      <w:pPr>
        <w:pStyle w:val="145"/>
      </w:pPr>
      <w:bookmarkStart w:id="10684" w:name="_QWord_Source_Comparison_7332"/>
      <w:bookmarkStart w:id="10685" w:name="_QWord_Paragraph__1656"/>
      <w:bookmarkStart w:id="10686" w:name="_QWord_Source_Comparison_Para_1656"/>
      <w:r>
        <w:t xml:space="preserve">        AREA  f, CODE, READONLY</w:t>
      </w:r>
      <w:bookmarkEnd w:id="10684"/>
      <w:bookmarkEnd w:id="10685"/>
      <w:bookmarkEnd w:id="10686"/>
    </w:p>
    <w:p w14:paraId="4AAFD25A">
      <w:pPr>
        <w:pStyle w:val="145"/>
      </w:pPr>
      <w:bookmarkStart w:id="10687" w:name="_QWord_Source_Comparison_7333"/>
      <w:bookmarkStart w:id="10688" w:name="_QWord_Paragraph__1657"/>
      <w:bookmarkStart w:id="10689" w:name="_QWord_Source_Comparison_Para_1657"/>
      <w:r>
        <w:t xml:space="preserve">        IMPORT  g                 </w:t>
      </w:r>
      <w:bookmarkEnd w:id="10687"/>
      <w:bookmarkStart w:id="10690" w:name="_QWord_Source_Comparison_7334"/>
      <w:r>
        <w:rPr>
          <w:rFonts w:hint="eastAsia"/>
        </w:rPr>
        <w:t>；使用伪操作数</w:t>
      </w:r>
      <w:bookmarkEnd w:id="10690"/>
      <w:bookmarkStart w:id="10691" w:name="_QWord_Source_Comparison_7335"/>
      <w:r>
        <w:t>IMPORT</w:t>
      </w:r>
      <w:bookmarkEnd w:id="10691"/>
      <w:bookmarkStart w:id="10692" w:name="_QWord_Source_Comparison_7336"/>
      <w:r>
        <w:rPr>
          <w:rFonts w:hint="eastAsia"/>
        </w:rPr>
        <w:t>声明</w:t>
      </w:r>
      <w:bookmarkEnd w:id="10692"/>
      <w:bookmarkStart w:id="10693" w:name="_QWord_Source_Comparison_7337"/>
      <w:r>
        <w:t>c</w:t>
      </w:r>
      <w:bookmarkEnd w:id="10693"/>
      <w:bookmarkStart w:id="10694" w:name="_QWord_Source_Comparison_7338"/>
      <w:r>
        <w:rPr>
          <w:rFonts w:hint="eastAsia"/>
        </w:rPr>
        <w:t>程序</w:t>
      </w:r>
      <w:bookmarkEnd w:id="10694"/>
      <w:bookmarkStart w:id="10695" w:name="_QWord_Source_Comparison_7339"/>
      <w:r>
        <w:t>g</w:t>
      </w:r>
      <w:bookmarkEnd w:id="10695"/>
      <w:bookmarkStart w:id="10696" w:name="_QWord_Source_Comparison_7340"/>
      <w:r>
        <w:rPr>
          <w:rFonts w:hint="eastAsia"/>
        </w:rPr>
        <w:t>（）</w:t>
      </w:r>
      <w:bookmarkEnd w:id="10688"/>
      <w:bookmarkEnd w:id="10689"/>
      <w:bookmarkEnd w:id="10696"/>
    </w:p>
    <w:p w14:paraId="56259080">
      <w:pPr>
        <w:pStyle w:val="145"/>
      </w:pPr>
      <w:bookmarkStart w:id="10697" w:name="_QWord_Source_Comparison_7341"/>
      <w:bookmarkStart w:id="10698" w:name="_QWord_Paragraph__1658"/>
      <w:bookmarkStart w:id="10699" w:name="_QWord_Source_Comparison_Para_1658"/>
      <w:r>
        <w:t xml:space="preserve">        STR  lr, [sp,#</w:t>
      </w:r>
      <w:bookmarkEnd w:id="10697"/>
      <w:bookmarkStart w:id="10700" w:name="_QWord_Source_Comparison_7342"/>
      <w:r>
        <w:noBreakHyphen/>
      </w:r>
      <w:r>
        <w:t>4]!        </w:t>
      </w:r>
      <w:bookmarkEnd w:id="10700"/>
      <w:bookmarkStart w:id="10701" w:name="_QWord_Source_Comparison_7343"/>
      <w:r>
        <w:rPr>
          <w:rFonts w:hint="eastAsia"/>
        </w:rPr>
        <w:t>；保存返回地址</w:t>
      </w:r>
      <w:bookmarkEnd w:id="10701"/>
      <w:bookmarkStart w:id="10702" w:name="_QWord_Source_Comparison_7344"/>
      <w:r>
        <w:t>,sp</w:t>
      </w:r>
      <w:bookmarkEnd w:id="10702"/>
      <w:bookmarkStart w:id="10703" w:name="_QWord_Source_Comparison_7345"/>
      <w:r>
        <w:t>=</w:t>
      </w:r>
      <w:bookmarkEnd w:id="10703"/>
      <w:bookmarkStart w:id="10704" w:name="_QWord_Source_Comparison_7346"/>
      <w:r>
        <w:t>sp</w:t>
      </w:r>
      <w:bookmarkEnd w:id="10704"/>
      <w:bookmarkStart w:id="10705" w:name="_QWord_Source_Comparison_7347"/>
      <w:r>
        <w:noBreakHyphen/>
      </w:r>
      <w:r>
        <w:t>4</w:t>
      </w:r>
      <w:bookmarkEnd w:id="10698"/>
      <w:bookmarkEnd w:id="10699"/>
      <w:bookmarkEnd w:id="10705"/>
    </w:p>
    <w:p w14:paraId="7A25551D">
      <w:pPr>
        <w:pStyle w:val="145"/>
      </w:pPr>
      <w:bookmarkStart w:id="10706" w:name="_QWord_Source_Comparison_7348"/>
      <w:bookmarkStart w:id="10707" w:name="_QWord_Source_Comparison_Para_1659"/>
      <w:bookmarkStart w:id="10708" w:name="_QWord_Paragraph__1659"/>
      <w:r>
        <w:t xml:space="preserve">        ADD  r1, r0, r0         </w:t>
      </w:r>
      <w:bookmarkEnd w:id="10706"/>
      <w:bookmarkStart w:id="10709" w:name="_QWord_Source_Comparison_7349"/>
      <w:r>
        <w:rPr>
          <w:rFonts w:hint="eastAsia"/>
        </w:rPr>
        <w:t>；假设进入程序</w:t>
      </w:r>
      <w:bookmarkEnd w:id="10709"/>
      <w:bookmarkStart w:id="10710" w:name="_QWord_Source_Comparison_7350"/>
      <w:r>
        <w:t>f</w:t>
      </w:r>
      <w:bookmarkEnd w:id="10710"/>
      <w:bookmarkStart w:id="10711" w:name="_QWord_Source_Comparison_7351"/>
      <w:r>
        <w:rPr>
          <w:rFonts w:hint="eastAsia"/>
        </w:rPr>
        <w:t>时，</w:t>
      </w:r>
      <w:bookmarkEnd w:id="10711"/>
      <w:bookmarkStart w:id="10712" w:name="_QWord_Source_Comparison_7352"/>
      <w:r>
        <w:t>r0</w:t>
      </w:r>
      <w:bookmarkEnd w:id="10712"/>
      <w:bookmarkStart w:id="10713" w:name="_QWord_Source_Comparison_7353"/>
      <w:r>
        <w:rPr>
          <w:rFonts w:hint="eastAsia"/>
        </w:rPr>
        <w:t>中的值为</w:t>
      </w:r>
      <w:bookmarkEnd w:id="10713"/>
      <w:bookmarkStart w:id="10714" w:name="_QWord_Source_Comparison_7354"/>
      <w:r>
        <w:t>i</w:t>
      </w:r>
      <w:bookmarkEnd w:id="10714"/>
      <w:bookmarkStart w:id="10715" w:name="_QWord_Source_Comparison_7355"/>
      <w:r>
        <w:rPr>
          <w:rFonts w:hint="eastAsia"/>
        </w:rPr>
        <w:t>，</w:t>
      </w:r>
      <w:bookmarkEnd w:id="10715"/>
      <w:bookmarkStart w:id="10716" w:name="_QWord_Source_Comparison_7356"/>
      <w:r>
        <w:t>r1</w:t>
      </w:r>
      <w:bookmarkEnd w:id="10716"/>
      <w:bookmarkStart w:id="10717" w:name="_QWord_Source_Comparison_7357"/>
      <w:r>
        <w:rPr>
          <w:rFonts w:hint="eastAsia"/>
        </w:rPr>
        <w:t>值设为</w:t>
      </w:r>
      <w:bookmarkEnd w:id="10717"/>
      <w:bookmarkStart w:id="10718" w:name="_QWord_Source_Comparison_7358"/>
      <w:r>
        <w:t>2*i</w:t>
      </w:r>
      <w:bookmarkEnd w:id="10707"/>
      <w:bookmarkEnd w:id="10708"/>
      <w:bookmarkEnd w:id="10718"/>
    </w:p>
    <w:p w14:paraId="053F38D8">
      <w:pPr>
        <w:pStyle w:val="145"/>
      </w:pPr>
      <w:bookmarkStart w:id="10719" w:name="_QWord_Source_Comparison_7359"/>
      <w:bookmarkStart w:id="10720" w:name="_QWord_Source_Comparison_Para_1660"/>
      <w:bookmarkStart w:id="10721" w:name="_QWord_Paragraph__1660"/>
      <w:r>
        <w:t xml:space="preserve">        ADD  r2, r1, r0         </w:t>
      </w:r>
      <w:bookmarkEnd w:id="10719"/>
      <w:bookmarkStart w:id="10722" w:name="_QWord_Source_Comparison_7360"/>
      <w:r>
        <w:rPr>
          <w:rFonts w:hint="eastAsia"/>
        </w:rPr>
        <w:t>；</w:t>
      </w:r>
      <w:bookmarkEnd w:id="10722"/>
      <w:bookmarkStart w:id="10723" w:name="_QWord_Source_Comparison_7361"/>
      <w:r>
        <w:t>r2</w:t>
      </w:r>
      <w:bookmarkEnd w:id="10723"/>
      <w:bookmarkStart w:id="10724" w:name="_QWord_Source_Comparison_7362"/>
      <w:r>
        <w:rPr>
          <w:rFonts w:hint="eastAsia"/>
        </w:rPr>
        <w:t>的值设为</w:t>
      </w:r>
      <w:bookmarkEnd w:id="10724"/>
      <w:bookmarkStart w:id="10725" w:name="_QWord_Source_Comparison_7363"/>
      <w:r>
        <w:t>3*i</w:t>
      </w:r>
      <w:bookmarkEnd w:id="10720"/>
      <w:bookmarkEnd w:id="10721"/>
      <w:bookmarkEnd w:id="10725"/>
    </w:p>
    <w:p w14:paraId="65745AF5">
      <w:pPr>
        <w:pStyle w:val="145"/>
      </w:pPr>
      <w:bookmarkStart w:id="10726" w:name="_QWord_Source_Comparison_7364"/>
      <w:bookmarkStart w:id="10727" w:name="_QWord_Source_Comparison_Para_1661"/>
      <w:bookmarkStart w:id="10728" w:name="_QWord_Paragraph__1661"/>
      <w:r>
        <w:t xml:space="preserve">        ADD  r3, r1, r2       </w:t>
      </w:r>
      <w:bookmarkEnd w:id="10726"/>
      <w:bookmarkStart w:id="10729" w:name="_QWord_Source_Comparison_7365"/>
      <w:r>
        <w:rPr>
          <w:rFonts w:hint="eastAsia"/>
        </w:rPr>
        <w:t>；</w:t>
      </w:r>
      <w:bookmarkEnd w:id="10729"/>
      <w:bookmarkStart w:id="10730" w:name="_QWord_Source_Comparison_7366"/>
      <w:r>
        <w:t>r3</w:t>
      </w:r>
      <w:bookmarkEnd w:id="10730"/>
      <w:bookmarkStart w:id="10731" w:name="_QWord_Source_Comparison_7367"/>
      <w:r>
        <w:rPr>
          <w:rFonts w:hint="eastAsia"/>
        </w:rPr>
        <w:t>的值设为</w:t>
      </w:r>
      <w:bookmarkEnd w:id="10731"/>
      <w:bookmarkStart w:id="10732" w:name="_QWord_Source_Comparison_7368"/>
      <w:r>
        <w:t>5*i</w:t>
      </w:r>
      <w:bookmarkEnd w:id="10727"/>
      <w:bookmarkEnd w:id="10728"/>
      <w:bookmarkEnd w:id="10732"/>
    </w:p>
    <w:p w14:paraId="3BD25474">
      <w:pPr>
        <w:pStyle w:val="145"/>
      </w:pPr>
      <w:bookmarkStart w:id="10733" w:name="_QWord_Source_Comparison_7369"/>
      <w:bookmarkStart w:id="10734" w:name="_QWord_Paragraph__1662"/>
      <w:bookmarkStart w:id="10735" w:name="_QWord_Source_Comparison_Para_1662"/>
      <w:r>
        <w:t xml:space="preserve">        STR  r3, [sp, #</w:t>
      </w:r>
      <w:bookmarkEnd w:id="10733"/>
      <w:bookmarkStart w:id="10736" w:name="_QWord_Source_Comparison_7370"/>
      <w:r>
        <w:noBreakHyphen/>
      </w:r>
      <w:r>
        <w:t>4]!     </w:t>
      </w:r>
      <w:bookmarkEnd w:id="10736"/>
      <w:bookmarkStart w:id="10737" w:name="_QWord_Source_Comparison_7371"/>
      <w:r>
        <w:rPr>
          <w:rFonts w:hint="eastAsia"/>
        </w:rPr>
        <w:t>；第五个参数</w:t>
      </w:r>
      <w:bookmarkEnd w:id="10737"/>
      <w:bookmarkStart w:id="10738" w:name="_QWord_Source_Comparison_7372"/>
      <w:r>
        <w:t>5*i</w:t>
      </w:r>
      <w:bookmarkEnd w:id="10738"/>
      <w:bookmarkStart w:id="10739" w:name="_QWord_Source_Comparison_7373"/>
      <w:r>
        <w:rPr>
          <w:rFonts w:hint="eastAsia"/>
        </w:rPr>
        <w:t>通过数据栈传递</w:t>
      </w:r>
      <w:bookmarkEnd w:id="10739"/>
      <w:bookmarkStart w:id="10740" w:name="_QWord_Source_Comparison_7374"/>
      <w:r>
        <w:t>,</w:t>
      </w:r>
      <w:bookmarkEnd w:id="10740"/>
      <w:bookmarkStart w:id="10741" w:name="_QWord_Source_Comparison_7375"/>
      <w:r>
        <w:rPr>
          <w:rFonts w:hint="eastAsia"/>
        </w:rPr>
        <w:t>将</w:t>
      </w:r>
      <w:bookmarkEnd w:id="10741"/>
      <w:bookmarkStart w:id="10742" w:name="_QWord_Source_Comparison_7376"/>
      <w:r>
        <w:t>r3</w:t>
      </w:r>
      <w:bookmarkEnd w:id="10742"/>
      <w:bookmarkStart w:id="10743" w:name="_QWord_Source_Comparison_7377"/>
      <w:r>
        <w:rPr>
          <w:rFonts w:hint="eastAsia"/>
        </w:rPr>
        <w:t>压入堆栈</w:t>
      </w:r>
      <w:bookmarkEnd w:id="10734"/>
      <w:bookmarkEnd w:id="10735"/>
      <w:bookmarkEnd w:id="10743"/>
    </w:p>
    <w:p w14:paraId="0EFEABC1">
      <w:pPr>
        <w:pStyle w:val="145"/>
      </w:pPr>
      <w:bookmarkStart w:id="10744" w:name="_QWord_Source_Comparison_7378"/>
      <w:bookmarkStart w:id="10745" w:name="_QWord_Source_Comparison_Para_1663"/>
      <w:bookmarkStart w:id="10746" w:name="_QWord_Paragraph__1663"/>
      <w:r>
        <w:t xml:space="preserve">        ADD  r3, r1, r1       </w:t>
      </w:r>
      <w:bookmarkEnd w:id="10744"/>
      <w:bookmarkStart w:id="10747" w:name="_QWord_Source_Comparison_7379"/>
      <w:r>
        <w:rPr>
          <w:rFonts w:hint="eastAsia"/>
        </w:rPr>
        <w:t>；</w:t>
      </w:r>
      <w:bookmarkEnd w:id="10747"/>
      <w:bookmarkStart w:id="10748" w:name="_QWord_Source_Comparison_7380"/>
      <w:r>
        <w:t>r4</w:t>
      </w:r>
      <w:bookmarkEnd w:id="10748"/>
      <w:bookmarkStart w:id="10749" w:name="_QWord_Source_Comparison_7381"/>
      <w:r>
        <w:rPr>
          <w:rFonts w:hint="eastAsia"/>
        </w:rPr>
        <w:t>值设为</w:t>
      </w:r>
      <w:bookmarkEnd w:id="10749"/>
      <w:bookmarkStart w:id="10750" w:name="_QWord_Source_Comparison_7382"/>
      <w:r>
        <w:t>4*i</w:t>
      </w:r>
      <w:bookmarkEnd w:id="10745"/>
      <w:bookmarkEnd w:id="10746"/>
      <w:bookmarkEnd w:id="10750"/>
    </w:p>
    <w:p w14:paraId="5B0FB4C6">
      <w:pPr>
        <w:pStyle w:val="145"/>
      </w:pPr>
      <w:bookmarkStart w:id="10751" w:name="_QWord_Source_Comparison_7383"/>
      <w:bookmarkStart w:id="10752" w:name="_QWord_Paragraph__1664"/>
      <w:bookmarkStart w:id="10753" w:name="_QWord_Source_Comparison_Para_1664"/>
      <w:r>
        <w:t xml:space="preserve">        BL   g              </w:t>
      </w:r>
      <w:bookmarkEnd w:id="10751"/>
      <w:bookmarkStart w:id="10754" w:name="_QWord_Source_Comparison_7384"/>
      <w:r>
        <w:rPr>
          <w:rFonts w:hint="eastAsia"/>
        </w:rPr>
        <w:t>；调用</w:t>
      </w:r>
      <w:bookmarkEnd w:id="10754"/>
      <w:bookmarkStart w:id="10755" w:name="_QWord_Source_Comparison_7385"/>
      <w:r>
        <w:t>c</w:t>
      </w:r>
      <w:bookmarkEnd w:id="10755"/>
      <w:bookmarkStart w:id="10756" w:name="_QWord_Source_Comparison_7386"/>
      <w:r>
        <w:rPr>
          <w:rFonts w:hint="eastAsia"/>
        </w:rPr>
        <w:t>程序</w:t>
      </w:r>
      <w:bookmarkEnd w:id="10756"/>
      <w:bookmarkStart w:id="10757" w:name="_QWord_Source_Comparison_7387"/>
      <w:r>
        <w:t>g</w:t>
      </w:r>
      <w:bookmarkEnd w:id="10757"/>
      <w:bookmarkStart w:id="10758" w:name="_QWord_Source_Comparison_7388"/>
      <w:r>
        <w:rPr>
          <w:rFonts w:hint="eastAsia"/>
        </w:rPr>
        <w:t>（）</w:t>
      </w:r>
      <w:bookmarkEnd w:id="10752"/>
      <w:bookmarkEnd w:id="10753"/>
      <w:bookmarkEnd w:id="10758"/>
    </w:p>
    <w:p w14:paraId="0496E979">
      <w:pPr>
        <w:pStyle w:val="145"/>
      </w:pPr>
      <w:bookmarkStart w:id="10759" w:name="_QWord_Source_Comparison_7389"/>
      <w:bookmarkStart w:id="10760" w:name="_QWord_Paragraph__1665"/>
      <w:bookmarkStart w:id="10761" w:name="_QWord_Source_Comparison_Para_1665"/>
      <w:r>
        <w:t xml:space="preserve">        ADD  sp, sp, #4        </w:t>
      </w:r>
      <w:bookmarkEnd w:id="10759"/>
      <w:bookmarkStart w:id="10762" w:name="_QWord_Source_Comparison_7390"/>
      <w:r>
        <w:rPr>
          <w:rFonts w:hint="eastAsia"/>
        </w:rPr>
        <w:t>；调整数据栈指针，准备返回</w:t>
      </w:r>
      <w:bookmarkEnd w:id="10760"/>
      <w:bookmarkEnd w:id="10761"/>
      <w:bookmarkEnd w:id="10762"/>
    </w:p>
    <w:p w14:paraId="2C877CC2">
      <w:pPr>
        <w:pStyle w:val="145"/>
      </w:pPr>
      <w:bookmarkStart w:id="10763" w:name="_QWord_Source_Comparison_7391"/>
      <w:bookmarkStart w:id="10764" w:name="_QWord_Paragraph__1666"/>
      <w:bookmarkStart w:id="10765" w:name="_QWord_Source_Comparison_Para_1666"/>
      <w:r>
        <w:t xml:space="preserve">        LDR  pc, [sp], #4       </w:t>
      </w:r>
      <w:bookmarkEnd w:id="10763"/>
      <w:bookmarkStart w:id="10766" w:name="_QWord_Source_Comparison_7392"/>
      <w:r>
        <w:rPr>
          <w:rFonts w:hint="eastAsia"/>
        </w:rPr>
        <w:t>；返回</w:t>
      </w:r>
      <w:bookmarkEnd w:id="10764"/>
      <w:bookmarkEnd w:id="10765"/>
      <w:bookmarkEnd w:id="10766"/>
    </w:p>
    <w:p w14:paraId="64C9E1FC">
      <w:pPr>
        <w:pStyle w:val="145"/>
      </w:pPr>
      <w:bookmarkStart w:id="10767" w:name="_QWord_Source_Comparison_7393"/>
      <w:bookmarkStart w:id="10768" w:name="_QWord_Source_Comparison_Para_1667"/>
      <w:bookmarkStart w:id="10769" w:name="_QWord_Paragraph__1667"/>
      <w:r>
        <w:t xml:space="preserve">        END</w:t>
      </w:r>
      <w:bookmarkEnd w:id="10767"/>
      <w:bookmarkEnd w:id="10768"/>
      <w:bookmarkEnd w:id="10769"/>
    </w:p>
    <w:p w14:paraId="2FEF73A3">
      <w:pPr>
        <w:pStyle w:val="145"/>
      </w:pPr>
      <w:bookmarkStart w:id="10770" w:name="_QWord_Paragraph__1668"/>
      <w:bookmarkStart w:id="10771" w:name="_QWord_Source_Comparison_Para_1668"/>
      <w:bookmarkStart w:id="10772" w:name="_QWord_Source_Comparison_7395"/>
      <w:r>
        <w:t xml:space="preserve">        </w:t>
      </w:r>
      <w:r>
        <w:rPr>
          <w:rStyle w:val="219"/>
          <w:rFonts w:hint="eastAsia"/>
        </w:rPr>
        <w:t>ex3.c:</w:t>
      </w:r>
      <w:bookmarkEnd w:id="10770"/>
      <w:bookmarkEnd w:id="10771"/>
      <w:bookmarkEnd w:id="10772"/>
    </w:p>
    <w:p w14:paraId="10340E0F">
      <w:pPr>
        <w:pStyle w:val="145"/>
      </w:pPr>
      <w:bookmarkStart w:id="10773" w:name="_QWord_Paragraph__1669"/>
      <w:bookmarkStart w:id="10774" w:name="_QWord_Source_Comparison_Para_1669"/>
      <w:bookmarkStart w:id="10775" w:name="_QWord_Source_Comparison_7396"/>
      <w:r>
        <w:t xml:space="preserve">        int g(int a, int b, int c, int d, int e)</w:t>
      </w:r>
      <w:bookmarkEnd w:id="10773"/>
      <w:bookmarkEnd w:id="10774"/>
      <w:bookmarkEnd w:id="10775"/>
    </w:p>
    <w:p w14:paraId="380C00C2">
      <w:pPr>
        <w:pStyle w:val="145"/>
      </w:pPr>
      <w:bookmarkStart w:id="10776" w:name="_QWord_Source_Comparison_7397"/>
      <w:bookmarkStart w:id="10777" w:name="_QWord_Paragraph__1670"/>
      <w:bookmarkStart w:id="10778" w:name="_QWord_Source_Comparison_Para_1670"/>
      <w:r>
        <w:t xml:space="preserve">        {</w:t>
      </w:r>
      <w:bookmarkEnd w:id="10776"/>
      <w:bookmarkEnd w:id="10777"/>
      <w:bookmarkEnd w:id="10778"/>
    </w:p>
    <w:p w14:paraId="3F85EBDE">
      <w:pPr>
        <w:pStyle w:val="145"/>
      </w:pPr>
      <w:bookmarkStart w:id="10779" w:name="_QWord_Source_Comparison_7398"/>
      <w:bookmarkStart w:id="10780" w:name="_QWord_Source_Comparison_Para_1671"/>
      <w:bookmarkStart w:id="10781" w:name="_QWord_Paragraph__1671"/>
      <w:r>
        <w:t xml:space="preserve">                return a </w:t>
      </w:r>
      <w:bookmarkEnd w:id="10779"/>
      <w:bookmarkStart w:id="10782" w:name="_QWord_Source_Comparison_7399"/>
      <w:r>
        <w:t>+</w:t>
      </w:r>
      <w:bookmarkEnd w:id="10782"/>
      <w:bookmarkStart w:id="10783" w:name="_QWord_Source_Comparison_7400"/>
      <w:r>
        <w:t> b </w:t>
      </w:r>
      <w:bookmarkEnd w:id="10783"/>
      <w:bookmarkStart w:id="10784" w:name="_QWord_Source_Comparison_7401"/>
      <w:r>
        <w:t>+</w:t>
      </w:r>
      <w:bookmarkEnd w:id="10784"/>
      <w:bookmarkStart w:id="10785" w:name="_QWord_Source_Comparison_7402"/>
      <w:r>
        <w:t> c </w:t>
      </w:r>
      <w:bookmarkEnd w:id="10785"/>
      <w:bookmarkStart w:id="10786" w:name="_QWord_Source_Comparison_7403"/>
      <w:r>
        <w:t>+</w:t>
      </w:r>
      <w:bookmarkEnd w:id="10786"/>
      <w:bookmarkStart w:id="10787" w:name="_QWord_Source_Comparison_7404"/>
      <w:r>
        <w:t> d </w:t>
      </w:r>
      <w:bookmarkEnd w:id="10787"/>
      <w:bookmarkStart w:id="10788" w:name="_QWord_Source_Comparison_7405"/>
      <w:r>
        <w:t>+</w:t>
      </w:r>
      <w:bookmarkEnd w:id="10788"/>
      <w:bookmarkStart w:id="10789" w:name="_QWord_Source_Comparison_7406"/>
      <w:r>
        <w:t> e;</w:t>
      </w:r>
      <w:bookmarkEnd w:id="10780"/>
      <w:bookmarkEnd w:id="10781"/>
      <w:bookmarkEnd w:id="10789"/>
    </w:p>
    <w:p w14:paraId="0FB671E0">
      <w:pPr>
        <w:pStyle w:val="145"/>
      </w:pPr>
      <w:bookmarkStart w:id="10790" w:name="_QWord_Source_Comparison_7407"/>
      <w:bookmarkStart w:id="10791" w:name="_QWord_Source_Comparison_Para_1672"/>
      <w:bookmarkStart w:id="10792" w:name="_QWord_Paragraph__1672"/>
      <w:r>
        <w:t xml:space="preserve">        }</w:t>
      </w:r>
      <w:bookmarkEnd w:id="10790"/>
      <w:bookmarkEnd w:id="10791"/>
      <w:bookmarkEnd w:id="10792"/>
    </w:p>
    <w:p w14:paraId="653B6A20">
      <w:pPr>
        <w:pStyle w:val="145"/>
      </w:pPr>
      <w:bookmarkStart w:id="10793" w:name="_QWord_Source_Comparison_Para_1673"/>
      <w:bookmarkStart w:id="10794" w:name="_QWord_Paragraph__1673"/>
      <w:bookmarkStart w:id="10795" w:name="_QWord_Source_Comparison_7408"/>
      <w:r>
        <w:t xml:space="preserve">        g PROC</w:t>
      </w:r>
      <w:bookmarkEnd w:id="10793"/>
      <w:bookmarkEnd w:id="10794"/>
      <w:bookmarkEnd w:id="10795"/>
    </w:p>
    <w:p w14:paraId="33633FF7">
      <w:pPr>
        <w:pStyle w:val="145"/>
      </w:pPr>
      <w:bookmarkStart w:id="10796" w:name="_QWord_Source_Comparison_Para_1674"/>
      <w:bookmarkStart w:id="10797" w:name="_QWord_Source_Comparison_7409"/>
      <w:bookmarkStart w:id="10798" w:name="_QWord_Paragraph__1674"/>
      <w:r>
        <w:t xml:space="preserve">        ;;;1      int g(int a, int b, int c, int d, int e)</w:t>
      </w:r>
      <w:bookmarkEnd w:id="10796"/>
      <w:bookmarkEnd w:id="10797"/>
      <w:bookmarkEnd w:id="10798"/>
    </w:p>
    <w:p w14:paraId="0199C79E">
      <w:pPr>
        <w:pStyle w:val="145"/>
      </w:pPr>
      <w:bookmarkStart w:id="10799" w:name="_QWord_Paragraph__1675"/>
      <w:bookmarkStart w:id="10800" w:name="_QWord_Source_Comparison_7410"/>
      <w:bookmarkStart w:id="10801" w:name="_QWord_Source_Comparison_Para_1675"/>
      <w:r>
        <w:t xml:space="preserve">        000000  e52d4004          PUSH     {r4}</w:t>
      </w:r>
      <w:bookmarkEnd w:id="10799"/>
      <w:bookmarkEnd w:id="10800"/>
      <w:bookmarkEnd w:id="10801"/>
    </w:p>
    <w:p w14:paraId="038BA68F">
      <w:pPr>
        <w:pStyle w:val="145"/>
      </w:pPr>
      <w:bookmarkStart w:id="10802" w:name="_QWord_Paragraph__1676"/>
      <w:bookmarkStart w:id="10803" w:name="_QWord_Source_Comparison_7411"/>
      <w:bookmarkStart w:id="10804" w:name="_QWord_Source_Comparison_Para_1676"/>
      <w:r>
        <w:t xml:space="preserve">        ;;;2      {</w:t>
      </w:r>
      <w:bookmarkEnd w:id="10802"/>
      <w:bookmarkEnd w:id="10803"/>
      <w:bookmarkEnd w:id="10804"/>
    </w:p>
    <w:p w14:paraId="1F816B3C">
      <w:pPr>
        <w:pStyle w:val="145"/>
      </w:pPr>
      <w:bookmarkStart w:id="10805" w:name="_QWord_Source_Comparison_Para_1677"/>
      <w:bookmarkStart w:id="10806" w:name="_QWord_Source_Comparison_7412"/>
      <w:bookmarkStart w:id="10807" w:name="_QWord_Paragraph__1677"/>
      <w:r>
        <w:t xml:space="preserve">        000004  e1a0c000          MOV      r12,r0</w:t>
      </w:r>
      <w:bookmarkEnd w:id="10805"/>
      <w:bookmarkEnd w:id="10806"/>
      <w:bookmarkEnd w:id="10807"/>
    </w:p>
    <w:p w14:paraId="42FB8D02">
      <w:pPr>
        <w:pStyle w:val="145"/>
      </w:pPr>
      <w:bookmarkStart w:id="10808" w:name="_QWord_Source_Comparison_Para_1678"/>
      <w:bookmarkStart w:id="10809" w:name="_QWord_Source_Comparison_7413"/>
      <w:bookmarkStart w:id="10810" w:name="_QWord_Paragraph__1678"/>
      <w:r>
        <w:t xml:space="preserve">        000008  e59d4004          LDR      r4,[sp,#4]</w:t>
      </w:r>
      <w:bookmarkEnd w:id="10808"/>
      <w:bookmarkEnd w:id="10809"/>
      <w:bookmarkEnd w:id="10810"/>
    </w:p>
    <w:p w14:paraId="475D66B9">
      <w:pPr>
        <w:pStyle w:val="145"/>
      </w:pPr>
      <w:bookmarkStart w:id="10811" w:name="_QWord_Source_Comparison_7414"/>
      <w:bookmarkStart w:id="10812" w:name="_QWord_Paragraph__1679"/>
      <w:bookmarkStart w:id="10813" w:name="_QWord_Source_Comparison_Para_1679"/>
      <w:r>
        <w:t xml:space="preserve">        ;;;3      return a </w:t>
      </w:r>
      <w:bookmarkEnd w:id="10811"/>
      <w:bookmarkStart w:id="10814" w:name="_QWord_Source_Comparison_7415"/>
      <w:r>
        <w:t>+</w:t>
      </w:r>
      <w:bookmarkEnd w:id="10814"/>
      <w:bookmarkStart w:id="10815" w:name="_QWord_Source_Comparison_7416"/>
      <w:r>
        <w:t> b </w:t>
      </w:r>
      <w:bookmarkEnd w:id="10815"/>
      <w:bookmarkStart w:id="10816" w:name="_QWord_Source_Comparison_7417"/>
      <w:r>
        <w:t>+</w:t>
      </w:r>
      <w:bookmarkEnd w:id="10816"/>
      <w:bookmarkStart w:id="10817" w:name="_QWord_Source_Comparison_7418"/>
      <w:r>
        <w:t> c </w:t>
      </w:r>
      <w:bookmarkEnd w:id="10817"/>
      <w:bookmarkStart w:id="10818" w:name="_QWord_Source_Comparison_7419"/>
      <w:r>
        <w:t>+</w:t>
      </w:r>
      <w:bookmarkEnd w:id="10818"/>
      <w:bookmarkStart w:id="10819" w:name="_QWord_Source_Comparison_7420"/>
      <w:r>
        <w:t> d </w:t>
      </w:r>
      <w:bookmarkEnd w:id="10819"/>
      <w:bookmarkStart w:id="10820" w:name="_QWord_Source_Comparison_7421"/>
      <w:r>
        <w:t>+</w:t>
      </w:r>
      <w:bookmarkEnd w:id="10820"/>
      <w:bookmarkStart w:id="10821" w:name="_QWord_Source_Comparison_7422"/>
      <w:r>
        <w:t> e;</w:t>
      </w:r>
      <w:bookmarkEnd w:id="10812"/>
      <w:bookmarkEnd w:id="10813"/>
      <w:bookmarkEnd w:id="10821"/>
    </w:p>
    <w:p w14:paraId="653A9308">
      <w:pPr>
        <w:pStyle w:val="145"/>
      </w:pPr>
      <w:bookmarkStart w:id="10822" w:name="_QWord_Source_Comparison_7423"/>
      <w:bookmarkStart w:id="10823" w:name="_QWord_Paragraph__1680"/>
      <w:bookmarkStart w:id="10824" w:name="_QWord_Source_Comparison_Para_1680"/>
      <w:r>
        <w:t xml:space="preserve">        00000c  e08c0001          ADD      r0,r12,r1</w:t>
      </w:r>
      <w:bookmarkEnd w:id="10822"/>
      <w:bookmarkEnd w:id="10823"/>
      <w:bookmarkEnd w:id="10824"/>
    </w:p>
    <w:p w14:paraId="13279338">
      <w:pPr>
        <w:pStyle w:val="145"/>
      </w:pPr>
      <w:bookmarkStart w:id="10825" w:name="_QWord_Source_Comparison_7424"/>
      <w:bookmarkStart w:id="10826" w:name="_QWord_Paragraph__1681"/>
      <w:bookmarkStart w:id="10827" w:name="_QWord_Source_Comparison_Para_1681"/>
      <w:r>
        <w:t xml:space="preserve">        000010  e0800002          ADD      r0,r0,r2</w:t>
      </w:r>
      <w:bookmarkEnd w:id="10825"/>
      <w:bookmarkEnd w:id="10826"/>
      <w:bookmarkEnd w:id="10827"/>
    </w:p>
    <w:p w14:paraId="704781BD">
      <w:pPr>
        <w:pStyle w:val="145"/>
      </w:pPr>
      <w:bookmarkStart w:id="10828" w:name="_QWord_Source_Comparison_Para_1682"/>
      <w:bookmarkStart w:id="10829" w:name="_QWord_Source_Comparison_7425"/>
      <w:bookmarkStart w:id="10830" w:name="_QWord_Paragraph__1682"/>
      <w:r>
        <w:t xml:space="preserve">        000014  e0800003          ADD      r0,r0,r3</w:t>
      </w:r>
      <w:bookmarkEnd w:id="10828"/>
      <w:bookmarkEnd w:id="10829"/>
      <w:bookmarkEnd w:id="10830"/>
    </w:p>
    <w:p w14:paraId="02492AEC">
      <w:pPr>
        <w:pStyle w:val="145"/>
      </w:pPr>
      <w:bookmarkStart w:id="10831" w:name="_QWord_Source_Comparison_Para_1683"/>
      <w:bookmarkStart w:id="10832" w:name="_QWord_Paragraph__1683"/>
      <w:bookmarkStart w:id="10833" w:name="_QWord_Source_Comparison_7426"/>
      <w:r>
        <w:t xml:space="preserve">        000018  e0800004          ADD      r0,r0,r4</w:t>
      </w:r>
      <w:bookmarkEnd w:id="10831"/>
      <w:bookmarkEnd w:id="10832"/>
      <w:bookmarkEnd w:id="10833"/>
    </w:p>
    <w:p w14:paraId="4C004B91">
      <w:pPr>
        <w:pStyle w:val="145"/>
      </w:pPr>
      <w:bookmarkStart w:id="10834" w:name="_QWord_Paragraph__1684"/>
      <w:bookmarkStart w:id="10835" w:name="_QWord_Source_Comparison_Para_1684"/>
      <w:bookmarkStart w:id="10836" w:name="_QWord_Source_Comparison_7427"/>
      <w:r>
        <w:t xml:space="preserve">        00001c  e49d4004          POP      {r4}</w:t>
      </w:r>
      <w:bookmarkEnd w:id="10834"/>
      <w:bookmarkEnd w:id="10835"/>
      <w:bookmarkEnd w:id="10836"/>
    </w:p>
    <w:p w14:paraId="425FDD7C">
      <w:pPr>
        <w:pStyle w:val="145"/>
      </w:pPr>
      <w:bookmarkStart w:id="10837" w:name="_QWord_Paragraph__1685"/>
      <w:bookmarkStart w:id="10838" w:name="_QWord_Source_Comparison_Para_1685"/>
      <w:bookmarkStart w:id="10839" w:name="_QWord_Source_Comparison_7428"/>
      <w:r>
        <w:t xml:space="preserve">        ;;;4      }</w:t>
      </w:r>
      <w:bookmarkEnd w:id="10837"/>
      <w:bookmarkEnd w:id="10838"/>
      <w:bookmarkEnd w:id="10839"/>
    </w:p>
    <w:p w14:paraId="72C0A66D">
      <w:pPr>
        <w:pStyle w:val="145"/>
      </w:pPr>
      <w:bookmarkStart w:id="10840" w:name="_QWord_Source_Comparison_7429"/>
      <w:bookmarkStart w:id="10841" w:name="_QWord_Source_Comparison_Para_1686"/>
      <w:bookmarkStart w:id="10842" w:name="_QWord_Paragraph__1686"/>
      <w:r>
        <w:t xml:space="preserve">        000020  e12fff1e          BX       lr</w:t>
      </w:r>
      <w:bookmarkEnd w:id="10840"/>
      <w:bookmarkEnd w:id="10841"/>
      <w:bookmarkEnd w:id="10842"/>
    </w:p>
    <w:p w14:paraId="63BD8F45">
      <w:pPr>
        <w:pStyle w:val="145"/>
      </w:pPr>
      <w:bookmarkStart w:id="10843" w:name="_QWord_Source_Comparison_7430"/>
      <w:bookmarkStart w:id="10844" w:name="_QWord_Paragraph__1687"/>
      <w:bookmarkStart w:id="10845" w:name="_QWord_Source_Comparison_Para_1687"/>
      <w:r>
        <w:t xml:space="preserve">                                ENDP</w:t>
      </w:r>
      <w:bookmarkEnd w:id="10843"/>
      <w:bookmarkEnd w:id="10844"/>
      <w:bookmarkEnd w:id="10845"/>
    </w:p>
    <w:p w14:paraId="7A2E24A7">
      <w:pPr>
        <w:pStyle w:val="63"/>
        <w:numPr>
          <w:ilvl w:val="2"/>
          <w:numId w:val="6"/>
        </w:numPr>
        <w:spacing w:before="352" w:after="352"/>
      </w:pPr>
      <w:bookmarkStart w:id="10846" w:name="_Toc8745"/>
      <w:bookmarkStart w:id="10847" w:name="_QWord_Source_Comparison_7431"/>
      <w:bookmarkStart w:id="10848" w:name="_QWord_Source_Comparison_Para_1688"/>
      <w:bookmarkStart w:id="10849" w:name="_QWord_Paragraph__1688"/>
      <w:r>
        <w:rPr>
          <w:rFonts w:hint="eastAsia"/>
        </w:rPr>
        <w:t>小结</w:t>
      </w:r>
      <w:bookmarkEnd w:id="10846"/>
      <w:bookmarkEnd w:id="10847"/>
      <w:bookmarkEnd w:id="10848"/>
      <w:bookmarkEnd w:id="10849"/>
    </w:p>
    <w:p w14:paraId="57410BA9">
      <w:pPr>
        <w:pStyle w:val="4"/>
        <w:ind w:firstLine="420"/>
      </w:pPr>
      <w:bookmarkStart w:id="10850" w:name="_QWord_Source_Comparison_7432"/>
      <w:bookmarkStart w:id="10851" w:name="_QWord_Paragraph__1689"/>
      <w:bookmarkStart w:id="10852" w:name="_QWord_Source_Comparison_Para_1689"/>
      <w:r>
        <w:rPr>
          <w:rFonts w:hint="eastAsia"/>
        </w:rPr>
        <w:t>本章介绍了在</w:t>
      </w:r>
      <w:bookmarkEnd w:id="10850"/>
      <w:bookmarkStart w:id="10853" w:name="_QWord_Source_Comparison_7433"/>
      <w:r>
        <w:t>ARM</w:t>
      </w:r>
      <w:bookmarkEnd w:id="10853"/>
      <w:bookmarkStart w:id="10854" w:name="_QWord_Source_Comparison_7434"/>
      <w:r>
        <w:rPr>
          <w:rFonts w:hint="eastAsia"/>
        </w:rPr>
        <w:t>裸机编程中，开发者通常会选择使用</w:t>
      </w:r>
      <w:bookmarkEnd w:id="10854"/>
      <w:bookmarkStart w:id="10855" w:name="_QWord_Source_Comparison_7435"/>
      <w:r>
        <w:t>Keil</w:t>
      </w:r>
      <w:bookmarkEnd w:id="10855"/>
      <w:bookmarkStart w:id="10856" w:name="_QWord_Source_Comparison_7436"/>
      <w:r>
        <w:rPr>
          <w:rFonts w:hint="eastAsia"/>
        </w:rPr>
        <w:t>或</w:t>
      </w:r>
      <w:bookmarkEnd w:id="10856"/>
      <w:bookmarkStart w:id="10857" w:name="_QWord_Source_Comparison_7437"/>
      <w:r>
        <w:t>ADS</w:t>
      </w:r>
      <w:bookmarkEnd w:id="10857"/>
      <w:bookmarkStart w:id="10858" w:name="_QWord_Source_Comparison_7438"/>
      <w:r>
        <w:rPr>
          <w:rFonts w:hint="eastAsia"/>
        </w:rPr>
        <w:t>等集成开发环境（</w:t>
      </w:r>
      <w:bookmarkEnd w:id="10858"/>
      <w:bookmarkStart w:id="10859" w:name="_QWord_Source_Comparison_7439"/>
      <w:r>
        <w:t>IDE</w:t>
      </w:r>
      <w:bookmarkEnd w:id="10859"/>
      <w:bookmarkStart w:id="10860" w:name="_QWord_Source_Comparison_7440"/>
      <w:r>
        <w:rPr>
          <w:rFonts w:hint="eastAsia"/>
        </w:rPr>
        <w:t>）来编写、编译和调试程序。编程语言可以是汇编语言或高级语言如</w:t>
      </w:r>
      <w:bookmarkEnd w:id="10860"/>
      <w:bookmarkStart w:id="10861" w:name="_QWord_Source_Comparison_7441"/>
      <w:r>
        <w:t>C/C</w:t>
      </w:r>
      <w:bookmarkEnd w:id="10861"/>
      <w:bookmarkStart w:id="10862" w:name="_QWord_Source_Comparison_7442"/>
      <w:r>
        <w:t>++</w:t>
      </w:r>
      <w:bookmarkEnd w:id="10862"/>
      <w:bookmarkStart w:id="10863" w:name="_QWord_Source_Comparison_7443"/>
      <w:r>
        <w:rPr>
          <w:rFonts w:hint="eastAsia"/>
        </w:rPr>
        <w:t>，且这两者可以相互混合使用，以发挥各自的优势。具体来说，</w:t>
      </w:r>
      <w:bookmarkEnd w:id="10863"/>
      <w:bookmarkStart w:id="10864" w:name="_QWord_Source_Comparison_7444"/>
      <w:r>
        <w:t>C</w:t>
      </w:r>
      <w:bookmarkEnd w:id="10864"/>
      <w:bookmarkStart w:id="10865" w:name="_QWord_Source_Comparison_7445"/>
      <w:r>
        <w:rPr>
          <w:rFonts w:hint="eastAsia"/>
        </w:rPr>
        <w:t>语言代码中可以通过内嵌汇编指令或调用汇编编写的子程序来实现对硬件的精确控制，同时汇编语言程序也可以调用</w:t>
      </w:r>
      <w:bookmarkEnd w:id="10865"/>
      <w:bookmarkStart w:id="10866" w:name="_QWord_Source_Comparison_7446"/>
      <w:r>
        <w:t>C</w:t>
      </w:r>
      <w:bookmarkEnd w:id="10866"/>
      <w:bookmarkStart w:id="10867" w:name="_QWord_Source_Comparison_7447"/>
      <w:r>
        <w:rPr>
          <w:rFonts w:hint="eastAsia"/>
        </w:rPr>
        <w:t>语言编写的函数，这种灵活性使得开发者能够根据需要选择最合适的编程方法来优化程序的性能和资源利用。</w:t>
      </w:r>
      <w:bookmarkEnd w:id="10851"/>
      <w:bookmarkEnd w:id="10852"/>
      <w:bookmarkEnd w:id="10867"/>
    </w:p>
    <w:p w14:paraId="756928EF">
      <w:pPr>
        <w:pStyle w:val="5"/>
        <w:numPr>
          <w:ilvl w:val="1"/>
          <w:numId w:val="6"/>
        </w:numPr>
        <w:spacing w:before="705" w:after="352"/>
      </w:pPr>
      <w:bookmarkStart w:id="10868" w:name="_QWord_Paragraph__1690"/>
      <w:bookmarkStart w:id="10869" w:name="_Toc18055"/>
      <w:bookmarkStart w:id="10870" w:name="_QWord_Source_Comparison_Para_1690"/>
      <w:bookmarkStart w:id="10871" w:name="_QWord_Source_Comparison_7448"/>
      <w:r>
        <w:rPr>
          <w:rFonts w:hint="eastAsia"/>
        </w:rPr>
        <w:t>单元测试</w:t>
      </w:r>
      <w:bookmarkEnd w:id="10868"/>
      <w:bookmarkEnd w:id="10869"/>
      <w:bookmarkEnd w:id="10870"/>
      <w:bookmarkEnd w:id="10871"/>
    </w:p>
    <w:p w14:paraId="2D9022F5">
      <w:pPr>
        <w:pStyle w:val="109"/>
        <w:ind w:firstLine="360"/>
        <w:rPr>
          <w:rStyle w:val="174"/>
          <w:rFonts w:hint="eastAsia" w:eastAsia="宋体"/>
          <w:lang w:eastAsia="zh-CN"/>
        </w:rPr>
      </w:pPr>
      <w:bookmarkStart w:id="10872" w:name="_QWord_Source_Comparison_7449"/>
      <w:bookmarkStart w:id="10873" w:name="_QWord_Paragraph__1691"/>
      <w:bookmarkStart w:id="10874" w:name="_QWord_Source_Comparison_Para_1691"/>
      <w:r>
        <w:rPr>
          <w:rStyle w:val="174"/>
          <w:rFonts w:hint="eastAsia" w:eastAsia="宋体"/>
          <w:lang w:eastAsia="zh-CN"/>
        </w:rPr>
        <w:drawing>
          <wp:inline distT="0" distB="0" distL="114300" distR="114300">
            <wp:extent cx="2286000" cy="2286000"/>
            <wp:effectExtent l="0" t="0" r="0" b="0"/>
            <wp:docPr id="100" name="图片 100" descr="第三章 嵌入式微处理器-自测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第三章 嵌入式微处理器-自测题"/>
                    <pic:cNvPicPr>
                      <a:picLocks noChangeAspect="1"/>
                    </pic:cNvPicPr>
                  </pic:nvPicPr>
                  <pic:blipFill>
                    <a:blip r:embed="rId279"/>
                    <a:stretch>
                      <a:fillRect/>
                    </a:stretch>
                  </pic:blipFill>
                  <pic:spPr>
                    <a:xfrm>
                      <a:off x="0" y="0"/>
                      <a:ext cx="2286000" cy="2286000"/>
                    </a:xfrm>
                    <a:prstGeom prst="rect">
                      <a:avLst/>
                    </a:prstGeom>
                  </pic:spPr>
                </pic:pic>
              </a:graphicData>
            </a:graphic>
          </wp:inline>
        </w:drawing>
      </w:r>
    </w:p>
    <w:p w14:paraId="214BED0F">
      <w:pPr>
        <w:pStyle w:val="109"/>
        <w:ind w:firstLine="360"/>
        <w:rPr>
          <w:rStyle w:val="174"/>
          <w:rFonts w:hint="eastAsia"/>
        </w:rPr>
      </w:pPr>
      <w:r>
        <w:rPr>
          <w:rStyle w:val="174"/>
          <w:rFonts w:hint="eastAsia"/>
        </w:rPr>
        <w:t>第三章</w:t>
      </w:r>
      <w:bookmarkEnd w:id="10872"/>
      <w:bookmarkStart w:id="10875" w:name="_QWord_Source_Comparison_7450"/>
      <w:r>
        <w:rPr>
          <w:rStyle w:val="174"/>
          <w:rFonts w:hint="eastAsia"/>
        </w:rPr>
        <w:t xml:space="preserve"> </w:t>
      </w:r>
      <w:bookmarkEnd w:id="10875"/>
      <w:bookmarkStart w:id="10876" w:name="_QWord_Source_Comparison_7451"/>
      <w:r>
        <w:rPr>
          <w:rStyle w:val="174"/>
          <w:rFonts w:hint="eastAsia"/>
        </w:rPr>
        <w:t>单元测试</w:t>
      </w:r>
      <w:bookmarkEnd w:id="10873"/>
      <w:bookmarkEnd w:id="10874"/>
      <w:bookmarkEnd w:id="10876"/>
      <w:bookmarkStart w:id="10877" w:name="_Toc177045592"/>
      <w:bookmarkStart w:id="10878" w:name="_Toc27473"/>
    </w:p>
    <w:p w14:paraId="5E545128">
      <w:pPr>
        <w:rPr>
          <w:rStyle w:val="174"/>
          <w:rFonts w:hint="eastAsia"/>
        </w:rPr>
      </w:pPr>
      <w:r>
        <w:rPr>
          <w:rStyle w:val="174"/>
          <w:rFonts w:hint="eastAsia"/>
        </w:rPr>
        <w:br w:type="page"/>
      </w:r>
    </w:p>
    <w:p w14:paraId="4473DE66">
      <w:pPr>
        <w:pStyle w:val="109"/>
        <w:ind w:firstLine="360"/>
        <w:rPr>
          <w:rStyle w:val="174"/>
          <w:rFonts w:hint="eastAsia"/>
        </w:rPr>
      </w:pPr>
    </w:p>
    <w:p w14:paraId="63BA60F1">
      <w:pPr>
        <w:pStyle w:val="5"/>
        <w:numPr>
          <w:ilvl w:val="-1"/>
          <w:numId w:val="0"/>
        </w:numPr>
        <w:spacing w:before="705" w:after="352"/>
        <w:jc w:val="center"/>
      </w:pPr>
      <w:bookmarkStart w:id="10879" w:name="_QWord_Source_Comparison_7452"/>
      <w:bookmarkStart w:id="10880" w:name="_QWord_Paragraph__1692"/>
      <w:bookmarkStart w:id="10881" w:name="_Toc4093"/>
      <w:bookmarkStart w:id="10882" w:name="_QWord_Source_Comparison_Para_1692"/>
      <w:r>
        <w:rPr>
          <w:rFonts w:hint="eastAsia"/>
        </w:rPr>
        <w:t>实验</w:t>
      </w:r>
      <w:bookmarkEnd w:id="10879"/>
      <w:bookmarkStart w:id="10883" w:name="_QWord_Source_Comparison_7453"/>
      <w:r>
        <w:rPr>
          <w:rFonts w:hint="eastAsia"/>
        </w:rPr>
        <w:t>一　</w:t>
      </w:r>
      <w:bookmarkEnd w:id="10883"/>
      <w:bookmarkStart w:id="10884" w:name="_QWord_Source_Comparison_7454"/>
      <w:r>
        <w:rPr>
          <w:rFonts w:hint="eastAsia"/>
        </w:rPr>
        <w:t>R1</w:t>
      </w:r>
      <w:bookmarkEnd w:id="10884"/>
      <w:bookmarkStart w:id="10885" w:name="_QWord_Source_Comparison_7455"/>
      <w:r>
        <w:noBreakHyphen/>
      </w:r>
      <w:bookmarkEnd w:id="10885"/>
      <w:bookmarkStart w:id="10886" w:name="_QWord_Source_Comparison_7456"/>
      <w:r>
        <w:rPr>
          <w:rFonts w:hint="eastAsia"/>
        </w:rPr>
        <w:t>ARM</w:t>
      </w:r>
      <w:bookmarkEnd w:id="10886"/>
      <w:bookmarkStart w:id="10887" w:name="_QWord_Source_Comparison_7457"/>
      <w:r>
        <w:rPr>
          <w:rFonts w:hint="eastAsia"/>
        </w:rPr>
        <w:t>裸机开发环境的搭建及使用</w:t>
      </w:r>
      <w:bookmarkEnd w:id="10877"/>
      <w:bookmarkEnd w:id="10878"/>
      <w:bookmarkEnd w:id="10880"/>
      <w:bookmarkEnd w:id="10881"/>
      <w:bookmarkEnd w:id="10882"/>
      <w:bookmarkEnd w:id="10887"/>
    </w:p>
    <w:p w14:paraId="09902550">
      <w:pPr>
        <w:pStyle w:val="109"/>
        <w:ind w:firstLine="360"/>
        <w:rPr>
          <w:rStyle w:val="174"/>
          <w:rFonts w:hint="eastAsia" w:eastAsia="宋体"/>
          <w:lang w:eastAsia="zh-CN"/>
        </w:rPr>
      </w:pPr>
      <w:bookmarkStart w:id="10888" w:name="_QWord_Source_Comparison_7458"/>
      <w:bookmarkStart w:id="10889" w:name="_QWord_Paragraph__1693"/>
      <w:bookmarkStart w:id="10890" w:name="_QWord_Source_Comparison_Para_1693"/>
      <w:r>
        <w:rPr>
          <w:rStyle w:val="174"/>
          <w:rFonts w:hint="eastAsia" w:eastAsia="宋体"/>
          <w:lang w:eastAsia="zh-CN"/>
        </w:rPr>
        <w:drawing>
          <wp:inline distT="0" distB="0" distL="114300" distR="114300">
            <wp:extent cx="2286000" cy="2286000"/>
            <wp:effectExtent l="0" t="0" r="0" b="0"/>
            <wp:docPr id="101" name="图片 101" descr="实验R1 ARM裸机开发环境的搭建及使用.pp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实验R1 ARM裸机开发环境的搭建及使用.pptx"/>
                    <pic:cNvPicPr>
                      <a:picLocks noChangeAspect="1"/>
                    </pic:cNvPicPr>
                  </pic:nvPicPr>
                  <pic:blipFill>
                    <a:blip r:embed="rId280"/>
                    <a:stretch>
                      <a:fillRect/>
                    </a:stretch>
                  </pic:blipFill>
                  <pic:spPr>
                    <a:xfrm>
                      <a:off x="0" y="0"/>
                      <a:ext cx="2286000" cy="2286000"/>
                    </a:xfrm>
                    <a:prstGeom prst="rect">
                      <a:avLst/>
                    </a:prstGeom>
                  </pic:spPr>
                </pic:pic>
              </a:graphicData>
            </a:graphic>
          </wp:inline>
        </w:drawing>
      </w:r>
    </w:p>
    <w:p w14:paraId="0025EF99">
      <w:pPr>
        <w:pStyle w:val="109"/>
        <w:ind w:firstLine="360"/>
      </w:pPr>
      <w:r>
        <w:rPr>
          <w:rStyle w:val="174"/>
          <w:rFonts w:hint="eastAsia"/>
        </w:rPr>
        <w:t>实验</w:t>
      </w:r>
      <w:bookmarkEnd w:id="10888"/>
      <w:bookmarkStart w:id="10891" w:name="_QWord_Source_Comparison_7459"/>
      <w:r>
        <w:rPr>
          <w:rStyle w:val="174"/>
          <w:rFonts w:hint="eastAsia"/>
          <w:lang w:val="en-US" w:eastAsia="zh-CN"/>
        </w:rPr>
        <w:t xml:space="preserve">一 </w:t>
      </w:r>
      <w:r>
        <w:rPr>
          <w:rStyle w:val="174"/>
        </w:rPr>
        <w:t>R1</w:t>
      </w:r>
      <w:bookmarkEnd w:id="10891"/>
      <w:bookmarkStart w:id="10892" w:name="_QWord_Source_Comparison_7460"/>
      <w:r>
        <w:rPr>
          <w:rStyle w:val="174"/>
        </w:rPr>
        <w:noBreakHyphen/>
      </w:r>
      <w:r>
        <w:rPr>
          <w:rStyle w:val="174"/>
        </w:rPr>
        <w:t>ARM</w:t>
      </w:r>
      <w:bookmarkEnd w:id="10892"/>
      <w:bookmarkStart w:id="10893" w:name="_QWord_Source_Comparison_7461"/>
      <w:r>
        <w:rPr>
          <w:rStyle w:val="174"/>
          <w:rFonts w:hint="eastAsia"/>
        </w:rPr>
        <w:t>裸机开发环境的搭建及使用</w:t>
      </w:r>
      <w:bookmarkEnd w:id="10889"/>
      <w:bookmarkEnd w:id="10890"/>
      <w:bookmarkEnd w:id="10893"/>
    </w:p>
    <w:p w14:paraId="4A655F3A">
      <w:pPr>
        <w:pStyle w:val="180"/>
        <w:spacing w:before="176" w:after="176"/>
      </w:pPr>
      <w:bookmarkStart w:id="10894" w:name="_QWord_Source_Comparison_7462"/>
      <w:bookmarkStart w:id="10895" w:name="_QWord_Source_Comparison_Para_1694"/>
      <w:bookmarkStart w:id="10896" w:name="_QWord_Paragraph__1694"/>
      <w:bookmarkStart w:id="10897" w:name="_Toc23588"/>
      <w:bookmarkStart w:id="10898" w:name="_Toc177045593"/>
      <w:r>
        <w:rPr>
          <w:rFonts w:hint="eastAsia"/>
        </w:rPr>
        <w:t>实验背景</w:t>
      </w:r>
      <w:bookmarkEnd w:id="10894"/>
      <w:bookmarkEnd w:id="10895"/>
      <w:bookmarkEnd w:id="10896"/>
      <w:bookmarkEnd w:id="10897"/>
      <w:bookmarkEnd w:id="10898"/>
    </w:p>
    <w:p w14:paraId="2E031914">
      <w:pPr>
        <w:pStyle w:val="4"/>
        <w:ind w:firstLine="420"/>
      </w:pPr>
      <w:bookmarkStart w:id="10899" w:name="_QWord_Source_Comparison_7463"/>
      <w:bookmarkStart w:id="10900" w:name="_QWord_Paragraph__1695"/>
      <w:bookmarkStart w:id="10901" w:name="_QWord_Source_Comparison_Para_1695"/>
      <w:r>
        <w:t>在嵌入式系统开发领域，</w:t>
      </w:r>
      <w:bookmarkEnd w:id="10899"/>
      <w:bookmarkStart w:id="10902" w:name="_QWord_Source_Comparison_7464"/>
      <w:r>
        <w:t>ARM</w:t>
      </w:r>
      <w:bookmarkEnd w:id="10902"/>
      <w:bookmarkStart w:id="10903" w:name="_QWord_Source_Comparison_7465"/>
      <w:r>
        <w:t>处理器因其高性能和低功耗特性被广泛应用于各种设备中。为了有效地开发和测试</w:t>
      </w:r>
      <w:bookmarkEnd w:id="10903"/>
      <w:bookmarkStart w:id="10904" w:name="_QWord_Source_Comparison_7466"/>
      <w:r>
        <w:t>ARM</w:t>
      </w:r>
      <w:bookmarkEnd w:id="10904"/>
      <w:bookmarkStart w:id="10905" w:name="_QWord_Source_Comparison_7467"/>
      <w:r>
        <w:t>程序，需要一个完善的开发环境，这包括硬件仿真工具和集成开发环境（</w:t>
      </w:r>
      <w:bookmarkEnd w:id="10905"/>
      <w:bookmarkStart w:id="10906" w:name="_QWord_Source_Comparison_7468"/>
      <w:r>
        <w:t>IDE</w:t>
      </w:r>
      <w:bookmarkEnd w:id="10906"/>
      <w:bookmarkStart w:id="10907" w:name="_QWord_Source_Comparison_7469"/>
      <w:r>
        <w:t>）。本实验的目的是让学生通过实践学习如何搭建和使用</w:t>
      </w:r>
      <w:bookmarkEnd w:id="10907"/>
      <w:bookmarkStart w:id="10908" w:name="_QWord_Source_Comparison_7470"/>
      <w:r>
        <w:t>ARM</w:t>
      </w:r>
      <w:bookmarkEnd w:id="10908"/>
      <w:bookmarkStart w:id="10909" w:name="_QWord_Source_Comparison_7471"/>
      <w:r>
        <w:t>裸机开发环境，包括硬件仿真和软件开发工具的使用。</w:t>
      </w:r>
      <w:bookmarkEnd w:id="10900"/>
      <w:bookmarkEnd w:id="10901"/>
      <w:bookmarkEnd w:id="10909"/>
    </w:p>
    <w:p w14:paraId="47E5D06F">
      <w:pPr>
        <w:pStyle w:val="180"/>
        <w:spacing w:before="176" w:after="176"/>
      </w:pPr>
      <w:bookmarkStart w:id="10910" w:name="_Toc2712"/>
      <w:bookmarkStart w:id="10911" w:name="_QWord_Source_Comparison_7472"/>
      <w:bookmarkStart w:id="10912" w:name="_QWord_Source_Comparison_Para_1696"/>
      <w:bookmarkStart w:id="10913" w:name="_Toc177045594"/>
      <w:bookmarkStart w:id="10914" w:name="_QWord_Paragraph__1696"/>
      <w:r>
        <w:rPr>
          <w:rFonts w:hint="eastAsia"/>
        </w:rPr>
        <w:t>实验目的</w:t>
      </w:r>
      <w:bookmarkEnd w:id="10910"/>
      <w:bookmarkEnd w:id="10911"/>
      <w:bookmarkEnd w:id="10912"/>
      <w:bookmarkEnd w:id="10913"/>
      <w:bookmarkEnd w:id="10914"/>
    </w:p>
    <w:p w14:paraId="567A06B1">
      <w:pPr>
        <w:pStyle w:val="66"/>
        <w:numPr>
          <w:ilvl w:val="4"/>
          <w:numId w:val="6"/>
        </w:numPr>
      </w:pPr>
      <w:bookmarkStart w:id="10915" w:name="_QWord_Source_Comparison_7473"/>
      <w:bookmarkStart w:id="10916" w:name="_QWord_Source_Comparison_Para_1697"/>
      <w:bookmarkStart w:id="10917" w:name="_QWord_Paragraph__1697"/>
      <w:bookmarkStart w:id="10918" w:name="_Toc32160"/>
      <w:bookmarkStart w:id="10919" w:name="_Toc177045595"/>
      <w:r>
        <w:rPr>
          <w:rFonts w:hint="eastAsia"/>
        </w:rPr>
        <w:t>学会</w:t>
      </w:r>
      <w:bookmarkEnd w:id="10915"/>
      <w:bookmarkStart w:id="10920" w:name="_QWord_Source_Comparison_7474"/>
      <w:r>
        <w:t>ARM</w:t>
      </w:r>
      <w:bookmarkEnd w:id="10920"/>
      <w:bookmarkStart w:id="10921" w:name="_QWord_Source_Comparison_7475"/>
      <w:r>
        <w:rPr>
          <w:rFonts w:hint="eastAsia"/>
        </w:rPr>
        <w:t>裸机开发环境的搭建，包括硬件仿真环境。</w:t>
      </w:r>
      <w:bookmarkEnd w:id="10916"/>
      <w:bookmarkEnd w:id="10917"/>
      <w:bookmarkEnd w:id="10921"/>
    </w:p>
    <w:p w14:paraId="225FA25F">
      <w:pPr>
        <w:pStyle w:val="66"/>
        <w:numPr>
          <w:ilvl w:val="4"/>
          <w:numId w:val="6"/>
        </w:numPr>
      </w:pPr>
      <w:bookmarkStart w:id="10922" w:name="_QWord_Source_Comparison_7476"/>
      <w:bookmarkStart w:id="10923" w:name="_QWord_Source_Comparison_Para_1698"/>
      <w:bookmarkStart w:id="10924" w:name="_QWord_Paragraph__1698"/>
      <w:r>
        <w:rPr>
          <w:rFonts w:hint="eastAsia"/>
        </w:rPr>
        <w:t>掌握</w:t>
      </w:r>
      <w:bookmarkEnd w:id="10922"/>
      <w:bookmarkStart w:id="10925" w:name="_QWord_Source_Comparison_7477"/>
      <w:r>
        <w:t>uVision</w:t>
      </w:r>
      <w:bookmarkEnd w:id="10925"/>
      <w:bookmarkStart w:id="10926" w:name="_QWord_Source_Comparison_7478"/>
      <w:r>
        <w:rPr>
          <w:rFonts w:hint="eastAsia"/>
        </w:rPr>
        <w:t>开发工具的使用，掌握</w:t>
      </w:r>
      <w:bookmarkEnd w:id="10926"/>
      <w:bookmarkStart w:id="10927" w:name="_QWord_Source_Comparison_7479"/>
      <w:r>
        <w:t>ARM</w:t>
      </w:r>
      <w:bookmarkEnd w:id="10927"/>
      <w:bookmarkStart w:id="10928" w:name="_QWord_Source_Comparison_7480"/>
      <w:r>
        <w:rPr>
          <w:rFonts w:hint="eastAsia"/>
        </w:rPr>
        <w:t>裸机程序项目的创建、程序的编写、编译、下载运行等操作步骤。</w:t>
      </w:r>
      <w:bookmarkEnd w:id="10923"/>
      <w:bookmarkEnd w:id="10924"/>
      <w:bookmarkEnd w:id="10928"/>
    </w:p>
    <w:p w14:paraId="49E4E9D5">
      <w:pPr>
        <w:pStyle w:val="180"/>
        <w:spacing w:before="176" w:after="176"/>
      </w:pPr>
      <w:bookmarkStart w:id="10929" w:name="_QWord_Source_Comparison_7481"/>
      <w:bookmarkStart w:id="10930" w:name="_QWord_Source_Comparison_Para_1699"/>
      <w:bookmarkStart w:id="10931" w:name="_QWord_Paragraph__1699"/>
      <w:r>
        <w:rPr>
          <w:rFonts w:hint="eastAsia"/>
        </w:rPr>
        <w:t>实验内容</w:t>
      </w:r>
      <w:bookmarkEnd w:id="10918"/>
      <w:bookmarkEnd w:id="10919"/>
      <w:bookmarkEnd w:id="10929"/>
      <w:bookmarkEnd w:id="10930"/>
      <w:bookmarkEnd w:id="10931"/>
    </w:p>
    <w:p w14:paraId="6DEB699E">
      <w:pPr>
        <w:pStyle w:val="66"/>
        <w:numPr>
          <w:ilvl w:val="4"/>
          <w:numId w:val="15"/>
        </w:numPr>
      </w:pPr>
      <w:bookmarkStart w:id="10932" w:name="_QWord_Source_Comparison_Para_1700"/>
      <w:bookmarkStart w:id="10933" w:name="_QWord_Source_Comparison_7482"/>
      <w:bookmarkStart w:id="10934" w:name="_QWord_Paragraph__1700"/>
      <w:bookmarkStart w:id="10935" w:name="QWSCP_A_005__H80kML"/>
      <w:bookmarkStart w:id="10936" w:name="QWSCP_A_006__9B6pMB"/>
      <w:r>
        <w:rPr>
          <w:rFonts w:hint="eastAsia"/>
        </w:rPr>
        <w:t>了解要安装的软件</w:t>
      </w:r>
      <w:bookmarkEnd w:id="10932"/>
      <w:bookmarkEnd w:id="10933"/>
      <w:bookmarkEnd w:id="10934"/>
    </w:p>
    <w:bookmarkEnd w:id="10935"/>
    <w:bookmarkEnd w:id="10936"/>
    <w:p w14:paraId="7B3FB90C">
      <w:pPr>
        <w:pStyle w:val="4"/>
        <w:ind w:firstLine="420"/>
      </w:pPr>
      <w:bookmarkStart w:id="10937" w:name="_QWord_Source_Comparison_7483"/>
      <w:bookmarkStart w:id="10938" w:name="_QWord_Source_Comparison_Para_1701"/>
      <w:bookmarkStart w:id="10939" w:name="_QWord_Paragraph__1701"/>
      <w:r>
        <w:rPr>
          <w:rFonts w:hint="eastAsia"/>
        </w:rPr>
        <w:t>Keil</w:t>
      </w:r>
      <w:bookmarkEnd w:id="10937"/>
      <w:bookmarkStart w:id="10940" w:name="_QWord_Source_Comparison_7484"/>
      <w:r>
        <w:rPr>
          <w:rFonts w:hint="eastAsia"/>
        </w:rPr>
        <w:t>支持单片机、</w:t>
      </w:r>
      <w:bookmarkEnd w:id="10940"/>
      <w:bookmarkStart w:id="10941" w:name="_QWord_Source_Comparison_7485"/>
      <w:r>
        <w:rPr>
          <w:rFonts w:hint="eastAsia"/>
        </w:rPr>
        <w:t>ARM</w:t>
      </w:r>
      <w:bookmarkEnd w:id="10941"/>
      <w:bookmarkStart w:id="10942" w:name="_QWord_Source_Comparison_7486"/>
      <w:r>
        <w:rPr>
          <w:rFonts w:hint="eastAsia"/>
        </w:rPr>
        <w:t>等目前常见的各种嵌入式处理器，是目前使用最多的裸机开发环境。</w:t>
      </w:r>
      <w:bookmarkEnd w:id="10938"/>
      <w:bookmarkEnd w:id="10939"/>
      <w:bookmarkEnd w:id="10942"/>
    </w:p>
    <w:p w14:paraId="56AAFBDE">
      <w:pPr>
        <w:pStyle w:val="4"/>
        <w:ind w:firstLine="420"/>
      </w:pPr>
      <w:bookmarkStart w:id="10943" w:name="_QWord_Source_Comparison_7487"/>
      <w:bookmarkStart w:id="10944" w:name="_QWord_Paragraph__1702"/>
      <w:bookmarkStart w:id="10945" w:name="_QWord_Source_Comparison_Para_1702"/>
      <w:r>
        <w:rPr>
          <w:rFonts w:hint="eastAsia"/>
        </w:rPr>
        <w:t>Proteus</w:t>
      </w:r>
      <w:bookmarkEnd w:id="10943"/>
      <w:bookmarkStart w:id="10946" w:name="_QWord_Source_Comparison_7488"/>
      <w:r>
        <w:rPr>
          <w:rFonts w:hint="eastAsia"/>
        </w:rPr>
        <w:t>用于实现硬件仿真。</w:t>
      </w:r>
      <w:bookmarkEnd w:id="10944"/>
      <w:bookmarkEnd w:id="10945"/>
      <w:bookmarkEnd w:id="10946"/>
    </w:p>
    <w:p w14:paraId="788D4CE3">
      <w:pPr>
        <w:pStyle w:val="66"/>
        <w:numPr>
          <w:ilvl w:val="4"/>
          <w:numId w:val="6"/>
        </w:numPr>
      </w:pPr>
      <w:bookmarkStart w:id="10947" w:name="_QWord_Source_Comparison_7489"/>
      <w:bookmarkStart w:id="10948" w:name="_QWord_Paragraph__1703"/>
      <w:bookmarkStart w:id="10949" w:name="_QWord_Source_Comparison_Para_1703"/>
      <w:r>
        <w:rPr>
          <w:rFonts w:hint="eastAsia"/>
        </w:rPr>
        <w:t>分别安装</w:t>
      </w:r>
      <w:bookmarkEnd w:id="10947"/>
      <w:bookmarkStart w:id="10950" w:name="_QWord_Source_Comparison_7490"/>
      <w:r>
        <w:rPr>
          <w:rFonts w:hint="eastAsia"/>
        </w:rPr>
        <w:t>Proteus</w:t>
      </w:r>
      <w:bookmarkEnd w:id="10950"/>
      <w:bookmarkStart w:id="10951" w:name="_QWord_Source_Comparison_7491"/>
      <w:r>
        <w:rPr>
          <w:rFonts w:hint="eastAsia"/>
        </w:rPr>
        <w:t>和</w:t>
      </w:r>
      <w:bookmarkEnd w:id="10951"/>
      <w:bookmarkStart w:id="10952" w:name="_QWord_Source_Comparison_7492"/>
      <w:r>
        <w:rPr>
          <w:rFonts w:hint="eastAsia"/>
        </w:rPr>
        <w:t>Keil</w:t>
      </w:r>
      <w:bookmarkEnd w:id="10952"/>
      <w:bookmarkStart w:id="10953" w:name="_QWord_Source_Comparison_7493"/>
      <w:r>
        <w:rPr>
          <w:rFonts w:hint="eastAsia"/>
        </w:rPr>
        <w:t>。</w:t>
      </w:r>
      <w:bookmarkEnd w:id="10948"/>
      <w:bookmarkEnd w:id="10949"/>
      <w:bookmarkEnd w:id="10953"/>
    </w:p>
    <w:p w14:paraId="5FCB871D">
      <w:pPr>
        <w:pStyle w:val="66"/>
        <w:numPr>
          <w:ilvl w:val="4"/>
          <w:numId w:val="6"/>
        </w:numPr>
      </w:pPr>
      <w:bookmarkStart w:id="10954" w:name="_QWord_Source_Comparison_7494"/>
      <w:bookmarkStart w:id="10955" w:name="_QWord_Source_Comparison_Para_1704"/>
      <w:bookmarkStart w:id="10956" w:name="_QWord_Paragraph__1704"/>
      <w:r>
        <w:rPr>
          <w:rFonts w:hint="eastAsia"/>
        </w:rPr>
        <w:t>在</w:t>
      </w:r>
      <w:bookmarkEnd w:id="10954"/>
      <w:bookmarkStart w:id="10957" w:name="_QWord_Source_Comparison_7495"/>
      <w:r>
        <w:rPr>
          <w:rFonts w:hint="eastAsia"/>
        </w:rPr>
        <w:t>Keil</w:t>
      </w:r>
      <w:bookmarkEnd w:id="10957"/>
      <w:bookmarkStart w:id="10958" w:name="_QWord_Source_Comparison_7496"/>
      <w:r>
        <w:rPr>
          <w:rFonts w:hint="eastAsia"/>
        </w:rPr>
        <w:t>中创建</w:t>
      </w:r>
      <w:bookmarkEnd w:id="10958"/>
      <w:bookmarkStart w:id="10959" w:name="_QWord_Source_Comparison_7497"/>
      <w:r>
        <w:rPr>
          <w:rFonts w:hint="eastAsia"/>
        </w:rPr>
        <w:t>ARM</w:t>
      </w:r>
      <w:bookmarkEnd w:id="10959"/>
      <w:bookmarkStart w:id="10960" w:name="_QWord_Source_Comparison_7498"/>
      <w:r>
        <w:rPr>
          <w:rFonts w:hint="eastAsia"/>
        </w:rPr>
        <w:t>裸机工程项目，编写简单的</w:t>
      </w:r>
      <w:bookmarkEnd w:id="10960"/>
      <w:bookmarkStart w:id="10961" w:name="_QWord_Source_Comparison_7499"/>
      <w:r>
        <w:rPr>
          <w:rFonts w:hint="eastAsia"/>
        </w:rPr>
        <w:t>ARM</w:t>
      </w:r>
      <w:bookmarkEnd w:id="10961"/>
      <w:bookmarkStart w:id="10962" w:name="_QWord_Source_Comparison_7500"/>
      <w:r>
        <w:rPr>
          <w:rFonts w:hint="eastAsia"/>
        </w:rPr>
        <w:t>程序。</w:t>
      </w:r>
      <w:bookmarkEnd w:id="10955"/>
      <w:bookmarkEnd w:id="10956"/>
      <w:bookmarkEnd w:id="10962"/>
    </w:p>
    <w:p w14:paraId="1E0B5E0C">
      <w:pPr>
        <w:pStyle w:val="66"/>
        <w:numPr>
          <w:ilvl w:val="4"/>
          <w:numId w:val="6"/>
        </w:numPr>
      </w:pPr>
      <w:bookmarkStart w:id="10963" w:name="_QWord_Source_Comparison_7501"/>
      <w:bookmarkStart w:id="10964" w:name="_QWord_Source_Comparison_Para_1705"/>
      <w:bookmarkStart w:id="10965" w:name="_QWord_Paragraph__1705"/>
      <w:r>
        <w:rPr>
          <w:rFonts w:hint="eastAsia"/>
        </w:rPr>
        <w:t>实现程序的编译、仿真运行。</w:t>
      </w:r>
      <w:bookmarkEnd w:id="10963"/>
      <w:bookmarkEnd w:id="10964"/>
      <w:bookmarkEnd w:id="10965"/>
    </w:p>
    <w:p w14:paraId="3523A529">
      <w:pPr>
        <w:pStyle w:val="66"/>
        <w:numPr>
          <w:ilvl w:val="4"/>
          <w:numId w:val="6"/>
        </w:numPr>
      </w:pPr>
      <w:bookmarkStart w:id="10966" w:name="_QWord_Source_Comparison_7502"/>
      <w:bookmarkStart w:id="10967" w:name="_QWord_Source_Comparison_Para_1706"/>
      <w:bookmarkStart w:id="10968" w:name="_QWord_Paragraph__1706"/>
      <w:r>
        <w:rPr>
          <w:rFonts w:hint="eastAsia"/>
        </w:rPr>
        <w:t>分析</w:t>
      </w:r>
      <w:bookmarkEnd w:id="10966"/>
      <w:bookmarkStart w:id="10969" w:name="_QWord_Source_Comparison_7503"/>
      <w:r>
        <w:rPr>
          <w:rFonts w:hint="eastAsia"/>
        </w:rPr>
        <w:t>Starup.S</w:t>
      </w:r>
      <w:bookmarkEnd w:id="10969"/>
      <w:bookmarkStart w:id="10970" w:name="_QWord_Source_Comparison_7504"/>
      <w:r>
        <w:rPr>
          <w:rFonts w:hint="eastAsia"/>
        </w:rPr>
        <w:t>汇编程序。</w:t>
      </w:r>
      <w:bookmarkEnd w:id="10967"/>
      <w:bookmarkEnd w:id="10968"/>
      <w:bookmarkEnd w:id="10970"/>
    </w:p>
    <w:p w14:paraId="3383F594">
      <w:pPr>
        <w:pStyle w:val="4"/>
        <w:ind w:firstLine="420"/>
      </w:pPr>
      <w:bookmarkStart w:id="10971" w:name="_QWord_Source_Comparison_7505"/>
      <w:bookmarkStart w:id="10972" w:name="_QWord_Source_Comparison_Para_1707"/>
      <w:bookmarkStart w:id="10973" w:name="_QWord_Paragraph__1707"/>
      <w:r>
        <w:rPr>
          <w:rFonts w:hint="eastAsia"/>
        </w:rPr>
        <w:t>提示：注意提醒学生最好安装</w:t>
      </w:r>
      <w:bookmarkEnd w:id="10971"/>
      <w:bookmarkStart w:id="10974" w:name="_QWord_Source_Comparison_7506"/>
      <w:r>
        <w:rPr>
          <w:rFonts w:hint="eastAsia"/>
        </w:rPr>
        <w:t>uVision4</w:t>
      </w:r>
      <w:bookmarkEnd w:id="10974"/>
      <w:bookmarkStart w:id="10975" w:name="_QWord_Source_Comparison_7507"/>
      <w:r>
        <w:rPr>
          <w:rFonts w:hint="eastAsia"/>
        </w:rPr>
        <w:t>和</w:t>
      </w:r>
      <w:bookmarkEnd w:id="10975"/>
      <w:bookmarkStart w:id="10976" w:name="_QWord_Source_Comparison_7508"/>
      <w:r>
        <w:rPr>
          <w:rFonts w:hint="eastAsia"/>
        </w:rPr>
        <w:t>Proteus7.7</w:t>
      </w:r>
      <w:bookmarkEnd w:id="10976"/>
      <w:bookmarkStart w:id="10977" w:name="_QWord_Source_Comparison_7509"/>
      <w:r>
        <w:rPr>
          <w:rFonts w:hint="eastAsia"/>
        </w:rPr>
        <w:t>软件配套好用。</w:t>
      </w:r>
      <w:bookmarkEnd w:id="10972"/>
      <w:bookmarkEnd w:id="10973"/>
      <w:bookmarkEnd w:id="10977"/>
      <w:bookmarkStart w:id="10978" w:name="_Toc177045596"/>
      <w:bookmarkStart w:id="10979" w:name="_Toc26060"/>
    </w:p>
    <w:p w14:paraId="687106E1">
      <w:pPr>
        <w:pStyle w:val="5"/>
        <w:numPr>
          <w:ilvl w:val="1"/>
          <w:numId w:val="0"/>
        </w:numPr>
        <w:spacing w:before="705" w:after="352"/>
      </w:pPr>
      <w:bookmarkStart w:id="10980" w:name="_QWord_Source_Comparison_7510"/>
      <w:bookmarkStart w:id="10981" w:name="_Toc3040"/>
      <w:bookmarkStart w:id="10982" w:name="_QWord_Paragraph__1708"/>
      <w:bookmarkStart w:id="10983" w:name="_QWord_Source_Comparison_Para_1708"/>
      <w:r>
        <w:rPr>
          <w:rFonts w:hint="eastAsia"/>
        </w:rPr>
        <w:t>实验</w:t>
      </w:r>
      <w:bookmarkEnd w:id="10980"/>
      <w:bookmarkStart w:id="10984" w:name="_QWord_Source_Comparison_7511"/>
      <w:r>
        <w:rPr>
          <w:rFonts w:hint="eastAsia"/>
        </w:rPr>
        <w:t>二　</w:t>
      </w:r>
      <w:bookmarkEnd w:id="10984"/>
      <w:bookmarkStart w:id="10985" w:name="_QWord_Source_Comparison_7512"/>
      <w:r>
        <w:rPr>
          <w:rFonts w:hint="eastAsia"/>
        </w:rPr>
        <w:t>R2</w:t>
      </w:r>
      <w:bookmarkEnd w:id="10985"/>
      <w:bookmarkStart w:id="10986" w:name="_QWord_Source_Comparison_7513"/>
      <w:r>
        <w:noBreakHyphen/>
      </w:r>
      <w:bookmarkEnd w:id="10986"/>
      <w:bookmarkStart w:id="10987" w:name="_QWord_Source_Comparison_7514"/>
      <w:r>
        <w:rPr>
          <w:rFonts w:hint="eastAsia"/>
        </w:rPr>
        <w:t>ARM</w:t>
      </w:r>
      <w:bookmarkEnd w:id="10987"/>
      <w:bookmarkStart w:id="10988" w:name="_QWord_Source_Comparison_7515"/>
      <w:r>
        <w:rPr>
          <w:rFonts w:hint="eastAsia"/>
        </w:rPr>
        <w:t>混合语言编程</w:t>
      </w:r>
      <w:bookmarkEnd w:id="10978"/>
      <w:bookmarkEnd w:id="10979"/>
      <w:bookmarkEnd w:id="10981"/>
      <w:bookmarkEnd w:id="10982"/>
      <w:bookmarkEnd w:id="10983"/>
      <w:bookmarkEnd w:id="10988"/>
    </w:p>
    <w:p w14:paraId="627F16C6">
      <w:pPr>
        <w:pStyle w:val="109"/>
        <w:ind w:firstLine="360"/>
        <w:rPr>
          <w:rStyle w:val="174"/>
          <w:rFonts w:hint="eastAsia" w:eastAsia="宋体"/>
          <w:lang w:eastAsia="zh-CN"/>
        </w:rPr>
      </w:pPr>
      <w:bookmarkStart w:id="10989" w:name="_QWord_Source_Comparison_7516"/>
      <w:bookmarkStart w:id="10990" w:name="_QWord_Paragraph__1709"/>
      <w:bookmarkStart w:id="10991" w:name="_QWord_Source_Comparison_Para_1709"/>
      <w:r>
        <w:rPr>
          <w:rStyle w:val="174"/>
          <w:rFonts w:hint="eastAsia" w:eastAsia="宋体"/>
          <w:lang w:eastAsia="zh-CN"/>
        </w:rPr>
        <w:drawing>
          <wp:inline distT="0" distB="0" distL="114300" distR="114300">
            <wp:extent cx="2286000" cy="2286000"/>
            <wp:effectExtent l="0" t="0" r="0" b="0"/>
            <wp:docPr id="102" name="图片 102" descr="实验R2 ARM混合语言编程.pp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实验R2 ARM混合语言编程.pptx"/>
                    <pic:cNvPicPr>
                      <a:picLocks noChangeAspect="1"/>
                    </pic:cNvPicPr>
                  </pic:nvPicPr>
                  <pic:blipFill>
                    <a:blip r:embed="rId281"/>
                    <a:stretch>
                      <a:fillRect/>
                    </a:stretch>
                  </pic:blipFill>
                  <pic:spPr>
                    <a:xfrm>
                      <a:off x="0" y="0"/>
                      <a:ext cx="2286000" cy="2286000"/>
                    </a:xfrm>
                    <a:prstGeom prst="rect">
                      <a:avLst/>
                    </a:prstGeom>
                  </pic:spPr>
                </pic:pic>
              </a:graphicData>
            </a:graphic>
          </wp:inline>
        </w:drawing>
      </w:r>
    </w:p>
    <w:p w14:paraId="5321D6F4">
      <w:pPr>
        <w:pStyle w:val="109"/>
        <w:ind w:firstLine="360"/>
      </w:pPr>
      <w:r>
        <w:rPr>
          <w:rStyle w:val="174"/>
          <w:rFonts w:hint="eastAsia"/>
        </w:rPr>
        <w:t>实验</w:t>
      </w:r>
      <w:bookmarkEnd w:id="10989"/>
      <w:bookmarkStart w:id="10992" w:name="_QWord_Source_Comparison_7517"/>
      <w:r>
        <w:rPr>
          <w:rStyle w:val="174"/>
          <w:rFonts w:hint="eastAsia"/>
          <w:lang w:val="en-US" w:eastAsia="zh-CN"/>
        </w:rPr>
        <w:t xml:space="preserve">二 </w:t>
      </w:r>
      <w:r>
        <w:rPr>
          <w:rStyle w:val="174"/>
        </w:rPr>
        <w:t>R2</w:t>
      </w:r>
      <w:bookmarkEnd w:id="10992"/>
      <w:bookmarkStart w:id="10993" w:name="_QWord_Source_Comparison_7518"/>
      <w:r>
        <w:rPr>
          <w:rStyle w:val="174"/>
        </w:rPr>
        <w:noBreakHyphen/>
      </w:r>
      <w:r>
        <w:rPr>
          <w:rStyle w:val="174"/>
        </w:rPr>
        <w:t>ARM</w:t>
      </w:r>
      <w:bookmarkEnd w:id="10993"/>
      <w:bookmarkStart w:id="10994" w:name="_QWord_Source_Comparison_7519"/>
      <w:r>
        <w:rPr>
          <w:rStyle w:val="174"/>
          <w:rFonts w:hint="eastAsia"/>
        </w:rPr>
        <w:t>混合语言编程</w:t>
      </w:r>
      <w:bookmarkEnd w:id="10990"/>
      <w:bookmarkEnd w:id="10991"/>
      <w:bookmarkEnd w:id="10994"/>
    </w:p>
    <w:p w14:paraId="54403A16">
      <w:pPr>
        <w:pStyle w:val="180"/>
        <w:numPr>
          <w:ilvl w:val="0"/>
          <w:numId w:val="16"/>
        </w:numPr>
        <w:spacing w:before="176" w:after="176"/>
      </w:pPr>
      <w:bookmarkStart w:id="10995" w:name="_QWord_Source_Comparison_Para_1710"/>
      <w:bookmarkStart w:id="10996" w:name="_QWord_Paragraph__1710"/>
      <w:bookmarkStart w:id="10997" w:name="_Toc29744"/>
      <w:bookmarkStart w:id="10998" w:name="_Toc177045597"/>
      <w:bookmarkStart w:id="10999" w:name="_QWord_Source_Comparison_7520"/>
      <w:bookmarkStart w:id="11000" w:name="QWSCP_M_正文_备用16__hIsMxP"/>
      <w:r>
        <w:rPr>
          <w:rFonts w:hint="eastAsia"/>
        </w:rPr>
        <w:t>实验背景</w:t>
      </w:r>
      <w:bookmarkEnd w:id="10995"/>
      <w:bookmarkEnd w:id="10996"/>
      <w:bookmarkEnd w:id="10997"/>
      <w:bookmarkEnd w:id="10998"/>
      <w:bookmarkEnd w:id="10999"/>
    </w:p>
    <w:bookmarkEnd w:id="11000"/>
    <w:p w14:paraId="3F0149F7">
      <w:pPr>
        <w:pStyle w:val="4"/>
        <w:ind w:firstLine="420"/>
      </w:pPr>
      <w:bookmarkStart w:id="11001" w:name="_QWord_Source_Comparison_7521"/>
      <w:bookmarkStart w:id="11002" w:name="_QWord_Source_Comparison_Para_1711"/>
      <w:bookmarkStart w:id="11003" w:name="_QWord_Paragraph__1711"/>
      <w:r>
        <w:rPr>
          <w:rFonts w:hint="eastAsia"/>
        </w:rPr>
        <w:t>在现代嵌入式系统开发中，掌握裸机编程（</w:t>
      </w:r>
      <w:bookmarkEnd w:id="11001"/>
      <w:bookmarkStart w:id="11004" w:name="_QWord_Source_Comparison_7522"/>
      <w:r>
        <w:rPr>
          <w:rFonts w:hint="eastAsia"/>
        </w:rPr>
        <w:t>Bare</w:t>
      </w:r>
      <w:bookmarkEnd w:id="11004"/>
      <w:bookmarkStart w:id="11005" w:name="_QWord_Source_Comparison_7523"/>
      <w:r>
        <w:noBreakHyphen/>
      </w:r>
      <w:bookmarkEnd w:id="11005"/>
      <w:bookmarkStart w:id="11006" w:name="_QWord_Source_Comparison_7524"/>
      <w:r>
        <w:rPr>
          <w:rFonts w:hint="eastAsia"/>
        </w:rPr>
        <w:t>Metal Programming</w:t>
      </w:r>
      <w:bookmarkEnd w:id="11006"/>
      <w:bookmarkStart w:id="11007" w:name="_QWord_Source_Comparison_7525"/>
      <w:r>
        <w:rPr>
          <w:rFonts w:hint="eastAsia"/>
        </w:rPr>
        <w:t>）和混合语言编程技巧对于工程师来说至关重要。裸机编程指的是在没有操作系统的环境下直接与硬件进行</w:t>
      </w:r>
      <w:bookmarkEnd w:id="11007"/>
      <w:bookmarkStart w:id="11008" w:name="_QWord_Source_Comparison_7526"/>
      <w:r>
        <w:rPr>
          <w:rFonts w:hint="eastAsia"/>
        </w:rPr>
        <w:t>交互，这种方式通常用于性能要求高、资源受限的系统中。在这种环境下，工程师需要直接处理硬件初始化、驱动编写、系统配置等任务。</w:t>
      </w:r>
      <w:bookmarkEnd w:id="11002"/>
      <w:bookmarkEnd w:id="11003"/>
      <w:bookmarkEnd w:id="11008"/>
    </w:p>
    <w:p w14:paraId="2F7F58C1">
      <w:pPr>
        <w:pStyle w:val="4"/>
        <w:ind w:firstLine="420"/>
      </w:pPr>
      <w:bookmarkStart w:id="11009" w:name="_QWord_Source_Comparison_7527"/>
      <w:bookmarkStart w:id="11010" w:name="_QWord_Paragraph__1712"/>
      <w:bookmarkStart w:id="11011" w:name="_QWord_Source_Comparison_Para_1712"/>
      <w:r>
        <w:rPr>
          <w:rFonts w:hint="eastAsia"/>
        </w:rPr>
        <w:t>本实验主要围绕</w:t>
      </w:r>
      <w:bookmarkEnd w:id="11009"/>
      <w:bookmarkStart w:id="11012" w:name="_QWord_Source_Comparison_7528"/>
      <w:r>
        <w:rPr>
          <w:rFonts w:hint="eastAsia"/>
        </w:rPr>
        <w:t>ARM</w:t>
      </w:r>
      <w:bookmarkEnd w:id="11012"/>
      <w:bookmarkStart w:id="11013" w:name="_QWord_Source_Comparison_7529"/>
      <w:r>
        <w:rPr>
          <w:rFonts w:hint="eastAsia"/>
        </w:rPr>
        <w:t>架构处理器进行，其中使用的是</w:t>
      </w:r>
      <w:bookmarkEnd w:id="11013"/>
      <w:bookmarkStart w:id="11014" w:name="_QWord_Source_Comparison_7530"/>
      <w:r>
        <w:rPr>
          <w:rFonts w:hint="eastAsia"/>
        </w:rPr>
        <w:t>LPC2138</w:t>
      </w:r>
      <w:bookmarkEnd w:id="11014"/>
      <w:bookmarkStart w:id="11015" w:name="_QWord_Source_Comparison_7531"/>
      <w:r>
        <w:rPr>
          <w:rFonts w:hint="eastAsia"/>
        </w:rPr>
        <w:t>微控制器。</w:t>
      </w:r>
      <w:bookmarkEnd w:id="11015"/>
      <w:bookmarkStart w:id="11016" w:name="_QWord_Source_Comparison_7532"/>
      <w:r>
        <w:rPr>
          <w:rFonts w:hint="eastAsia"/>
        </w:rPr>
        <w:t>ARM</w:t>
      </w:r>
      <w:bookmarkEnd w:id="11016"/>
      <w:bookmarkStart w:id="11017" w:name="_QWord_Source_Comparison_7533"/>
      <w:r>
        <w:rPr>
          <w:rFonts w:hint="eastAsia"/>
        </w:rPr>
        <w:t>处理器广泛应用于嵌入式系统中，具有高效能和低功耗的优点。</w:t>
      </w:r>
      <w:bookmarkEnd w:id="11017"/>
      <w:bookmarkStart w:id="11018" w:name="_QWord_Source_Comparison_7534"/>
      <w:r>
        <w:rPr>
          <w:rFonts w:hint="eastAsia"/>
        </w:rPr>
        <w:t>LPC2138</w:t>
      </w:r>
      <w:bookmarkEnd w:id="11018"/>
      <w:bookmarkStart w:id="11019" w:name="_QWord_Source_Comparison_7535"/>
      <w:r>
        <w:rPr>
          <w:rFonts w:hint="eastAsia"/>
        </w:rPr>
        <w:t>是</w:t>
      </w:r>
      <w:bookmarkEnd w:id="11019"/>
      <w:bookmarkStart w:id="11020" w:name="_QWord_Source_Comparison_7536"/>
      <w:r>
        <w:rPr>
          <w:rFonts w:hint="eastAsia"/>
        </w:rPr>
        <w:t>NXP</w:t>
      </w:r>
      <w:bookmarkEnd w:id="11020"/>
      <w:bookmarkStart w:id="11021" w:name="_QWord_Source_Comparison_7537"/>
      <w:r>
        <w:rPr>
          <w:rFonts w:hint="eastAsia"/>
        </w:rPr>
        <w:t>（以前的</w:t>
      </w:r>
      <w:bookmarkEnd w:id="11021"/>
      <w:bookmarkStart w:id="11022" w:name="_QWord_Source_Comparison_7538"/>
      <w:r>
        <w:rPr>
          <w:rFonts w:hint="eastAsia"/>
        </w:rPr>
        <w:t>Philips</w:t>
      </w:r>
      <w:bookmarkEnd w:id="11022"/>
      <w:bookmarkStart w:id="11023" w:name="_QWord_Source_Comparison_7539"/>
      <w:r>
        <w:rPr>
          <w:rFonts w:hint="eastAsia"/>
        </w:rPr>
        <w:t>）公司生产的一款基于</w:t>
      </w:r>
      <w:bookmarkEnd w:id="11023"/>
      <w:bookmarkStart w:id="11024" w:name="_QWord_Source_Comparison_7540"/>
      <w:r>
        <w:rPr>
          <w:rFonts w:hint="eastAsia"/>
        </w:rPr>
        <w:t>ARM7TDMI</w:t>
      </w:r>
      <w:bookmarkEnd w:id="11024"/>
      <w:bookmarkStart w:id="11025" w:name="_QWord_Source_Comparison_7541"/>
      <w:r>
        <w:rPr>
          <w:rFonts w:hint="eastAsia"/>
        </w:rPr>
        <w:t>内核的微控制器，它在众多嵌入式应用中得到了广泛应用。</w:t>
      </w:r>
      <w:bookmarkEnd w:id="11010"/>
      <w:bookmarkEnd w:id="11011"/>
      <w:bookmarkEnd w:id="11025"/>
    </w:p>
    <w:p w14:paraId="437CBDA7">
      <w:pPr>
        <w:pStyle w:val="180"/>
        <w:spacing w:before="176" w:after="176"/>
      </w:pPr>
      <w:bookmarkStart w:id="11026" w:name="_Toc177045598"/>
      <w:bookmarkStart w:id="11027" w:name="_QWord_Source_Comparison_Para_1713"/>
      <w:bookmarkStart w:id="11028" w:name="_Toc5182"/>
      <w:bookmarkStart w:id="11029" w:name="_QWord_Source_Comparison_7542"/>
      <w:bookmarkStart w:id="11030" w:name="_QWord_Paragraph__1713"/>
      <w:r>
        <w:rPr>
          <w:rFonts w:hint="eastAsia"/>
        </w:rPr>
        <w:t>实验目的</w:t>
      </w:r>
      <w:bookmarkEnd w:id="11026"/>
      <w:bookmarkEnd w:id="11027"/>
      <w:bookmarkEnd w:id="11028"/>
      <w:bookmarkEnd w:id="11029"/>
      <w:bookmarkEnd w:id="11030"/>
    </w:p>
    <w:p w14:paraId="23848BD5">
      <w:pPr>
        <w:pStyle w:val="66"/>
        <w:numPr>
          <w:ilvl w:val="4"/>
          <w:numId w:val="17"/>
        </w:numPr>
      </w:pPr>
      <w:bookmarkStart w:id="11031" w:name="_QWord_Source_Comparison_7543"/>
      <w:bookmarkStart w:id="11032" w:name="_QWord_Paragraph__1714"/>
      <w:bookmarkStart w:id="11033" w:name="_QWord_Source_Comparison_Para_1714"/>
      <w:bookmarkStart w:id="11034" w:name="QWSCP_A_006__iMBmrx"/>
      <w:bookmarkStart w:id="11035" w:name="QWSCP_A_005__F2LM8s"/>
      <w:bookmarkStart w:id="11036" w:name="_Toc12949"/>
      <w:bookmarkStart w:id="11037" w:name="_Toc177045599"/>
      <w:r>
        <w:rPr>
          <w:rFonts w:hint="eastAsia"/>
        </w:rPr>
        <w:t>学习</w:t>
      </w:r>
      <w:bookmarkEnd w:id="11031"/>
      <w:bookmarkStart w:id="11038" w:name="_QWord_Source_Comparison_7544"/>
      <w:r>
        <w:t>ARM</w:t>
      </w:r>
      <w:bookmarkEnd w:id="11038"/>
      <w:bookmarkStart w:id="11039" w:name="_QWord_Source_Comparison_7545"/>
      <w:r>
        <w:rPr>
          <w:rFonts w:hint="eastAsia"/>
        </w:rPr>
        <w:t>裸机程序的框架，掌握工程项目的创建。</w:t>
      </w:r>
      <w:bookmarkEnd w:id="11032"/>
      <w:bookmarkEnd w:id="11033"/>
      <w:bookmarkEnd w:id="11039"/>
    </w:p>
    <w:bookmarkEnd w:id="11034"/>
    <w:bookmarkEnd w:id="11035"/>
    <w:p w14:paraId="2EF52DE4">
      <w:pPr>
        <w:pStyle w:val="66"/>
        <w:numPr>
          <w:ilvl w:val="4"/>
          <w:numId w:val="6"/>
        </w:numPr>
      </w:pPr>
      <w:bookmarkStart w:id="11040" w:name="_QWord_Source_Comparison_7546"/>
      <w:bookmarkStart w:id="11041" w:name="_QWord_Paragraph__1715"/>
      <w:bookmarkStart w:id="11042" w:name="_QWord_Source_Comparison_Para_1715"/>
      <w:r>
        <w:rPr>
          <w:rFonts w:hint="eastAsia"/>
        </w:rPr>
        <w:t>分析</w:t>
      </w:r>
      <w:bookmarkEnd w:id="11040"/>
      <w:bookmarkStart w:id="11043" w:name="_QWord_Source_Comparison_7547"/>
      <w:r>
        <w:t>LPC2138</w:t>
      </w:r>
      <w:bookmarkEnd w:id="11043"/>
      <w:bookmarkStart w:id="11044" w:name="_QWord_Source_Comparison_7548"/>
      <w:r>
        <w:rPr>
          <w:rFonts w:hint="eastAsia"/>
        </w:rPr>
        <w:t>的启动代码。</w:t>
      </w:r>
      <w:bookmarkEnd w:id="11041"/>
      <w:bookmarkEnd w:id="11042"/>
      <w:bookmarkEnd w:id="11044"/>
    </w:p>
    <w:p w14:paraId="0EEE508F">
      <w:pPr>
        <w:pStyle w:val="66"/>
        <w:numPr>
          <w:ilvl w:val="4"/>
          <w:numId w:val="6"/>
        </w:numPr>
      </w:pPr>
      <w:bookmarkStart w:id="11045" w:name="_QWord_Source_Comparison_7549"/>
      <w:bookmarkStart w:id="11046" w:name="_QWord_Source_Comparison_Para_1716"/>
      <w:bookmarkStart w:id="11047" w:name="_QWord_Paragraph__1716"/>
      <w:r>
        <w:rPr>
          <w:rFonts w:hint="eastAsia"/>
        </w:rPr>
        <w:t>掌握</w:t>
      </w:r>
      <w:bookmarkEnd w:id="11045"/>
      <w:bookmarkStart w:id="11048" w:name="_QWord_Source_Comparison_7550"/>
      <w:r>
        <w:t>ARM</w:t>
      </w:r>
      <w:bookmarkEnd w:id="11048"/>
      <w:bookmarkStart w:id="11049" w:name="_QWord_Source_Comparison_7551"/>
      <w:r>
        <w:rPr>
          <w:rFonts w:hint="eastAsia"/>
        </w:rPr>
        <w:t>裸机程序项目中混合语言编程的方法。</w:t>
      </w:r>
      <w:bookmarkEnd w:id="11046"/>
      <w:bookmarkEnd w:id="11047"/>
      <w:bookmarkEnd w:id="11049"/>
    </w:p>
    <w:p w14:paraId="6795316C">
      <w:pPr>
        <w:pStyle w:val="180"/>
        <w:spacing w:before="176" w:after="176"/>
      </w:pPr>
      <w:bookmarkStart w:id="11050" w:name="_QWord_Paragraph__1717"/>
      <w:bookmarkStart w:id="11051" w:name="_QWord_Source_Comparison_Para_1717"/>
      <w:bookmarkStart w:id="11052" w:name="_QWord_Source_Comparison_7552"/>
      <w:r>
        <w:rPr>
          <w:rFonts w:hint="eastAsia"/>
        </w:rPr>
        <w:t>实验内容</w:t>
      </w:r>
      <w:bookmarkEnd w:id="11036"/>
      <w:bookmarkEnd w:id="11037"/>
      <w:bookmarkEnd w:id="11050"/>
      <w:bookmarkEnd w:id="11051"/>
      <w:bookmarkEnd w:id="11052"/>
    </w:p>
    <w:bookmarkEnd w:id="6697"/>
    <w:p w14:paraId="6195F445">
      <w:pPr>
        <w:pStyle w:val="66"/>
        <w:numPr>
          <w:ilvl w:val="4"/>
          <w:numId w:val="18"/>
        </w:numPr>
      </w:pPr>
      <w:bookmarkStart w:id="11053" w:name="_QWord_Source_Comparison_7553"/>
      <w:bookmarkStart w:id="11054" w:name="_QWord_Source_Comparison_Para_1718"/>
      <w:bookmarkStart w:id="11055" w:name="_QWord_Paragraph__1718"/>
      <w:bookmarkStart w:id="11056" w:name="QWSCP_A_005__FWU3JO"/>
      <w:bookmarkStart w:id="11057" w:name="QWSCP_A_006__GODKZX"/>
      <w:bookmarkStart w:id="11058" w:name="_Toc177045600"/>
      <w:bookmarkStart w:id="11059" w:name="_Toc31613"/>
      <w:r>
        <w:rPr>
          <w:rFonts w:hint="eastAsia"/>
        </w:rPr>
        <w:t>ARM</w:t>
      </w:r>
      <w:bookmarkEnd w:id="11053"/>
      <w:bookmarkStart w:id="11060" w:name="_QWord_Source_Comparison_7554"/>
      <w:r>
        <w:rPr>
          <w:rFonts w:hint="eastAsia"/>
        </w:rPr>
        <w:t>裸机项目的创建。在</w:t>
      </w:r>
      <w:bookmarkEnd w:id="11060"/>
      <w:bookmarkStart w:id="11061" w:name="_QWord_Source_Comparison_7555"/>
      <w:r>
        <w:rPr>
          <w:rFonts w:hint="eastAsia"/>
        </w:rPr>
        <w:t>uVision 4</w:t>
      </w:r>
      <w:bookmarkEnd w:id="11061"/>
      <w:bookmarkStart w:id="11062" w:name="_QWord_Source_Comparison_7556"/>
      <w:r>
        <w:rPr>
          <w:rFonts w:hint="eastAsia"/>
        </w:rPr>
        <w:t>中创建一个针对</w:t>
      </w:r>
      <w:bookmarkEnd w:id="11062"/>
      <w:bookmarkStart w:id="11063" w:name="_QWord_Source_Comparison_7557"/>
      <w:r>
        <w:rPr>
          <w:rFonts w:hint="eastAsia"/>
        </w:rPr>
        <w:t>LPC2138</w:t>
      </w:r>
      <w:bookmarkEnd w:id="11063"/>
      <w:bookmarkStart w:id="11064" w:name="_QWord_Source_Comparison_7558"/>
      <w:r>
        <w:rPr>
          <w:rFonts w:hint="eastAsia"/>
        </w:rPr>
        <w:t>的项目，允许将</w:t>
      </w:r>
      <w:bookmarkEnd w:id="11064"/>
      <w:bookmarkStart w:id="11065" w:name="_QWord_Source_Comparison_7559"/>
      <w:r>
        <w:rPr>
          <w:rFonts w:hint="eastAsia"/>
        </w:rPr>
        <w:t>Startup.S</w:t>
      </w:r>
      <w:bookmarkEnd w:id="11065"/>
      <w:bookmarkStart w:id="11066" w:name="_QWord_Source_Comparison_7560"/>
      <w:r>
        <w:rPr>
          <w:rFonts w:hint="eastAsia"/>
        </w:rPr>
        <w:t>复制进来。</w:t>
      </w:r>
      <w:bookmarkEnd w:id="11054"/>
      <w:bookmarkEnd w:id="11055"/>
      <w:bookmarkEnd w:id="11066"/>
    </w:p>
    <w:bookmarkEnd w:id="11056"/>
    <w:bookmarkEnd w:id="11057"/>
    <w:p w14:paraId="50C8D475">
      <w:pPr>
        <w:pStyle w:val="66"/>
        <w:numPr>
          <w:ilvl w:val="4"/>
          <w:numId w:val="6"/>
        </w:numPr>
      </w:pPr>
      <w:bookmarkStart w:id="11067" w:name="_QWord_Source_Comparison_7561"/>
      <w:bookmarkStart w:id="11068" w:name="_QWord_Source_Comparison_Para_1719"/>
      <w:bookmarkStart w:id="11069" w:name="_QWord_Paragraph__1719"/>
      <w:r>
        <w:rPr>
          <w:rFonts w:hint="eastAsia"/>
        </w:rPr>
        <w:t>分析</w:t>
      </w:r>
      <w:bookmarkEnd w:id="11067"/>
      <w:bookmarkStart w:id="11070" w:name="_QWord_Source_Comparison_7562"/>
      <w:r>
        <w:t>Startup.S</w:t>
      </w:r>
      <w:bookmarkEnd w:id="11070"/>
      <w:bookmarkStart w:id="11071" w:name="_QWord_Source_Comparison_7563"/>
      <w:r>
        <w:rPr>
          <w:rFonts w:hint="eastAsia"/>
        </w:rPr>
        <w:t>程序，了解模式的定义、中断入口表、堆栈的初始化、跳转到</w:t>
      </w:r>
      <w:bookmarkEnd w:id="11071"/>
      <w:bookmarkStart w:id="11072" w:name="_QWord_Source_Comparison_7564"/>
      <w:r>
        <w:t>main</w:t>
      </w:r>
      <w:bookmarkEnd w:id="11072"/>
      <w:bookmarkStart w:id="11073" w:name="_QWord_Source_Comparison_7565"/>
      <w:r>
        <w:rPr>
          <w:rFonts w:hint="eastAsia"/>
        </w:rPr>
        <w:t>函数等。</w:t>
      </w:r>
      <w:bookmarkEnd w:id="11068"/>
      <w:bookmarkEnd w:id="11069"/>
      <w:bookmarkEnd w:id="11073"/>
    </w:p>
    <w:p w14:paraId="438B5ABB">
      <w:pPr>
        <w:pStyle w:val="66"/>
        <w:numPr>
          <w:ilvl w:val="4"/>
          <w:numId w:val="6"/>
        </w:numPr>
      </w:pPr>
      <w:bookmarkStart w:id="11074" w:name="_QWord_Source_Comparison_7566"/>
      <w:bookmarkStart w:id="11075" w:name="_QWord_Source_Comparison_Para_1720"/>
      <w:bookmarkStart w:id="11076" w:name="_QWord_Paragraph__1720"/>
      <w:r>
        <w:rPr>
          <w:rFonts w:hint="eastAsia"/>
        </w:rPr>
        <w:t>混合语言编程练习。</w:t>
      </w:r>
      <w:bookmarkEnd w:id="11074"/>
      <w:bookmarkEnd w:id="11075"/>
      <w:bookmarkEnd w:id="11076"/>
    </w:p>
    <w:p w14:paraId="542483AF">
      <w:bookmarkStart w:id="11077" w:name="_QWord_Source_Comparison_7567"/>
      <w:r>
        <w:br w:type="page"/>
      </w:r>
      <w:bookmarkEnd w:id="11077"/>
    </w:p>
    <w:bookmarkEnd w:id="11058"/>
    <w:bookmarkEnd w:id="11059"/>
    <w:p w14:paraId="17DCC2EB">
      <w:pPr>
        <w:pStyle w:val="261"/>
      </w:pPr>
      <w:bookmarkStart w:id="11078" w:name="_QWord_Source_Comparison_7568"/>
      <w:bookmarkStart w:id="11079" w:name="_QWord_Paragraph__1722"/>
      <w:bookmarkStart w:id="11080" w:name="_QWord_Source_Comparison_Para_1722"/>
    </w:p>
    <w:p w14:paraId="0B2E6BE5">
      <w:pPr>
        <w:pStyle w:val="3"/>
        <w:numPr>
          <w:ilvl w:val="0"/>
          <w:numId w:val="6"/>
        </w:numPr>
        <w:spacing w:before="1058" w:after="352"/>
      </w:pPr>
      <w:bookmarkStart w:id="11081" w:name="_Toc23445"/>
      <w:r>
        <w:rPr>
          <w:rFonts w:hint="eastAsia"/>
        </w:rPr>
        <w:t>嵌入式系统的存储系统</w:t>
      </w:r>
      <w:bookmarkEnd w:id="11078"/>
      <w:bookmarkEnd w:id="11079"/>
      <w:bookmarkStart w:id="11082" w:name="_QWord_Source_Comparison_7569"/>
      <w:r>
        <w:fldChar w:fldCharType="begin"/>
      </w:r>
      <w:bookmarkEnd w:id="11082"/>
      <w:bookmarkStart w:id="11083" w:name="_QWord_Source_Comparison_7570"/>
      <w:r>
        <w:instrText xml:space="preserve"> </w:instrText>
      </w:r>
      <w:bookmarkEnd w:id="11083"/>
      <w:bookmarkStart w:id="11084" w:name="_QWord_Source_Comparison_7571"/>
      <w:r>
        <w:rPr>
          <w:rFonts w:hint="eastAsia"/>
        </w:rPr>
        <w:instrText xml:space="preserve">SEQ QWord_Heading1_Sequence \h \r 4</w:instrText>
      </w:r>
      <w:bookmarkEnd w:id="11084"/>
      <w:bookmarkStart w:id="11085" w:name="_QWord_Source_Comparison_7572"/>
      <w:r>
        <w:instrText xml:space="preserve"> </w:instrText>
      </w:r>
      <w:bookmarkEnd w:id="11085"/>
      <w:bookmarkStart w:id="11086" w:name="_QWord_Source_Comparison_7573"/>
      <w:r>
        <w:fldChar w:fldCharType="end"/>
      </w:r>
      <w:bookmarkEnd w:id="11080"/>
      <w:bookmarkEnd w:id="11081"/>
      <w:bookmarkEnd w:id="11086"/>
    </w:p>
    <w:p w14:paraId="0EEDDE5A">
      <w:pPr>
        <w:pStyle w:val="4"/>
        <w:ind w:firstLine="420"/>
      </w:pPr>
      <w:bookmarkStart w:id="11087" w:name="_QWord_Source_Comparison_7574"/>
      <w:bookmarkStart w:id="11088" w:name="_QWord_Source_Comparison_Para_1723"/>
      <w:bookmarkStart w:id="11089" w:name="_QWord_Paragraph__1723"/>
      <w:r>
        <w:rPr>
          <w:rFonts w:hint="eastAsia"/>
        </w:rPr>
        <w:t>本章介绍嵌入式系统的存储系统，特别考虑到这些系统在性能和环境条件下的特殊要求。由于容量限制，大多数</w:t>
      </w:r>
      <w:bookmarkEnd w:id="11087"/>
      <w:bookmarkStart w:id="11090" w:name="_QWord_Source_Comparison_7575"/>
      <w:r>
        <w:rPr>
          <w:rFonts w:hint="eastAsia"/>
        </w:rPr>
        <w:t>ARM</w:t>
      </w:r>
      <w:bookmarkEnd w:id="11090"/>
      <w:bookmarkStart w:id="11091" w:name="_QWord_Source_Comparison_7576"/>
      <w:r>
        <w:rPr>
          <w:rFonts w:hint="eastAsia"/>
        </w:rPr>
        <w:t>处理器并未将存储器集成到芯片内部，而是选择了一些特殊的外部存储器设备。例如，嵌入式系统可能会采用闪存、</w:t>
      </w:r>
      <w:bookmarkEnd w:id="11091"/>
      <w:bookmarkStart w:id="11092" w:name="_QWord_Source_Comparison_7577"/>
      <w:r>
        <w:rPr>
          <w:rFonts w:hint="eastAsia"/>
        </w:rPr>
        <w:t>EEPROM</w:t>
      </w:r>
      <w:bookmarkEnd w:id="11092"/>
      <w:bookmarkStart w:id="11093" w:name="_QWord_Source_Comparison_7578"/>
      <w:r>
        <w:rPr>
          <w:rFonts w:hint="eastAsia"/>
        </w:rPr>
        <w:t>或</w:t>
      </w:r>
      <w:bookmarkEnd w:id="11093"/>
      <w:bookmarkStart w:id="11094" w:name="_QWord_Source_Comparison_7579"/>
      <w:r>
        <w:rPr>
          <w:rFonts w:hint="eastAsia"/>
        </w:rPr>
        <w:t>SD</w:t>
      </w:r>
      <w:bookmarkEnd w:id="11094"/>
      <w:bookmarkStart w:id="11095" w:name="_QWord_Source_Comparison_7580"/>
      <w:r>
        <w:rPr>
          <w:rFonts w:hint="eastAsia"/>
        </w:rPr>
        <w:t>卡等作为主要存储器，以满足其数据存储和访问的需求。这些存储器选择不仅考虑了容量需求，还考虑了功耗、可靠性和物理尺寸等因素。为了更好地理解嵌入式系统的存储系统，本章通过实例分析来深入探讨嵌入式系统的存储系统。</w:t>
      </w:r>
      <w:bookmarkEnd w:id="11088"/>
      <w:bookmarkEnd w:id="11089"/>
      <w:bookmarkEnd w:id="11095"/>
    </w:p>
    <w:p w14:paraId="5677D1F9">
      <w:pPr>
        <w:pStyle w:val="5"/>
        <w:numPr>
          <w:ilvl w:val="1"/>
          <w:numId w:val="6"/>
        </w:numPr>
        <w:spacing w:before="705" w:after="352"/>
      </w:pPr>
      <w:bookmarkStart w:id="11096" w:name="_QWord_Source_Comparison_Para_1724"/>
      <w:bookmarkStart w:id="11097" w:name="_Toc32198"/>
      <w:bookmarkStart w:id="11098" w:name="_QWord_Source_Comparison_7581"/>
      <w:bookmarkStart w:id="11099" w:name="_QWord_Paragraph__1724"/>
      <w:r>
        <w:rPr>
          <w:rFonts w:hint="eastAsia"/>
        </w:rPr>
        <w:t>存储器组织及分类</w:t>
      </w:r>
      <w:bookmarkEnd w:id="11096"/>
      <w:bookmarkEnd w:id="11097"/>
      <w:bookmarkEnd w:id="11098"/>
      <w:bookmarkEnd w:id="11099"/>
    </w:p>
    <w:p w14:paraId="31C4AAB3">
      <w:pPr>
        <w:pStyle w:val="109"/>
        <w:ind w:firstLine="360"/>
        <w:rPr>
          <w:rStyle w:val="174"/>
          <w:rFonts w:hint="eastAsia" w:eastAsia="宋体"/>
          <w:lang w:eastAsia="zh-CN"/>
        </w:rPr>
      </w:pPr>
      <w:bookmarkStart w:id="11100" w:name="_QWord_Source_Comparison_7582"/>
      <w:bookmarkStart w:id="11101" w:name="_QWord_Paragraph__1725"/>
      <w:bookmarkStart w:id="11102" w:name="_QWord_Source_Comparison_Para_1725"/>
      <w:r>
        <w:rPr>
          <w:rStyle w:val="174"/>
          <w:rFonts w:hint="eastAsia" w:eastAsia="宋体"/>
          <w:lang w:eastAsia="zh-CN"/>
        </w:rPr>
        <w:drawing>
          <wp:inline distT="0" distB="0" distL="114300" distR="114300">
            <wp:extent cx="2286000" cy="2286000"/>
            <wp:effectExtent l="0" t="0" r="0" b="0"/>
            <wp:docPr id="103" name="图片 103" descr="4-1 存储器组织及分类.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4-1 存储器组织及分类.mp4"/>
                    <pic:cNvPicPr>
                      <a:picLocks noChangeAspect="1"/>
                    </pic:cNvPicPr>
                  </pic:nvPicPr>
                  <pic:blipFill>
                    <a:blip r:embed="rId282"/>
                    <a:stretch>
                      <a:fillRect/>
                    </a:stretch>
                  </pic:blipFill>
                  <pic:spPr>
                    <a:xfrm>
                      <a:off x="0" y="0"/>
                      <a:ext cx="2286000" cy="2286000"/>
                    </a:xfrm>
                    <a:prstGeom prst="rect">
                      <a:avLst/>
                    </a:prstGeom>
                  </pic:spPr>
                </pic:pic>
              </a:graphicData>
            </a:graphic>
          </wp:inline>
        </w:drawing>
      </w:r>
    </w:p>
    <w:p w14:paraId="4DBF2EE6">
      <w:pPr>
        <w:pStyle w:val="109"/>
        <w:ind w:firstLine="360"/>
      </w:pPr>
      <w:r>
        <w:rPr>
          <w:rStyle w:val="174"/>
          <w:rFonts w:hint="eastAsia"/>
        </w:rPr>
        <w:t>4</w:t>
      </w:r>
      <w:bookmarkEnd w:id="11100"/>
      <w:bookmarkStart w:id="11103" w:name="_QWord_Source_Comparison_7583"/>
      <w:r>
        <w:rPr>
          <w:rStyle w:val="174"/>
        </w:rPr>
        <w:noBreakHyphen/>
      </w:r>
      <w:bookmarkEnd w:id="11103"/>
      <w:bookmarkStart w:id="11104" w:name="_QWord_Source_Comparison_7584"/>
      <w:r>
        <w:rPr>
          <w:rStyle w:val="174"/>
          <w:rFonts w:hint="eastAsia"/>
        </w:rPr>
        <w:t xml:space="preserve">1 </w:t>
      </w:r>
      <w:bookmarkEnd w:id="11104"/>
      <w:bookmarkStart w:id="11105" w:name="_QWord_Source_Comparison_7585"/>
      <w:r>
        <w:rPr>
          <w:rStyle w:val="174"/>
          <w:rFonts w:hint="eastAsia"/>
        </w:rPr>
        <w:t>存储器组织及分类</w:t>
      </w:r>
      <w:bookmarkEnd w:id="11101"/>
      <w:bookmarkEnd w:id="11102"/>
      <w:bookmarkEnd w:id="11105"/>
    </w:p>
    <w:p w14:paraId="3A77078B">
      <w:pPr>
        <w:pStyle w:val="4"/>
        <w:ind w:firstLine="420"/>
      </w:pPr>
      <w:bookmarkStart w:id="11106" w:name="_QWord_Source_Comparison_Para_1726"/>
      <w:bookmarkStart w:id="11107" w:name="_QWord_Source_Comparison_7586"/>
      <w:bookmarkStart w:id="11108" w:name="_QWord_Paragraph__1726"/>
      <w:r>
        <w:rPr>
          <w:rFonts w:hint="eastAsia"/>
        </w:rPr>
        <w:t>嵌入式系统的存储器组织及分类对于确保系统稳定运行和高效工作至关重要。不同类型的存储器在嵌入式系统中扮演着各自独特的角色，通过提供可靠的数据存储和访问机制来支持嵌入式设备的功能和性能需求。</w:t>
      </w:r>
      <w:bookmarkEnd w:id="11106"/>
      <w:bookmarkEnd w:id="11107"/>
      <w:bookmarkEnd w:id="11108"/>
    </w:p>
    <w:p w14:paraId="03693F1C">
      <w:pPr>
        <w:pStyle w:val="63"/>
        <w:numPr>
          <w:ilvl w:val="2"/>
          <w:numId w:val="6"/>
        </w:numPr>
        <w:spacing w:before="352" w:after="352"/>
      </w:pPr>
      <w:bookmarkStart w:id="11109" w:name="_Toc4340"/>
      <w:bookmarkStart w:id="11110" w:name="_QWord_Source_Comparison_7587"/>
      <w:bookmarkStart w:id="11111" w:name="_QWord_Source_Comparison_Para_1727"/>
      <w:bookmarkStart w:id="11112" w:name="_QWord_Paragraph__1727"/>
      <w:r>
        <w:rPr>
          <w:rFonts w:hint="eastAsia"/>
        </w:rPr>
        <w:t>分级存储体系</w:t>
      </w:r>
      <w:bookmarkEnd w:id="11109"/>
      <w:bookmarkEnd w:id="11110"/>
      <w:bookmarkEnd w:id="11111"/>
      <w:bookmarkEnd w:id="11112"/>
    </w:p>
    <w:p w14:paraId="77A6BFF4">
      <w:pPr>
        <w:pStyle w:val="4"/>
        <w:ind w:firstLine="420"/>
      </w:pPr>
      <w:bookmarkStart w:id="11113" w:name="_QWord_Source_Comparison_7588"/>
      <w:bookmarkStart w:id="11114" w:name="_QWord_Paragraph__1728"/>
      <w:bookmarkStart w:id="11115" w:name="_QWord_Source_Comparison_Para_1728"/>
      <w:r>
        <w:rPr>
          <w:rFonts w:hint="eastAsia"/>
        </w:rPr>
        <w:t>分级存储体系如</w:t>
      </w:r>
      <w:bookmarkEnd w:id="11113"/>
      <w:bookmarkStart w:id="11116" w:name="_QWord_Source_Comparison_7589"/>
      <w:r>
        <w:fldChar w:fldCharType="begin"/>
      </w:r>
      <w:bookmarkEnd w:id="11116"/>
      <w:bookmarkStart w:id="11117" w:name="_QWord_Source_Comparison_7590"/>
      <w:r>
        <w:instrText xml:space="preserve"> </w:instrText>
      </w:r>
      <w:bookmarkEnd w:id="11117"/>
      <w:bookmarkStart w:id="11118" w:name="_QWord_Source_Comparison_7591"/>
      <w:r>
        <w:rPr>
          <w:rFonts w:hint="eastAsia"/>
        </w:rPr>
        <w:instrText xml:space="preserve">REF QWord_XRef_Figure__3hhRhZ \h \* CHARFORMAT</w:instrText>
      </w:r>
      <w:bookmarkEnd w:id="11118"/>
      <w:bookmarkStart w:id="11119" w:name="_QWord_Source_Comparison_7592"/>
      <w:r>
        <w:instrText xml:space="preserve"> </w:instrText>
      </w:r>
      <w:bookmarkStart w:id="11120" w:name="_QWord_Source_Comparison_7593"/>
      <w:r>
        <w:fldChar w:fldCharType="separate"/>
      </w:r>
      <w:bookmarkEnd w:id="11119"/>
      <w:bookmarkEnd w:id="11120"/>
      <w:bookmarkStart w:id="11121" w:name="_QWord_Source_Comparison_7594"/>
      <w:r>
        <w:rPr>
          <w:rFonts w:hint="eastAsia"/>
        </w:rPr>
        <w:t>图</w:t>
      </w:r>
      <w:bookmarkEnd w:id="11121"/>
      <w:bookmarkStart w:id="11122" w:name="_QWord_Source_Comparison_7595"/>
      <w:r>
        <w:rPr>
          <w:rFonts w:hint="eastAsia"/>
        </w:rPr>
        <w:t> </w:t>
      </w:r>
      <w:bookmarkEnd w:id="11122"/>
      <w:bookmarkStart w:id="11123" w:name="_QWord_Source_Comparison_7596"/>
      <w:r>
        <w:t>4</w:t>
      </w:r>
      <w:bookmarkEnd w:id="11123"/>
      <w:bookmarkStart w:id="11124" w:name="_QWord_Source_Comparison_7597"/>
      <w:r>
        <w:noBreakHyphen/>
      </w:r>
      <w:r>
        <w:t>1</w:t>
      </w:r>
      <w:bookmarkEnd w:id="11124"/>
      <w:bookmarkStart w:id="11125" w:name="_QWord_Source_Comparison_7598"/>
      <w:r>
        <w:fldChar w:fldCharType="end"/>
      </w:r>
      <w:bookmarkEnd w:id="11125"/>
      <w:bookmarkStart w:id="11126" w:name="_QWord_Source_Comparison_7599"/>
      <w:r>
        <w:rPr>
          <w:rFonts w:hint="eastAsia"/>
        </w:rPr>
        <w:t>所示：</w:t>
      </w:r>
      <w:bookmarkEnd w:id="11114"/>
      <w:bookmarkEnd w:id="11115"/>
      <w:bookmarkEnd w:id="11126"/>
    </w:p>
    <w:p w14:paraId="531EE8FA">
      <w:pPr>
        <w:pStyle w:val="105"/>
      </w:pPr>
      <w:bookmarkStart w:id="11127" w:name="_QWord_Source_Comparison_Para_1729"/>
      <w:r>
        <w:t>‌</w:t>
      </w:r>
      <w:bookmarkStart w:id="11128" w:name="_QWord_Source_Comparison_7600"/>
      <w:bookmarkEnd w:id="11128"/>
      <w:bookmarkStart w:id="11129" w:name="_QWord_Source_Comparison_7601"/>
      <w:bookmarkStart w:id="11130" w:name="_QWord_ImageIndex_173"/>
      <w:bookmarkStart w:id="11131" w:name="_QWord_Paragraph__1729"/>
      <w:r>
        <w:drawing>
          <wp:inline distT="0" distB="0" distL="0" distR="0">
            <wp:extent cx="4584700" cy="2755900"/>
            <wp:effectExtent l="0" t="0" r="6350" b="6350"/>
            <wp:docPr id="1489454336" name="图片 1489454336" title="QWord_ImageMark_173">
              <a:hlinkClick xmlns:a="http://schemas.openxmlformats.org/drawingml/2006/main" r:id="rId283" tooltip="QWord 图片目录：resource/images/illustration/1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36" name="图片 1489454336" title="QWord_ImageMark_173"/>
                    <pic:cNvPicPr>
                      <a:picLocks noChangeAspect="1" noChangeArrowheads="1"/>
                    </pic:cNvPicPr>
                  </pic:nvPicPr>
                  <pic:blipFill>
                    <a:blip r:embed="rId284" cstate="print">
                      <a:extLst>
                        <a:ext uri="{28A0092B-C50C-407E-A947-70E740481C1C}">
                          <a14:useLocalDpi xmlns:a14="http://schemas.microsoft.com/office/drawing/2010/main" val="0"/>
                        </a:ext>
                      </a:extLst>
                    </a:blip>
                    <a:srcRect l="4919" t="5511" r="4001" b="2480"/>
                    <a:stretch>
                      <a:fillRect/>
                    </a:stretch>
                  </pic:blipFill>
                  <pic:spPr>
                    <a:xfrm>
                      <a:off x="0" y="0"/>
                      <a:ext cx="4585810" cy="2756567"/>
                    </a:xfrm>
                    <a:prstGeom prst="rect">
                      <a:avLst/>
                    </a:prstGeom>
                    <a:noFill/>
                    <a:ln>
                      <a:noFill/>
                    </a:ln>
                  </pic:spPr>
                </pic:pic>
              </a:graphicData>
            </a:graphic>
          </wp:inline>
        </w:drawing>
      </w:r>
      <w:bookmarkEnd w:id="11127"/>
      <w:bookmarkEnd w:id="11129"/>
      <w:bookmarkEnd w:id="11130"/>
      <w:bookmarkEnd w:id="11131"/>
    </w:p>
    <w:p w14:paraId="63DCAA0A">
      <w:pPr>
        <w:pStyle w:val="68"/>
      </w:pPr>
      <w:bookmarkStart w:id="11132" w:name="_QWord_Source_Comparison_7602"/>
      <w:bookmarkStart w:id="11133" w:name="QWord_XRef_Figure__3hhRhZ"/>
      <w:bookmarkStart w:id="11134" w:name="_QWord_Paragraph__1730"/>
      <w:bookmarkStart w:id="11135" w:name="_QWord_Source_Comparison_Para_1730"/>
      <w:r>
        <w:rPr>
          <w:rFonts w:hint="eastAsia"/>
        </w:rPr>
        <w:t>图</w:t>
      </w:r>
      <w:bookmarkEnd w:id="11132"/>
      <w:bookmarkStart w:id="11136" w:name="_QWord_Source_Comparison_7603"/>
      <w:r>
        <w:rPr>
          <w:rFonts w:hint="eastAsia"/>
        </w:rPr>
        <w:t> </w:t>
      </w:r>
      <w:bookmarkEnd w:id="11136"/>
      <w:bookmarkStart w:id="11137" w:name="_QWord_Source_Comparison_7604"/>
      <w:r>
        <w:fldChar w:fldCharType="begin"/>
      </w:r>
      <w:bookmarkEnd w:id="11137"/>
      <w:bookmarkStart w:id="11138" w:name="_QWord_Source_Comparison_7605"/>
      <w:r>
        <w:instrText xml:space="preserve"> SEQ QWord_Heading1_Sequence \c </w:instrText>
      </w:r>
      <w:bookmarkEnd w:id="11138"/>
      <w:bookmarkStart w:id="11139" w:name="_QWord_Source_Comparison_7606"/>
      <w:r>
        <w:fldChar w:fldCharType="separate"/>
      </w:r>
      <w:bookmarkEnd w:id="11139"/>
      <w:bookmarkStart w:id="11140" w:name="_QWord_Source_Comparison_7607"/>
      <w:r>
        <w:t>4</w:t>
      </w:r>
      <w:bookmarkEnd w:id="11140"/>
      <w:bookmarkStart w:id="11141" w:name="_QWord_Source_Comparison_7608"/>
      <w:r>
        <w:fldChar w:fldCharType="end"/>
      </w:r>
      <w:bookmarkEnd w:id="11141"/>
      <w:bookmarkStart w:id="11142" w:name="_QWord_Source_Comparison_7609"/>
      <w:r>
        <w:noBreakHyphen/>
      </w:r>
      <w:bookmarkEnd w:id="11142"/>
      <w:bookmarkStart w:id="11143" w:name="_QWord_Source_Comparison_7610"/>
      <w:r>
        <w:fldChar w:fldCharType="begin"/>
      </w:r>
      <w:bookmarkEnd w:id="11143"/>
      <w:bookmarkStart w:id="11144" w:name="_QWord_Source_Comparison_7611"/>
      <w:r>
        <w:instrText xml:space="preserve"> </w:instrText>
      </w:r>
      <w:bookmarkEnd w:id="11144"/>
      <w:bookmarkStart w:id="11145" w:name="_QWord_Source_Comparison_7612"/>
      <w:r>
        <w:rPr>
          <w:rFonts w:hint="eastAsia"/>
        </w:rPr>
        <w:instrText xml:space="preserve">SEQ </w:instrText>
      </w:r>
      <w:bookmarkEnd w:id="11145"/>
      <w:bookmarkStart w:id="11146" w:name="_QWord_Source_Comparison_7613"/>
      <w:r>
        <w:rPr>
          <w:rFonts w:hint="eastAsia"/>
        </w:rPr>
        <w:instrText xml:space="preserve">图</w:instrText>
      </w:r>
      <w:bookmarkEnd w:id="11146"/>
      <w:bookmarkStart w:id="11147" w:name="_QWord_Source_Comparison_7614"/>
      <w:r>
        <w:rPr>
          <w:rFonts w:hint="eastAsia"/>
        </w:rPr>
        <w:instrText xml:space="preserve"> \* ARABIC \s 1</w:instrText>
      </w:r>
      <w:bookmarkEnd w:id="11147"/>
      <w:bookmarkStart w:id="11148" w:name="_QWord_Source_Comparison_7615"/>
      <w:r>
        <w:instrText xml:space="preserve"> </w:instrText>
      </w:r>
      <w:bookmarkStart w:id="11149" w:name="_QWord_Source_Comparison_7616"/>
      <w:r>
        <w:fldChar w:fldCharType="separate"/>
      </w:r>
      <w:bookmarkEnd w:id="11148"/>
      <w:bookmarkEnd w:id="11149"/>
      <w:bookmarkStart w:id="11150" w:name="_QWord_Source_Comparison_7617"/>
      <w:r>
        <w:t>1</w:t>
      </w:r>
      <w:bookmarkEnd w:id="11150"/>
      <w:bookmarkStart w:id="11151" w:name="_QWord_Source_Comparison_7618"/>
      <w:r>
        <w:fldChar w:fldCharType="end"/>
      </w:r>
      <w:bookmarkEnd w:id="11133"/>
      <w:bookmarkEnd w:id="11151"/>
      <w:bookmarkStart w:id="11152" w:name="_QWord_Source_Comparison_7619"/>
      <w:r>
        <w:rPr>
          <w:rFonts w:hint="eastAsia"/>
        </w:rPr>
        <w:t xml:space="preserve">  </w:t>
      </w:r>
      <w:bookmarkEnd w:id="11152"/>
      <w:bookmarkStart w:id="11153" w:name="_QWord_Source_Comparison_7620"/>
      <w:r>
        <w:rPr>
          <w:rFonts w:hint="eastAsia"/>
        </w:rPr>
        <w:t>分级存储体系</w:t>
      </w:r>
      <w:bookmarkEnd w:id="11134"/>
      <w:bookmarkEnd w:id="11135"/>
      <w:bookmarkEnd w:id="11153"/>
    </w:p>
    <w:p w14:paraId="23743F11">
      <w:pPr>
        <w:pStyle w:val="63"/>
        <w:numPr>
          <w:ilvl w:val="2"/>
          <w:numId w:val="6"/>
        </w:numPr>
        <w:spacing w:before="352" w:after="352"/>
      </w:pPr>
      <w:bookmarkStart w:id="11154" w:name="_QWord_Source_Comparison_7621"/>
      <w:bookmarkStart w:id="11155" w:name="_QWord_Source_Comparison_Para_1731"/>
      <w:bookmarkStart w:id="11156" w:name="_QWord_Paragraph__1731"/>
      <w:bookmarkStart w:id="11157" w:name="_Toc8472"/>
      <w:r>
        <w:rPr>
          <w:rFonts w:hint="eastAsia"/>
        </w:rPr>
        <w:t>主存储器（简称内存）</w:t>
      </w:r>
      <w:bookmarkEnd w:id="11154"/>
      <w:bookmarkEnd w:id="11155"/>
      <w:bookmarkEnd w:id="11156"/>
      <w:bookmarkEnd w:id="11157"/>
    </w:p>
    <w:p w14:paraId="3DA42533">
      <w:pPr>
        <w:pStyle w:val="66"/>
        <w:numPr>
          <w:ilvl w:val="4"/>
          <w:numId w:val="6"/>
        </w:numPr>
      </w:pPr>
      <w:bookmarkStart w:id="11158" w:name="_QWord_Source_Comparison_Para_1732"/>
      <w:bookmarkStart w:id="11159" w:name="_QWord_Source_Comparison_7622"/>
      <w:bookmarkStart w:id="11160" w:name="_QWord_Paragraph__1732"/>
      <w:r>
        <w:rPr>
          <w:rFonts w:hint="eastAsia"/>
        </w:rPr>
        <w:t>半导体存储器</w:t>
      </w:r>
      <w:bookmarkEnd w:id="11158"/>
      <w:bookmarkEnd w:id="11159"/>
      <w:bookmarkEnd w:id="11160"/>
    </w:p>
    <w:p w14:paraId="5D33EDF1">
      <w:pPr>
        <w:pStyle w:val="4"/>
        <w:ind w:firstLine="420"/>
      </w:pPr>
      <w:bookmarkStart w:id="11161" w:name="_QWord_Source_Comparison_7623"/>
      <w:bookmarkStart w:id="11162" w:name="_QWord_Paragraph__1733"/>
      <w:bookmarkStart w:id="11163" w:name="_QWord_Source_Comparison_Para_1733"/>
      <w:r>
        <w:rPr>
          <w:rFonts w:hint="eastAsia"/>
        </w:rPr>
        <w:t>半导体存储器是当前计算机系统中主存储器的主要形式，如动态随机存取存储器（</w:t>
      </w:r>
      <w:bookmarkEnd w:id="11161"/>
      <w:bookmarkStart w:id="11164" w:name="_QWord_Source_Comparison_7624"/>
      <w:r>
        <w:rPr>
          <w:rFonts w:hint="eastAsia"/>
        </w:rPr>
        <w:t>DRAM</w:t>
      </w:r>
      <w:bookmarkEnd w:id="11164"/>
      <w:bookmarkStart w:id="11165" w:name="_QWord_Source_Comparison_7625"/>
      <w:r>
        <w:rPr>
          <w:rFonts w:hint="eastAsia"/>
        </w:rPr>
        <w:t>）、静态随机存取存储器（</w:t>
      </w:r>
      <w:bookmarkEnd w:id="11165"/>
      <w:bookmarkStart w:id="11166" w:name="_QWord_Source_Comparison_7626"/>
      <w:r>
        <w:rPr>
          <w:rFonts w:hint="eastAsia"/>
        </w:rPr>
        <w:t>SRAM</w:t>
      </w:r>
      <w:bookmarkEnd w:id="11166"/>
      <w:bookmarkStart w:id="11167" w:name="_QWord_Source_Comparison_7627"/>
      <w:r>
        <w:rPr>
          <w:rFonts w:hint="eastAsia"/>
        </w:rPr>
        <w:t>）、闪存等。它们广泛应用于计算机和其他电子设备中，是主要的内存存储器，如</w:t>
      </w:r>
      <w:bookmarkEnd w:id="11167"/>
      <w:bookmarkStart w:id="11168" w:name="_QWord_Source_Comparison_7628"/>
      <w:r>
        <w:fldChar w:fldCharType="begin"/>
      </w:r>
      <w:bookmarkEnd w:id="11168"/>
      <w:bookmarkStart w:id="11169" w:name="_QWord_Source_Comparison_7629"/>
      <w:r>
        <w:instrText xml:space="preserve"> </w:instrText>
      </w:r>
      <w:bookmarkEnd w:id="11169"/>
      <w:bookmarkStart w:id="11170" w:name="_QWord_Source_Comparison_7630"/>
      <w:r>
        <w:rPr>
          <w:rFonts w:hint="eastAsia"/>
        </w:rPr>
        <w:instrText xml:space="preserve">REF QWord_XRef_Figure__6Fva0i \h \* CHARFORMAT</w:instrText>
      </w:r>
      <w:bookmarkEnd w:id="11170"/>
      <w:bookmarkStart w:id="11171" w:name="_QWord_Source_Comparison_7631"/>
      <w:r>
        <w:instrText xml:space="preserve"> </w:instrText>
      </w:r>
      <w:bookmarkStart w:id="11172" w:name="_QWord_Source_Comparison_7632"/>
      <w:r>
        <w:fldChar w:fldCharType="separate"/>
      </w:r>
      <w:bookmarkEnd w:id="11171"/>
      <w:bookmarkEnd w:id="11172"/>
      <w:bookmarkStart w:id="11173" w:name="_QWord_Source_Comparison_7633"/>
      <w:r>
        <w:rPr>
          <w:rFonts w:hint="eastAsia"/>
        </w:rPr>
        <w:t>图</w:t>
      </w:r>
      <w:bookmarkEnd w:id="11173"/>
      <w:bookmarkStart w:id="11174" w:name="_QWord_Source_Comparison_7634"/>
      <w:r>
        <w:rPr>
          <w:rFonts w:hint="eastAsia"/>
        </w:rPr>
        <w:t> </w:t>
      </w:r>
      <w:bookmarkEnd w:id="11174"/>
      <w:bookmarkStart w:id="11175" w:name="_QWord_Source_Comparison_7635"/>
      <w:r>
        <w:t>4</w:t>
      </w:r>
      <w:bookmarkEnd w:id="11175"/>
      <w:bookmarkStart w:id="11176" w:name="_QWord_Source_Comparison_7636"/>
      <w:r>
        <w:noBreakHyphen/>
      </w:r>
      <w:r>
        <w:t>2</w:t>
      </w:r>
      <w:bookmarkEnd w:id="11176"/>
      <w:bookmarkStart w:id="11177" w:name="_QWord_Source_Comparison_7637"/>
      <w:r>
        <w:fldChar w:fldCharType="end"/>
      </w:r>
      <w:bookmarkEnd w:id="11177"/>
      <w:bookmarkStart w:id="11178" w:name="_QWord_Source_Comparison_7638"/>
      <w:r>
        <w:rPr>
          <w:rFonts w:hint="eastAsia"/>
        </w:rPr>
        <w:t>所示。</w:t>
      </w:r>
      <w:bookmarkEnd w:id="11162"/>
      <w:bookmarkEnd w:id="11163"/>
      <w:bookmarkEnd w:id="11178"/>
    </w:p>
    <w:p w14:paraId="2C3C1D47">
      <w:pPr>
        <w:pStyle w:val="105"/>
      </w:pPr>
      <w:bookmarkStart w:id="11179" w:name="_QWord_Source_Comparison_Para_1734"/>
      <w:r>
        <w:t>‌</w:t>
      </w:r>
      <w:bookmarkStart w:id="11180" w:name="_QWord_Source_Comparison_7639"/>
      <w:bookmarkEnd w:id="11180"/>
      <w:bookmarkStart w:id="11181" w:name="_QWord_Paragraph__1734"/>
      <w:bookmarkStart w:id="11182" w:name="_QWord_Source_Comparison_7640"/>
      <w:bookmarkStart w:id="11183" w:name="_QWord_ImageIndex_174"/>
      <w:r>
        <w:drawing>
          <wp:inline distT="0" distB="0" distL="0" distR="0">
            <wp:extent cx="4168140" cy="2096135"/>
            <wp:effectExtent l="0" t="0" r="3810" b="0"/>
            <wp:docPr id="1489454337" name="图片 1489454337" title="QWord_ImageMark_174">
              <a:hlinkClick xmlns:a="http://schemas.openxmlformats.org/drawingml/2006/main" r:id="rId285" tooltip="QWord 图片目录：resource/images/illustration/1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37" name="图片 1489454337" title="QWord_ImageMark_174"/>
                    <pic:cNvPicPr>
                      <a:picLocks noChangeAspect="1" noChangeArrowheads="1"/>
                    </pic:cNvPicPr>
                  </pic:nvPicPr>
                  <pic:blipFill>
                    <a:blip r:embed="rId286" cstate="print">
                      <a:extLst>
                        <a:ext uri="{28A0092B-C50C-407E-A947-70E740481C1C}">
                          <a14:useLocalDpi xmlns:a14="http://schemas.microsoft.com/office/drawing/2010/main" val="0"/>
                        </a:ext>
                      </a:extLst>
                    </a:blip>
                    <a:srcRect/>
                    <a:stretch>
                      <a:fillRect/>
                    </a:stretch>
                  </pic:blipFill>
                  <pic:spPr>
                    <a:xfrm>
                      <a:off x="0" y="0"/>
                      <a:ext cx="4181381" cy="2102799"/>
                    </a:xfrm>
                    <a:prstGeom prst="rect">
                      <a:avLst/>
                    </a:prstGeom>
                    <a:noFill/>
                    <a:ln>
                      <a:noFill/>
                    </a:ln>
                  </pic:spPr>
                </pic:pic>
              </a:graphicData>
            </a:graphic>
          </wp:inline>
        </w:drawing>
      </w:r>
      <w:bookmarkEnd w:id="11179"/>
      <w:bookmarkEnd w:id="11181"/>
      <w:bookmarkEnd w:id="11182"/>
      <w:bookmarkEnd w:id="11183"/>
    </w:p>
    <w:p w14:paraId="193C07C2">
      <w:pPr>
        <w:pStyle w:val="68"/>
      </w:pPr>
      <w:bookmarkStart w:id="11184" w:name="_QWord_Source_Comparison_7641"/>
      <w:bookmarkStart w:id="11185" w:name="QWord_XRef_Figure__6Fva0i"/>
      <w:bookmarkStart w:id="11186" w:name="_QWord_Paragraph__1735"/>
      <w:bookmarkStart w:id="11187" w:name="_QWord_Source_Comparison_Para_1735"/>
      <w:r>
        <w:rPr>
          <w:rFonts w:hint="eastAsia"/>
        </w:rPr>
        <w:t>图</w:t>
      </w:r>
      <w:bookmarkEnd w:id="11184"/>
      <w:bookmarkStart w:id="11188" w:name="_QWord_Source_Comparison_7642"/>
      <w:r>
        <w:rPr>
          <w:rFonts w:hint="eastAsia"/>
        </w:rPr>
        <w:t> </w:t>
      </w:r>
      <w:bookmarkEnd w:id="11188"/>
      <w:bookmarkStart w:id="11189" w:name="_QWord_Source_Comparison_7643"/>
      <w:r>
        <w:fldChar w:fldCharType="begin"/>
      </w:r>
      <w:bookmarkEnd w:id="11189"/>
      <w:bookmarkStart w:id="11190" w:name="_QWord_Source_Comparison_7644"/>
      <w:r>
        <w:instrText xml:space="preserve"> SEQ QWord_Heading1_Sequence \c </w:instrText>
      </w:r>
      <w:bookmarkEnd w:id="11190"/>
      <w:bookmarkStart w:id="11191" w:name="_QWord_Source_Comparison_7645"/>
      <w:r>
        <w:fldChar w:fldCharType="separate"/>
      </w:r>
      <w:bookmarkEnd w:id="11191"/>
      <w:bookmarkStart w:id="11192" w:name="_QWord_Source_Comparison_7646"/>
      <w:r>
        <w:t>4</w:t>
      </w:r>
      <w:bookmarkEnd w:id="11192"/>
      <w:bookmarkStart w:id="11193" w:name="_QWord_Source_Comparison_7647"/>
      <w:r>
        <w:fldChar w:fldCharType="end"/>
      </w:r>
      <w:bookmarkEnd w:id="11193"/>
      <w:bookmarkStart w:id="11194" w:name="_QWord_Source_Comparison_7648"/>
      <w:r>
        <w:noBreakHyphen/>
      </w:r>
      <w:bookmarkEnd w:id="11194"/>
      <w:bookmarkStart w:id="11195" w:name="_QWord_Source_Comparison_7649"/>
      <w:r>
        <w:fldChar w:fldCharType="begin"/>
      </w:r>
      <w:bookmarkEnd w:id="11195"/>
      <w:bookmarkStart w:id="11196" w:name="_QWord_Source_Comparison_7650"/>
      <w:r>
        <w:instrText xml:space="preserve"> </w:instrText>
      </w:r>
      <w:bookmarkEnd w:id="11196"/>
      <w:bookmarkStart w:id="11197" w:name="_QWord_Source_Comparison_7651"/>
      <w:r>
        <w:rPr>
          <w:rFonts w:hint="eastAsia"/>
        </w:rPr>
        <w:instrText xml:space="preserve">SEQ </w:instrText>
      </w:r>
      <w:bookmarkEnd w:id="11197"/>
      <w:bookmarkStart w:id="11198" w:name="_QWord_Source_Comparison_7652"/>
      <w:r>
        <w:rPr>
          <w:rFonts w:hint="eastAsia"/>
        </w:rPr>
        <w:instrText xml:space="preserve">图</w:instrText>
      </w:r>
      <w:bookmarkEnd w:id="11198"/>
      <w:bookmarkStart w:id="11199" w:name="_QWord_Source_Comparison_7653"/>
      <w:r>
        <w:rPr>
          <w:rFonts w:hint="eastAsia"/>
        </w:rPr>
        <w:instrText xml:space="preserve"> \* ARABIC \s 1</w:instrText>
      </w:r>
      <w:bookmarkEnd w:id="11199"/>
      <w:bookmarkStart w:id="11200" w:name="_QWord_Source_Comparison_7654"/>
      <w:r>
        <w:instrText xml:space="preserve"> </w:instrText>
      </w:r>
      <w:bookmarkStart w:id="11201" w:name="_QWord_Source_Comparison_7655"/>
      <w:r>
        <w:fldChar w:fldCharType="separate"/>
      </w:r>
      <w:bookmarkEnd w:id="11200"/>
      <w:bookmarkEnd w:id="11201"/>
      <w:bookmarkStart w:id="11202" w:name="_QWord_Source_Comparison_7656"/>
      <w:r>
        <w:t>2</w:t>
      </w:r>
      <w:bookmarkEnd w:id="11202"/>
      <w:bookmarkStart w:id="11203" w:name="_QWord_Source_Comparison_7657"/>
      <w:r>
        <w:fldChar w:fldCharType="end"/>
      </w:r>
      <w:bookmarkEnd w:id="11185"/>
      <w:bookmarkEnd w:id="11203"/>
      <w:bookmarkStart w:id="11204" w:name="_QWord_Source_Comparison_7658"/>
      <w:r>
        <w:rPr>
          <w:rFonts w:hint="eastAsia"/>
        </w:rPr>
        <w:t xml:space="preserve">  </w:t>
      </w:r>
      <w:bookmarkEnd w:id="11204"/>
      <w:bookmarkStart w:id="11205" w:name="_QWord_Source_Comparison_7659"/>
      <w:r>
        <w:rPr>
          <w:rFonts w:hint="eastAsia"/>
        </w:rPr>
        <w:t>半导体存储器</w:t>
      </w:r>
      <w:bookmarkEnd w:id="11186"/>
      <w:bookmarkEnd w:id="11187"/>
      <w:bookmarkEnd w:id="11205"/>
    </w:p>
    <w:p w14:paraId="2F026496">
      <w:pPr>
        <w:pStyle w:val="66"/>
        <w:numPr>
          <w:ilvl w:val="4"/>
          <w:numId w:val="6"/>
        </w:numPr>
      </w:pPr>
      <w:bookmarkStart w:id="11206" w:name="_QWord_Source_Comparison_7660"/>
      <w:bookmarkStart w:id="11207" w:name="_QWord_Paragraph__1736"/>
      <w:bookmarkStart w:id="11208" w:name="_QWord_Source_Comparison_Para_1736"/>
      <w:r>
        <w:rPr>
          <w:rFonts w:hint="eastAsia"/>
        </w:rPr>
        <w:t>随机读写存储器（</w:t>
      </w:r>
      <w:bookmarkEnd w:id="11206"/>
      <w:bookmarkStart w:id="11209" w:name="_QWord_Source_Comparison_7661"/>
      <w:r>
        <w:rPr>
          <w:rFonts w:hint="eastAsia"/>
        </w:rPr>
        <w:t>RAM</w:t>
      </w:r>
      <w:bookmarkEnd w:id="11209"/>
      <w:bookmarkStart w:id="11210" w:name="_QWord_Source_Comparison_7662"/>
      <w:r>
        <w:rPr>
          <w:rFonts w:hint="eastAsia"/>
        </w:rPr>
        <w:t>）选择</w:t>
      </w:r>
      <w:bookmarkEnd w:id="11207"/>
      <w:bookmarkEnd w:id="11208"/>
      <w:bookmarkEnd w:id="11210"/>
    </w:p>
    <w:p w14:paraId="09D9906F">
      <w:pPr>
        <w:pStyle w:val="4"/>
        <w:ind w:firstLine="420"/>
      </w:pPr>
      <w:bookmarkStart w:id="11211" w:name="_QWord_Source_Comparison_7663"/>
      <w:bookmarkStart w:id="11212" w:name="_QWord_Paragraph__1737"/>
      <w:bookmarkStart w:id="11213" w:name="_QWord_Source_Comparison_Para_1737"/>
      <w:r>
        <w:rPr>
          <w:rFonts w:hint="eastAsia"/>
        </w:rPr>
        <w:t>作为计算机系统中常见的内存类型，</w:t>
      </w:r>
      <w:bookmarkEnd w:id="11211"/>
      <w:bookmarkStart w:id="11214" w:name="_QWord_Source_Comparison_7664"/>
      <w:r>
        <w:rPr>
          <w:rFonts w:hint="eastAsia"/>
        </w:rPr>
        <w:t>RAM</w:t>
      </w:r>
      <w:bookmarkEnd w:id="11214"/>
      <w:bookmarkStart w:id="11215" w:name="_QWord_Source_Comparison_7665"/>
      <w:r>
        <w:rPr>
          <w:rFonts w:hint="eastAsia"/>
        </w:rPr>
        <w:t>主要包括动态随机存取存储器（</w:t>
      </w:r>
      <w:bookmarkEnd w:id="11215"/>
      <w:bookmarkStart w:id="11216" w:name="_QWord_Source_Comparison_7666"/>
      <w:r>
        <w:rPr>
          <w:rFonts w:hint="eastAsia"/>
        </w:rPr>
        <w:t>DRAM</w:t>
      </w:r>
      <w:bookmarkEnd w:id="11216"/>
      <w:bookmarkStart w:id="11217" w:name="_QWord_Source_Comparison_7667"/>
      <w:r>
        <w:rPr>
          <w:rFonts w:hint="eastAsia"/>
        </w:rPr>
        <w:t>）和静态随机存取存储器（</w:t>
      </w:r>
      <w:bookmarkEnd w:id="11217"/>
      <w:bookmarkStart w:id="11218" w:name="_QWord_Source_Comparison_7668"/>
      <w:r>
        <w:rPr>
          <w:rFonts w:hint="eastAsia"/>
        </w:rPr>
        <w:t>SRAM</w:t>
      </w:r>
      <w:bookmarkEnd w:id="11218"/>
      <w:bookmarkStart w:id="11219" w:name="_QWord_Source_Comparison_7669"/>
      <w:r>
        <w:rPr>
          <w:rFonts w:hint="eastAsia"/>
        </w:rPr>
        <w:t>）两种类型，如</w:t>
      </w:r>
      <w:bookmarkEnd w:id="11219"/>
      <w:bookmarkStart w:id="11220" w:name="_QWord_Source_Comparison_7670"/>
      <w:r>
        <w:fldChar w:fldCharType="begin"/>
      </w:r>
      <w:bookmarkEnd w:id="11220"/>
      <w:bookmarkStart w:id="11221" w:name="_QWord_Source_Comparison_7671"/>
      <w:r>
        <w:instrText xml:space="preserve"> </w:instrText>
      </w:r>
      <w:bookmarkEnd w:id="11221"/>
      <w:bookmarkStart w:id="11222" w:name="_QWord_Source_Comparison_7672"/>
      <w:r>
        <w:rPr>
          <w:rFonts w:hint="eastAsia"/>
        </w:rPr>
        <w:instrText xml:space="preserve">REF QWord_XRef_Table__pnNryZ \h \* CHARFORMAT</w:instrText>
      </w:r>
      <w:bookmarkEnd w:id="11222"/>
      <w:bookmarkStart w:id="11223" w:name="_QWord_Source_Comparison_7673"/>
      <w:r>
        <w:instrText xml:space="preserve"> </w:instrText>
      </w:r>
      <w:bookmarkStart w:id="11224" w:name="_QWord_Source_Comparison_7674"/>
      <w:r>
        <w:fldChar w:fldCharType="separate"/>
      </w:r>
      <w:bookmarkEnd w:id="11223"/>
      <w:bookmarkEnd w:id="11224"/>
      <w:bookmarkStart w:id="11225" w:name="_QWord_Source_Comparison_7675"/>
      <w:r>
        <w:t>表</w:t>
      </w:r>
      <w:bookmarkEnd w:id="11225"/>
      <w:bookmarkStart w:id="11226" w:name="_QWord_Source_Comparison_7676"/>
      <w:r>
        <w:t> 4</w:t>
      </w:r>
      <w:bookmarkEnd w:id="11226"/>
      <w:bookmarkStart w:id="11227" w:name="_QWord_Source_Comparison_7677"/>
      <w:r>
        <w:noBreakHyphen/>
      </w:r>
      <w:r>
        <w:t>1</w:t>
      </w:r>
      <w:bookmarkEnd w:id="11227"/>
      <w:bookmarkStart w:id="11228" w:name="_QWord_Source_Comparison_7678"/>
      <w:r>
        <w:fldChar w:fldCharType="end"/>
      </w:r>
      <w:bookmarkEnd w:id="11228"/>
      <w:bookmarkStart w:id="11229" w:name="_QWord_Source_Comparison_7679"/>
      <w:r>
        <w:rPr>
          <w:rFonts w:hint="eastAsia"/>
        </w:rPr>
        <w:t>所示。</w:t>
      </w:r>
      <w:bookmarkEnd w:id="11229"/>
      <w:bookmarkStart w:id="11230" w:name="_QWord_Source_Comparison_7680"/>
      <w:r>
        <w:rPr>
          <w:rFonts w:hint="eastAsia"/>
        </w:rPr>
        <w:t>DRAM</w:t>
      </w:r>
      <w:bookmarkEnd w:id="11230"/>
      <w:bookmarkStart w:id="11231" w:name="_QWord_Source_Comparison_7681"/>
      <w:r>
        <w:rPr>
          <w:rFonts w:hint="eastAsia"/>
        </w:rPr>
        <w:t>是基于电容的技术，用于主存储器，具有较大容量和相对较低成本，但速度较慢；</w:t>
      </w:r>
      <w:bookmarkEnd w:id="11231"/>
      <w:bookmarkStart w:id="11232" w:name="_QWord_Source_Comparison_7682"/>
      <w:r>
        <w:rPr>
          <w:rFonts w:hint="eastAsia"/>
        </w:rPr>
        <w:t>SRAM</w:t>
      </w:r>
      <w:bookmarkEnd w:id="11232"/>
      <w:bookmarkStart w:id="11233" w:name="_QWord_Source_Comparison_7683"/>
      <w:r>
        <w:rPr>
          <w:rFonts w:hint="eastAsia"/>
        </w:rPr>
        <w:t>是基于触发器，速度更快且功耗较低，常用于高速缓存和寄存器文件。</w:t>
      </w:r>
      <w:bookmarkEnd w:id="11212"/>
      <w:bookmarkEnd w:id="11213"/>
      <w:bookmarkEnd w:id="11233"/>
    </w:p>
    <w:p w14:paraId="7A869FCD">
      <w:pPr>
        <w:pStyle w:val="67"/>
        <w:rPr>
          <w:rFonts w:hint="eastAsia"/>
        </w:rPr>
      </w:pPr>
      <w:bookmarkStart w:id="11234" w:name="_QWord_Source_Comparison_7684"/>
      <w:bookmarkStart w:id="11235" w:name="QWord_XRef_Table__pnNryZ"/>
      <w:bookmarkStart w:id="11236" w:name="_QWord_Paragraph__1738"/>
      <w:bookmarkStart w:id="11237" w:name="_QWord_Source_Comparison_Para_1738"/>
      <w:r>
        <w:rPr>
          <w:rStyle w:val="238"/>
        </w:rPr>
        <w:t>表 </w:t>
      </w:r>
      <w:bookmarkEnd w:id="11234"/>
      <w:bookmarkStart w:id="11238" w:name="_QWord_Source_Comparison_7685"/>
      <w:r>
        <w:rPr>
          <w:rStyle w:val="238"/>
        </w:rPr>
        <w:fldChar w:fldCharType="begin"/>
      </w:r>
      <w:bookmarkEnd w:id="11238"/>
      <w:bookmarkStart w:id="11239" w:name="_QWord_Source_Comparison_7686"/>
      <w:r>
        <w:rPr>
          <w:rStyle w:val="238"/>
        </w:rPr>
        <w:instrText xml:space="preserve"> SEQ QWord_Heading1_Sequence \c </w:instrText>
      </w:r>
      <w:bookmarkEnd w:id="11239"/>
      <w:bookmarkStart w:id="11240" w:name="_QWord_Source_Comparison_7687"/>
      <w:r>
        <w:rPr>
          <w:rStyle w:val="238"/>
        </w:rPr>
        <w:fldChar w:fldCharType="separate"/>
      </w:r>
      <w:bookmarkEnd w:id="11240"/>
      <w:bookmarkStart w:id="11241" w:name="_QWord_Source_Comparison_7688"/>
      <w:r>
        <w:rPr>
          <w:rStyle w:val="238"/>
        </w:rPr>
        <w:t>4</w:t>
      </w:r>
      <w:bookmarkEnd w:id="11241"/>
      <w:bookmarkStart w:id="11242" w:name="_QWord_Source_Comparison_7689"/>
      <w:r>
        <w:rPr>
          <w:rStyle w:val="238"/>
        </w:rPr>
        <w:fldChar w:fldCharType="end"/>
      </w:r>
      <w:bookmarkEnd w:id="11242"/>
      <w:bookmarkStart w:id="11243" w:name="_QWord_Source_Comparison_7690"/>
      <w:r>
        <w:rPr>
          <w:rStyle w:val="238"/>
        </w:rPr>
        <w:noBreakHyphen/>
      </w:r>
      <w:bookmarkEnd w:id="11243"/>
      <w:bookmarkStart w:id="11244" w:name="_QWord_Source_Comparison_7691"/>
      <w:r>
        <w:rPr>
          <w:rStyle w:val="238"/>
        </w:rPr>
        <w:fldChar w:fldCharType="begin"/>
      </w:r>
      <w:bookmarkEnd w:id="11244"/>
      <w:bookmarkStart w:id="11245" w:name="_QWord_Source_Comparison_7692"/>
      <w:r>
        <w:rPr>
          <w:rStyle w:val="238"/>
        </w:rPr>
        <w:instrText xml:space="preserve"> SEQ 表 \* ARABIC \s 1 </w:instrText>
      </w:r>
      <w:bookmarkEnd w:id="11245"/>
      <w:bookmarkStart w:id="11246" w:name="_QWord_Source_Comparison_7693"/>
      <w:r>
        <w:rPr>
          <w:rStyle w:val="238"/>
        </w:rPr>
        <w:fldChar w:fldCharType="separate"/>
      </w:r>
      <w:bookmarkEnd w:id="11246"/>
      <w:bookmarkStart w:id="11247" w:name="_QWord_Source_Comparison_7694"/>
      <w:r>
        <w:rPr>
          <w:rStyle w:val="238"/>
        </w:rPr>
        <w:t>1</w:t>
      </w:r>
      <w:bookmarkEnd w:id="11247"/>
      <w:bookmarkStart w:id="11248" w:name="_QWord_Source_Comparison_7695"/>
      <w:r>
        <w:rPr>
          <w:rStyle w:val="238"/>
        </w:rPr>
        <w:fldChar w:fldCharType="end"/>
      </w:r>
      <w:bookmarkEnd w:id="11235"/>
      <w:bookmarkEnd w:id="11248"/>
      <w:bookmarkStart w:id="11249" w:name="_QWord_Source_Comparison_7696"/>
      <w:r>
        <w:t xml:space="preserve">  </w:t>
      </w:r>
      <w:bookmarkEnd w:id="11249"/>
      <w:bookmarkStart w:id="11250" w:name="_QWord_Source_Comparison_7697"/>
      <w:r>
        <w:rPr>
          <w:rFonts w:hint="eastAsia"/>
        </w:rPr>
        <w:t>SRAM和DRAM的比较</w:t>
      </w:r>
      <w:bookmarkEnd w:id="11236"/>
      <w:bookmarkEnd w:id="11237"/>
      <w:bookmarkEnd w:id="11250"/>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79"/>
        <w:gridCol w:w="1657"/>
        <w:gridCol w:w="1657"/>
        <w:gridCol w:w="1659"/>
        <w:gridCol w:w="1660"/>
      </w:tblGrid>
      <w:tr w14:paraId="1FF66BA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10" w:type="pc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19AD857E">
            <w:pPr>
              <w:pStyle w:val="74"/>
              <w:rPr>
                <w:rFonts w:hint="eastAsia"/>
                <w:kern w:val="0"/>
              </w:rPr>
            </w:pPr>
            <w:bookmarkStart w:id="11251" w:name="_QWord_Source_Comparison_Para_1739"/>
            <w:bookmarkStart w:id="11252" w:name="_QWord_Paragraph__1739"/>
            <w:bookmarkStart w:id="11253" w:name="_QWord_Source_Comparison_7698"/>
            <w:r>
              <w:rPr>
                <w:rFonts w:hint="eastAsia"/>
                <w:kern w:val="0"/>
              </w:rPr>
              <w:t>类型</w:t>
            </w:r>
            <w:bookmarkEnd w:id="11251"/>
            <w:bookmarkEnd w:id="11252"/>
            <w:bookmarkEnd w:id="11253"/>
          </w:p>
        </w:tc>
        <w:tc>
          <w:tcPr>
            <w:tcW w:w="997"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30E6FCBB">
            <w:pPr>
              <w:pStyle w:val="74"/>
              <w:rPr>
                <w:rFonts w:hint="eastAsia"/>
                <w:kern w:val="0"/>
              </w:rPr>
            </w:pPr>
            <w:bookmarkStart w:id="11254" w:name="_QWord_Source_Comparison_Para_1740"/>
            <w:bookmarkStart w:id="11255" w:name="_QWord_Source_Comparison_7699"/>
            <w:bookmarkStart w:id="11256" w:name="_QWord_Paragraph__1740"/>
            <w:r>
              <w:rPr>
                <w:rFonts w:hint="eastAsia"/>
                <w:kern w:val="0"/>
              </w:rPr>
              <w:t>容量</w:t>
            </w:r>
            <w:bookmarkEnd w:id="11254"/>
            <w:bookmarkEnd w:id="11255"/>
            <w:bookmarkEnd w:id="11256"/>
          </w:p>
        </w:tc>
        <w:tc>
          <w:tcPr>
            <w:tcW w:w="997"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287A5020">
            <w:pPr>
              <w:pStyle w:val="74"/>
              <w:rPr>
                <w:rFonts w:hint="eastAsia"/>
                <w:kern w:val="0"/>
              </w:rPr>
            </w:pPr>
            <w:bookmarkStart w:id="11257" w:name="_QWord_Source_Comparison_7700"/>
            <w:bookmarkStart w:id="11258" w:name="_QWord_Paragraph__1741"/>
            <w:bookmarkStart w:id="11259" w:name="_QWord_Source_Comparison_Para_1741"/>
            <w:r>
              <w:rPr>
                <w:rFonts w:hint="eastAsia"/>
                <w:kern w:val="0"/>
              </w:rPr>
              <w:t>功耗</w:t>
            </w:r>
            <w:bookmarkEnd w:id="11257"/>
            <w:bookmarkEnd w:id="11258"/>
            <w:bookmarkEnd w:id="11259"/>
          </w:p>
        </w:tc>
        <w:tc>
          <w:tcPr>
            <w:tcW w:w="998"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7760AC52">
            <w:pPr>
              <w:pStyle w:val="74"/>
              <w:rPr>
                <w:rFonts w:hint="eastAsia"/>
                <w:kern w:val="0"/>
              </w:rPr>
            </w:pPr>
            <w:bookmarkStart w:id="11260" w:name="_QWord_Source_Comparison_Para_1742"/>
            <w:bookmarkStart w:id="11261" w:name="_QWord_Source_Comparison_7701"/>
            <w:bookmarkStart w:id="11262" w:name="_QWord_Paragraph__1742"/>
            <w:r>
              <w:rPr>
                <w:rFonts w:hint="eastAsia"/>
                <w:kern w:val="0"/>
              </w:rPr>
              <w:t>速度</w:t>
            </w:r>
            <w:bookmarkEnd w:id="11260"/>
            <w:bookmarkEnd w:id="11261"/>
            <w:bookmarkEnd w:id="11262"/>
          </w:p>
        </w:tc>
        <w:tc>
          <w:tcPr>
            <w:tcW w:w="998" w:type="pct"/>
            <w:tcBorders>
              <w:top w:val="single" w:color="auto" w:sz="6" w:space="0"/>
              <w:bottom w:val="single" w:color="auto" w:sz="4" w:space="0"/>
              <w:right w:val="single" w:color="auto" w:sz="6" w:space="0"/>
              <w:insideH w:val="single" w:sz="4" w:space="0"/>
              <w:insideV w:val="single" w:sz="4" w:space="0"/>
              <w:tl2br w:val="nil"/>
              <w:tr2bl w:val="nil"/>
            </w:tcBorders>
            <w:shd w:val="clear" w:color="auto" w:fill="auto"/>
            <w:vAlign w:val="center"/>
          </w:tcPr>
          <w:p w14:paraId="52BFB7AE">
            <w:pPr>
              <w:pStyle w:val="74"/>
              <w:rPr>
                <w:rFonts w:hint="eastAsia"/>
                <w:kern w:val="0"/>
              </w:rPr>
            </w:pPr>
            <w:bookmarkStart w:id="11263" w:name="_QWord_Paragraph__1743"/>
            <w:bookmarkStart w:id="11264" w:name="_QWord_Source_Comparison_7702"/>
            <w:bookmarkStart w:id="11265" w:name="_QWord_Source_Comparison_Para_1743"/>
            <w:r>
              <w:rPr>
                <w:rFonts w:hint="eastAsia"/>
                <w:kern w:val="0"/>
              </w:rPr>
              <w:t>接口S</w:t>
            </w:r>
            <w:bookmarkEnd w:id="11263"/>
            <w:bookmarkEnd w:id="11264"/>
            <w:bookmarkEnd w:id="11265"/>
          </w:p>
        </w:tc>
      </w:tr>
      <w:tr w14:paraId="7E15A8C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10" w:type="pct"/>
            <w:shd w:val="clear" w:color="auto" w:fill="auto"/>
            <w:vAlign w:val="center"/>
          </w:tcPr>
          <w:p w14:paraId="4B8C8630">
            <w:pPr>
              <w:pStyle w:val="74"/>
              <w:rPr>
                <w:rFonts w:hint="eastAsia"/>
                <w:kern w:val="0"/>
              </w:rPr>
            </w:pPr>
            <w:bookmarkStart w:id="11266" w:name="_QWord_Source_Comparison_Para_1744"/>
            <w:bookmarkStart w:id="11267" w:name="_QWord_Source_Comparison_7703"/>
            <w:bookmarkStart w:id="11268" w:name="_QWord_Paragraph__1744"/>
            <w:r>
              <w:rPr>
                <w:rFonts w:hint="eastAsia"/>
                <w:kern w:val="0"/>
              </w:rPr>
              <w:t>SRAM</w:t>
            </w:r>
            <w:bookmarkEnd w:id="11266"/>
            <w:bookmarkEnd w:id="11267"/>
            <w:bookmarkEnd w:id="11268"/>
          </w:p>
        </w:tc>
        <w:tc>
          <w:tcPr>
            <w:tcW w:w="997" w:type="pct"/>
            <w:shd w:val="clear" w:color="auto" w:fill="auto"/>
            <w:vAlign w:val="center"/>
          </w:tcPr>
          <w:p w14:paraId="6904B2D5">
            <w:pPr>
              <w:pStyle w:val="74"/>
              <w:rPr>
                <w:rFonts w:hint="eastAsia"/>
                <w:kern w:val="0"/>
              </w:rPr>
            </w:pPr>
            <w:bookmarkStart w:id="11269" w:name="_QWord_Paragraph__1745"/>
            <w:bookmarkStart w:id="11270" w:name="_QWord_Source_Comparison_Para_1745"/>
            <w:bookmarkStart w:id="11271" w:name="_QWord_Source_Comparison_7704"/>
            <w:r>
              <w:rPr>
                <w:rFonts w:hint="eastAsia"/>
                <w:kern w:val="0"/>
              </w:rPr>
              <w:t>小</w:t>
            </w:r>
            <w:bookmarkEnd w:id="11269"/>
            <w:bookmarkEnd w:id="11270"/>
            <w:bookmarkEnd w:id="11271"/>
          </w:p>
        </w:tc>
        <w:tc>
          <w:tcPr>
            <w:tcW w:w="997" w:type="pct"/>
            <w:shd w:val="clear" w:color="auto" w:fill="auto"/>
            <w:vAlign w:val="center"/>
          </w:tcPr>
          <w:p w14:paraId="744D7595">
            <w:pPr>
              <w:pStyle w:val="74"/>
              <w:rPr>
                <w:rFonts w:hint="eastAsia"/>
                <w:kern w:val="0"/>
              </w:rPr>
            </w:pPr>
            <w:bookmarkStart w:id="11272" w:name="_QWord_Paragraph__1746"/>
            <w:bookmarkStart w:id="11273" w:name="_QWord_Source_Comparison_Para_1746"/>
            <w:bookmarkStart w:id="11274" w:name="_QWord_Source_Comparison_7705"/>
            <w:r>
              <w:rPr>
                <w:rFonts w:hint="eastAsia"/>
                <w:kern w:val="0"/>
              </w:rPr>
              <w:t>待机低</w:t>
            </w:r>
            <w:bookmarkEnd w:id="11272"/>
            <w:bookmarkEnd w:id="11273"/>
            <w:bookmarkEnd w:id="11274"/>
          </w:p>
        </w:tc>
        <w:tc>
          <w:tcPr>
            <w:tcW w:w="998" w:type="pct"/>
            <w:shd w:val="clear" w:color="auto" w:fill="auto"/>
            <w:vAlign w:val="center"/>
          </w:tcPr>
          <w:p w14:paraId="5AA4DE06">
            <w:pPr>
              <w:pStyle w:val="74"/>
              <w:rPr>
                <w:rFonts w:hint="eastAsia"/>
                <w:kern w:val="0"/>
              </w:rPr>
            </w:pPr>
            <w:bookmarkStart w:id="11275" w:name="_QWord_Source_Comparison_7706"/>
            <w:bookmarkStart w:id="11276" w:name="_QWord_Source_Comparison_Para_1747"/>
            <w:bookmarkStart w:id="11277" w:name="_QWord_Paragraph__1747"/>
            <w:r>
              <w:rPr>
                <w:rFonts w:hint="eastAsia"/>
                <w:kern w:val="0"/>
              </w:rPr>
              <w:t>快</w:t>
            </w:r>
            <w:bookmarkEnd w:id="11275"/>
            <w:bookmarkEnd w:id="11276"/>
            <w:bookmarkEnd w:id="11277"/>
          </w:p>
        </w:tc>
        <w:tc>
          <w:tcPr>
            <w:tcW w:w="998" w:type="pct"/>
            <w:shd w:val="clear" w:color="auto" w:fill="auto"/>
            <w:vAlign w:val="center"/>
          </w:tcPr>
          <w:p w14:paraId="01E660A1">
            <w:pPr>
              <w:pStyle w:val="74"/>
              <w:rPr>
                <w:rFonts w:hint="eastAsia"/>
                <w:kern w:val="0"/>
              </w:rPr>
            </w:pPr>
            <w:bookmarkStart w:id="11278" w:name="_QWord_Paragraph__1748"/>
            <w:bookmarkStart w:id="11279" w:name="_QWord_Source_Comparison_7707"/>
            <w:bookmarkStart w:id="11280" w:name="_QWord_Source_Comparison_Para_1748"/>
            <w:r>
              <w:rPr>
                <w:rFonts w:hint="eastAsia"/>
                <w:kern w:val="0"/>
              </w:rPr>
              <w:t>简单</w:t>
            </w:r>
            <w:bookmarkEnd w:id="11278"/>
            <w:bookmarkEnd w:id="11279"/>
            <w:bookmarkEnd w:id="11280"/>
          </w:p>
        </w:tc>
      </w:tr>
      <w:tr w14:paraId="414BBAA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10" w:type="pct"/>
            <w:shd w:val="clear" w:color="auto" w:fill="auto"/>
            <w:vAlign w:val="center"/>
          </w:tcPr>
          <w:p w14:paraId="1FF98FAD">
            <w:pPr>
              <w:pStyle w:val="74"/>
              <w:rPr>
                <w:rFonts w:hint="eastAsia"/>
                <w:kern w:val="0"/>
              </w:rPr>
            </w:pPr>
            <w:bookmarkStart w:id="11281" w:name="_QWord_Source_Comparison_7708"/>
            <w:bookmarkStart w:id="11282" w:name="_QWord_Source_Comparison_Para_1749"/>
            <w:bookmarkStart w:id="11283" w:name="_QWord_Paragraph__1749"/>
            <w:r>
              <w:rPr>
                <w:rFonts w:hint="eastAsia"/>
                <w:kern w:val="0"/>
              </w:rPr>
              <w:t>DRAM</w:t>
            </w:r>
            <w:bookmarkEnd w:id="11281"/>
            <w:bookmarkEnd w:id="11282"/>
            <w:bookmarkEnd w:id="11283"/>
          </w:p>
        </w:tc>
        <w:tc>
          <w:tcPr>
            <w:tcW w:w="997" w:type="pct"/>
            <w:shd w:val="clear" w:color="auto" w:fill="auto"/>
            <w:vAlign w:val="center"/>
          </w:tcPr>
          <w:p w14:paraId="4409AA1A">
            <w:pPr>
              <w:pStyle w:val="74"/>
              <w:rPr>
                <w:rFonts w:hint="eastAsia"/>
                <w:kern w:val="0"/>
              </w:rPr>
            </w:pPr>
            <w:bookmarkStart w:id="11284" w:name="_QWord_Source_Comparison_Para_1750"/>
            <w:bookmarkStart w:id="11285" w:name="_QWord_Paragraph__1750"/>
            <w:bookmarkStart w:id="11286" w:name="_QWord_Source_Comparison_7709"/>
            <w:r>
              <w:rPr>
                <w:rFonts w:hint="eastAsia"/>
                <w:kern w:val="0"/>
              </w:rPr>
              <w:t>大</w:t>
            </w:r>
            <w:bookmarkEnd w:id="11284"/>
            <w:bookmarkEnd w:id="11285"/>
            <w:bookmarkEnd w:id="11286"/>
          </w:p>
        </w:tc>
        <w:tc>
          <w:tcPr>
            <w:tcW w:w="997" w:type="pct"/>
            <w:shd w:val="clear" w:color="auto" w:fill="auto"/>
            <w:vAlign w:val="center"/>
          </w:tcPr>
          <w:p w14:paraId="41CF8182">
            <w:pPr>
              <w:pStyle w:val="74"/>
              <w:rPr>
                <w:rFonts w:hint="eastAsia"/>
                <w:kern w:val="0"/>
              </w:rPr>
            </w:pPr>
            <w:bookmarkStart w:id="11287" w:name="_QWord_Source_Comparison_7710"/>
            <w:bookmarkStart w:id="11288" w:name="_QWord_Paragraph__1751"/>
            <w:bookmarkStart w:id="11289" w:name="_QWord_Source_Comparison_Para_1751"/>
            <w:r>
              <w:rPr>
                <w:rFonts w:hint="eastAsia"/>
                <w:kern w:val="0"/>
              </w:rPr>
              <w:t>大</w:t>
            </w:r>
            <w:bookmarkEnd w:id="11287"/>
            <w:bookmarkEnd w:id="11288"/>
            <w:bookmarkEnd w:id="11289"/>
          </w:p>
        </w:tc>
        <w:tc>
          <w:tcPr>
            <w:tcW w:w="998" w:type="pct"/>
            <w:shd w:val="clear" w:color="auto" w:fill="auto"/>
            <w:vAlign w:val="center"/>
          </w:tcPr>
          <w:p w14:paraId="50A83ECD">
            <w:pPr>
              <w:pStyle w:val="74"/>
              <w:rPr>
                <w:rFonts w:hint="eastAsia"/>
                <w:kern w:val="0"/>
              </w:rPr>
            </w:pPr>
            <w:bookmarkStart w:id="11290" w:name="_QWord_Source_Comparison_7711"/>
            <w:bookmarkStart w:id="11291" w:name="_QWord_Source_Comparison_Para_1752"/>
            <w:bookmarkStart w:id="11292" w:name="_QWord_Paragraph__1752"/>
            <w:r>
              <w:rPr>
                <w:rFonts w:hint="eastAsia"/>
                <w:kern w:val="0"/>
              </w:rPr>
              <w:t>稍慢</w:t>
            </w:r>
            <w:bookmarkEnd w:id="11290"/>
            <w:bookmarkEnd w:id="11291"/>
            <w:bookmarkEnd w:id="11292"/>
          </w:p>
        </w:tc>
        <w:tc>
          <w:tcPr>
            <w:tcW w:w="998" w:type="pct"/>
            <w:shd w:val="clear" w:color="auto" w:fill="auto"/>
            <w:vAlign w:val="center"/>
          </w:tcPr>
          <w:p w14:paraId="617E31DC">
            <w:pPr>
              <w:pStyle w:val="74"/>
              <w:rPr>
                <w:rFonts w:hint="eastAsia"/>
                <w:kern w:val="0"/>
              </w:rPr>
            </w:pPr>
            <w:bookmarkStart w:id="11293" w:name="_QWord_Paragraph__1753"/>
            <w:bookmarkStart w:id="11294" w:name="_QWord_Source_Comparison_7712"/>
            <w:bookmarkStart w:id="11295" w:name="_QWord_Source_Comparison_Para_1753"/>
            <w:r>
              <w:rPr>
                <w:rFonts w:hint="eastAsia"/>
                <w:kern w:val="0"/>
              </w:rPr>
              <w:t>专用控制器</w:t>
            </w:r>
            <w:bookmarkEnd w:id="11293"/>
            <w:bookmarkEnd w:id="11294"/>
            <w:bookmarkEnd w:id="11295"/>
          </w:p>
        </w:tc>
      </w:tr>
    </w:tbl>
    <w:p w14:paraId="1143C068">
      <w:pPr>
        <w:pStyle w:val="66"/>
        <w:numPr>
          <w:ilvl w:val="4"/>
          <w:numId w:val="6"/>
        </w:numPr>
      </w:pPr>
      <w:bookmarkStart w:id="11296" w:name="_QWord_Source_Comparison_7713"/>
      <w:bookmarkStart w:id="11297" w:name="_QWord_Paragraph__1754"/>
      <w:bookmarkStart w:id="11298" w:name="_QWord_Source_Comparison_Para_1754"/>
      <w:r>
        <w:rPr>
          <w:rFonts w:hint="eastAsia"/>
        </w:rPr>
        <w:t>只读存储器（</w:t>
      </w:r>
      <w:bookmarkEnd w:id="11296"/>
      <w:bookmarkStart w:id="11299" w:name="_QWord_Source_Comparison_7714"/>
      <w:r>
        <w:rPr>
          <w:rFonts w:hint="eastAsia"/>
        </w:rPr>
        <w:t>ROM</w:t>
      </w:r>
      <w:bookmarkEnd w:id="11299"/>
      <w:bookmarkStart w:id="11300" w:name="_QWord_Source_Comparison_7715"/>
      <w:r>
        <w:rPr>
          <w:rFonts w:hint="eastAsia"/>
        </w:rPr>
        <w:t>）的选择</w:t>
      </w:r>
      <w:bookmarkEnd w:id="11297"/>
      <w:bookmarkEnd w:id="11298"/>
      <w:bookmarkEnd w:id="11300"/>
    </w:p>
    <w:p w14:paraId="6F390A4E">
      <w:pPr>
        <w:pStyle w:val="4"/>
        <w:ind w:firstLine="420"/>
      </w:pPr>
      <w:bookmarkStart w:id="11301" w:name="_QWord_Source_Comparison_7716"/>
      <w:bookmarkStart w:id="11302" w:name="_QWord_Paragraph__1755"/>
      <w:bookmarkStart w:id="11303" w:name="_QWord_Source_Comparison_Para_1755"/>
      <w:r>
        <w:rPr>
          <w:rFonts w:hint="eastAsia"/>
        </w:rPr>
        <w:t>目前</w:t>
      </w:r>
      <w:bookmarkEnd w:id="11301"/>
      <w:bookmarkStart w:id="11304" w:name="_QWord_Source_Comparison_7717"/>
      <w:r>
        <w:rPr>
          <w:rFonts w:hint="eastAsia"/>
        </w:rPr>
        <w:t>，</w:t>
      </w:r>
      <w:bookmarkEnd w:id="11304"/>
      <w:bookmarkStart w:id="11305" w:name="_QWord_Source_Comparison_7718"/>
      <w:r>
        <w:rPr>
          <w:rFonts w:hint="eastAsia"/>
        </w:rPr>
        <w:t>通用计算机和嵌入式</w:t>
      </w:r>
      <w:r>
        <w:rPr>
          <w:rFonts w:hint="eastAsia"/>
          <w:lang w:eastAsia="zh-CN"/>
        </w:rPr>
        <w:t>基本</w:t>
      </w:r>
      <w:r>
        <w:rPr>
          <w:rFonts w:hint="eastAsia"/>
        </w:rPr>
        <w:t>使用</w:t>
      </w:r>
      <w:bookmarkEnd w:id="11305"/>
      <w:bookmarkStart w:id="11306" w:name="_QWord_Source_Comparison_7719"/>
      <w:r>
        <w:rPr>
          <w:rFonts w:hint="eastAsia"/>
        </w:rPr>
        <w:t>Flash</w:t>
      </w:r>
      <w:bookmarkEnd w:id="11306"/>
      <w:bookmarkStart w:id="11307" w:name="_QWord_Source_Comparison_7720"/>
      <w:r>
        <w:rPr>
          <w:rFonts w:hint="eastAsia"/>
        </w:rPr>
        <w:t>存储器作为非易失性存储器。</w:t>
      </w:r>
      <w:bookmarkEnd w:id="11307"/>
      <w:bookmarkStart w:id="11308" w:name="_QWord_Source_Comparison_7721"/>
      <w:r>
        <w:rPr>
          <w:rFonts w:hint="eastAsia"/>
        </w:rPr>
        <w:t>Flash</w:t>
      </w:r>
      <w:bookmarkEnd w:id="11308"/>
      <w:bookmarkStart w:id="11309" w:name="_QWord_Source_Comparison_7722"/>
      <w:r>
        <w:rPr>
          <w:rFonts w:hint="eastAsia"/>
        </w:rPr>
        <w:t>存储器与传统存储器技术的比较如</w:t>
      </w:r>
      <w:bookmarkEnd w:id="11309"/>
      <w:bookmarkStart w:id="11310" w:name="_QWord_Source_Comparison_7723"/>
      <w:r>
        <w:fldChar w:fldCharType="begin"/>
      </w:r>
      <w:bookmarkEnd w:id="11310"/>
      <w:bookmarkStart w:id="11311" w:name="_QWord_Source_Comparison_7724"/>
      <w:r>
        <w:instrText xml:space="preserve"> </w:instrText>
      </w:r>
      <w:bookmarkEnd w:id="11311"/>
      <w:bookmarkStart w:id="11312" w:name="_QWord_Source_Comparison_7725"/>
      <w:r>
        <w:rPr>
          <w:rFonts w:hint="eastAsia"/>
        </w:rPr>
        <w:instrText xml:space="preserve">REF QWord_XRef_Table__qTayTO \h \* CHARFORMAT</w:instrText>
      </w:r>
      <w:bookmarkEnd w:id="11312"/>
      <w:bookmarkStart w:id="11313" w:name="_QWord_Source_Comparison_7726"/>
      <w:r>
        <w:instrText xml:space="preserve"> </w:instrText>
      </w:r>
      <w:bookmarkStart w:id="11314" w:name="_QWord_Source_Comparison_7727"/>
      <w:r>
        <w:fldChar w:fldCharType="separate"/>
      </w:r>
      <w:bookmarkEnd w:id="11313"/>
      <w:bookmarkEnd w:id="11314"/>
      <w:bookmarkStart w:id="11315" w:name="_QWord_Source_Comparison_7728"/>
      <w:r>
        <w:t>表</w:t>
      </w:r>
      <w:bookmarkEnd w:id="11315"/>
      <w:bookmarkStart w:id="11316" w:name="_QWord_Source_Comparison_7729"/>
      <w:r>
        <w:t> 4</w:t>
      </w:r>
      <w:bookmarkEnd w:id="11316"/>
      <w:bookmarkStart w:id="11317" w:name="_QWord_Source_Comparison_7730"/>
      <w:r>
        <w:noBreakHyphen/>
      </w:r>
      <w:r>
        <w:t>2</w:t>
      </w:r>
      <w:bookmarkEnd w:id="11317"/>
      <w:bookmarkStart w:id="11318" w:name="_QWord_Source_Comparison_7731"/>
      <w:r>
        <w:fldChar w:fldCharType="end"/>
      </w:r>
      <w:bookmarkEnd w:id="11318"/>
      <w:bookmarkStart w:id="11319" w:name="_QWord_Source_Comparison_7732"/>
      <w:r>
        <w:rPr>
          <w:rFonts w:hint="eastAsia"/>
        </w:rPr>
        <w:t>所示。</w:t>
      </w:r>
      <w:bookmarkEnd w:id="11302"/>
      <w:bookmarkEnd w:id="11303"/>
      <w:bookmarkEnd w:id="11319"/>
    </w:p>
    <w:p w14:paraId="7A4D38D6">
      <w:pPr>
        <w:pStyle w:val="67"/>
        <w:rPr>
          <w:rFonts w:hint="eastAsia"/>
        </w:rPr>
      </w:pPr>
      <w:bookmarkStart w:id="11320" w:name="_QWord_Source_Comparison_7733"/>
      <w:bookmarkStart w:id="11321" w:name="QWord_XRef_Table__qTayTO"/>
      <w:bookmarkStart w:id="11322" w:name="_QWord_Source_Comparison_Para_1756"/>
      <w:bookmarkStart w:id="11323" w:name="_QWord_Paragraph__1756"/>
      <w:r>
        <w:rPr>
          <w:rStyle w:val="238"/>
        </w:rPr>
        <w:t>表 </w:t>
      </w:r>
      <w:bookmarkEnd w:id="11320"/>
      <w:bookmarkStart w:id="11324" w:name="_QWord_Source_Comparison_7734"/>
      <w:r>
        <w:rPr>
          <w:rStyle w:val="238"/>
        </w:rPr>
        <w:fldChar w:fldCharType="begin"/>
      </w:r>
      <w:bookmarkEnd w:id="11324"/>
      <w:bookmarkStart w:id="11325" w:name="_QWord_Source_Comparison_7735"/>
      <w:r>
        <w:rPr>
          <w:rStyle w:val="238"/>
        </w:rPr>
        <w:instrText xml:space="preserve"> SEQ QWord_Heading1_Sequence \c </w:instrText>
      </w:r>
      <w:bookmarkEnd w:id="11325"/>
      <w:bookmarkStart w:id="11326" w:name="_QWord_Source_Comparison_7736"/>
      <w:r>
        <w:rPr>
          <w:rStyle w:val="238"/>
        </w:rPr>
        <w:fldChar w:fldCharType="separate"/>
      </w:r>
      <w:bookmarkEnd w:id="11326"/>
      <w:bookmarkStart w:id="11327" w:name="_QWord_Source_Comparison_7737"/>
      <w:r>
        <w:rPr>
          <w:rStyle w:val="238"/>
        </w:rPr>
        <w:t>4</w:t>
      </w:r>
      <w:bookmarkEnd w:id="11327"/>
      <w:bookmarkStart w:id="11328" w:name="_QWord_Source_Comparison_7738"/>
      <w:r>
        <w:rPr>
          <w:rStyle w:val="238"/>
        </w:rPr>
        <w:fldChar w:fldCharType="end"/>
      </w:r>
      <w:bookmarkEnd w:id="11328"/>
      <w:bookmarkStart w:id="11329" w:name="_QWord_Source_Comparison_7739"/>
      <w:r>
        <w:rPr>
          <w:rStyle w:val="238"/>
        </w:rPr>
        <w:noBreakHyphen/>
      </w:r>
      <w:bookmarkEnd w:id="11329"/>
      <w:bookmarkStart w:id="11330" w:name="_QWord_Source_Comparison_7740"/>
      <w:r>
        <w:rPr>
          <w:rStyle w:val="238"/>
        </w:rPr>
        <w:fldChar w:fldCharType="begin"/>
      </w:r>
      <w:bookmarkEnd w:id="11330"/>
      <w:bookmarkStart w:id="11331" w:name="_QWord_Source_Comparison_7741"/>
      <w:r>
        <w:rPr>
          <w:rStyle w:val="238"/>
        </w:rPr>
        <w:instrText xml:space="preserve"> SEQ 表 \* ARABIC \s 1 </w:instrText>
      </w:r>
      <w:bookmarkEnd w:id="11331"/>
      <w:bookmarkStart w:id="11332" w:name="_QWord_Source_Comparison_7742"/>
      <w:r>
        <w:rPr>
          <w:rStyle w:val="238"/>
        </w:rPr>
        <w:fldChar w:fldCharType="separate"/>
      </w:r>
      <w:bookmarkEnd w:id="11332"/>
      <w:bookmarkStart w:id="11333" w:name="_QWord_Source_Comparison_7743"/>
      <w:r>
        <w:rPr>
          <w:rStyle w:val="238"/>
        </w:rPr>
        <w:t>2</w:t>
      </w:r>
      <w:bookmarkEnd w:id="11333"/>
      <w:bookmarkStart w:id="11334" w:name="_QWord_Source_Comparison_7744"/>
      <w:r>
        <w:rPr>
          <w:rStyle w:val="238"/>
        </w:rPr>
        <w:fldChar w:fldCharType="end"/>
      </w:r>
      <w:bookmarkEnd w:id="11321"/>
      <w:bookmarkEnd w:id="11334"/>
      <w:bookmarkStart w:id="11335" w:name="_QWord_Source_Comparison_7745"/>
      <w:r>
        <w:t xml:space="preserve">  </w:t>
      </w:r>
      <w:bookmarkEnd w:id="11335"/>
      <w:bookmarkStart w:id="11336" w:name="_QWord_Source_Comparison_7746"/>
      <w:r>
        <w:t>Flash</w:t>
      </w:r>
      <w:bookmarkEnd w:id="11336"/>
      <w:bookmarkStart w:id="11337" w:name="_QWord_Source_Comparison_7747"/>
      <w:r>
        <w:rPr>
          <w:rFonts w:hint="eastAsia"/>
        </w:rPr>
        <w:t>存储器与传统存储器技术的比较</w:t>
      </w:r>
      <w:bookmarkEnd w:id="11322"/>
      <w:bookmarkEnd w:id="11323"/>
      <w:bookmarkEnd w:id="11337"/>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412"/>
        <w:gridCol w:w="1380"/>
        <w:gridCol w:w="1380"/>
        <w:gridCol w:w="1380"/>
        <w:gridCol w:w="1380"/>
        <w:gridCol w:w="1380"/>
      </w:tblGrid>
      <w:tr w14:paraId="5E1342A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tblHeader/>
          <w:jc w:val="center"/>
        </w:trPr>
        <w:tc>
          <w:tcPr>
            <w:tcW w:w="849" w:type="pc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7F8A5629">
            <w:pPr>
              <w:pStyle w:val="74"/>
              <w:rPr>
                <w:rFonts w:hint="eastAsia"/>
                <w:kern w:val="0"/>
              </w:rPr>
            </w:pPr>
            <w:bookmarkStart w:id="11338" w:name="_QWord_Source_Comparison_Para_1757"/>
            <w:bookmarkStart w:id="11339" w:name="_QWord_Source_Comparison_7748"/>
            <w:bookmarkStart w:id="11340" w:name="_QWord_Paragraph__1757"/>
            <w:r>
              <w:rPr>
                <w:rFonts w:hint="eastAsia"/>
                <w:kern w:val="0"/>
              </w:rPr>
              <w:t>存储器</w:t>
            </w:r>
            <w:bookmarkEnd w:id="11338"/>
            <w:bookmarkEnd w:id="11339"/>
            <w:bookmarkEnd w:id="11340"/>
          </w:p>
        </w:tc>
        <w:tc>
          <w:tcPr>
            <w:tcW w:w="830"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79185CCD">
            <w:pPr>
              <w:pStyle w:val="74"/>
              <w:rPr>
                <w:rFonts w:hint="eastAsia"/>
                <w:kern w:val="0"/>
              </w:rPr>
            </w:pPr>
            <w:bookmarkStart w:id="11341" w:name="_QWord_Paragraph__1758"/>
            <w:bookmarkStart w:id="11342" w:name="_QWord_Source_Comparison_7749"/>
            <w:bookmarkStart w:id="11343" w:name="_QWord_Source_Comparison_Para_1758"/>
            <w:r>
              <w:rPr>
                <w:rFonts w:hint="eastAsia"/>
                <w:kern w:val="0"/>
              </w:rPr>
              <w:t>固有不挥发性</w:t>
            </w:r>
            <w:bookmarkEnd w:id="11341"/>
            <w:bookmarkEnd w:id="11342"/>
            <w:bookmarkEnd w:id="11343"/>
          </w:p>
        </w:tc>
        <w:tc>
          <w:tcPr>
            <w:tcW w:w="830"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36AD12B1">
            <w:pPr>
              <w:pStyle w:val="74"/>
              <w:rPr>
                <w:rFonts w:hint="eastAsia"/>
                <w:kern w:val="0"/>
              </w:rPr>
            </w:pPr>
            <w:bookmarkStart w:id="11344" w:name="_QWord_Paragraph__1759"/>
            <w:bookmarkStart w:id="11345" w:name="_QWord_Source_Comparison_7750"/>
            <w:bookmarkStart w:id="11346" w:name="_QWord_Source_Comparison_Para_1759"/>
            <w:r>
              <w:rPr>
                <w:rFonts w:hint="eastAsia"/>
                <w:kern w:val="0"/>
              </w:rPr>
              <w:t>高密度</w:t>
            </w:r>
            <w:bookmarkEnd w:id="11344"/>
            <w:bookmarkEnd w:id="11345"/>
            <w:bookmarkEnd w:id="11346"/>
          </w:p>
        </w:tc>
        <w:tc>
          <w:tcPr>
            <w:tcW w:w="830"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28B2F1A2">
            <w:pPr>
              <w:pStyle w:val="74"/>
              <w:rPr>
                <w:rFonts w:hint="eastAsia"/>
                <w:kern w:val="0"/>
              </w:rPr>
            </w:pPr>
            <w:bookmarkStart w:id="11347" w:name="_QWord_Source_Comparison_7751"/>
            <w:bookmarkStart w:id="11348" w:name="_QWord_Source_Comparison_Para_1760"/>
            <w:bookmarkStart w:id="11349" w:name="_QWord_Paragraph__1760"/>
            <w:r>
              <w:rPr>
                <w:rFonts w:hint="eastAsia"/>
                <w:kern w:val="0"/>
              </w:rPr>
              <w:t>低功耗</w:t>
            </w:r>
            <w:bookmarkEnd w:id="11347"/>
            <w:bookmarkEnd w:id="11348"/>
            <w:bookmarkEnd w:id="11349"/>
          </w:p>
        </w:tc>
        <w:tc>
          <w:tcPr>
            <w:tcW w:w="830"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73ECABD1">
            <w:pPr>
              <w:pStyle w:val="74"/>
              <w:rPr>
                <w:rFonts w:hint="eastAsia"/>
                <w:kern w:val="0"/>
              </w:rPr>
            </w:pPr>
            <w:bookmarkStart w:id="11350" w:name="_QWord_Source_Comparison_Para_1761"/>
            <w:bookmarkStart w:id="11351" w:name="_QWord_Paragraph__1761"/>
            <w:bookmarkStart w:id="11352" w:name="_QWord_Source_Comparison_7752"/>
            <w:r>
              <w:rPr>
                <w:rFonts w:hint="eastAsia"/>
                <w:kern w:val="0"/>
              </w:rPr>
              <w:t>单晶体管单元</w:t>
            </w:r>
            <w:bookmarkEnd w:id="11350"/>
            <w:bookmarkEnd w:id="11351"/>
            <w:bookmarkEnd w:id="11352"/>
          </w:p>
        </w:tc>
        <w:tc>
          <w:tcPr>
            <w:tcW w:w="830" w:type="pct"/>
            <w:tcBorders>
              <w:top w:val="single" w:color="auto" w:sz="6" w:space="0"/>
              <w:bottom w:val="single" w:color="auto" w:sz="4" w:space="0"/>
              <w:right w:val="single" w:color="auto" w:sz="6" w:space="0"/>
              <w:insideH w:val="single" w:sz="4" w:space="0"/>
              <w:insideV w:val="single" w:sz="4" w:space="0"/>
              <w:tl2br w:val="nil"/>
              <w:tr2bl w:val="nil"/>
            </w:tcBorders>
            <w:shd w:val="clear" w:color="auto" w:fill="auto"/>
            <w:vAlign w:val="center"/>
          </w:tcPr>
          <w:p w14:paraId="59885434">
            <w:pPr>
              <w:pStyle w:val="74"/>
              <w:rPr>
                <w:rFonts w:hint="eastAsia"/>
                <w:kern w:val="0"/>
              </w:rPr>
            </w:pPr>
            <w:bookmarkStart w:id="11353" w:name="_QWord_Source_Comparison_7753"/>
            <w:bookmarkStart w:id="11354" w:name="_QWord_Source_Comparison_Para_1762"/>
            <w:bookmarkStart w:id="11355" w:name="_QWord_Paragraph__1762"/>
            <w:r>
              <w:rPr>
                <w:rFonts w:hint="eastAsia"/>
                <w:kern w:val="0"/>
              </w:rPr>
              <w:t>在线可重写</w:t>
            </w:r>
            <w:bookmarkEnd w:id="11353"/>
            <w:bookmarkEnd w:id="11354"/>
            <w:bookmarkEnd w:id="11355"/>
          </w:p>
        </w:tc>
      </w:tr>
      <w:tr w14:paraId="33A2FB7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849" w:type="pct"/>
            <w:shd w:val="clear" w:color="auto" w:fill="auto"/>
            <w:vAlign w:val="center"/>
          </w:tcPr>
          <w:p w14:paraId="23F0F2DC">
            <w:pPr>
              <w:pStyle w:val="74"/>
              <w:rPr>
                <w:rFonts w:hint="eastAsia"/>
                <w:kern w:val="0"/>
              </w:rPr>
            </w:pPr>
            <w:bookmarkStart w:id="11356" w:name="_QWord_Paragraph__1763"/>
            <w:bookmarkStart w:id="11357" w:name="_QWord_Source_Comparison_Para_1763"/>
            <w:bookmarkStart w:id="11358" w:name="_QWord_Source_Comparison_7754"/>
            <w:r>
              <w:rPr>
                <w:rFonts w:hint="eastAsia"/>
                <w:kern w:val="0"/>
              </w:rPr>
              <w:t>Flash Memory</w:t>
            </w:r>
            <w:bookmarkEnd w:id="11356"/>
            <w:bookmarkEnd w:id="11357"/>
            <w:bookmarkEnd w:id="11358"/>
          </w:p>
        </w:tc>
        <w:tc>
          <w:tcPr>
            <w:tcW w:w="830" w:type="pct"/>
            <w:shd w:val="clear" w:color="auto" w:fill="auto"/>
            <w:vAlign w:val="center"/>
          </w:tcPr>
          <w:p w14:paraId="6DA1B4DD">
            <w:pPr>
              <w:pStyle w:val="74"/>
              <w:rPr>
                <w:rFonts w:hint="eastAsia"/>
                <w:kern w:val="0"/>
              </w:rPr>
            </w:pPr>
            <w:bookmarkStart w:id="11359" w:name="_QWord_Source_Comparison_7755"/>
            <w:bookmarkStart w:id="11360" w:name="_QWord_Paragraph__1764"/>
            <w:bookmarkStart w:id="11361" w:name="_QWord_Source_Comparison_Para_1764"/>
            <w:r>
              <w:rPr>
                <w:rFonts w:hint="eastAsia"/>
                <w:kern w:val="0"/>
              </w:rPr>
              <w:t>√</w:t>
            </w:r>
            <w:bookmarkEnd w:id="11359"/>
            <w:bookmarkEnd w:id="11360"/>
            <w:bookmarkEnd w:id="11361"/>
          </w:p>
        </w:tc>
        <w:tc>
          <w:tcPr>
            <w:tcW w:w="830" w:type="pct"/>
            <w:shd w:val="clear" w:color="auto" w:fill="auto"/>
            <w:vAlign w:val="center"/>
          </w:tcPr>
          <w:p w14:paraId="6FA48568">
            <w:pPr>
              <w:pStyle w:val="74"/>
              <w:rPr>
                <w:rFonts w:hint="eastAsia"/>
                <w:kern w:val="0"/>
              </w:rPr>
            </w:pPr>
            <w:bookmarkStart w:id="11362" w:name="_QWord_Paragraph__1765"/>
            <w:bookmarkStart w:id="11363" w:name="_QWord_Source_Comparison_Para_1765"/>
            <w:bookmarkStart w:id="11364" w:name="_QWord_Source_Comparison_7756"/>
            <w:r>
              <w:rPr>
                <w:rFonts w:hint="eastAsia"/>
                <w:kern w:val="0"/>
              </w:rPr>
              <w:t>√</w:t>
            </w:r>
            <w:bookmarkEnd w:id="11362"/>
            <w:bookmarkEnd w:id="11363"/>
            <w:bookmarkEnd w:id="11364"/>
          </w:p>
        </w:tc>
        <w:tc>
          <w:tcPr>
            <w:tcW w:w="830" w:type="pct"/>
            <w:shd w:val="clear" w:color="auto" w:fill="auto"/>
            <w:vAlign w:val="center"/>
          </w:tcPr>
          <w:p w14:paraId="159EE231">
            <w:pPr>
              <w:pStyle w:val="74"/>
              <w:rPr>
                <w:rFonts w:hint="eastAsia"/>
                <w:kern w:val="0"/>
              </w:rPr>
            </w:pPr>
            <w:bookmarkStart w:id="11365" w:name="_QWord_Source_Comparison_7757"/>
            <w:bookmarkStart w:id="11366" w:name="_QWord_Source_Comparison_Para_1766"/>
            <w:bookmarkStart w:id="11367" w:name="_QWord_Paragraph__1766"/>
            <w:r>
              <w:rPr>
                <w:rFonts w:hint="eastAsia"/>
                <w:kern w:val="0"/>
              </w:rPr>
              <w:t>√</w:t>
            </w:r>
            <w:bookmarkEnd w:id="11365"/>
            <w:bookmarkEnd w:id="11366"/>
            <w:bookmarkEnd w:id="11367"/>
          </w:p>
        </w:tc>
        <w:tc>
          <w:tcPr>
            <w:tcW w:w="830" w:type="pct"/>
            <w:shd w:val="clear" w:color="auto" w:fill="auto"/>
            <w:vAlign w:val="center"/>
          </w:tcPr>
          <w:p w14:paraId="0B582B93">
            <w:pPr>
              <w:pStyle w:val="74"/>
              <w:rPr>
                <w:rFonts w:hint="eastAsia"/>
                <w:kern w:val="0"/>
              </w:rPr>
            </w:pPr>
            <w:bookmarkStart w:id="11368" w:name="_QWord_Paragraph__1767"/>
            <w:bookmarkStart w:id="11369" w:name="_QWord_Source_Comparison_7758"/>
            <w:bookmarkStart w:id="11370" w:name="_QWord_Source_Comparison_Para_1767"/>
            <w:r>
              <w:rPr>
                <w:rFonts w:hint="eastAsia"/>
                <w:kern w:val="0"/>
              </w:rPr>
              <w:t>√</w:t>
            </w:r>
            <w:bookmarkEnd w:id="11368"/>
            <w:bookmarkEnd w:id="11369"/>
            <w:bookmarkEnd w:id="11370"/>
          </w:p>
        </w:tc>
        <w:tc>
          <w:tcPr>
            <w:tcW w:w="830" w:type="pct"/>
            <w:shd w:val="clear" w:color="auto" w:fill="auto"/>
            <w:vAlign w:val="center"/>
          </w:tcPr>
          <w:p w14:paraId="508C5B9A">
            <w:pPr>
              <w:pStyle w:val="74"/>
              <w:rPr>
                <w:rFonts w:hint="eastAsia"/>
                <w:kern w:val="0"/>
              </w:rPr>
            </w:pPr>
            <w:bookmarkStart w:id="11371" w:name="_QWord_Source_Comparison_Para_1768"/>
            <w:bookmarkStart w:id="11372" w:name="_QWord_Paragraph__1768"/>
            <w:bookmarkStart w:id="11373" w:name="_QWord_Source_Comparison_7759"/>
            <w:r>
              <w:rPr>
                <w:rFonts w:hint="eastAsia"/>
                <w:kern w:val="0"/>
              </w:rPr>
              <w:t>√</w:t>
            </w:r>
            <w:bookmarkEnd w:id="11371"/>
            <w:bookmarkEnd w:id="11372"/>
            <w:bookmarkEnd w:id="11373"/>
          </w:p>
        </w:tc>
      </w:tr>
      <w:tr w14:paraId="374F68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849" w:type="pct"/>
            <w:shd w:val="clear" w:color="auto" w:fill="auto"/>
            <w:vAlign w:val="center"/>
          </w:tcPr>
          <w:p w14:paraId="0E94BF06">
            <w:pPr>
              <w:pStyle w:val="74"/>
              <w:rPr>
                <w:rFonts w:hint="eastAsia"/>
                <w:kern w:val="0"/>
              </w:rPr>
            </w:pPr>
            <w:bookmarkStart w:id="11374" w:name="_QWord_Source_Comparison_Para_1769"/>
            <w:bookmarkStart w:id="11375" w:name="_QWord_Source_Comparison_7760"/>
            <w:bookmarkStart w:id="11376" w:name="_QWord_Paragraph__1769"/>
            <w:r>
              <w:rPr>
                <w:rFonts w:hint="eastAsia"/>
                <w:kern w:val="0"/>
              </w:rPr>
              <w:t>SRAM</w:t>
            </w:r>
            <w:bookmarkEnd w:id="11374"/>
            <w:bookmarkEnd w:id="11375"/>
            <w:bookmarkEnd w:id="11376"/>
          </w:p>
        </w:tc>
        <w:tc>
          <w:tcPr>
            <w:tcW w:w="830" w:type="pct"/>
            <w:shd w:val="clear" w:color="auto" w:fill="auto"/>
            <w:vAlign w:val="center"/>
          </w:tcPr>
          <w:p w14:paraId="7B70F9A8">
            <w:pPr>
              <w:pStyle w:val="74"/>
              <w:rPr>
                <w:rFonts w:hint="eastAsia"/>
                <w:kern w:val="0"/>
              </w:rPr>
            </w:pPr>
          </w:p>
        </w:tc>
        <w:tc>
          <w:tcPr>
            <w:tcW w:w="830" w:type="pct"/>
            <w:shd w:val="clear" w:color="auto" w:fill="auto"/>
            <w:vAlign w:val="center"/>
          </w:tcPr>
          <w:p w14:paraId="38268FE0">
            <w:pPr>
              <w:pStyle w:val="74"/>
              <w:rPr>
                <w:rFonts w:hint="eastAsia"/>
                <w:kern w:val="0"/>
              </w:rPr>
            </w:pPr>
          </w:p>
        </w:tc>
        <w:tc>
          <w:tcPr>
            <w:tcW w:w="830" w:type="pct"/>
            <w:shd w:val="clear" w:color="auto" w:fill="auto"/>
            <w:vAlign w:val="center"/>
          </w:tcPr>
          <w:p w14:paraId="3A6A694E">
            <w:pPr>
              <w:pStyle w:val="74"/>
              <w:rPr>
                <w:rFonts w:hint="eastAsia"/>
                <w:kern w:val="0"/>
              </w:rPr>
            </w:pPr>
          </w:p>
        </w:tc>
        <w:tc>
          <w:tcPr>
            <w:tcW w:w="830" w:type="pct"/>
            <w:shd w:val="clear" w:color="auto" w:fill="auto"/>
            <w:vAlign w:val="center"/>
          </w:tcPr>
          <w:p w14:paraId="1F56A284">
            <w:pPr>
              <w:pStyle w:val="74"/>
              <w:rPr>
                <w:rFonts w:hint="eastAsia"/>
                <w:kern w:val="0"/>
              </w:rPr>
            </w:pPr>
          </w:p>
        </w:tc>
        <w:tc>
          <w:tcPr>
            <w:tcW w:w="830" w:type="pct"/>
            <w:shd w:val="clear" w:color="auto" w:fill="auto"/>
            <w:vAlign w:val="center"/>
          </w:tcPr>
          <w:p w14:paraId="59A558E0">
            <w:pPr>
              <w:pStyle w:val="74"/>
              <w:rPr>
                <w:rFonts w:hint="eastAsia"/>
                <w:kern w:val="0"/>
              </w:rPr>
            </w:pPr>
            <w:bookmarkStart w:id="11377" w:name="_QWord_Paragraph__1774"/>
            <w:bookmarkStart w:id="11378" w:name="_QWord_Source_Comparison_Para_1774"/>
            <w:bookmarkStart w:id="11379" w:name="_QWord_Source_Comparison_7761"/>
            <w:r>
              <w:rPr>
                <w:rFonts w:hint="eastAsia"/>
                <w:kern w:val="0"/>
              </w:rPr>
              <w:t>√</w:t>
            </w:r>
            <w:bookmarkEnd w:id="11377"/>
            <w:bookmarkEnd w:id="11378"/>
            <w:bookmarkEnd w:id="11379"/>
          </w:p>
        </w:tc>
      </w:tr>
      <w:tr w14:paraId="424B480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849" w:type="pct"/>
            <w:shd w:val="clear" w:color="auto" w:fill="auto"/>
            <w:vAlign w:val="center"/>
          </w:tcPr>
          <w:p w14:paraId="7C6FDD35">
            <w:pPr>
              <w:pStyle w:val="74"/>
              <w:rPr>
                <w:rFonts w:hint="eastAsia"/>
                <w:kern w:val="0"/>
              </w:rPr>
            </w:pPr>
            <w:bookmarkStart w:id="11380" w:name="_QWord_Source_Comparison_7762"/>
            <w:bookmarkStart w:id="11381" w:name="_QWord_Source_Comparison_Para_1775"/>
            <w:bookmarkStart w:id="11382" w:name="_QWord_Paragraph__1775"/>
            <w:r>
              <w:rPr>
                <w:rFonts w:hint="eastAsia"/>
                <w:kern w:val="0"/>
              </w:rPr>
              <w:t>DRAM</w:t>
            </w:r>
            <w:bookmarkEnd w:id="11380"/>
            <w:bookmarkEnd w:id="11381"/>
            <w:bookmarkEnd w:id="11382"/>
          </w:p>
        </w:tc>
        <w:tc>
          <w:tcPr>
            <w:tcW w:w="830" w:type="pct"/>
            <w:shd w:val="clear" w:color="auto" w:fill="auto"/>
            <w:vAlign w:val="center"/>
          </w:tcPr>
          <w:p w14:paraId="6A864013">
            <w:pPr>
              <w:pStyle w:val="74"/>
              <w:rPr>
                <w:rFonts w:hint="eastAsia"/>
                <w:kern w:val="0"/>
              </w:rPr>
            </w:pPr>
          </w:p>
        </w:tc>
        <w:tc>
          <w:tcPr>
            <w:tcW w:w="830" w:type="pct"/>
            <w:shd w:val="clear" w:color="auto" w:fill="auto"/>
            <w:vAlign w:val="center"/>
          </w:tcPr>
          <w:p w14:paraId="3B5502A0">
            <w:pPr>
              <w:pStyle w:val="74"/>
              <w:rPr>
                <w:rFonts w:hint="eastAsia"/>
                <w:kern w:val="0"/>
              </w:rPr>
            </w:pPr>
            <w:bookmarkStart w:id="11383" w:name="_QWord_Source_Comparison_7763"/>
            <w:bookmarkStart w:id="11384" w:name="_QWord_Paragraph__1777"/>
            <w:bookmarkStart w:id="11385" w:name="_QWord_Source_Comparison_Para_1777"/>
            <w:r>
              <w:rPr>
                <w:rFonts w:hint="eastAsia"/>
                <w:kern w:val="0"/>
              </w:rPr>
              <w:t>√</w:t>
            </w:r>
            <w:bookmarkEnd w:id="11383"/>
            <w:bookmarkEnd w:id="11384"/>
            <w:bookmarkEnd w:id="11385"/>
          </w:p>
        </w:tc>
        <w:tc>
          <w:tcPr>
            <w:tcW w:w="830" w:type="pct"/>
            <w:shd w:val="clear" w:color="auto" w:fill="auto"/>
            <w:vAlign w:val="center"/>
          </w:tcPr>
          <w:p w14:paraId="47529947">
            <w:pPr>
              <w:pStyle w:val="74"/>
              <w:rPr>
                <w:rFonts w:hint="eastAsia"/>
                <w:kern w:val="0"/>
              </w:rPr>
            </w:pPr>
          </w:p>
        </w:tc>
        <w:tc>
          <w:tcPr>
            <w:tcW w:w="830" w:type="pct"/>
            <w:shd w:val="clear" w:color="auto" w:fill="auto"/>
            <w:vAlign w:val="center"/>
          </w:tcPr>
          <w:p w14:paraId="46CF1AE0">
            <w:pPr>
              <w:pStyle w:val="74"/>
              <w:rPr>
                <w:rFonts w:hint="eastAsia"/>
                <w:kern w:val="0"/>
              </w:rPr>
            </w:pPr>
          </w:p>
        </w:tc>
        <w:tc>
          <w:tcPr>
            <w:tcW w:w="830" w:type="pct"/>
            <w:shd w:val="clear" w:color="auto" w:fill="auto"/>
            <w:vAlign w:val="center"/>
          </w:tcPr>
          <w:p w14:paraId="1246D44D">
            <w:pPr>
              <w:pStyle w:val="74"/>
              <w:rPr>
                <w:rFonts w:hint="eastAsia"/>
                <w:kern w:val="0"/>
              </w:rPr>
            </w:pPr>
            <w:bookmarkStart w:id="11386" w:name="_QWord_Paragraph__1780"/>
            <w:bookmarkStart w:id="11387" w:name="_QWord_Source_Comparison_7764"/>
            <w:bookmarkStart w:id="11388" w:name="_QWord_Source_Comparison_Para_1780"/>
            <w:r>
              <w:rPr>
                <w:rFonts w:hint="eastAsia"/>
                <w:kern w:val="0"/>
              </w:rPr>
              <w:t>√</w:t>
            </w:r>
            <w:bookmarkEnd w:id="11386"/>
            <w:bookmarkEnd w:id="11387"/>
            <w:bookmarkEnd w:id="11388"/>
          </w:p>
        </w:tc>
      </w:tr>
      <w:tr w14:paraId="753839D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849" w:type="pct"/>
            <w:shd w:val="clear" w:color="auto" w:fill="auto"/>
            <w:vAlign w:val="center"/>
          </w:tcPr>
          <w:p w14:paraId="5D179F11">
            <w:pPr>
              <w:pStyle w:val="74"/>
              <w:rPr>
                <w:rFonts w:hint="eastAsia"/>
                <w:kern w:val="0"/>
              </w:rPr>
            </w:pPr>
            <w:bookmarkStart w:id="11389" w:name="_QWord_Source_Comparison_7765"/>
            <w:bookmarkStart w:id="11390" w:name="_QWord_Source_Comparison_Para_1781"/>
            <w:bookmarkStart w:id="11391" w:name="_QWord_Paragraph__1781"/>
            <w:r>
              <w:rPr>
                <w:rFonts w:hint="eastAsia"/>
                <w:kern w:val="0"/>
              </w:rPr>
              <w:t>EPROM</w:t>
            </w:r>
            <w:bookmarkEnd w:id="11389"/>
            <w:bookmarkEnd w:id="11390"/>
            <w:bookmarkEnd w:id="11391"/>
          </w:p>
        </w:tc>
        <w:tc>
          <w:tcPr>
            <w:tcW w:w="830" w:type="pct"/>
            <w:shd w:val="clear" w:color="auto" w:fill="auto"/>
            <w:vAlign w:val="center"/>
          </w:tcPr>
          <w:p w14:paraId="6E3E3D8B">
            <w:pPr>
              <w:pStyle w:val="74"/>
              <w:rPr>
                <w:rFonts w:hint="eastAsia"/>
                <w:kern w:val="0"/>
              </w:rPr>
            </w:pPr>
            <w:bookmarkStart w:id="11392" w:name="_QWord_Source_Comparison_7766"/>
            <w:bookmarkStart w:id="11393" w:name="_QWord_Paragraph__1782"/>
            <w:bookmarkStart w:id="11394" w:name="_QWord_Source_Comparison_Para_1782"/>
            <w:r>
              <w:rPr>
                <w:rFonts w:hint="eastAsia"/>
                <w:kern w:val="0"/>
              </w:rPr>
              <w:t>√</w:t>
            </w:r>
            <w:bookmarkEnd w:id="11392"/>
            <w:bookmarkEnd w:id="11393"/>
            <w:bookmarkEnd w:id="11394"/>
          </w:p>
        </w:tc>
        <w:tc>
          <w:tcPr>
            <w:tcW w:w="830" w:type="pct"/>
            <w:shd w:val="clear" w:color="auto" w:fill="auto"/>
            <w:vAlign w:val="center"/>
          </w:tcPr>
          <w:p w14:paraId="64CBECB0">
            <w:pPr>
              <w:pStyle w:val="74"/>
              <w:rPr>
                <w:rFonts w:hint="eastAsia"/>
                <w:kern w:val="0"/>
              </w:rPr>
            </w:pPr>
            <w:bookmarkStart w:id="11395" w:name="_QWord_Source_Comparison_Para_1783"/>
            <w:bookmarkStart w:id="11396" w:name="_QWord_Source_Comparison_7767"/>
            <w:bookmarkStart w:id="11397" w:name="_QWord_Paragraph__1783"/>
            <w:r>
              <w:rPr>
                <w:rFonts w:hint="eastAsia"/>
                <w:kern w:val="0"/>
              </w:rPr>
              <w:t>√</w:t>
            </w:r>
            <w:bookmarkEnd w:id="11395"/>
            <w:bookmarkEnd w:id="11396"/>
            <w:bookmarkEnd w:id="11397"/>
          </w:p>
        </w:tc>
        <w:tc>
          <w:tcPr>
            <w:tcW w:w="830" w:type="pct"/>
            <w:shd w:val="clear" w:color="auto" w:fill="auto"/>
            <w:vAlign w:val="center"/>
          </w:tcPr>
          <w:p w14:paraId="7E440B0D">
            <w:pPr>
              <w:pStyle w:val="74"/>
              <w:rPr>
                <w:rFonts w:hint="eastAsia"/>
                <w:kern w:val="0"/>
              </w:rPr>
            </w:pPr>
            <w:bookmarkStart w:id="11398" w:name="_QWord_Paragraph__1784"/>
            <w:bookmarkStart w:id="11399" w:name="_QWord_Source_Comparison_Para_1784"/>
            <w:bookmarkStart w:id="11400" w:name="_QWord_Source_Comparison_7768"/>
            <w:r>
              <w:rPr>
                <w:rFonts w:hint="eastAsia"/>
                <w:kern w:val="0"/>
              </w:rPr>
              <w:t>√</w:t>
            </w:r>
            <w:bookmarkEnd w:id="11398"/>
            <w:bookmarkEnd w:id="11399"/>
            <w:bookmarkEnd w:id="11400"/>
          </w:p>
        </w:tc>
        <w:tc>
          <w:tcPr>
            <w:tcW w:w="830" w:type="pct"/>
            <w:shd w:val="clear" w:color="auto" w:fill="auto"/>
            <w:vAlign w:val="center"/>
          </w:tcPr>
          <w:p w14:paraId="1369003D">
            <w:pPr>
              <w:pStyle w:val="74"/>
              <w:rPr>
                <w:rFonts w:hint="eastAsia"/>
                <w:kern w:val="0"/>
              </w:rPr>
            </w:pPr>
          </w:p>
        </w:tc>
        <w:tc>
          <w:tcPr>
            <w:tcW w:w="830" w:type="pct"/>
            <w:shd w:val="clear" w:color="auto" w:fill="auto"/>
            <w:vAlign w:val="center"/>
          </w:tcPr>
          <w:p w14:paraId="3E3AEA38">
            <w:pPr>
              <w:pStyle w:val="74"/>
              <w:rPr>
                <w:rFonts w:hint="eastAsia"/>
                <w:kern w:val="0"/>
              </w:rPr>
            </w:pPr>
          </w:p>
        </w:tc>
      </w:tr>
      <w:tr w14:paraId="4E0DCAB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849" w:type="pct"/>
            <w:shd w:val="clear" w:color="auto" w:fill="auto"/>
            <w:vAlign w:val="center"/>
          </w:tcPr>
          <w:p w14:paraId="090EC7BE">
            <w:pPr>
              <w:pStyle w:val="74"/>
              <w:rPr>
                <w:rFonts w:hint="eastAsia"/>
                <w:kern w:val="0"/>
              </w:rPr>
            </w:pPr>
            <w:bookmarkStart w:id="11401" w:name="_QWord_Paragraph__1787"/>
            <w:bookmarkStart w:id="11402" w:name="_QWord_Source_Comparison_7769"/>
            <w:bookmarkStart w:id="11403" w:name="_QWord_Source_Comparison_Para_1787"/>
            <w:r>
              <w:rPr>
                <w:rFonts w:hint="eastAsia"/>
                <w:kern w:val="0"/>
              </w:rPr>
              <w:t>EEPROM</w:t>
            </w:r>
            <w:bookmarkEnd w:id="11401"/>
            <w:bookmarkEnd w:id="11402"/>
            <w:bookmarkEnd w:id="11403"/>
          </w:p>
        </w:tc>
        <w:tc>
          <w:tcPr>
            <w:tcW w:w="830" w:type="pct"/>
            <w:shd w:val="clear" w:color="auto" w:fill="auto"/>
            <w:vAlign w:val="center"/>
          </w:tcPr>
          <w:p w14:paraId="17117C26">
            <w:pPr>
              <w:pStyle w:val="74"/>
              <w:rPr>
                <w:rFonts w:hint="eastAsia"/>
                <w:kern w:val="0"/>
              </w:rPr>
            </w:pPr>
            <w:bookmarkStart w:id="11404" w:name="_QWord_Paragraph__1788"/>
            <w:bookmarkStart w:id="11405" w:name="_QWord_Source_Comparison_Para_1788"/>
            <w:bookmarkStart w:id="11406" w:name="_QWord_Source_Comparison_7770"/>
            <w:r>
              <w:rPr>
                <w:rFonts w:hint="eastAsia"/>
                <w:kern w:val="0"/>
              </w:rPr>
              <w:t>√</w:t>
            </w:r>
            <w:bookmarkEnd w:id="11404"/>
            <w:bookmarkEnd w:id="11405"/>
            <w:bookmarkEnd w:id="11406"/>
          </w:p>
        </w:tc>
        <w:tc>
          <w:tcPr>
            <w:tcW w:w="830" w:type="pct"/>
            <w:shd w:val="clear" w:color="auto" w:fill="auto"/>
            <w:vAlign w:val="center"/>
          </w:tcPr>
          <w:p w14:paraId="14D47328">
            <w:pPr>
              <w:pStyle w:val="74"/>
              <w:rPr>
                <w:rFonts w:hint="eastAsia"/>
                <w:kern w:val="0"/>
              </w:rPr>
            </w:pPr>
          </w:p>
        </w:tc>
        <w:tc>
          <w:tcPr>
            <w:tcW w:w="830" w:type="pct"/>
            <w:shd w:val="clear" w:color="auto" w:fill="auto"/>
            <w:vAlign w:val="center"/>
          </w:tcPr>
          <w:p w14:paraId="35528599">
            <w:pPr>
              <w:pStyle w:val="74"/>
              <w:rPr>
                <w:rFonts w:hint="eastAsia"/>
                <w:kern w:val="0"/>
              </w:rPr>
            </w:pPr>
            <w:bookmarkStart w:id="11407" w:name="_QWord_Source_Comparison_7771"/>
            <w:bookmarkStart w:id="11408" w:name="_QWord_Paragraph__1790"/>
            <w:bookmarkStart w:id="11409" w:name="_QWord_Source_Comparison_Para_1790"/>
            <w:r>
              <w:rPr>
                <w:rFonts w:hint="eastAsia"/>
                <w:kern w:val="0"/>
              </w:rPr>
              <w:t>√</w:t>
            </w:r>
            <w:bookmarkEnd w:id="11407"/>
            <w:bookmarkEnd w:id="11408"/>
            <w:bookmarkEnd w:id="11409"/>
          </w:p>
        </w:tc>
        <w:tc>
          <w:tcPr>
            <w:tcW w:w="830" w:type="pct"/>
            <w:shd w:val="clear" w:color="auto" w:fill="auto"/>
            <w:vAlign w:val="center"/>
          </w:tcPr>
          <w:p w14:paraId="39DBFDAC">
            <w:pPr>
              <w:pStyle w:val="74"/>
              <w:rPr>
                <w:rFonts w:hint="eastAsia"/>
                <w:kern w:val="0"/>
              </w:rPr>
            </w:pPr>
            <w:bookmarkStart w:id="11410" w:name="_QWord_Paragraph__1791"/>
            <w:bookmarkStart w:id="11411" w:name="_QWord_Source_Comparison_7772"/>
            <w:bookmarkStart w:id="11412" w:name="_QWord_Source_Comparison_Para_1791"/>
            <w:r>
              <w:rPr>
                <w:rFonts w:hint="eastAsia"/>
                <w:kern w:val="0"/>
              </w:rPr>
              <w:t>√</w:t>
            </w:r>
            <w:bookmarkEnd w:id="11410"/>
            <w:bookmarkEnd w:id="11411"/>
            <w:bookmarkEnd w:id="11412"/>
          </w:p>
        </w:tc>
        <w:tc>
          <w:tcPr>
            <w:tcW w:w="830" w:type="pct"/>
            <w:shd w:val="clear" w:color="auto" w:fill="auto"/>
            <w:vAlign w:val="center"/>
          </w:tcPr>
          <w:p w14:paraId="479F8713">
            <w:pPr>
              <w:pStyle w:val="74"/>
              <w:rPr>
                <w:rFonts w:hint="eastAsia"/>
                <w:kern w:val="0"/>
              </w:rPr>
            </w:pPr>
          </w:p>
        </w:tc>
      </w:tr>
      <w:tr w14:paraId="79BA69E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849" w:type="pct"/>
            <w:shd w:val="clear" w:color="auto" w:fill="auto"/>
            <w:vAlign w:val="center"/>
          </w:tcPr>
          <w:p w14:paraId="02263D53">
            <w:pPr>
              <w:pStyle w:val="74"/>
              <w:rPr>
                <w:rFonts w:hint="eastAsia"/>
                <w:kern w:val="0"/>
              </w:rPr>
            </w:pPr>
            <w:bookmarkStart w:id="11413" w:name="_QWord_Paragraph__1793"/>
            <w:bookmarkStart w:id="11414" w:name="_QWord_Source_Comparison_7773"/>
            <w:bookmarkStart w:id="11415" w:name="_QWord_Source_Comparison_Para_1793"/>
            <w:r>
              <w:rPr>
                <w:rFonts w:hint="eastAsia"/>
                <w:kern w:val="0"/>
              </w:rPr>
              <w:t>掩模ROM</w:t>
            </w:r>
            <w:bookmarkEnd w:id="11413"/>
            <w:bookmarkEnd w:id="11414"/>
            <w:bookmarkEnd w:id="11415"/>
          </w:p>
        </w:tc>
        <w:tc>
          <w:tcPr>
            <w:tcW w:w="830" w:type="pct"/>
            <w:shd w:val="clear" w:color="auto" w:fill="auto"/>
            <w:vAlign w:val="center"/>
          </w:tcPr>
          <w:p w14:paraId="100B5C24">
            <w:pPr>
              <w:pStyle w:val="74"/>
              <w:rPr>
                <w:rFonts w:hint="eastAsia"/>
                <w:kern w:val="0"/>
              </w:rPr>
            </w:pPr>
            <w:bookmarkStart w:id="11416" w:name="_QWord_Source_Comparison_7774"/>
            <w:bookmarkStart w:id="11417" w:name="_QWord_Source_Comparison_Para_1794"/>
            <w:bookmarkStart w:id="11418" w:name="_QWord_Paragraph__1794"/>
            <w:r>
              <w:rPr>
                <w:rFonts w:hint="eastAsia"/>
                <w:kern w:val="0"/>
              </w:rPr>
              <w:t>√</w:t>
            </w:r>
            <w:bookmarkEnd w:id="11416"/>
            <w:bookmarkEnd w:id="11417"/>
            <w:bookmarkEnd w:id="11418"/>
          </w:p>
        </w:tc>
        <w:tc>
          <w:tcPr>
            <w:tcW w:w="830" w:type="pct"/>
            <w:shd w:val="clear" w:color="auto" w:fill="auto"/>
            <w:vAlign w:val="center"/>
          </w:tcPr>
          <w:p w14:paraId="1EDA9365">
            <w:pPr>
              <w:pStyle w:val="74"/>
              <w:rPr>
                <w:rFonts w:hint="eastAsia"/>
                <w:kern w:val="0"/>
              </w:rPr>
            </w:pPr>
            <w:bookmarkStart w:id="11419" w:name="_QWord_Paragraph__1795"/>
            <w:bookmarkStart w:id="11420" w:name="_QWord_Source_Comparison_Para_1795"/>
            <w:bookmarkStart w:id="11421" w:name="_QWord_Source_Comparison_7775"/>
            <w:r>
              <w:rPr>
                <w:rFonts w:hint="eastAsia"/>
                <w:kern w:val="0"/>
              </w:rPr>
              <w:t>√</w:t>
            </w:r>
            <w:bookmarkEnd w:id="11419"/>
            <w:bookmarkEnd w:id="11420"/>
            <w:bookmarkEnd w:id="11421"/>
          </w:p>
        </w:tc>
        <w:tc>
          <w:tcPr>
            <w:tcW w:w="830" w:type="pct"/>
            <w:shd w:val="clear" w:color="auto" w:fill="auto"/>
            <w:vAlign w:val="center"/>
          </w:tcPr>
          <w:p w14:paraId="42554AA8">
            <w:pPr>
              <w:pStyle w:val="74"/>
              <w:rPr>
                <w:rFonts w:hint="eastAsia"/>
                <w:kern w:val="0"/>
              </w:rPr>
            </w:pPr>
            <w:bookmarkStart w:id="11422" w:name="_QWord_Paragraph__1796"/>
            <w:bookmarkStart w:id="11423" w:name="_QWord_Source_Comparison_Para_1796"/>
            <w:bookmarkStart w:id="11424" w:name="_QWord_Source_Comparison_7776"/>
            <w:r>
              <w:rPr>
                <w:rFonts w:hint="eastAsia"/>
                <w:kern w:val="0"/>
              </w:rPr>
              <w:t>√</w:t>
            </w:r>
            <w:bookmarkEnd w:id="11422"/>
            <w:bookmarkEnd w:id="11423"/>
            <w:bookmarkEnd w:id="11424"/>
          </w:p>
        </w:tc>
        <w:tc>
          <w:tcPr>
            <w:tcW w:w="830" w:type="pct"/>
            <w:shd w:val="clear" w:color="auto" w:fill="auto"/>
            <w:vAlign w:val="center"/>
          </w:tcPr>
          <w:p w14:paraId="5D1DD503">
            <w:pPr>
              <w:pStyle w:val="74"/>
              <w:rPr>
                <w:rFonts w:hint="eastAsia"/>
                <w:kern w:val="0"/>
              </w:rPr>
            </w:pPr>
            <w:bookmarkStart w:id="11425" w:name="_QWord_Source_Comparison_7777"/>
            <w:bookmarkStart w:id="11426" w:name="_QWord_Paragraph__1797"/>
            <w:bookmarkStart w:id="11427" w:name="_QWord_Source_Comparison_Para_1797"/>
            <w:r>
              <w:rPr>
                <w:rFonts w:hint="eastAsia"/>
                <w:kern w:val="0"/>
              </w:rPr>
              <w:t>√</w:t>
            </w:r>
            <w:bookmarkEnd w:id="11425"/>
            <w:bookmarkEnd w:id="11426"/>
            <w:bookmarkEnd w:id="11427"/>
          </w:p>
        </w:tc>
        <w:tc>
          <w:tcPr>
            <w:tcW w:w="830" w:type="pct"/>
            <w:shd w:val="clear" w:color="auto" w:fill="auto"/>
            <w:vAlign w:val="center"/>
          </w:tcPr>
          <w:p w14:paraId="5C81C6F4">
            <w:pPr>
              <w:pStyle w:val="74"/>
              <w:rPr>
                <w:rFonts w:hint="eastAsia"/>
                <w:kern w:val="0"/>
              </w:rPr>
            </w:pPr>
          </w:p>
        </w:tc>
      </w:tr>
    </w:tbl>
    <w:p w14:paraId="7F7EFA38">
      <w:pPr>
        <w:pStyle w:val="259"/>
      </w:pPr>
    </w:p>
    <w:p w14:paraId="4552350C">
      <w:pPr>
        <w:pStyle w:val="4"/>
        <w:ind w:firstLine="420"/>
      </w:pPr>
      <w:bookmarkStart w:id="11428" w:name="_QWord_Source_Comparison_7778"/>
      <w:bookmarkStart w:id="11429" w:name="_QWord_Paragraph__1800"/>
      <w:bookmarkStart w:id="11430" w:name="_QWord_Source_Comparison_Para_1800"/>
      <w:r>
        <w:rPr>
          <w:rFonts w:hint="eastAsia"/>
        </w:rPr>
        <w:t>Flash</w:t>
      </w:r>
      <w:bookmarkEnd w:id="11428"/>
      <w:bookmarkStart w:id="11431" w:name="_QWord_Source_Comparison_7779"/>
      <w:r>
        <w:rPr>
          <w:rFonts w:hint="eastAsia"/>
        </w:rPr>
        <w:t>存储器分为</w:t>
      </w:r>
      <w:bookmarkEnd w:id="11431"/>
      <w:bookmarkStart w:id="11432" w:name="_QWord_Source_Comparison_7780"/>
      <w:r>
        <w:rPr>
          <w:rFonts w:hint="eastAsia"/>
        </w:rPr>
        <w:t>NOR Flash</w:t>
      </w:r>
      <w:bookmarkEnd w:id="11432"/>
      <w:bookmarkStart w:id="11433" w:name="_QWord_Source_Comparison_7781"/>
      <w:r>
        <w:rPr>
          <w:rFonts w:hint="eastAsia"/>
        </w:rPr>
        <w:t>和</w:t>
      </w:r>
      <w:bookmarkEnd w:id="11433"/>
      <w:bookmarkStart w:id="11434" w:name="_QWord_Source_Comparison_7782"/>
      <w:r>
        <w:rPr>
          <w:rFonts w:hint="eastAsia"/>
        </w:rPr>
        <w:t>NAND Flash</w:t>
      </w:r>
      <w:bookmarkEnd w:id="11434"/>
      <w:bookmarkStart w:id="11435" w:name="_QWord_Source_Comparison_7783"/>
      <w:r>
        <w:rPr>
          <w:rFonts w:hint="eastAsia"/>
        </w:rPr>
        <w:t>两种主要类型。两种类型对比如</w:t>
      </w:r>
      <w:bookmarkEnd w:id="11435"/>
      <w:bookmarkStart w:id="11436" w:name="_QWord_Source_Comparison_7784"/>
      <w:r>
        <w:fldChar w:fldCharType="begin"/>
      </w:r>
      <w:bookmarkEnd w:id="11436"/>
      <w:bookmarkStart w:id="11437" w:name="_QWord_Source_Comparison_7785"/>
      <w:r>
        <w:instrText xml:space="preserve"> </w:instrText>
      </w:r>
      <w:bookmarkEnd w:id="11437"/>
      <w:bookmarkStart w:id="11438" w:name="_QWord_Source_Comparison_7786"/>
      <w:r>
        <w:rPr>
          <w:rFonts w:hint="eastAsia"/>
        </w:rPr>
        <w:instrText xml:space="preserve">REF QWord_XRef_Figure__y5kkwj \h \* CHARFORMAT</w:instrText>
      </w:r>
      <w:bookmarkEnd w:id="11438"/>
      <w:bookmarkStart w:id="11439" w:name="_QWord_Source_Comparison_7787"/>
      <w:r>
        <w:instrText xml:space="preserve"> </w:instrText>
      </w:r>
      <w:bookmarkStart w:id="11440" w:name="_QWord_Source_Comparison_7788"/>
      <w:r>
        <w:fldChar w:fldCharType="separate"/>
      </w:r>
      <w:bookmarkEnd w:id="11439"/>
      <w:bookmarkEnd w:id="11440"/>
      <w:bookmarkStart w:id="11441" w:name="_QWord_Source_Comparison_7789"/>
      <w:r>
        <w:rPr>
          <w:rFonts w:hint="eastAsia"/>
        </w:rPr>
        <w:t>图</w:t>
      </w:r>
      <w:bookmarkEnd w:id="11441"/>
      <w:bookmarkStart w:id="11442" w:name="_QWord_Source_Comparison_7790"/>
      <w:r>
        <w:rPr>
          <w:rFonts w:hint="eastAsia"/>
        </w:rPr>
        <w:t> </w:t>
      </w:r>
      <w:bookmarkEnd w:id="11442"/>
      <w:bookmarkStart w:id="11443" w:name="_QWord_Source_Comparison_7791"/>
      <w:r>
        <w:t>4</w:t>
      </w:r>
      <w:bookmarkEnd w:id="11443"/>
      <w:bookmarkStart w:id="11444" w:name="_QWord_Source_Comparison_7792"/>
      <w:r>
        <w:noBreakHyphen/>
      </w:r>
      <w:r>
        <w:t>3</w:t>
      </w:r>
      <w:bookmarkEnd w:id="11444"/>
      <w:bookmarkStart w:id="11445" w:name="_QWord_Source_Comparison_7793"/>
      <w:r>
        <w:fldChar w:fldCharType="end"/>
      </w:r>
      <w:bookmarkEnd w:id="11445"/>
      <w:bookmarkStart w:id="11446" w:name="_QWord_Source_Comparison_7794"/>
      <w:r>
        <w:rPr>
          <w:rFonts w:hint="eastAsia"/>
        </w:rPr>
        <w:t>所示。</w:t>
      </w:r>
      <w:bookmarkEnd w:id="11429"/>
      <w:bookmarkEnd w:id="11430"/>
      <w:bookmarkEnd w:id="11446"/>
    </w:p>
    <w:p w14:paraId="7DC9ED30">
      <w:pPr>
        <w:pStyle w:val="4"/>
        <w:ind w:firstLine="420"/>
      </w:pPr>
      <w:bookmarkStart w:id="11447" w:name="_QWord_Source_Comparison_7795"/>
      <w:bookmarkStart w:id="11448" w:name="_QWord_Paragraph__1801"/>
      <w:bookmarkStart w:id="11449" w:name="_QWord_Source_Comparison_Para_1801"/>
      <w:r>
        <w:rPr>
          <w:rFonts w:hint="eastAsia"/>
        </w:rPr>
        <w:t>NOR Flash</w:t>
      </w:r>
      <w:bookmarkEnd w:id="11447"/>
      <w:bookmarkStart w:id="11450" w:name="_QWord_Source_Comparison_7796"/>
      <w:r>
        <w:rPr>
          <w:rFonts w:hint="eastAsia"/>
        </w:rPr>
        <w:t>：以并行方式存储数据，类似于传统的</w:t>
      </w:r>
      <w:bookmarkEnd w:id="11450"/>
      <w:bookmarkStart w:id="11451" w:name="_QWord_Source_Comparison_7797"/>
      <w:r>
        <w:rPr>
          <w:rFonts w:hint="eastAsia"/>
        </w:rPr>
        <w:t>ROM</w:t>
      </w:r>
      <w:bookmarkEnd w:id="11451"/>
      <w:bookmarkStart w:id="11452" w:name="_QWord_Source_Comparison_7798"/>
      <w:r>
        <w:rPr>
          <w:rFonts w:hint="eastAsia"/>
        </w:rPr>
        <w:t>。适合需要快速读取和较低密度存储的应用，如固件存储和执行代码等，特别适用于需要快速随机访问的场景。</w:t>
      </w:r>
      <w:bookmarkEnd w:id="11448"/>
      <w:bookmarkEnd w:id="11449"/>
      <w:bookmarkEnd w:id="11452"/>
    </w:p>
    <w:p w14:paraId="469D56DA">
      <w:pPr>
        <w:pStyle w:val="4"/>
        <w:ind w:firstLine="420"/>
      </w:pPr>
      <w:bookmarkStart w:id="11453" w:name="_QWord_Source_Comparison_7799"/>
      <w:bookmarkStart w:id="11454" w:name="_QWord_Paragraph__1802"/>
      <w:bookmarkStart w:id="11455" w:name="_QWord_Source_Comparison_Para_1802"/>
      <w:r>
        <w:rPr>
          <w:rFonts w:hint="eastAsia"/>
        </w:rPr>
        <w:t>NAND Flash</w:t>
      </w:r>
      <w:bookmarkEnd w:id="11453"/>
      <w:bookmarkStart w:id="11456" w:name="_QWord_Source_Comparison_7800"/>
      <w:r>
        <w:rPr>
          <w:rFonts w:hint="eastAsia"/>
        </w:rPr>
        <w:t>：以串行方式存储数据，主要用于高密度存储和相对较低成本的应用，例如固态硬盘（</w:t>
      </w:r>
      <w:bookmarkEnd w:id="11456"/>
      <w:bookmarkStart w:id="11457" w:name="_QWord_Source_Comparison_7801"/>
      <w:r>
        <w:rPr>
          <w:rFonts w:hint="eastAsia"/>
        </w:rPr>
        <w:t>SSD</w:t>
      </w:r>
      <w:bookmarkEnd w:id="11457"/>
      <w:bookmarkStart w:id="11458" w:name="_QWord_Source_Comparison_7802"/>
      <w:r>
        <w:rPr>
          <w:rFonts w:hint="eastAsia"/>
        </w:rPr>
        <w:t>）和移动设备存储。尽管其随机访问速度较慢，但具有更高的存储密度和更快的擦除</w:t>
      </w:r>
      <w:bookmarkEnd w:id="11458"/>
      <w:bookmarkStart w:id="11459" w:name="_QWord_Source_Comparison_7803"/>
      <w:r>
        <w:t>/</w:t>
      </w:r>
      <w:bookmarkEnd w:id="11459"/>
      <w:bookmarkStart w:id="11460" w:name="_QWord_Source_Comparison_7804"/>
      <w:r>
        <w:rPr>
          <w:rFonts w:hint="eastAsia"/>
        </w:rPr>
        <w:t>写入速度。</w:t>
      </w:r>
      <w:bookmarkEnd w:id="11454"/>
      <w:bookmarkEnd w:id="11455"/>
      <w:bookmarkEnd w:id="11460"/>
    </w:p>
    <w:p w14:paraId="1D19D252">
      <w:pPr>
        <w:pStyle w:val="105"/>
      </w:pPr>
      <w:bookmarkStart w:id="11461" w:name="_QWord_Source_Comparison_Para_1803"/>
      <w:r>
        <w:t>‌</w:t>
      </w:r>
      <w:bookmarkStart w:id="11462" w:name="_QWord_Source_Comparison_7805"/>
      <w:bookmarkEnd w:id="11462"/>
      <w:bookmarkStart w:id="11463" w:name="_QWord_Source_Comparison_7806"/>
      <w:bookmarkStart w:id="11464" w:name="_QWord_ImageIndex_175"/>
      <w:bookmarkStart w:id="11465" w:name="_QWord_Paragraph__1803"/>
      <w:r>
        <w:drawing>
          <wp:inline distT="0" distB="0" distL="0" distR="0">
            <wp:extent cx="4235450" cy="939800"/>
            <wp:effectExtent l="0" t="0" r="0" b="0"/>
            <wp:docPr id="1489454338" name="图片 1489454338" title="QWord_ImageMark_175">
              <a:hlinkClick xmlns:a="http://schemas.openxmlformats.org/drawingml/2006/main" r:id="rId287" tooltip="QWord 图片目录：resource/images/illustration/1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38" name="图片 1489454338" title="QWord_ImageMark_175"/>
                    <pic:cNvPicPr>
                      <a:picLocks noChangeAspect="1"/>
                    </pic:cNvPicPr>
                  </pic:nvPicPr>
                  <pic:blipFill>
                    <a:blip r:embed="rId288"/>
                    <a:srcRect l="1295" t="10914" r="2637" b="12158"/>
                    <a:stretch>
                      <a:fillRect/>
                    </a:stretch>
                  </pic:blipFill>
                  <pic:spPr>
                    <a:xfrm>
                      <a:off x="0" y="0"/>
                      <a:ext cx="4236060" cy="939935"/>
                    </a:xfrm>
                    <a:prstGeom prst="rect">
                      <a:avLst/>
                    </a:prstGeom>
                    <a:ln>
                      <a:noFill/>
                    </a:ln>
                  </pic:spPr>
                </pic:pic>
              </a:graphicData>
            </a:graphic>
          </wp:inline>
        </w:drawing>
      </w:r>
      <w:bookmarkEnd w:id="11461"/>
      <w:bookmarkEnd w:id="11463"/>
      <w:bookmarkEnd w:id="11464"/>
      <w:bookmarkEnd w:id="11465"/>
    </w:p>
    <w:p w14:paraId="02A66790">
      <w:pPr>
        <w:pStyle w:val="68"/>
      </w:pPr>
      <w:bookmarkStart w:id="11466" w:name="_QWord_Source_Comparison_7807"/>
      <w:bookmarkStart w:id="11467" w:name="QWord_XRef_Figure__y5kkwj"/>
      <w:bookmarkStart w:id="11468" w:name="_QWord_Paragraph__1804"/>
      <w:bookmarkStart w:id="11469" w:name="_QWord_Source_Comparison_Para_1804"/>
      <w:r>
        <w:rPr>
          <w:rFonts w:hint="eastAsia"/>
        </w:rPr>
        <w:t>图</w:t>
      </w:r>
      <w:bookmarkEnd w:id="11466"/>
      <w:bookmarkStart w:id="11470" w:name="_QWord_Source_Comparison_7808"/>
      <w:r>
        <w:rPr>
          <w:rFonts w:hint="eastAsia"/>
        </w:rPr>
        <w:t> </w:t>
      </w:r>
      <w:bookmarkEnd w:id="11470"/>
      <w:bookmarkStart w:id="11471" w:name="_QWord_Source_Comparison_7809"/>
      <w:r>
        <w:fldChar w:fldCharType="begin"/>
      </w:r>
      <w:bookmarkEnd w:id="11471"/>
      <w:bookmarkStart w:id="11472" w:name="_QWord_Source_Comparison_7810"/>
      <w:r>
        <w:instrText xml:space="preserve"> SEQ QWord_Heading1_Sequence \c </w:instrText>
      </w:r>
      <w:bookmarkEnd w:id="11472"/>
      <w:bookmarkStart w:id="11473" w:name="_QWord_Source_Comparison_7811"/>
      <w:r>
        <w:fldChar w:fldCharType="separate"/>
      </w:r>
      <w:bookmarkEnd w:id="11473"/>
      <w:bookmarkStart w:id="11474" w:name="_QWord_Source_Comparison_7812"/>
      <w:r>
        <w:t>4</w:t>
      </w:r>
      <w:bookmarkEnd w:id="11474"/>
      <w:bookmarkStart w:id="11475" w:name="_QWord_Source_Comparison_7813"/>
      <w:r>
        <w:fldChar w:fldCharType="end"/>
      </w:r>
      <w:bookmarkEnd w:id="11475"/>
      <w:bookmarkStart w:id="11476" w:name="_QWord_Source_Comparison_7814"/>
      <w:r>
        <w:noBreakHyphen/>
      </w:r>
      <w:bookmarkEnd w:id="11476"/>
      <w:bookmarkStart w:id="11477" w:name="_QWord_Source_Comparison_7815"/>
      <w:r>
        <w:fldChar w:fldCharType="begin"/>
      </w:r>
      <w:bookmarkEnd w:id="11477"/>
      <w:bookmarkStart w:id="11478" w:name="_QWord_Source_Comparison_7816"/>
      <w:r>
        <w:instrText xml:space="preserve"> </w:instrText>
      </w:r>
      <w:bookmarkEnd w:id="11478"/>
      <w:bookmarkStart w:id="11479" w:name="_QWord_Source_Comparison_7817"/>
      <w:r>
        <w:rPr>
          <w:rFonts w:hint="eastAsia"/>
        </w:rPr>
        <w:instrText xml:space="preserve">SEQ </w:instrText>
      </w:r>
      <w:bookmarkEnd w:id="11479"/>
      <w:bookmarkStart w:id="11480" w:name="_QWord_Source_Comparison_7818"/>
      <w:r>
        <w:rPr>
          <w:rFonts w:hint="eastAsia"/>
        </w:rPr>
        <w:instrText xml:space="preserve">图</w:instrText>
      </w:r>
      <w:bookmarkEnd w:id="11480"/>
      <w:bookmarkStart w:id="11481" w:name="_QWord_Source_Comparison_7819"/>
      <w:r>
        <w:rPr>
          <w:rFonts w:hint="eastAsia"/>
        </w:rPr>
        <w:instrText xml:space="preserve"> \* ARABIC \s 1</w:instrText>
      </w:r>
      <w:bookmarkEnd w:id="11481"/>
      <w:bookmarkStart w:id="11482" w:name="_QWord_Source_Comparison_7820"/>
      <w:r>
        <w:instrText xml:space="preserve"> </w:instrText>
      </w:r>
      <w:bookmarkStart w:id="11483" w:name="_QWord_Source_Comparison_7821"/>
      <w:r>
        <w:fldChar w:fldCharType="separate"/>
      </w:r>
      <w:bookmarkEnd w:id="11482"/>
      <w:bookmarkEnd w:id="11483"/>
      <w:bookmarkStart w:id="11484" w:name="_QWord_Source_Comparison_7822"/>
      <w:r>
        <w:t>3</w:t>
      </w:r>
      <w:bookmarkEnd w:id="11484"/>
      <w:bookmarkStart w:id="11485" w:name="_QWord_Source_Comparison_7823"/>
      <w:r>
        <w:fldChar w:fldCharType="end"/>
      </w:r>
      <w:bookmarkEnd w:id="11467"/>
      <w:bookmarkEnd w:id="11485"/>
      <w:bookmarkStart w:id="11486" w:name="_QWord_Source_Comparison_7824"/>
      <w:r>
        <w:rPr>
          <w:rFonts w:hint="eastAsia"/>
        </w:rPr>
        <w:t xml:space="preserve">  </w:t>
      </w:r>
      <w:bookmarkEnd w:id="11486"/>
      <w:bookmarkStart w:id="11487" w:name="_QWord_Source_Comparison_7825"/>
      <w:r>
        <w:rPr>
          <w:rFonts w:hint="eastAsia"/>
        </w:rPr>
        <w:t>Flash</w:t>
      </w:r>
      <w:bookmarkEnd w:id="11487"/>
      <w:bookmarkStart w:id="11488" w:name="_QWord_Source_Comparison_7826"/>
      <w:r>
        <w:rPr>
          <w:rFonts w:hint="eastAsia"/>
        </w:rPr>
        <w:t>存储器两种类型的对比</w:t>
      </w:r>
      <w:bookmarkEnd w:id="11468"/>
      <w:bookmarkEnd w:id="11469"/>
      <w:bookmarkEnd w:id="11488"/>
    </w:p>
    <w:p w14:paraId="44DFB5A3">
      <w:pPr>
        <w:pStyle w:val="63"/>
        <w:numPr>
          <w:ilvl w:val="2"/>
          <w:numId w:val="6"/>
        </w:numPr>
        <w:spacing w:before="352" w:after="352"/>
      </w:pPr>
      <w:bookmarkStart w:id="11489" w:name="_Toc11988"/>
      <w:bookmarkStart w:id="11490" w:name="_QWord_Paragraph__1805"/>
      <w:bookmarkStart w:id="11491" w:name="_QWord_Source_Comparison_7827"/>
      <w:bookmarkStart w:id="11492" w:name="_QWord_Source_Comparison_Para_1805"/>
      <w:r>
        <w:rPr>
          <w:rFonts w:hint="eastAsia"/>
        </w:rPr>
        <w:t>外部存储器（简称外存）</w:t>
      </w:r>
      <w:bookmarkEnd w:id="11489"/>
      <w:bookmarkEnd w:id="11490"/>
      <w:bookmarkEnd w:id="11491"/>
      <w:bookmarkEnd w:id="11492"/>
    </w:p>
    <w:p w14:paraId="5547FC24">
      <w:pPr>
        <w:pStyle w:val="66"/>
        <w:numPr>
          <w:ilvl w:val="4"/>
          <w:numId w:val="6"/>
        </w:numPr>
      </w:pPr>
      <w:bookmarkStart w:id="11493" w:name="_QWord_Paragraph__1806"/>
      <w:bookmarkStart w:id="11494" w:name="_QWord_Source_Comparison_7828"/>
      <w:bookmarkStart w:id="11495" w:name="_QWord_Source_Comparison_Para_1806"/>
      <w:r>
        <w:rPr>
          <w:rFonts w:hint="eastAsia"/>
        </w:rPr>
        <w:t>通用计算机中的外部存储器</w:t>
      </w:r>
      <w:bookmarkEnd w:id="11493"/>
      <w:bookmarkEnd w:id="11494"/>
      <w:bookmarkEnd w:id="11495"/>
    </w:p>
    <w:p w14:paraId="45A0DE53">
      <w:pPr>
        <w:pStyle w:val="4"/>
        <w:ind w:firstLine="420"/>
      </w:pPr>
      <w:bookmarkStart w:id="11496" w:name="_QWord_Source_Comparison_7829"/>
      <w:bookmarkStart w:id="11497" w:name="_QWord_Paragraph__1807"/>
      <w:bookmarkStart w:id="11498" w:name="_QWord_Source_Comparison_Para_1807"/>
      <w:r>
        <w:rPr>
          <w:rFonts w:hint="eastAsia"/>
        </w:rPr>
        <w:t>通用计算机中的外部存储器包括硬盘、固态盘（</w:t>
      </w:r>
      <w:bookmarkEnd w:id="11496"/>
      <w:bookmarkStart w:id="11499" w:name="_QWord_Source_Comparison_7830"/>
      <w:r>
        <w:rPr>
          <w:rFonts w:hint="eastAsia"/>
        </w:rPr>
        <w:t>Flash</w:t>
      </w:r>
      <w:bookmarkEnd w:id="11499"/>
      <w:bookmarkStart w:id="11500" w:name="_QWord_Source_Comparison_7831"/>
      <w:r>
        <w:rPr>
          <w:rFonts w:hint="eastAsia"/>
        </w:rPr>
        <w:t>电子盘）、光驱、</w:t>
      </w:r>
      <w:bookmarkEnd w:id="11500"/>
      <w:bookmarkStart w:id="11501" w:name="_QWord_Source_Comparison_7832"/>
      <w:r>
        <w:rPr>
          <w:rFonts w:hint="eastAsia"/>
        </w:rPr>
        <w:t>U</w:t>
      </w:r>
      <w:bookmarkEnd w:id="11501"/>
      <w:bookmarkStart w:id="11502" w:name="_QWord_Source_Comparison_7833"/>
      <w:r>
        <w:rPr>
          <w:rFonts w:hint="eastAsia"/>
        </w:rPr>
        <w:t>盘等，这些设备用于存储数据和程序，用户可以随时访问和操作。</w:t>
      </w:r>
      <w:bookmarkEnd w:id="11497"/>
      <w:bookmarkEnd w:id="11498"/>
      <w:bookmarkEnd w:id="11502"/>
    </w:p>
    <w:p w14:paraId="477DE98C">
      <w:pPr>
        <w:pStyle w:val="66"/>
        <w:numPr>
          <w:ilvl w:val="4"/>
          <w:numId w:val="6"/>
        </w:numPr>
      </w:pPr>
      <w:bookmarkStart w:id="11503" w:name="_QWord_Source_Comparison_Para_1808"/>
      <w:bookmarkStart w:id="11504" w:name="_QWord_Source_Comparison_7834"/>
      <w:bookmarkStart w:id="11505" w:name="_QWord_Paragraph__1808"/>
      <w:r>
        <w:rPr>
          <w:rFonts w:hint="eastAsia"/>
        </w:rPr>
        <w:t>嵌入式计算机中的外部存储器</w:t>
      </w:r>
      <w:bookmarkEnd w:id="11503"/>
      <w:bookmarkEnd w:id="11504"/>
      <w:bookmarkEnd w:id="11505"/>
    </w:p>
    <w:p w14:paraId="44758011">
      <w:pPr>
        <w:pStyle w:val="4"/>
        <w:ind w:firstLine="420"/>
      </w:pPr>
      <w:bookmarkStart w:id="11506" w:name="_QWord_Source_Comparison_7835"/>
      <w:bookmarkStart w:id="11507" w:name="_QWord_Paragraph__1809"/>
      <w:bookmarkStart w:id="11508" w:name="_QWord_Source_Comparison_Para_1809"/>
      <w:r>
        <w:rPr>
          <w:rFonts w:hint="eastAsia"/>
        </w:rPr>
        <w:t>嵌入式计算机通常使用固态盘（</w:t>
      </w:r>
      <w:bookmarkEnd w:id="11506"/>
      <w:bookmarkStart w:id="11509" w:name="_QWord_Source_Comparison_7836"/>
      <w:r>
        <w:rPr>
          <w:rFonts w:hint="eastAsia"/>
        </w:rPr>
        <w:t>Flash</w:t>
      </w:r>
      <w:bookmarkEnd w:id="11509"/>
      <w:bookmarkStart w:id="11510" w:name="_QWord_Source_Comparison_7837"/>
      <w:r>
        <w:rPr>
          <w:rFonts w:hint="eastAsia"/>
        </w:rPr>
        <w:t>电子盘）作为外部存储器，而有些系统能够接入硬盘、</w:t>
      </w:r>
      <w:bookmarkEnd w:id="11510"/>
      <w:bookmarkStart w:id="11511" w:name="_QWord_Source_Comparison_7838"/>
      <w:r>
        <w:rPr>
          <w:rFonts w:hint="eastAsia"/>
        </w:rPr>
        <w:t>U</w:t>
      </w:r>
      <w:bookmarkEnd w:id="11511"/>
      <w:bookmarkStart w:id="11512" w:name="_QWord_Source_Comparison_7839"/>
      <w:r>
        <w:rPr>
          <w:rFonts w:hint="eastAsia"/>
        </w:rPr>
        <w:t>盘或光驱等设备。嵌入式计算机的外部存储器同样用于存储数据和软件，支持系统的正常运行和数据的持久化存储。</w:t>
      </w:r>
      <w:bookmarkEnd w:id="11507"/>
      <w:bookmarkEnd w:id="11508"/>
      <w:bookmarkEnd w:id="11512"/>
    </w:p>
    <w:p w14:paraId="6ABEEEB4">
      <w:pPr>
        <w:pStyle w:val="63"/>
        <w:numPr>
          <w:ilvl w:val="2"/>
          <w:numId w:val="6"/>
        </w:numPr>
        <w:spacing w:before="352" w:after="352"/>
      </w:pPr>
      <w:bookmarkStart w:id="11513" w:name="_QWord_Source_Comparison_7840"/>
      <w:bookmarkStart w:id="11514" w:name="_Toc14742"/>
      <w:bookmarkStart w:id="11515" w:name="_QWord_Source_Comparison_Para_1810"/>
      <w:bookmarkStart w:id="11516" w:name="_QWord_Paragraph__1810"/>
      <w:r>
        <w:rPr>
          <w:rFonts w:hint="eastAsia"/>
        </w:rPr>
        <w:t>小结</w:t>
      </w:r>
      <w:bookmarkEnd w:id="11513"/>
      <w:bookmarkEnd w:id="11514"/>
      <w:bookmarkEnd w:id="11515"/>
      <w:bookmarkEnd w:id="11516"/>
    </w:p>
    <w:p w14:paraId="39D86A20">
      <w:pPr>
        <w:pStyle w:val="4"/>
        <w:ind w:firstLine="420"/>
      </w:pPr>
      <w:bookmarkStart w:id="11517" w:name="_QWord_Source_Comparison_7841"/>
      <w:bookmarkStart w:id="11518" w:name="_QWord_Source_Comparison_Para_1811"/>
      <w:bookmarkStart w:id="11519" w:name="_QWord_Paragraph__1811"/>
      <w:r>
        <w:rPr>
          <w:rFonts w:hint="eastAsia"/>
        </w:rPr>
        <w:t>本章节主要介绍了，</w:t>
      </w:r>
      <w:bookmarkEnd w:id="11517"/>
      <w:bookmarkStart w:id="11520" w:name="_QWord_Source_Comparison_7842"/>
      <w:r>
        <w:t>ARM</w:t>
      </w:r>
      <w:bookmarkEnd w:id="11520"/>
      <w:bookmarkStart w:id="11521" w:name="_QWord_Source_Comparison_7843"/>
      <w:r>
        <w:t>系统采用分级存储体系，其中内存用于运行程序，分为易失性的随机存取存储器（</w:t>
      </w:r>
      <w:bookmarkEnd w:id="11521"/>
      <w:bookmarkStart w:id="11522" w:name="_QWord_Source_Comparison_7844"/>
      <w:r>
        <w:t>RAM</w:t>
      </w:r>
      <w:bookmarkEnd w:id="11522"/>
      <w:bookmarkStart w:id="11523" w:name="_QWord_Source_Comparison_7845"/>
      <w:r>
        <w:t>）和非易失性的只读存储器（</w:t>
      </w:r>
      <w:bookmarkEnd w:id="11523"/>
      <w:bookmarkStart w:id="11524" w:name="_QWord_Source_Comparison_7846"/>
      <w:r>
        <w:t>ROM</w:t>
      </w:r>
      <w:bookmarkEnd w:id="11524"/>
      <w:bookmarkStart w:id="11525" w:name="_QWord_Source_Comparison_7847"/>
      <w:r>
        <w:t>）。外存则用于存储文件数据，通常采用</w:t>
      </w:r>
      <w:bookmarkEnd w:id="11525"/>
      <w:bookmarkStart w:id="11526" w:name="_QWord_Source_Comparison_7848"/>
      <w:r>
        <w:t>NandFlash</w:t>
      </w:r>
      <w:bookmarkEnd w:id="11526"/>
      <w:bookmarkStart w:id="11527" w:name="_QWord_Source_Comparison_7849"/>
      <w:r>
        <w:t>作为构造材料，以提供持久化的数据存储解决方案。这种存储体系结构旨在平衡速度、成本和存储容量，以满足不同应用场景的需求。</w:t>
      </w:r>
      <w:bookmarkEnd w:id="11518"/>
      <w:bookmarkEnd w:id="11519"/>
      <w:bookmarkEnd w:id="11527"/>
      <w:bookmarkStart w:id="11528" w:name="_Toc31267"/>
      <w:bookmarkStart w:id="11529" w:name="_Toc177045605"/>
    </w:p>
    <w:bookmarkEnd w:id="11528"/>
    <w:bookmarkEnd w:id="11529"/>
    <w:p w14:paraId="3E6C1555">
      <w:pPr>
        <w:pStyle w:val="5"/>
        <w:numPr>
          <w:ilvl w:val="1"/>
          <w:numId w:val="6"/>
        </w:numPr>
        <w:spacing w:before="705" w:after="352"/>
      </w:pPr>
      <w:bookmarkStart w:id="11530" w:name="_QWord_Paragraph__1812"/>
      <w:bookmarkStart w:id="11531" w:name="_QWord_Source_Comparison_Para_1812"/>
      <w:bookmarkStart w:id="11532" w:name="_Toc29215"/>
      <w:bookmarkStart w:id="11533" w:name="_QWord_Source_Comparison_7850"/>
      <w:r>
        <w:rPr>
          <w:rFonts w:hint="eastAsia"/>
        </w:rPr>
        <w:t>存储器接口设计</w:t>
      </w:r>
      <w:bookmarkEnd w:id="11530"/>
      <w:bookmarkEnd w:id="11531"/>
      <w:bookmarkEnd w:id="11532"/>
      <w:bookmarkEnd w:id="11533"/>
    </w:p>
    <w:p w14:paraId="63624E86">
      <w:pPr>
        <w:pStyle w:val="109"/>
        <w:ind w:firstLine="360"/>
        <w:rPr>
          <w:rStyle w:val="174"/>
          <w:rFonts w:hint="eastAsia" w:eastAsia="宋体"/>
          <w:lang w:eastAsia="zh-CN"/>
        </w:rPr>
      </w:pPr>
      <w:bookmarkStart w:id="11534" w:name="_QWord_Source_Comparison_7851"/>
      <w:bookmarkStart w:id="11535" w:name="_QWord_Source_Comparison_Para_1813"/>
      <w:bookmarkStart w:id="11536" w:name="_QWord_Paragraph__1813"/>
      <w:r>
        <w:rPr>
          <w:rStyle w:val="174"/>
          <w:rFonts w:hint="eastAsia" w:eastAsia="宋体"/>
          <w:lang w:eastAsia="zh-CN"/>
        </w:rPr>
        <w:drawing>
          <wp:inline distT="0" distB="0" distL="114300" distR="114300">
            <wp:extent cx="2286000" cy="2286000"/>
            <wp:effectExtent l="0" t="0" r="0" b="0"/>
            <wp:docPr id="104" name="图片 104" descr="4-2 存储器接口设计.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4-2 存储器接口设计.mp4"/>
                    <pic:cNvPicPr>
                      <a:picLocks noChangeAspect="1"/>
                    </pic:cNvPicPr>
                  </pic:nvPicPr>
                  <pic:blipFill>
                    <a:blip r:embed="rId289"/>
                    <a:stretch>
                      <a:fillRect/>
                    </a:stretch>
                  </pic:blipFill>
                  <pic:spPr>
                    <a:xfrm>
                      <a:off x="0" y="0"/>
                      <a:ext cx="2286000" cy="2286000"/>
                    </a:xfrm>
                    <a:prstGeom prst="rect">
                      <a:avLst/>
                    </a:prstGeom>
                  </pic:spPr>
                </pic:pic>
              </a:graphicData>
            </a:graphic>
          </wp:inline>
        </w:drawing>
      </w:r>
    </w:p>
    <w:p w14:paraId="537B3133">
      <w:pPr>
        <w:pStyle w:val="109"/>
        <w:ind w:firstLine="360"/>
      </w:pPr>
      <w:r>
        <w:rPr>
          <w:rStyle w:val="174"/>
          <w:rFonts w:hint="eastAsia"/>
        </w:rPr>
        <w:t>4</w:t>
      </w:r>
      <w:bookmarkEnd w:id="11534"/>
      <w:bookmarkStart w:id="11537" w:name="_QWord_Source_Comparison_7852"/>
      <w:r>
        <w:rPr>
          <w:rStyle w:val="174"/>
        </w:rPr>
        <w:noBreakHyphen/>
      </w:r>
      <w:bookmarkEnd w:id="11537"/>
      <w:bookmarkStart w:id="11538" w:name="_QWord_Source_Comparison_7853"/>
      <w:r>
        <w:rPr>
          <w:rStyle w:val="174"/>
          <w:rFonts w:hint="eastAsia"/>
        </w:rPr>
        <w:t xml:space="preserve">2 </w:t>
      </w:r>
      <w:bookmarkEnd w:id="11538"/>
      <w:bookmarkStart w:id="11539" w:name="_QWord_Source_Comparison_7854"/>
      <w:r>
        <w:rPr>
          <w:rStyle w:val="174"/>
          <w:rFonts w:hint="eastAsia"/>
        </w:rPr>
        <w:t>存储器接口设计</w:t>
      </w:r>
      <w:bookmarkEnd w:id="11535"/>
      <w:bookmarkEnd w:id="11536"/>
      <w:bookmarkEnd w:id="11539"/>
    </w:p>
    <w:p w14:paraId="381B4AC5">
      <w:pPr>
        <w:pStyle w:val="4"/>
        <w:ind w:firstLine="420"/>
      </w:pPr>
      <w:bookmarkStart w:id="11540" w:name="_QWord_Source_Comparison_7855"/>
      <w:bookmarkStart w:id="11541" w:name="_QWord_Source_Comparison_Para_1814"/>
      <w:bookmarkStart w:id="11542" w:name="_QWord_Paragraph__1814"/>
      <w:r>
        <w:t>ARM</w:t>
      </w:r>
      <w:bookmarkEnd w:id="11540"/>
      <w:bookmarkStart w:id="11543" w:name="_QWord_Source_Comparison_7856"/>
      <w:r>
        <w:rPr>
          <w:rFonts w:hint="eastAsia"/>
        </w:rPr>
        <w:t>的存储器连接如</w:t>
      </w:r>
      <w:bookmarkEnd w:id="11543"/>
      <w:bookmarkStart w:id="11544" w:name="_QWord_Source_Comparison_7857"/>
      <w:r>
        <w:fldChar w:fldCharType="begin"/>
      </w:r>
      <w:bookmarkEnd w:id="11544"/>
      <w:bookmarkStart w:id="11545" w:name="_QWord_Source_Comparison_7858"/>
      <w:r>
        <w:instrText xml:space="preserve"> </w:instrText>
      </w:r>
      <w:bookmarkEnd w:id="11545"/>
      <w:bookmarkStart w:id="11546" w:name="_QWord_Source_Comparison_7859"/>
      <w:r>
        <w:rPr>
          <w:rFonts w:hint="eastAsia"/>
        </w:rPr>
        <w:instrText xml:space="preserve">REF QWord_XRef_Figure__kS42Mb \h \* CHARFORMAT</w:instrText>
      </w:r>
      <w:bookmarkEnd w:id="11546"/>
      <w:bookmarkStart w:id="11547" w:name="_QWord_Source_Comparison_7860"/>
      <w:r>
        <w:instrText xml:space="preserve"> </w:instrText>
      </w:r>
      <w:bookmarkStart w:id="11548" w:name="_QWord_Source_Comparison_7861"/>
      <w:r>
        <w:fldChar w:fldCharType="separate"/>
      </w:r>
      <w:bookmarkEnd w:id="11547"/>
      <w:bookmarkEnd w:id="11548"/>
      <w:bookmarkStart w:id="11549" w:name="_QWord_Source_Comparison_7862"/>
      <w:r>
        <w:rPr>
          <w:rFonts w:hint="eastAsia"/>
        </w:rPr>
        <w:t>图</w:t>
      </w:r>
      <w:bookmarkEnd w:id="11549"/>
      <w:bookmarkStart w:id="11550" w:name="_QWord_Source_Comparison_7863"/>
      <w:r>
        <w:rPr>
          <w:rFonts w:hint="eastAsia"/>
        </w:rPr>
        <w:t> </w:t>
      </w:r>
      <w:bookmarkEnd w:id="11550"/>
      <w:bookmarkStart w:id="11551" w:name="_QWord_Source_Comparison_7864"/>
      <w:r>
        <w:t>4</w:t>
      </w:r>
      <w:bookmarkEnd w:id="11551"/>
      <w:bookmarkStart w:id="11552" w:name="_QWord_Source_Comparison_7865"/>
      <w:r>
        <w:noBreakHyphen/>
      </w:r>
      <w:r>
        <w:t>4</w:t>
      </w:r>
      <w:bookmarkEnd w:id="11552"/>
      <w:bookmarkStart w:id="11553" w:name="_QWord_Source_Comparison_7866"/>
      <w:r>
        <w:fldChar w:fldCharType="end"/>
      </w:r>
      <w:bookmarkEnd w:id="11553"/>
      <w:bookmarkStart w:id="11554" w:name="_QWord_Source_Comparison_7867"/>
      <w:r>
        <w:rPr>
          <w:rFonts w:hint="eastAsia"/>
        </w:rPr>
        <w:t>所示。</w:t>
      </w:r>
      <w:bookmarkEnd w:id="11541"/>
      <w:bookmarkEnd w:id="11542"/>
      <w:bookmarkEnd w:id="11554"/>
    </w:p>
    <w:p w14:paraId="0A1027DC">
      <w:pPr>
        <w:pStyle w:val="105"/>
      </w:pPr>
      <w:bookmarkStart w:id="11555" w:name="_QWord_Source_Comparison_Para_1815"/>
      <w:r>
        <w:t>‌</w:t>
      </w:r>
      <w:bookmarkStart w:id="11556" w:name="_QWord_Source_Comparison_7868"/>
      <w:bookmarkEnd w:id="11556"/>
      <w:bookmarkStart w:id="11557" w:name="_QWord_Paragraph__1815"/>
      <w:bookmarkStart w:id="11558" w:name="_QWord_Source_Comparison_7869"/>
      <w:bookmarkStart w:id="11559" w:name="_QWord_ImageIndex_176"/>
      <w:r>
        <w:drawing>
          <wp:inline distT="0" distB="0" distL="0" distR="0">
            <wp:extent cx="3977640" cy="2073275"/>
            <wp:effectExtent l="0" t="0" r="3810" b="3175"/>
            <wp:docPr id="1489454353" name="图片 1489454353" title="QWord_ImageMark_176">
              <a:hlinkClick xmlns:a="http://schemas.openxmlformats.org/drawingml/2006/main" r:id="rId290" tooltip="QWord 图片目录：resource/images/illustration/1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53" name="图片 1489454353" title="QWord_ImageMark_176"/>
                    <pic:cNvPicPr>
                      <a:picLocks noChangeAspect="1" noChangeArrowheads="1"/>
                    </pic:cNvPicPr>
                  </pic:nvPicPr>
                  <pic:blipFill>
                    <a:blip r:embed="rId291" cstate="print">
                      <a:extLst>
                        <a:ext uri="{28A0092B-C50C-407E-A947-70E740481C1C}">
                          <a14:useLocalDpi xmlns:a14="http://schemas.microsoft.com/office/drawing/2010/main" val="0"/>
                        </a:ext>
                      </a:extLst>
                    </a:blip>
                    <a:srcRect/>
                    <a:stretch>
                      <a:fillRect/>
                    </a:stretch>
                  </pic:blipFill>
                  <pic:spPr>
                    <a:xfrm>
                      <a:off x="0" y="0"/>
                      <a:ext cx="3977640" cy="2073848"/>
                    </a:xfrm>
                    <a:prstGeom prst="rect">
                      <a:avLst/>
                    </a:prstGeom>
                    <a:noFill/>
                    <a:ln>
                      <a:noFill/>
                    </a:ln>
                  </pic:spPr>
                </pic:pic>
              </a:graphicData>
            </a:graphic>
          </wp:inline>
        </w:drawing>
      </w:r>
      <w:bookmarkEnd w:id="11555"/>
      <w:bookmarkEnd w:id="11557"/>
      <w:bookmarkEnd w:id="11558"/>
      <w:bookmarkEnd w:id="11559"/>
    </w:p>
    <w:p w14:paraId="28D5D08E">
      <w:pPr>
        <w:pStyle w:val="68"/>
      </w:pPr>
      <w:bookmarkStart w:id="11560" w:name="_QWord_Source_Comparison_7870"/>
      <w:bookmarkStart w:id="11561" w:name="QWord_XRef_Figure__kS42Mb"/>
      <w:bookmarkStart w:id="11562" w:name="_QWord_Paragraph__1816"/>
      <w:bookmarkStart w:id="11563" w:name="_QWord_Source_Comparison_Para_1816"/>
      <w:r>
        <w:rPr>
          <w:rFonts w:hint="eastAsia"/>
        </w:rPr>
        <w:t>图</w:t>
      </w:r>
      <w:bookmarkEnd w:id="11560"/>
      <w:bookmarkStart w:id="11564" w:name="_QWord_Source_Comparison_7871"/>
      <w:r>
        <w:rPr>
          <w:rFonts w:hint="eastAsia"/>
        </w:rPr>
        <w:t> </w:t>
      </w:r>
      <w:bookmarkEnd w:id="11564"/>
      <w:bookmarkStart w:id="11565" w:name="_QWord_Source_Comparison_7872"/>
      <w:r>
        <w:fldChar w:fldCharType="begin"/>
      </w:r>
      <w:bookmarkEnd w:id="11565"/>
      <w:bookmarkStart w:id="11566" w:name="_QWord_Source_Comparison_7873"/>
      <w:r>
        <w:instrText xml:space="preserve"> SEQ QWord_Heading1_Sequence \c </w:instrText>
      </w:r>
      <w:bookmarkEnd w:id="11566"/>
      <w:bookmarkStart w:id="11567" w:name="_QWord_Source_Comparison_7874"/>
      <w:r>
        <w:fldChar w:fldCharType="separate"/>
      </w:r>
      <w:bookmarkEnd w:id="11567"/>
      <w:bookmarkStart w:id="11568" w:name="_QWord_Source_Comparison_7875"/>
      <w:r>
        <w:t>4</w:t>
      </w:r>
      <w:bookmarkEnd w:id="11568"/>
      <w:bookmarkStart w:id="11569" w:name="_QWord_Source_Comparison_7876"/>
      <w:r>
        <w:fldChar w:fldCharType="end"/>
      </w:r>
      <w:bookmarkEnd w:id="11569"/>
      <w:bookmarkStart w:id="11570" w:name="_QWord_Source_Comparison_7877"/>
      <w:r>
        <w:noBreakHyphen/>
      </w:r>
      <w:bookmarkEnd w:id="11570"/>
      <w:bookmarkStart w:id="11571" w:name="_QWord_Source_Comparison_7878"/>
      <w:r>
        <w:fldChar w:fldCharType="begin"/>
      </w:r>
      <w:bookmarkEnd w:id="11571"/>
      <w:bookmarkStart w:id="11572" w:name="_QWord_Source_Comparison_7879"/>
      <w:r>
        <w:instrText xml:space="preserve"> </w:instrText>
      </w:r>
      <w:bookmarkEnd w:id="11572"/>
      <w:bookmarkStart w:id="11573" w:name="_QWord_Source_Comparison_7880"/>
      <w:r>
        <w:rPr>
          <w:rFonts w:hint="eastAsia"/>
        </w:rPr>
        <w:instrText xml:space="preserve">SEQ </w:instrText>
      </w:r>
      <w:bookmarkEnd w:id="11573"/>
      <w:bookmarkStart w:id="11574" w:name="_QWord_Source_Comparison_7881"/>
      <w:r>
        <w:rPr>
          <w:rFonts w:hint="eastAsia"/>
        </w:rPr>
        <w:instrText xml:space="preserve">图</w:instrText>
      </w:r>
      <w:bookmarkEnd w:id="11574"/>
      <w:bookmarkStart w:id="11575" w:name="_QWord_Source_Comparison_7882"/>
      <w:r>
        <w:rPr>
          <w:rFonts w:hint="eastAsia"/>
        </w:rPr>
        <w:instrText xml:space="preserve"> \* ARABIC \s 1</w:instrText>
      </w:r>
      <w:bookmarkEnd w:id="11575"/>
      <w:bookmarkStart w:id="11576" w:name="_QWord_Source_Comparison_7883"/>
      <w:r>
        <w:instrText xml:space="preserve"> </w:instrText>
      </w:r>
      <w:bookmarkStart w:id="11577" w:name="_QWord_Source_Comparison_7884"/>
      <w:r>
        <w:fldChar w:fldCharType="separate"/>
      </w:r>
      <w:bookmarkEnd w:id="11576"/>
      <w:bookmarkEnd w:id="11577"/>
      <w:bookmarkStart w:id="11578" w:name="_QWord_Source_Comparison_7885"/>
      <w:r>
        <w:t>4</w:t>
      </w:r>
      <w:bookmarkEnd w:id="11578"/>
      <w:bookmarkStart w:id="11579" w:name="_QWord_Source_Comparison_7886"/>
      <w:r>
        <w:fldChar w:fldCharType="end"/>
      </w:r>
      <w:bookmarkEnd w:id="11561"/>
      <w:bookmarkEnd w:id="11579"/>
      <w:bookmarkStart w:id="11580" w:name="_QWord_Source_Comparison_7887"/>
      <w:r>
        <w:rPr>
          <w:rFonts w:hint="eastAsia"/>
        </w:rPr>
        <w:t xml:space="preserve">  </w:t>
      </w:r>
      <w:bookmarkEnd w:id="11580"/>
      <w:bookmarkStart w:id="11581" w:name="_QWord_Source_Comparison_7888"/>
      <w:r>
        <w:t>ARM</w:t>
      </w:r>
      <w:bookmarkEnd w:id="11581"/>
      <w:bookmarkStart w:id="11582" w:name="_QWord_Source_Comparison_7889"/>
      <w:r>
        <w:rPr>
          <w:rFonts w:hint="eastAsia"/>
        </w:rPr>
        <w:t>的存储器连接示意图</w:t>
      </w:r>
      <w:bookmarkEnd w:id="11562"/>
      <w:bookmarkEnd w:id="11563"/>
      <w:bookmarkEnd w:id="11582"/>
    </w:p>
    <w:p w14:paraId="2DAEA2D1">
      <w:pPr>
        <w:pStyle w:val="4"/>
        <w:ind w:firstLine="420"/>
      </w:pPr>
      <w:bookmarkStart w:id="11583" w:name="_QWord_Source_Comparison_7890"/>
      <w:bookmarkStart w:id="11584" w:name="_QWord_Paragraph__1817"/>
      <w:bookmarkStart w:id="11585" w:name="_QWord_Source_Comparison_Para_1817"/>
      <w:r>
        <w:rPr>
          <w:rFonts w:hint="eastAsia"/>
        </w:rPr>
        <w:t>设计实例</w:t>
      </w:r>
      <w:bookmarkEnd w:id="11583"/>
      <w:bookmarkStart w:id="11586" w:name="_QWord_Source_Comparison_7891"/>
      <w:r>
        <w:t>1</w:t>
      </w:r>
      <w:bookmarkEnd w:id="11586"/>
      <w:bookmarkStart w:id="11587" w:name="_QWord_Source_Comparison_7892"/>
      <w:r>
        <w:rPr>
          <w:rFonts w:hint="eastAsia"/>
        </w:rPr>
        <w:t>：</w:t>
      </w:r>
      <w:bookmarkEnd w:id="11587"/>
      <w:bookmarkStart w:id="11588" w:name="_QWord_Source_Comparison_7893"/>
      <w:r>
        <w:t>NandFlash</w:t>
      </w:r>
      <w:bookmarkEnd w:id="11588"/>
      <w:bookmarkStart w:id="11589" w:name="_QWord_Source_Comparison_7894"/>
      <w:r>
        <w:rPr>
          <w:rFonts w:hint="eastAsia"/>
        </w:rPr>
        <w:t>的接口设计，采用</w:t>
      </w:r>
      <w:bookmarkEnd w:id="11589"/>
      <w:bookmarkStart w:id="11590" w:name="_QWord_Source_Comparison_7895"/>
      <w:r>
        <w:t>K9G8G08U0A</w:t>
      </w:r>
      <w:bookmarkEnd w:id="11590"/>
      <w:bookmarkStart w:id="11591" w:name="_QWord_Source_Comparison_7896"/>
      <w:r>
        <w:rPr>
          <w:rFonts w:hint="eastAsia"/>
        </w:rPr>
        <w:t>芯片，达到</w:t>
      </w:r>
      <w:bookmarkEnd w:id="11591"/>
      <w:bookmarkStart w:id="11592" w:name="_QWord_Source_Comparison_7897"/>
      <w:r>
        <w:t>1G</w:t>
      </w:r>
      <w:bookmarkEnd w:id="11592"/>
      <w:bookmarkStart w:id="11593" w:name="_QWord_Source_Comparison_7898"/>
      <w:r>
        <w:rPr>
          <w:rFonts w:hint="eastAsia"/>
        </w:rPr>
        <w:t>字节容量。如</w:t>
      </w:r>
      <w:bookmarkEnd w:id="11593"/>
      <w:bookmarkStart w:id="11594" w:name="_QWord_Source_Comparison_7899"/>
      <w:r>
        <w:fldChar w:fldCharType="begin"/>
      </w:r>
      <w:bookmarkEnd w:id="11594"/>
      <w:bookmarkStart w:id="11595" w:name="_QWord_Source_Comparison_7900"/>
      <w:r>
        <w:instrText xml:space="preserve"> </w:instrText>
      </w:r>
      <w:bookmarkEnd w:id="11595"/>
      <w:bookmarkStart w:id="11596" w:name="_QWord_Source_Comparison_7901"/>
      <w:r>
        <w:rPr>
          <w:rFonts w:hint="eastAsia"/>
        </w:rPr>
        <w:instrText xml:space="preserve">REF QWord_XRef_Figure__lRJAEJ \h \* CHARFORMAT</w:instrText>
      </w:r>
      <w:bookmarkEnd w:id="11596"/>
      <w:bookmarkStart w:id="11597" w:name="_QWord_Source_Comparison_7902"/>
      <w:r>
        <w:instrText xml:space="preserve"> </w:instrText>
      </w:r>
      <w:bookmarkStart w:id="11598" w:name="_QWord_Source_Comparison_7903"/>
      <w:r>
        <w:fldChar w:fldCharType="separate"/>
      </w:r>
      <w:bookmarkEnd w:id="11597"/>
      <w:bookmarkEnd w:id="11598"/>
      <w:bookmarkStart w:id="11599" w:name="_QWord_Source_Comparison_7904"/>
      <w:r>
        <w:rPr>
          <w:rFonts w:hint="eastAsia"/>
        </w:rPr>
        <w:t>图</w:t>
      </w:r>
      <w:bookmarkEnd w:id="11599"/>
      <w:bookmarkStart w:id="11600" w:name="_QWord_Source_Comparison_7905"/>
      <w:r>
        <w:rPr>
          <w:rFonts w:hint="eastAsia"/>
        </w:rPr>
        <w:t> </w:t>
      </w:r>
      <w:bookmarkEnd w:id="11600"/>
      <w:bookmarkStart w:id="11601" w:name="_QWord_Source_Comparison_7906"/>
      <w:r>
        <w:t>4</w:t>
      </w:r>
      <w:bookmarkEnd w:id="11601"/>
      <w:bookmarkStart w:id="11602" w:name="_QWord_Source_Comparison_7907"/>
      <w:r>
        <w:noBreakHyphen/>
      </w:r>
      <w:r>
        <w:t>5</w:t>
      </w:r>
      <w:bookmarkEnd w:id="11602"/>
      <w:bookmarkStart w:id="11603" w:name="_QWord_Source_Comparison_7908"/>
      <w:r>
        <w:fldChar w:fldCharType="end"/>
      </w:r>
      <w:bookmarkEnd w:id="11603"/>
      <w:bookmarkStart w:id="11604" w:name="_QWord_Source_Comparison_7909"/>
      <w:r>
        <w:rPr>
          <w:rFonts w:hint="eastAsia"/>
        </w:rPr>
        <w:t>所示。</w:t>
      </w:r>
      <w:bookmarkEnd w:id="11584"/>
      <w:bookmarkEnd w:id="11585"/>
      <w:bookmarkEnd w:id="11604"/>
    </w:p>
    <w:p w14:paraId="1FA8ED7E">
      <w:pPr>
        <w:pStyle w:val="105"/>
      </w:pPr>
      <w:bookmarkStart w:id="11605" w:name="_QWord_Source_Comparison_Para_1818"/>
      <w:r>
        <w:t>‌</w:t>
      </w:r>
      <w:bookmarkStart w:id="11606" w:name="_QWord_Source_Comparison_7910"/>
      <w:bookmarkEnd w:id="11606"/>
      <w:bookmarkStart w:id="11607" w:name="_QWord_Paragraph__1818"/>
      <w:bookmarkStart w:id="11608" w:name="_QWord_Source_Comparison_7911"/>
      <w:bookmarkStart w:id="11609" w:name="_QWord_ImageIndex_177"/>
      <w:r>
        <w:drawing>
          <wp:inline distT="0" distB="0" distL="0" distR="0">
            <wp:extent cx="5205730" cy="3089910"/>
            <wp:effectExtent l="0" t="0" r="0" b="0"/>
            <wp:docPr id="1489454372" name="图片 1489454372" title="QWord_ImageMark_177">
              <a:hlinkClick xmlns:a="http://schemas.openxmlformats.org/drawingml/2006/main" r:id="rId292" tooltip="QWord 图片目录：resource/images/illustration/1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72" name="图片 1489454372" title="QWord_ImageMark_177"/>
                    <pic:cNvPicPr>
                      <a:picLocks noChangeAspect="1" noChangeArrowheads="1"/>
                    </pic:cNvPicPr>
                  </pic:nvPicPr>
                  <pic:blipFill>
                    <a:blip r:embed="rId293" cstate="print">
                      <a:extLst>
                        <a:ext uri="{28A0092B-C50C-407E-A947-70E740481C1C}">
                          <a14:useLocalDpi xmlns:a14="http://schemas.microsoft.com/office/drawing/2010/main" val="0"/>
                        </a:ext>
                      </a:extLst>
                    </a:blip>
                    <a:srcRect/>
                    <a:stretch>
                      <a:fillRect/>
                    </a:stretch>
                  </pic:blipFill>
                  <pic:spPr>
                    <a:xfrm>
                      <a:off x="0" y="0"/>
                      <a:ext cx="5205730" cy="3090277"/>
                    </a:xfrm>
                    <a:prstGeom prst="rect">
                      <a:avLst/>
                    </a:prstGeom>
                    <a:noFill/>
                    <a:ln>
                      <a:noFill/>
                    </a:ln>
                  </pic:spPr>
                </pic:pic>
              </a:graphicData>
            </a:graphic>
          </wp:inline>
        </w:drawing>
      </w:r>
      <w:bookmarkEnd w:id="11605"/>
      <w:bookmarkEnd w:id="11607"/>
      <w:bookmarkEnd w:id="11608"/>
      <w:bookmarkEnd w:id="11609"/>
    </w:p>
    <w:p w14:paraId="2EABABC7">
      <w:pPr>
        <w:pStyle w:val="68"/>
      </w:pPr>
      <w:bookmarkStart w:id="11610" w:name="_QWord_Source_Comparison_7912"/>
      <w:bookmarkStart w:id="11611" w:name="QWord_XRef_Figure__lRJAEJ"/>
      <w:bookmarkStart w:id="11612" w:name="_QWord_Source_Comparison_Para_1819"/>
      <w:bookmarkStart w:id="11613" w:name="_QWord_Paragraph__1819"/>
      <w:r>
        <w:rPr>
          <w:rFonts w:hint="eastAsia"/>
        </w:rPr>
        <w:t>图</w:t>
      </w:r>
      <w:bookmarkEnd w:id="11610"/>
      <w:bookmarkStart w:id="11614" w:name="_QWord_Source_Comparison_7913"/>
      <w:r>
        <w:rPr>
          <w:rFonts w:hint="eastAsia"/>
        </w:rPr>
        <w:t> </w:t>
      </w:r>
      <w:bookmarkEnd w:id="11614"/>
      <w:bookmarkStart w:id="11615" w:name="_QWord_Source_Comparison_7914"/>
      <w:r>
        <w:fldChar w:fldCharType="begin"/>
      </w:r>
      <w:bookmarkEnd w:id="11615"/>
      <w:bookmarkStart w:id="11616" w:name="_QWord_Source_Comparison_7915"/>
      <w:r>
        <w:instrText xml:space="preserve"> SEQ QWord_Heading1_Sequence \c </w:instrText>
      </w:r>
      <w:bookmarkEnd w:id="11616"/>
      <w:bookmarkStart w:id="11617" w:name="_QWord_Source_Comparison_7916"/>
      <w:r>
        <w:fldChar w:fldCharType="separate"/>
      </w:r>
      <w:bookmarkEnd w:id="11617"/>
      <w:bookmarkStart w:id="11618" w:name="_QWord_Source_Comparison_7917"/>
      <w:r>
        <w:t>4</w:t>
      </w:r>
      <w:bookmarkEnd w:id="11618"/>
      <w:bookmarkStart w:id="11619" w:name="_QWord_Source_Comparison_7918"/>
      <w:r>
        <w:fldChar w:fldCharType="end"/>
      </w:r>
      <w:bookmarkEnd w:id="11619"/>
      <w:bookmarkStart w:id="11620" w:name="_QWord_Source_Comparison_7919"/>
      <w:r>
        <w:noBreakHyphen/>
      </w:r>
      <w:bookmarkEnd w:id="11620"/>
      <w:bookmarkStart w:id="11621" w:name="_QWord_Source_Comparison_7920"/>
      <w:r>
        <w:fldChar w:fldCharType="begin"/>
      </w:r>
      <w:bookmarkEnd w:id="11621"/>
      <w:bookmarkStart w:id="11622" w:name="_QWord_Source_Comparison_7921"/>
      <w:r>
        <w:instrText xml:space="preserve"> </w:instrText>
      </w:r>
      <w:bookmarkEnd w:id="11622"/>
      <w:bookmarkStart w:id="11623" w:name="_QWord_Source_Comparison_7922"/>
      <w:r>
        <w:rPr>
          <w:rFonts w:hint="eastAsia"/>
        </w:rPr>
        <w:instrText xml:space="preserve">SEQ </w:instrText>
      </w:r>
      <w:bookmarkEnd w:id="11623"/>
      <w:bookmarkStart w:id="11624" w:name="_QWord_Source_Comparison_7923"/>
      <w:r>
        <w:rPr>
          <w:rFonts w:hint="eastAsia"/>
        </w:rPr>
        <w:instrText xml:space="preserve">图</w:instrText>
      </w:r>
      <w:bookmarkEnd w:id="11624"/>
      <w:bookmarkStart w:id="11625" w:name="_QWord_Source_Comparison_7924"/>
      <w:r>
        <w:rPr>
          <w:rFonts w:hint="eastAsia"/>
        </w:rPr>
        <w:instrText xml:space="preserve"> \* ARABIC \s 1</w:instrText>
      </w:r>
      <w:bookmarkEnd w:id="11625"/>
      <w:bookmarkStart w:id="11626" w:name="_QWord_Source_Comparison_7925"/>
      <w:r>
        <w:instrText xml:space="preserve"> </w:instrText>
      </w:r>
      <w:bookmarkStart w:id="11627" w:name="_QWord_Source_Comparison_7926"/>
      <w:r>
        <w:fldChar w:fldCharType="separate"/>
      </w:r>
      <w:bookmarkEnd w:id="11626"/>
      <w:bookmarkEnd w:id="11627"/>
      <w:bookmarkStart w:id="11628" w:name="_QWord_Source_Comparison_7927"/>
      <w:r>
        <w:t>5</w:t>
      </w:r>
      <w:bookmarkEnd w:id="11628"/>
      <w:bookmarkStart w:id="11629" w:name="_QWord_Source_Comparison_7928"/>
      <w:r>
        <w:fldChar w:fldCharType="end"/>
      </w:r>
      <w:bookmarkEnd w:id="11611"/>
      <w:bookmarkEnd w:id="11629"/>
      <w:bookmarkStart w:id="11630" w:name="_QWord_Source_Comparison_7929"/>
      <w:r>
        <w:rPr>
          <w:rFonts w:hint="eastAsia"/>
        </w:rPr>
        <w:t xml:space="preserve">  </w:t>
      </w:r>
      <w:bookmarkEnd w:id="11630"/>
      <w:bookmarkStart w:id="11631" w:name="_QWord_Source_Comparison_7930"/>
      <w:r>
        <w:t>NandFlash</w:t>
      </w:r>
      <w:bookmarkEnd w:id="11631"/>
      <w:bookmarkStart w:id="11632" w:name="_QWord_Source_Comparison_7931"/>
      <w:r>
        <w:rPr>
          <w:rFonts w:hint="eastAsia"/>
        </w:rPr>
        <w:t>的接口设计</w:t>
      </w:r>
      <w:bookmarkEnd w:id="11612"/>
      <w:bookmarkEnd w:id="11613"/>
      <w:bookmarkEnd w:id="11632"/>
    </w:p>
    <w:p w14:paraId="0AE9C331">
      <w:pPr>
        <w:pStyle w:val="4"/>
        <w:ind w:firstLine="420"/>
      </w:pPr>
      <w:bookmarkStart w:id="11633" w:name="_QWord_Source_Comparison_7932"/>
      <w:bookmarkStart w:id="11634" w:name="_QWord_Source_Comparison_Para_1820"/>
      <w:bookmarkStart w:id="11635" w:name="_QWord_Paragraph__1820"/>
      <w:r>
        <w:rPr>
          <w:rFonts w:hint="eastAsia"/>
        </w:rPr>
        <w:t>设计实例</w:t>
      </w:r>
      <w:bookmarkEnd w:id="11633"/>
      <w:bookmarkStart w:id="11636" w:name="_QWord_Source_Comparison_7933"/>
      <w:r>
        <w:t>2</w:t>
      </w:r>
      <w:bookmarkEnd w:id="11636"/>
      <w:bookmarkStart w:id="11637" w:name="_QWord_Source_Comparison_7934"/>
      <w:r>
        <w:rPr>
          <w:rFonts w:hint="eastAsia"/>
        </w:rPr>
        <w:t>：</w:t>
      </w:r>
      <w:bookmarkEnd w:id="11637"/>
      <w:bookmarkStart w:id="11638" w:name="_QWord_Source_Comparison_7935"/>
      <w:r>
        <w:t>DDR</w:t>
      </w:r>
      <w:bookmarkEnd w:id="11638"/>
      <w:bookmarkStart w:id="11639" w:name="_QWord_Source_Comparison_7936"/>
      <w:r>
        <w:rPr>
          <w:rFonts w:hint="eastAsia"/>
        </w:rPr>
        <w:t>的接口设计，采用</w:t>
      </w:r>
      <w:bookmarkEnd w:id="11639"/>
      <w:bookmarkStart w:id="11640" w:name="_QWord_Source_Comparison_7937"/>
      <w:r>
        <w:t>2</w:t>
      </w:r>
      <w:bookmarkEnd w:id="11640"/>
      <w:bookmarkStart w:id="11641" w:name="_QWord_Source_Comparison_7938"/>
      <w:r>
        <w:rPr>
          <w:rFonts w:hint="eastAsia"/>
        </w:rPr>
        <w:t>片，达到</w:t>
      </w:r>
      <w:bookmarkEnd w:id="11641"/>
      <w:bookmarkStart w:id="11642" w:name="_QWord_Source_Comparison_7939"/>
      <w:r>
        <w:t>128X8bits</w:t>
      </w:r>
      <w:bookmarkEnd w:id="11642"/>
      <w:bookmarkStart w:id="11643" w:name="_QWord_Source_Comparison_7940"/>
      <w:r>
        <w:rPr>
          <w:rFonts w:hint="eastAsia"/>
        </w:rPr>
        <w:t>容量</w:t>
      </w:r>
      <w:r>
        <w:rPr>
          <w:rFonts w:hint="eastAsia"/>
          <w:lang w:eastAsia="zh-CN"/>
        </w:rPr>
        <w:t>，</w:t>
      </w:r>
      <w:r>
        <w:rPr>
          <w:rFonts w:hint="eastAsia"/>
        </w:rPr>
        <w:t>如</w:t>
      </w:r>
      <w:bookmarkEnd w:id="11643"/>
      <w:bookmarkStart w:id="11644" w:name="_QWord_Source_Comparison_7941"/>
      <w:r>
        <w:fldChar w:fldCharType="begin"/>
      </w:r>
      <w:bookmarkEnd w:id="11644"/>
      <w:bookmarkStart w:id="11645" w:name="_QWord_Source_Comparison_7942"/>
      <w:r>
        <w:instrText xml:space="preserve"> </w:instrText>
      </w:r>
      <w:bookmarkEnd w:id="11645"/>
      <w:bookmarkStart w:id="11646" w:name="_QWord_Source_Comparison_7943"/>
      <w:r>
        <w:rPr>
          <w:rFonts w:hint="eastAsia"/>
        </w:rPr>
        <w:instrText xml:space="preserve">REF QWord_XRef_Figure__ReEScV \h \* CHARFORMAT</w:instrText>
      </w:r>
      <w:bookmarkEnd w:id="11646"/>
      <w:bookmarkStart w:id="11647" w:name="_QWord_Source_Comparison_7944"/>
      <w:r>
        <w:instrText xml:space="preserve"> </w:instrText>
      </w:r>
      <w:bookmarkStart w:id="11648" w:name="_QWord_Source_Comparison_7945"/>
      <w:r>
        <w:fldChar w:fldCharType="separate"/>
      </w:r>
      <w:bookmarkEnd w:id="11647"/>
      <w:bookmarkEnd w:id="11648"/>
      <w:bookmarkStart w:id="11649" w:name="_QWord_Source_Comparison_7946"/>
      <w:r>
        <w:rPr>
          <w:rFonts w:hint="eastAsia"/>
        </w:rPr>
        <w:t>图</w:t>
      </w:r>
      <w:bookmarkEnd w:id="11649"/>
      <w:bookmarkStart w:id="11650" w:name="_QWord_Source_Comparison_7947"/>
      <w:r>
        <w:rPr>
          <w:rFonts w:hint="eastAsia"/>
        </w:rPr>
        <w:t> </w:t>
      </w:r>
      <w:bookmarkEnd w:id="11650"/>
      <w:bookmarkStart w:id="11651" w:name="_QWord_Source_Comparison_7948"/>
      <w:r>
        <w:t>4</w:t>
      </w:r>
      <w:bookmarkEnd w:id="11651"/>
      <w:bookmarkStart w:id="11652" w:name="_QWord_Source_Comparison_7949"/>
      <w:r>
        <w:noBreakHyphen/>
      </w:r>
      <w:r>
        <w:t>6</w:t>
      </w:r>
      <w:bookmarkEnd w:id="11652"/>
      <w:bookmarkStart w:id="11653" w:name="_QWord_Source_Comparison_7950"/>
      <w:r>
        <w:fldChar w:fldCharType="end"/>
      </w:r>
      <w:bookmarkEnd w:id="11653"/>
      <w:bookmarkStart w:id="11654" w:name="_QWord_Source_Comparison_7962"/>
      <w:r>
        <w:rPr>
          <w:rFonts w:hint="eastAsia"/>
        </w:rPr>
        <w:t>所示。</w:t>
      </w:r>
      <w:bookmarkEnd w:id="11634"/>
      <w:bookmarkEnd w:id="11635"/>
      <w:bookmarkEnd w:id="11654"/>
    </w:p>
    <w:p w14:paraId="44F1F6BB">
      <w:pPr>
        <w:pStyle w:val="105"/>
      </w:pPr>
      <w:bookmarkStart w:id="11655" w:name="_QWord_Source_Comparison_Para_1821"/>
      <w:r>
        <w:t>‌</w:t>
      </w:r>
      <w:bookmarkEnd w:id="11655"/>
      <w:bookmarkStart w:id="11656" w:name="_QWord_Source_Comparison_7963"/>
      <w:bookmarkEnd w:id="11656"/>
      <w:r>
        <w:drawing>
          <wp:inline distT="0" distB="0" distL="0" distR="0">
            <wp:extent cx="2472055" cy="2306955"/>
            <wp:effectExtent l="0" t="0" r="4445" b="4445"/>
            <wp:docPr id="118" name="图片 118" title="QWord_ImageMark_178">
              <a:hlinkClick xmlns:a="http://schemas.openxmlformats.org/drawingml/2006/main" r:id="rId294" tooltip="QWord 图片目录：resource/images/illustration/1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title="QWord_ImageMark_178"/>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a:xfrm>
                      <a:off x="0" y="0"/>
                      <a:ext cx="2472055" cy="2306955"/>
                    </a:xfrm>
                    <a:prstGeom prst="rect">
                      <a:avLst/>
                    </a:prstGeom>
                    <a:noFill/>
                    <a:ln>
                      <a:noFill/>
                    </a:ln>
                  </pic:spPr>
                </pic:pic>
              </a:graphicData>
            </a:graphic>
          </wp:inline>
        </w:drawing>
      </w:r>
      <w:r>
        <w:drawing>
          <wp:inline distT="0" distB="0" distL="0" distR="0">
            <wp:extent cx="2526030" cy="2304415"/>
            <wp:effectExtent l="0" t="0" r="1270" b="6985"/>
            <wp:docPr id="119" name="图片 119" title="QWord_ImageMark_179">
              <a:hlinkClick xmlns:a="http://schemas.openxmlformats.org/drawingml/2006/main" r:id="rId296" tooltip="QWord 图片目录：resource/images/illustration/1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title="QWord_ImageMark_179"/>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a:xfrm>
                      <a:off x="0" y="0"/>
                      <a:ext cx="2526030" cy="2304415"/>
                    </a:xfrm>
                    <a:prstGeom prst="rect">
                      <a:avLst/>
                    </a:prstGeom>
                    <a:noFill/>
                    <a:ln>
                      <a:noFill/>
                    </a:ln>
                  </pic:spPr>
                </pic:pic>
              </a:graphicData>
            </a:graphic>
          </wp:inline>
        </w:drawing>
      </w:r>
    </w:p>
    <w:p w14:paraId="11934C29">
      <w:pPr>
        <w:pStyle w:val="68"/>
      </w:pPr>
      <w:bookmarkStart w:id="11657" w:name="_QWord_Source_Comparison_7965"/>
      <w:bookmarkStart w:id="11658" w:name="QWord_XRef_Figure__ReEScV"/>
      <w:bookmarkStart w:id="11659" w:name="_QWord_Source_Comparison_Para_1822"/>
      <w:bookmarkStart w:id="11660" w:name="_QWord_Paragraph__1822"/>
      <w:r>
        <w:rPr>
          <w:rFonts w:hint="eastAsia"/>
        </w:rPr>
        <w:t>图</w:t>
      </w:r>
      <w:bookmarkEnd w:id="11657"/>
      <w:bookmarkStart w:id="11661" w:name="_QWord_Source_Comparison_7966"/>
      <w:r>
        <w:rPr>
          <w:rFonts w:hint="eastAsia"/>
        </w:rPr>
        <w:t> </w:t>
      </w:r>
      <w:bookmarkEnd w:id="11661"/>
      <w:bookmarkStart w:id="11662" w:name="_QWord_Source_Comparison_7967"/>
      <w:r>
        <w:fldChar w:fldCharType="begin"/>
      </w:r>
      <w:bookmarkEnd w:id="11662"/>
      <w:bookmarkStart w:id="11663" w:name="_QWord_Source_Comparison_7968"/>
      <w:r>
        <w:instrText xml:space="preserve"> SEQ QWord_Heading1_Sequence \c </w:instrText>
      </w:r>
      <w:bookmarkEnd w:id="11663"/>
      <w:bookmarkStart w:id="11664" w:name="_QWord_Source_Comparison_7969"/>
      <w:r>
        <w:fldChar w:fldCharType="separate"/>
      </w:r>
      <w:bookmarkEnd w:id="11664"/>
      <w:bookmarkStart w:id="11665" w:name="_QWord_Source_Comparison_7970"/>
      <w:r>
        <w:t>4</w:t>
      </w:r>
      <w:bookmarkEnd w:id="11665"/>
      <w:bookmarkStart w:id="11666" w:name="_QWord_Source_Comparison_7971"/>
      <w:r>
        <w:fldChar w:fldCharType="end"/>
      </w:r>
      <w:bookmarkEnd w:id="11666"/>
      <w:bookmarkStart w:id="11667" w:name="_QWord_Source_Comparison_7972"/>
      <w:r>
        <w:noBreakHyphen/>
      </w:r>
      <w:bookmarkEnd w:id="11667"/>
      <w:bookmarkStart w:id="11668" w:name="_QWord_Source_Comparison_7973"/>
      <w:r>
        <w:fldChar w:fldCharType="begin"/>
      </w:r>
      <w:bookmarkEnd w:id="11668"/>
      <w:bookmarkStart w:id="11669" w:name="_QWord_Source_Comparison_7974"/>
      <w:r>
        <w:instrText xml:space="preserve"> </w:instrText>
      </w:r>
      <w:bookmarkEnd w:id="11669"/>
      <w:bookmarkStart w:id="11670" w:name="_QWord_Source_Comparison_7975"/>
      <w:r>
        <w:rPr>
          <w:rFonts w:hint="eastAsia"/>
        </w:rPr>
        <w:instrText xml:space="preserve">SEQ </w:instrText>
      </w:r>
      <w:bookmarkEnd w:id="11670"/>
      <w:bookmarkStart w:id="11671" w:name="_QWord_Source_Comparison_7976"/>
      <w:r>
        <w:rPr>
          <w:rFonts w:hint="eastAsia"/>
        </w:rPr>
        <w:instrText xml:space="preserve">图</w:instrText>
      </w:r>
      <w:bookmarkEnd w:id="11671"/>
      <w:bookmarkStart w:id="11672" w:name="_QWord_Source_Comparison_7977"/>
      <w:r>
        <w:rPr>
          <w:rFonts w:hint="eastAsia"/>
        </w:rPr>
        <w:instrText xml:space="preserve"> \* ARABIC \s 1</w:instrText>
      </w:r>
      <w:bookmarkEnd w:id="11672"/>
      <w:bookmarkStart w:id="11673" w:name="_QWord_Source_Comparison_7978"/>
      <w:r>
        <w:instrText xml:space="preserve"> </w:instrText>
      </w:r>
      <w:bookmarkStart w:id="11674" w:name="_QWord_Source_Comparison_7979"/>
      <w:r>
        <w:fldChar w:fldCharType="separate"/>
      </w:r>
      <w:bookmarkEnd w:id="11673"/>
      <w:bookmarkEnd w:id="11674"/>
      <w:bookmarkStart w:id="11675" w:name="_QWord_Source_Comparison_7980"/>
      <w:r>
        <w:t>6</w:t>
      </w:r>
      <w:bookmarkEnd w:id="11675"/>
      <w:bookmarkStart w:id="11676" w:name="_QWord_Source_Comparison_7981"/>
      <w:r>
        <w:fldChar w:fldCharType="end"/>
      </w:r>
      <w:bookmarkEnd w:id="11658"/>
      <w:bookmarkEnd w:id="11676"/>
      <w:bookmarkStart w:id="11677" w:name="_QWord_Source_Comparison_7982"/>
      <w:r>
        <w:rPr>
          <w:rFonts w:hint="eastAsia"/>
        </w:rPr>
        <w:t xml:space="preserve">  </w:t>
      </w:r>
      <w:bookmarkEnd w:id="11677"/>
      <w:bookmarkStart w:id="11678" w:name="_QWord_Source_Comparison_7983"/>
      <w:r>
        <w:rPr>
          <w:rFonts w:hint="eastAsia"/>
        </w:rPr>
        <w:t>DDR</w:t>
      </w:r>
      <w:bookmarkEnd w:id="11678"/>
      <w:bookmarkStart w:id="11679" w:name="_QWord_Source_Comparison_7984"/>
      <w:r>
        <w:rPr>
          <w:rFonts w:hint="eastAsia"/>
        </w:rPr>
        <w:t>的接口设计</w:t>
      </w:r>
      <w:bookmarkEnd w:id="11659"/>
      <w:bookmarkEnd w:id="11660"/>
      <w:bookmarkEnd w:id="11679"/>
    </w:p>
    <w:p w14:paraId="61BE4766">
      <w:pPr>
        <w:pStyle w:val="5"/>
        <w:numPr>
          <w:ilvl w:val="1"/>
          <w:numId w:val="6"/>
        </w:numPr>
        <w:spacing w:before="705" w:after="352"/>
      </w:pPr>
      <w:bookmarkStart w:id="11680" w:name="_QWord_Paragraph__1825"/>
      <w:bookmarkStart w:id="11681" w:name="_QWord_Source_Comparison_Para_1825"/>
      <w:bookmarkStart w:id="11682" w:name="_QWord_Source_Comparison_8009"/>
      <w:bookmarkStart w:id="11683" w:name="_Toc8196"/>
      <w:r>
        <w:rPr>
          <w:rFonts w:hint="eastAsia"/>
        </w:rPr>
        <w:t>虚拟存储机制</w:t>
      </w:r>
      <w:bookmarkEnd w:id="11680"/>
      <w:bookmarkEnd w:id="11681"/>
      <w:bookmarkEnd w:id="11682"/>
      <w:bookmarkEnd w:id="11683"/>
    </w:p>
    <w:p w14:paraId="5BC5EE31">
      <w:pPr>
        <w:pStyle w:val="4"/>
        <w:ind w:firstLine="420"/>
      </w:pPr>
      <w:bookmarkStart w:id="11684" w:name="_QWord_Source_Comparison_8010"/>
      <w:bookmarkStart w:id="11685" w:name="_QWord_Source_Comparison_Para_1826"/>
      <w:bookmarkStart w:id="11686" w:name="_QWord_Paragraph__1826"/>
      <w:r>
        <w:rPr>
          <w:rFonts w:hint="eastAsia"/>
        </w:rPr>
        <w:t>虚拟存储技术是一种通过多种存储介质统一管理，为用户提供大容量和高数据传输性能的存储系统技术。核心思想是将内存和外部存储器（如硬盘）结合起来，形成一个统一的、伪装的存储空间，使得程序能够以比实际可用物理内存更大的虚拟内存空间来运行。如</w:t>
      </w:r>
      <w:bookmarkEnd w:id="11684"/>
      <w:bookmarkStart w:id="11687" w:name="_QWord_Source_Comparison_8011"/>
      <w:r>
        <w:fldChar w:fldCharType="begin"/>
      </w:r>
      <w:bookmarkEnd w:id="11687"/>
      <w:bookmarkStart w:id="11688" w:name="_QWord_Source_Comparison_8012"/>
      <w:r>
        <w:instrText xml:space="preserve"> </w:instrText>
      </w:r>
      <w:bookmarkEnd w:id="11688"/>
      <w:bookmarkStart w:id="11689" w:name="_QWord_Source_Comparison_8013"/>
      <w:r>
        <w:rPr>
          <w:rFonts w:hint="eastAsia"/>
        </w:rPr>
        <w:instrText xml:space="preserve">REF QWord_XRef_Figure__TLf6lf \h \* CHARFORMAT</w:instrText>
      </w:r>
      <w:bookmarkEnd w:id="11689"/>
      <w:bookmarkStart w:id="11690" w:name="_QWord_Source_Comparison_8014"/>
      <w:r>
        <w:instrText xml:space="preserve"> </w:instrText>
      </w:r>
      <w:bookmarkStart w:id="11691" w:name="_QWord_Source_Comparison_8015"/>
      <w:r>
        <w:fldChar w:fldCharType="separate"/>
      </w:r>
      <w:bookmarkEnd w:id="11690"/>
      <w:bookmarkEnd w:id="11691"/>
      <w:bookmarkStart w:id="11692" w:name="_QWord_Source_Comparison_8016"/>
      <w:r>
        <w:rPr>
          <w:rFonts w:hint="eastAsia"/>
        </w:rPr>
        <w:t>图 </w:t>
      </w:r>
      <w:r>
        <w:t>4</w:t>
      </w:r>
      <w:r>
        <w:noBreakHyphen/>
      </w:r>
      <w:r>
        <w:rPr>
          <w:rFonts w:hint="eastAsia"/>
          <w:lang w:val="en-US" w:eastAsia="zh-CN"/>
        </w:rPr>
        <w:t>7</w:t>
      </w:r>
      <w:bookmarkEnd w:id="11692"/>
      <w:bookmarkStart w:id="11693" w:name="_QWord_Source_Comparison_8020"/>
      <w:r>
        <w:fldChar w:fldCharType="end"/>
      </w:r>
      <w:bookmarkEnd w:id="11693"/>
      <w:bookmarkStart w:id="11694" w:name="_QWord_Source_Comparison_8021"/>
      <w:r>
        <w:rPr>
          <w:rFonts w:hint="eastAsia"/>
        </w:rPr>
        <w:t>所示。</w:t>
      </w:r>
      <w:bookmarkEnd w:id="11685"/>
      <w:bookmarkEnd w:id="11686"/>
      <w:bookmarkEnd w:id="11694"/>
    </w:p>
    <w:p w14:paraId="534FC6CF">
      <w:pPr>
        <w:pStyle w:val="105"/>
      </w:pPr>
      <w:bookmarkStart w:id="11695" w:name="_QWord_Source_Comparison_Para_1827"/>
      <w:r>
        <w:t>‌</w:t>
      </w:r>
      <w:bookmarkStart w:id="11696" w:name="_QWord_Source_Comparison_8022"/>
      <w:bookmarkEnd w:id="11696"/>
      <w:bookmarkStart w:id="11697" w:name="_QWord_Source_Comparison_8023"/>
      <w:bookmarkStart w:id="11698" w:name="_QWord_Paragraph__1827"/>
      <w:bookmarkStart w:id="11699" w:name="_QWord_ImageIndex_180"/>
      <w:r>
        <w:drawing>
          <wp:inline distT="0" distB="0" distL="0" distR="0">
            <wp:extent cx="3959860" cy="1127125"/>
            <wp:effectExtent l="0" t="0" r="2540" b="0"/>
            <wp:docPr id="1489454375" name="图片 1489454375" title="QWord_ImageMark_180">
              <a:hlinkClick xmlns:a="http://schemas.openxmlformats.org/drawingml/2006/main" r:id="rId298" tooltip="QWord 图片目录：resource/images/illustration/1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4375" name="图片 1489454375" title="QWord_ImageMark_180"/>
                    <pic:cNvPicPr>
                      <a:picLocks noChangeAspect="1" noChangeArrowheads="1"/>
                    </pic:cNvPicPr>
                  </pic:nvPicPr>
                  <pic:blipFill>
                    <a:blip r:embed="rId299" cstate="print">
                      <a:extLst>
                        <a:ext uri="{28A0092B-C50C-407E-A947-70E740481C1C}">
                          <a14:useLocalDpi xmlns:a14="http://schemas.microsoft.com/office/drawing/2010/main" val="0"/>
                        </a:ext>
                      </a:extLst>
                    </a:blip>
                    <a:srcRect/>
                    <a:stretch>
                      <a:fillRect/>
                    </a:stretch>
                  </pic:blipFill>
                  <pic:spPr>
                    <a:xfrm>
                      <a:off x="0" y="0"/>
                      <a:ext cx="3960000" cy="1127275"/>
                    </a:xfrm>
                    <a:prstGeom prst="rect">
                      <a:avLst/>
                    </a:prstGeom>
                    <a:noFill/>
                    <a:ln>
                      <a:noFill/>
                    </a:ln>
                  </pic:spPr>
                </pic:pic>
              </a:graphicData>
            </a:graphic>
          </wp:inline>
        </w:drawing>
      </w:r>
      <w:bookmarkEnd w:id="11695"/>
      <w:bookmarkEnd w:id="11697"/>
      <w:bookmarkEnd w:id="11698"/>
      <w:bookmarkEnd w:id="11699"/>
    </w:p>
    <w:p w14:paraId="368ADA74">
      <w:pPr>
        <w:pStyle w:val="68"/>
      </w:pPr>
      <w:bookmarkStart w:id="11700" w:name="_QWord_Source_Comparison_8024"/>
      <w:bookmarkStart w:id="11701" w:name="QWord_XRef_Figure__TLf6lf"/>
      <w:bookmarkStart w:id="11702" w:name="_QWord_Paragraph__1828"/>
      <w:bookmarkStart w:id="11703" w:name="_QWord_Source_Comparison_Para_1828"/>
      <w:r>
        <w:rPr>
          <w:rFonts w:hint="eastAsia"/>
        </w:rPr>
        <w:t>图</w:t>
      </w:r>
      <w:bookmarkEnd w:id="11700"/>
      <w:bookmarkStart w:id="11704" w:name="_QWord_Source_Comparison_8025"/>
      <w:r>
        <w:rPr>
          <w:rFonts w:hint="eastAsia"/>
        </w:rPr>
        <w:t> </w:t>
      </w:r>
      <w:bookmarkEnd w:id="11704"/>
      <w:bookmarkStart w:id="11705" w:name="_QWord_Source_Comparison_8026"/>
      <w:r>
        <w:fldChar w:fldCharType="begin"/>
      </w:r>
      <w:bookmarkEnd w:id="11705"/>
      <w:bookmarkStart w:id="11706" w:name="_QWord_Source_Comparison_8027"/>
      <w:r>
        <w:instrText xml:space="preserve"> SEQ QWord_Heading1_Sequence \c </w:instrText>
      </w:r>
      <w:bookmarkEnd w:id="11706"/>
      <w:bookmarkStart w:id="11707" w:name="_QWord_Source_Comparison_8028"/>
      <w:r>
        <w:fldChar w:fldCharType="separate"/>
      </w:r>
      <w:bookmarkEnd w:id="11707"/>
      <w:bookmarkStart w:id="11708" w:name="_QWord_Source_Comparison_8029"/>
      <w:r>
        <w:t>4</w:t>
      </w:r>
      <w:bookmarkEnd w:id="11708"/>
      <w:bookmarkStart w:id="11709" w:name="_QWord_Source_Comparison_8030"/>
      <w:r>
        <w:fldChar w:fldCharType="end"/>
      </w:r>
      <w:bookmarkEnd w:id="11709"/>
      <w:bookmarkStart w:id="11710" w:name="_QWord_Source_Comparison_8031"/>
      <w:r>
        <w:noBreakHyphen/>
      </w:r>
      <w:bookmarkEnd w:id="11701"/>
      <w:bookmarkEnd w:id="11710"/>
      <w:bookmarkStart w:id="11711" w:name="_QWord_Source_Comparison_8041"/>
      <w:r>
        <w:rPr>
          <w:rFonts w:hint="eastAsia"/>
          <w:lang w:val="en-US" w:eastAsia="zh-CN"/>
        </w:rPr>
        <w:t>7</w:t>
      </w:r>
      <w:r>
        <w:rPr>
          <w:rFonts w:hint="eastAsia"/>
        </w:rPr>
        <w:t xml:space="preserve">  </w:t>
      </w:r>
      <w:bookmarkEnd w:id="11711"/>
      <w:bookmarkStart w:id="11712" w:name="_QWord_Source_Comparison_8042"/>
      <w:r>
        <w:rPr>
          <w:rFonts w:hint="eastAsia"/>
        </w:rPr>
        <w:t>虚拟地址存储系统</w:t>
      </w:r>
      <w:bookmarkEnd w:id="11702"/>
      <w:bookmarkEnd w:id="11703"/>
      <w:bookmarkEnd w:id="11712"/>
    </w:p>
    <w:p w14:paraId="07EB5329">
      <w:pPr>
        <w:pStyle w:val="5"/>
        <w:numPr>
          <w:ilvl w:val="1"/>
          <w:numId w:val="6"/>
        </w:numPr>
        <w:spacing w:before="705" w:after="352"/>
      </w:pPr>
      <w:bookmarkStart w:id="11713" w:name="_QWord_Source_Comparison_Para_1829"/>
      <w:bookmarkStart w:id="11714" w:name="_QWord_Paragraph__1829"/>
      <w:bookmarkStart w:id="11715" w:name="_QWord_Source_Comparison_8043"/>
      <w:bookmarkStart w:id="11716" w:name="_Toc10756"/>
      <w:r>
        <w:rPr>
          <w:rFonts w:hint="eastAsia"/>
        </w:rPr>
        <w:t>单元测试</w:t>
      </w:r>
      <w:bookmarkEnd w:id="11713"/>
      <w:bookmarkEnd w:id="11714"/>
      <w:bookmarkEnd w:id="11715"/>
      <w:bookmarkEnd w:id="11716"/>
    </w:p>
    <w:p w14:paraId="5D0634CC">
      <w:pPr>
        <w:pStyle w:val="109"/>
        <w:ind w:firstLine="360"/>
        <w:rPr>
          <w:rStyle w:val="174"/>
          <w:rFonts w:hint="eastAsia" w:eastAsia="宋体"/>
          <w:lang w:eastAsia="zh-CN"/>
        </w:rPr>
      </w:pPr>
      <w:bookmarkStart w:id="11717" w:name="_QWord_Source_Comparison_8044"/>
      <w:bookmarkStart w:id="11718" w:name="_QWord_Source_Comparison_Para_1830"/>
      <w:bookmarkStart w:id="11719" w:name="_QWord_Paragraph__1830"/>
      <w:r>
        <w:rPr>
          <w:rStyle w:val="174"/>
          <w:rFonts w:hint="eastAsia" w:eastAsia="宋体"/>
          <w:lang w:eastAsia="zh-CN"/>
        </w:rPr>
        <w:drawing>
          <wp:inline distT="0" distB="0" distL="114300" distR="114300">
            <wp:extent cx="2286000" cy="2286000"/>
            <wp:effectExtent l="0" t="0" r="0" b="0"/>
            <wp:docPr id="105" name="图片 105" descr="第四章 嵌入式系统的存储系统-自测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第四章 嵌入式系统的存储系统-自测题"/>
                    <pic:cNvPicPr>
                      <a:picLocks noChangeAspect="1"/>
                    </pic:cNvPicPr>
                  </pic:nvPicPr>
                  <pic:blipFill>
                    <a:blip r:embed="rId300"/>
                    <a:stretch>
                      <a:fillRect/>
                    </a:stretch>
                  </pic:blipFill>
                  <pic:spPr>
                    <a:xfrm>
                      <a:off x="0" y="0"/>
                      <a:ext cx="2286000" cy="2286000"/>
                    </a:xfrm>
                    <a:prstGeom prst="rect">
                      <a:avLst/>
                    </a:prstGeom>
                  </pic:spPr>
                </pic:pic>
              </a:graphicData>
            </a:graphic>
          </wp:inline>
        </w:drawing>
      </w:r>
    </w:p>
    <w:p w14:paraId="69E1F627">
      <w:pPr>
        <w:pStyle w:val="109"/>
        <w:ind w:firstLine="360"/>
      </w:pPr>
      <w:r>
        <w:rPr>
          <w:rStyle w:val="174"/>
          <w:rFonts w:hint="eastAsia"/>
        </w:rPr>
        <w:t>第四章</w:t>
      </w:r>
      <w:bookmarkEnd w:id="11717"/>
      <w:bookmarkStart w:id="11720" w:name="_QWord_Source_Comparison_8045"/>
      <w:r>
        <w:rPr>
          <w:rStyle w:val="174"/>
          <w:rFonts w:hint="eastAsia"/>
        </w:rPr>
        <w:t xml:space="preserve"> </w:t>
      </w:r>
      <w:bookmarkEnd w:id="11720"/>
      <w:bookmarkStart w:id="11721" w:name="_QWord_Source_Comparison_8046"/>
      <w:r>
        <w:rPr>
          <w:rStyle w:val="174"/>
          <w:rFonts w:hint="eastAsia"/>
        </w:rPr>
        <w:t>单元测试</w:t>
      </w:r>
      <w:bookmarkEnd w:id="11718"/>
      <w:bookmarkEnd w:id="11719"/>
      <w:bookmarkEnd w:id="11721"/>
    </w:p>
    <w:p w14:paraId="314CC3BB">
      <w:pPr>
        <w:spacing w:before="1058" w:after="352"/>
      </w:pPr>
      <w:r>
        <w:rPr>
          <w:rFonts w:hint="eastAsia"/>
        </w:rPr>
        <w:br w:type="page"/>
      </w:r>
    </w:p>
    <w:p w14:paraId="1CAD2118">
      <w:pPr>
        <w:pStyle w:val="3"/>
        <w:numPr>
          <w:ilvl w:val="0"/>
          <w:numId w:val="6"/>
        </w:numPr>
        <w:spacing w:before="1058" w:after="352"/>
      </w:pPr>
      <w:bookmarkStart w:id="11722" w:name="_Toc17003"/>
      <w:r>
        <w:rPr>
          <w:rFonts w:hint="eastAsia"/>
        </w:rPr>
        <w:t>嵌入式系统的接口设计</w:t>
      </w:r>
      <w:r>
        <w:fldChar w:fldCharType="begin"/>
      </w:r>
      <w:r>
        <w:instrText xml:space="preserve"> </w:instrText>
      </w:r>
      <w:r>
        <w:rPr>
          <w:rFonts w:hint="eastAsia"/>
        </w:rPr>
        <w:instrText xml:space="preserve">SEQ QWord_Heading1_Sequence \h \r 5</w:instrText>
      </w:r>
      <w:r>
        <w:instrText xml:space="preserve"> </w:instrText>
      </w:r>
      <w:r>
        <w:fldChar w:fldCharType="end"/>
      </w:r>
      <w:bookmarkEnd w:id="11722"/>
    </w:p>
    <w:p w14:paraId="38DB50EA">
      <w:pPr>
        <w:pStyle w:val="4"/>
        <w:ind w:firstLine="420"/>
      </w:pPr>
      <w:r>
        <w:rPr>
          <w:rFonts w:hint="eastAsia"/>
        </w:rPr>
        <w:t>嵌入式计算机的硬件组成部分中，接口部分是需要高度定制的，主要负责处理CPU与外围设备之间的数据交换。通常，这些接口与CPU通过总线连接，而与外设之间通过专用连接。设计嵌入式系统接口时，必须考虑外围设备的连接要求，还有驱动电路以确保信号的正确匹配和传输稳定性。本章将深入探讨如何根据特定的应用需求和外围设备的特性来定制接口设计，以优化数据交换的效率和系统整体的性能表现。</w:t>
      </w:r>
    </w:p>
    <w:p w14:paraId="50BBE784">
      <w:pPr>
        <w:pStyle w:val="5"/>
        <w:numPr>
          <w:ilvl w:val="1"/>
          <w:numId w:val="6"/>
        </w:numPr>
        <w:spacing w:before="705" w:after="352"/>
      </w:pPr>
      <w:bookmarkStart w:id="11723" w:name="_Toc16818"/>
      <w:r>
        <w:rPr>
          <w:rFonts w:hint="eastAsia"/>
        </w:rPr>
        <w:t>I</w:t>
      </w:r>
      <w:r>
        <w:t>/</w:t>
      </w:r>
      <w:r>
        <w:rPr>
          <w:rFonts w:hint="eastAsia"/>
        </w:rPr>
        <w:t>O控制方式</w:t>
      </w:r>
      <w:bookmarkEnd w:id="11723"/>
    </w:p>
    <w:p w14:paraId="34AB7764">
      <w:pPr>
        <w:pStyle w:val="109"/>
        <w:ind w:firstLine="360"/>
        <w:rPr>
          <w:rStyle w:val="174"/>
          <w:rFonts w:hint="eastAsia" w:eastAsia="宋体"/>
          <w:lang w:eastAsia="zh-CN"/>
        </w:rPr>
      </w:pPr>
      <w:r>
        <w:rPr>
          <w:rStyle w:val="174"/>
          <w:rFonts w:hint="eastAsia" w:eastAsia="宋体"/>
          <w:lang w:eastAsia="zh-CN"/>
        </w:rPr>
        <w:drawing>
          <wp:inline distT="0" distB="0" distL="114300" distR="114300">
            <wp:extent cx="2286000" cy="2286000"/>
            <wp:effectExtent l="0" t="0" r="0" b="0"/>
            <wp:docPr id="106" name="图片 106" descr="5-1 IO控制方式.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5-1 IO控制方式.mp4"/>
                    <pic:cNvPicPr>
                      <a:picLocks noChangeAspect="1"/>
                    </pic:cNvPicPr>
                  </pic:nvPicPr>
                  <pic:blipFill>
                    <a:blip r:embed="rId301"/>
                    <a:stretch>
                      <a:fillRect/>
                    </a:stretch>
                  </pic:blipFill>
                  <pic:spPr>
                    <a:xfrm>
                      <a:off x="0" y="0"/>
                      <a:ext cx="2286000" cy="2286000"/>
                    </a:xfrm>
                    <a:prstGeom prst="rect">
                      <a:avLst/>
                    </a:prstGeom>
                  </pic:spPr>
                </pic:pic>
              </a:graphicData>
            </a:graphic>
          </wp:inline>
        </w:drawing>
      </w:r>
    </w:p>
    <w:p w14:paraId="53AD89DE">
      <w:pPr>
        <w:pStyle w:val="109"/>
        <w:ind w:firstLine="360"/>
      </w:pPr>
      <w:r>
        <w:rPr>
          <w:rStyle w:val="174"/>
          <w:rFonts w:hint="eastAsia"/>
        </w:rPr>
        <w:t>5</w:t>
      </w:r>
      <w:r>
        <w:rPr>
          <w:rStyle w:val="174"/>
        </w:rPr>
        <w:noBreakHyphen/>
      </w:r>
      <w:r>
        <w:rPr>
          <w:rStyle w:val="174"/>
          <w:rFonts w:hint="eastAsia"/>
        </w:rPr>
        <w:t>1 I</w:t>
      </w:r>
      <w:r>
        <w:rPr>
          <w:rStyle w:val="174"/>
        </w:rPr>
        <w:t>/</w:t>
      </w:r>
      <w:r>
        <w:rPr>
          <w:rStyle w:val="174"/>
          <w:rFonts w:hint="eastAsia"/>
        </w:rPr>
        <w:t>O控制方式</w:t>
      </w:r>
    </w:p>
    <w:p w14:paraId="438EFE76">
      <w:pPr>
        <w:pStyle w:val="4"/>
        <w:ind w:firstLine="420"/>
      </w:pPr>
      <w:r>
        <w:rPr>
          <w:rFonts w:hint="eastAsia"/>
        </w:rPr>
        <w:t>在嵌入式系统的接口设计中，I</w:t>
      </w:r>
      <w:r>
        <w:t>/</w:t>
      </w:r>
      <w:r>
        <w:rPr>
          <w:rFonts w:hint="eastAsia"/>
        </w:rPr>
        <w:t>O控制方式扮演着关键角色。这些控制方式决定了CPU与外围设备之间数据传输的管理和规则。在选择和实现I</w:t>
      </w:r>
      <w:r>
        <w:t>/</w:t>
      </w:r>
      <w:r>
        <w:rPr>
          <w:rFonts w:hint="eastAsia"/>
        </w:rPr>
        <w:t>O控制方式时，需要综合考虑系统的性能、功耗以及对环境的适应能力，以确保整体系统的稳定性和可靠性。</w:t>
      </w:r>
    </w:p>
    <w:p w14:paraId="5FC4D586">
      <w:pPr>
        <w:pStyle w:val="63"/>
        <w:numPr>
          <w:ilvl w:val="2"/>
          <w:numId w:val="6"/>
        </w:numPr>
        <w:spacing w:before="352" w:after="352"/>
      </w:pPr>
      <w:bookmarkStart w:id="11724" w:name="_Toc26461"/>
      <w:r>
        <w:rPr>
          <w:rFonts w:hint="eastAsia"/>
        </w:rPr>
        <w:t>什么是I</w:t>
      </w:r>
      <w:r>
        <w:t>/</w:t>
      </w:r>
      <w:r>
        <w:rPr>
          <w:rFonts w:hint="eastAsia"/>
        </w:rPr>
        <w:t>O控制方式</w:t>
      </w:r>
      <w:bookmarkEnd w:id="11724"/>
    </w:p>
    <w:p w14:paraId="1D405BA9">
      <w:pPr>
        <w:pStyle w:val="4"/>
        <w:ind w:firstLine="420"/>
      </w:pPr>
      <w:r>
        <w:rPr>
          <w:rFonts w:hint="eastAsia"/>
        </w:rPr>
        <w:t>I</w:t>
      </w:r>
      <w:r>
        <w:t>/</w:t>
      </w:r>
      <w:r>
        <w:rPr>
          <w:rFonts w:hint="eastAsia"/>
        </w:rPr>
        <w:t>O控制方式是指CPU与它所管理的各接口之间如何进行数据传输的控制。如</w:t>
      </w:r>
      <w:r>
        <w:fldChar w:fldCharType="begin"/>
      </w:r>
      <w:r>
        <w:instrText xml:space="preserve"> </w:instrText>
      </w:r>
      <w:r>
        <w:rPr>
          <w:rFonts w:hint="eastAsia"/>
        </w:rPr>
        <w:instrText xml:space="preserve">REF QWord_XRef_Figure__zHVL3j \h \* CHARFORMAT</w:instrText>
      </w:r>
      <w:r>
        <w:instrText xml:space="preserve"> </w:instrText>
      </w:r>
      <w:r>
        <w:fldChar w:fldCharType="separate"/>
      </w:r>
      <w:r>
        <w:rPr>
          <w:rFonts w:hint="eastAsia"/>
        </w:rPr>
        <w:t>图 </w:t>
      </w:r>
      <w:r>
        <w:t>5</w:t>
      </w:r>
      <w:r>
        <w:noBreakHyphen/>
      </w:r>
      <w:r>
        <w:t>1</w:t>
      </w:r>
      <w:r>
        <w:fldChar w:fldCharType="end"/>
      </w:r>
      <w:r>
        <w:rPr>
          <w:rFonts w:hint="eastAsia"/>
        </w:rPr>
        <w:t>所示。</w:t>
      </w:r>
    </w:p>
    <w:p w14:paraId="49091E0A">
      <w:pPr>
        <w:pStyle w:val="105"/>
      </w:pPr>
      <w:r>
        <w:t>‌</w:t>
      </w:r>
      <w:bookmarkStart w:id="11725" w:name="_QWord_ImageIndex_61"/>
      <w:r>
        <w:drawing>
          <wp:inline distT="0" distB="0" distL="0" distR="0">
            <wp:extent cx="4603750" cy="2641600"/>
            <wp:effectExtent l="0" t="0" r="6350" b="6350"/>
            <wp:docPr id="1315141212" name="图片 1" descr="图示&#10;&#10;描述已自动生成" title="QWord_ImageMark_61">
              <a:hlinkClick xmlns:a="http://schemas.openxmlformats.org/drawingml/2006/main" r:id="rId302" tooltip="QWord 图片目录：resource/images/illustration/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41212" name="图片 1" descr="图示&#10;&#10;描述已自动生成" title="QWord_ImageMark_61"/>
                    <pic:cNvPicPr>
                      <a:picLocks noChangeAspect="1"/>
                    </pic:cNvPicPr>
                  </pic:nvPicPr>
                  <pic:blipFill>
                    <a:blip r:embed="rId303"/>
                    <a:stretch>
                      <a:fillRect/>
                    </a:stretch>
                  </pic:blipFill>
                  <pic:spPr>
                    <a:xfrm>
                      <a:off x="0" y="0"/>
                      <a:ext cx="4603750" cy="2642031"/>
                    </a:xfrm>
                    <a:prstGeom prst="rect">
                      <a:avLst/>
                    </a:prstGeom>
                  </pic:spPr>
                </pic:pic>
              </a:graphicData>
            </a:graphic>
          </wp:inline>
        </w:drawing>
      </w:r>
      <w:bookmarkEnd w:id="11725"/>
    </w:p>
    <w:p w14:paraId="7DD22F95">
      <w:pPr>
        <w:pStyle w:val="68"/>
      </w:pPr>
      <w:bookmarkStart w:id="11726" w:name="QWord_XRef_Figure__zHVL3j"/>
      <w:r>
        <w:rPr>
          <w:rFonts w:hint="eastAsia"/>
        </w:rPr>
        <w:t>图 </w:t>
      </w:r>
      <w:r>
        <w:fldChar w:fldCharType="begin"/>
      </w:r>
      <w:r>
        <w:instrText xml:space="preserve"> SEQ QWord_Heading1_Sequence \c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bookmarkEnd w:id="11726"/>
      <w:r>
        <w:rPr>
          <w:rFonts w:hint="eastAsia"/>
        </w:rPr>
        <w:t xml:space="preserve">  I</w:t>
      </w:r>
      <w:r>
        <w:t>/</w:t>
      </w:r>
      <w:r>
        <w:rPr>
          <w:rFonts w:hint="eastAsia"/>
        </w:rPr>
        <w:t>O控制方式</w:t>
      </w:r>
    </w:p>
    <w:p w14:paraId="0378720D">
      <w:pPr>
        <w:pStyle w:val="63"/>
        <w:numPr>
          <w:ilvl w:val="2"/>
          <w:numId w:val="6"/>
        </w:numPr>
        <w:spacing w:before="352" w:after="352"/>
      </w:pPr>
      <w:bookmarkStart w:id="11727" w:name="_Toc21768"/>
      <w:r>
        <w:rPr>
          <w:rFonts w:hint="eastAsia"/>
        </w:rPr>
        <w:t>I</w:t>
      </w:r>
      <w:r>
        <w:t>/</w:t>
      </w:r>
      <w:r>
        <w:rPr>
          <w:rFonts w:hint="eastAsia"/>
        </w:rPr>
        <w:t>O控制方式的种类</w:t>
      </w:r>
      <w:bookmarkEnd w:id="11727"/>
    </w:p>
    <w:p w14:paraId="3EBC0735">
      <w:pPr>
        <w:pStyle w:val="4"/>
        <w:ind w:firstLine="420"/>
      </w:pPr>
      <w:r>
        <w:rPr>
          <w:rFonts w:hint="eastAsia"/>
        </w:rPr>
        <w:t>I</w:t>
      </w:r>
      <w:r>
        <w:t>/</w:t>
      </w:r>
      <w:r>
        <w:rPr>
          <w:rFonts w:hint="eastAsia"/>
        </w:rPr>
        <w:t>O控制方式有五种：</w:t>
      </w:r>
    </w:p>
    <w:p w14:paraId="4E6D55B8">
      <w:pPr>
        <w:pStyle w:val="175"/>
      </w:pPr>
      <w:r>
        <w:rPr>
          <w:rFonts w:hint="eastAsia"/>
        </w:rPr>
        <w:t>无条件传送（Programmed I</w:t>
      </w:r>
      <w:r>
        <w:t>/</w:t>
      </w:r>
      <w:r>
        <w:rPr>
          <w:rFonts w:hint="eastAsia"/>
        </w:rPr>
        <w:t>O，PIO）</w:t>
      </w:r>
    </w:p>
    <w:p w14:paraId="537E4909">
      <w:pPr>
        <w:pStyle w:val="175"/>
      </w:pPr>
      <w:r>
        <w:rPr>
          <w:rFonts w:hint="eastAsia"/>
        </w:rPr>
        <w:t>程序查询（Polling）</w:t>
      </w:r>
    </w:p>
    <w:p w14:paraId="2EC4CC44">
      <w:pPr>
        <w:pStyle w:val="175"/>
      </w:pPr>
      <w:r>
        <w:rPr>
          <w:rFonts w:hint="eastAsia"/>
        </w:rPr>
        <w:t>中断方式（Interrupt</w:t>
      </w:r>
      <w:r>
        <w:noBreakHyphen/>
      </w:r>
      <w:r>
        <w:rPr>
          <w:rFonts w:hint="eastAsia"/>
        </w:rPr>
        <w:t>driven I</w:t>
      </w:r>
      <w:r>
        <w:t>/</w:t>
      </w:r>
      <w:r>
        <w:rPr>
          <w:rFonts w:hint="eastAsia"/>
        </w:rPr>
        <w:t>O）</w:t>
      </w:r>
    </w:p>
    <w:p w14:paraId="4EDD190E">
      <w:pPr>
        <w:pStyle w:val="175"/>
      </w:pPr>
      <w:r>
        <w:rPr>
          <w:rFonts w:hint="eastAsia"/>
        </w:rPr>
        <w:t>DMA方式（Direct Memory Access）</w:t>
      </w:r>
    </w:p>
    <w:p w14:paraId="13170B73">
      <w:pPr>
        <w:pStyle w:val="175"/>
      </w:pPr>
      <w:r>
        <w:rPr>
          <w:rFonts w:hint="eastAsia"/>
        </w:rPr>
        <w:t>I</w:t>
      </w:r>
      <w:r>
        <w:t>/</w:t>
      </w:r>
      <w:r>
        <w:rPr>
          <w:rFonts w:hint="eastAsia"/>
        </w:rPr>
        <w:t>O处理机控制方式（I</w:t>
      </w:r>
      <w:r>
        <w:t>/</w:t>
      </w:r>
      <w:r>
        <w:rPr>
          <w:rFonts w:hint="eastAsia"/>
        </w:rPr>
        <w:t>O Processor</w:t>
      </w:r>
      <w:r>
        <w:noBreakHyphen/>
      </w:r>
      <w:r>
        <w:rPr>
          <w:rFonts w:hint="eastAsia"/>
        </w:rPr>
        <w:t>controlled I</w:t>
      </w:r>
      <w:r>
        <w:t>/</w:t>
      </w:r>
      <w:r>
        <w:rPr>
          <w:rFonts w:hint="eastAsia"/>
        </w:rPr>
        <w:t>O）</w:t>
      </w:r>
    </w:p>
    <w:p w14:paraId="761EFAB0">
      <w:pPr>
        <w:pStyle w:val="4"/>
        <w:ind w:firstLine="420"/>
      </w:pPr>
      <w:r>
        <w:rPr>
          <w:rFonts w:hint="eastAsia"/>
        </w:rPr>
        <w:t>这五种方式各有适用的场景和优缺点，系统设计者会根据具体的应用需求和性能要求选择合适的方式来实现I</w:t>
      </w:r>
      <w:r>
        <w:t>/</w:t>
      </w:r>
      <w:r>
        <w:rPr>
          <w:rFonts w:hint="eastAsia"/>
        </w:rPr>
        <w:t>O控制。</w:t>
      </w:r>
    </w:p>
    <w:p w14:paraId="1D842FD2">
      <w:pPr>
        <w:pStyle w:val="65"/>
        <w:numPr>
          <w:ilvl w:val="3"/>
          <w:numId w:val="6"/>
        </w:numPr>
      </w:pPr>
      <w:r>
        <w:rPr>
          <w:rFonts w:hint="eastAsia"/>
        </w:rPr>
        <w:t>无条件传送（Programmed I</w:t>
      </w:r>
      <w:r>
        <w:t>/</w:t>
      </w:r>
      <w:r>
        <w:rPr>
          <w:rFonts w:hint="eastAsia"/>
        </w:rPr>
        <w:t>O，PIO）</w:t>
      </w:r>
    </w:p>
    <w:p w14:paraId="732B44C2">
      <w:pPr>
        <w:pStyle w:val="4"/>
        <w:ind w:firstLine="420"/>
      </w:pPr>
      <w:r>
        <w:rPr>
          <w:rFonts w:hint="eastAsia"/>
        </w:rPr>
        <w:t>CPU通过程序控制主动地对I</w:t>
      </w:r>
      <w:r>
        <w:t>/</w:t>
      </w:r>
      <w:r>
        <w:rPr>
          <w:rFonts w:hint="eastAsia"/>
        </w:rPr>
        <w:t>O端口进行数据的读取和写入操作，持续查询I</w:t>
      </w:r>
      <w:r>
        <w:t>/</w:t>
      </w:r>
      <w:r>
        <w:rPr>
          <w:rFonts w:hint="eastAsia"/>
        </w:rPr>
        <w:t>O设备的状态直到操作完成。工作流程如</w:t>
      </w:r>
      <w:r>
        <w:fldChar w:fldCharType="begin"/>
      </w:r>
      <w:r>
        <w:instrText xml:space="preserve"> </w:instrText>
      </w:r>
      <w:r>
        <w:rPr>
          <w:rFonts w:hint="eastAsia"/>
        </w:rPr>
        <w:instrText xml:space="preserve">REF QWord_XRef_Figure__ihflEt \h \* CHARFORMAT</w:instrText>
      </w:r>
      <w:r>
        <w:instrText xml:space="preserve"> </w:instrText>
      </w:r>
      <w:r>
        <w:fldChar w:fldCharType="separate"/>
      </w:r>
      <w:r>
        <w:rPr>
          <w:rFonts w:hint="eastAsia"/>
        </w:rPr>
        <w:t>图 </w:t>
      </w:r>
      <w:r>
        <w:t>5</w:t>
      </w:r>
      <w:r>
        <w:noBreakHyphen/>
      </w:r>
      <w:r>
        <w:t>2</w:t>
      </w:r>
      <w:r>
        <w:fldChar w:fldCharType="end"/>
      </w:r>
      <w:r>
        <w:rPr>
          <w:rFonts w:hint="eastAsia"/>
        </w:rPr>
        <w:t>所示。</w:t>
      </w:r>
    </w:p>
    <w:p w14:paraId="5DF9AC87">
      <w:pPr>
        <w:pStyle w:val="105"/>
      </w:pPr>
      <w:r>
        <w:t>‌</w:t>
      </w:r>
      <w:bookmarkStart w:id="11728" w:name="_QWord_ImageIndex_62"/>
      <w:r>
        <w:drawing>
          <wp:inline distT="0" distB="0" distL="0" distR="0">
            <wp:extent cx="5205730" cy="3284855"/>
            <wp:effectExtent l="0" t="0" r="0" b="0"/>
            <wp:docPr id="1605746381" name="图片 3" descr="图示&#10;&#10;描述已自动生成" title="QWord_ImageMark_62">
              <a:hlinkClick xmlns:a="http://schemas.openxmlformats.org/drawingml/2006/main" r:id="rId304" tooltip="QWord 图片目录：resource/images/illustration/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46381" name="图片 3" descr="图示&#10;&#10;描述已自动生成" title="QWord_ImageMark_62"/>
                    <pic:cNvPicPr>
                      <a:picLocks noChangeAspect="1" noChangeArrowheads="1"/>
                    </pic:cNvPicPr>
                  </pic:nvPicPr>
                  <pic:blipFill>
                    <a:blip r:embed="rId305" cstate="print">
                      <a:extLst>
                        <a:ext uri="{28A0092B-C50C-407E-A947-70E740481C1C}">
                          <a14:useLocalDpi xmlns:a14="http://schemas.microsoft.com/office/drawing/2010/main" val="0"/>
                        </a:ext>
                      </a:extLst>
                    </a:blip>
                    <a:srcRect/>
                    <a:stretch>
                      <a:fillRect/>
                    </a:stretch>
                  </pic:blipFill>
                  <pic:spPr>
                    <a:xfrm>
                      <a:off x="0" y="0"/>
                      <a:ext cx="5205730" cy="3284855"/>
                    </a:xfrm>
                    <a:prstGeom prst="rect">
                      <a:avLst/>
                    </a:prstGeom>
                    <a:noFill/>
                    <a:ln>
                      <a:noFill/>
                    </a:ln>
                  </pic:spPr>
                </pic:pic>
              </a:graphicData>
            </a:graphic>
          </wp:inline>
        </w:drawing>
      </w:r>
      <w:bookmarkEnd w:id="11728"/>
    </w:p>
    <w:p w14:paraId="4E5CA02B">
      <w:pPr>
        <w:pStyle w:val="68"/>
      </w:pPr>
      <w:bookmarkStart w:id="11729" w:name="QWord_XRef_Figure__ihflEt"/>
      <w:r>
        <w:rPr>
          <w:rFonts w:hint="eastAsia"/>
        </w:rPr>
        <w:t>图 </w:t>
      </w:r>
      <w:r>
        <w:fldChar w:fldCharType="begin"/>
      </w:r>
      <w:r>
        <w:instrText xml:space="preserve"> SEQ QWord_Heading1_Sequence \c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bookmarkEnd w:id="11729"/>
      <w:r>
        <w:rPr>
          <w:rFonts w:hint="eastAsia"/>
        </w:rPr>
        <w:t xml:space="preserve">  无条件传送工作流程</w:t>
      </w:r>
    </w:p>
    <w:p w14:paraId="52796564">
      <w:pPr>
        <w:pStyle w:val="4"/>
        <w:ind w:firstLine="420"/>
      </w:pPr>
      <w:r>
        <w:rPr>
          <w:rFonts w:hint="eastAsia"/>
        </w:rPr>
        <w:t>特点：接口比较简单，总能执行命令。</w:t>
      </w:r>
    </w:p>
    <w:p w14:paraId="16338A04">
      <w:pPr>
        <w:pStyle w:val="65"/>
        <w:numPr>
          <w:ilvl w:val="3"/>
          <w:numId w:val="6"/>
        </w:numPr>
      </w:pPr>
      <w:r>
        <w:rPr>
          <w:rFonts w:hint="eastAsia"/>
        </w:rPr>
        <w:t>程序查询（Polling）</w:t>
      </w:r>
    </w:p>
    <w:p w14:paraId="52428961">
      <w:pPr>
        <w:pStyle w:val="4"/>
        <w:ind w:firstLine="420"/>
      </w:pPr>
      <w:r>
        <w:rPr>
          <w:rFonts w:hint="eastAsia"/>
        </w:rPr>
        <w:t>在工作中，员工的工作被逐个领导查询，如</w:t>
      </w:r>
      <w:r>
        <w:fldChar w:fldCharType="begin"/>
      </w:r>
      <w:r>
        <w:instrText xml:space="preserve"> </w:instrText>
      </w:r>
      <w:r>
        <w:rPr>
          <w:rFonts w:hint="eastAsia"/>
        </w:rPr>
        <w:instrText xml:space="preserve">REF QWord_XRef_Figure__EJ0EWM \h \* CHARFORMAT</w:instrText>
      </w:r>
      <w:r>
        <w:instrText xml:space="preserve"> </w:instrText>
      </w:r>
      <w:r>
        <w:fldChar w:fldCharType="separate"/>
      </w:r>
      <w:r>
        <w:rPr>
          <w:rFonts w:hint="eastAsia"/>
        </w:rPr>
        <w:t>图 </w:t>
      </w:r>
      <w:r>
        <w:t>5</w:t>
      </w:r>
      <w:r>
        <w:noBreakHyphen/>
      </w:r>
      <w:r>
        <w:t>3</w:t>
      </w:r>
      <w:r>
        <w:fldChar w:fldCharType="end"/>
      </w:r>
      <w:r>
        <w:rPr>
          <w:rFonts w:hint="eastAsia"/>
        </w:rPr>
        <w:t>所示。程序查询方式类似于员工被领导查询工作，CPU定期或不定期地查询I</w:t>
      </w:r>
      <w:r>
        <w:t>/</w:t>
      </w:r>
      <w:r>
        <w:rPr>
          <w:rFonts w:hint="eastAsia"/>
        </w:rPr>
        <w:t>O设备的状态，以进行数据的读取和写入操作，并等待设备准备好进行数据传输。工作流程如</w:t>
      </w:r>
      <w:r>
        <w:fldChar w:fldCharType="begin"/>
      </w:r>
      <w:r>
        <w:instrText xml:space="preserve"> </w:instrText>
      </w:r>
      <w:r>
        <w:rPr>
          <w:rFonts w:hint="eastAsia"/>
        </w:rPr>
        <w:instrText xml:space="preserve">REF QWord_XRef_Figure__joNTiZ \h \* CHARFORMAT</w:instrText>
      </w:r>
      <w:r>
        <w:instrText xml:space="preserve"> </w:instrText>
      </w:r>
      <w:r>
        <w:fldChar w:fldCharType="separate"/>
      </w:r>
      <w:r>
        <w:rPr>
          <w:rFonts w:hint="eastAsia"/>
        </w:rPr>
        <w:t>图 </w:t>
      </w:r>
      <w:r>
        <w:t>5</w:t>
      </w:r>
      <w:r>
        <w:noBreakHyphen/>
      </w:r>
      <w:r>
        <w:t>4</w:t>
      </w:r>
      <w:r>
        <w:fldChar w:fldCharType="end"/>
      </w:r>
      <w:r>
        <w:rPr>
          <w:rFonts w:hint="eastAsia"/>
        </w:rPr>
        <w:t>所示。</w:t>
      </w:r>
    </w:p>
    <w:p w14:paraId="5D9D247B">
      <w:pPr>
        <w:pStyle w:val="105"/>
      </w:pPr>
      <w:r>
        <w:t>‌</w:t>
      </w:r>
      <w:bookmarkStart w:id="11730" w:name="_QWord_ImageIndex_63"/>
      <w:r>
        <w:drawing>
          <wp:inline distT="0" distB="0" distL="0" distR="0">
            <wp:extent cx="5205730" cy="2625090"/>
            <wp:effectExtent l="0" t="0" r="0" b="3810"/>
            <wp:docPr id="63" name="图片 1" descr="卡通人物&#10;&#10;中度可信度描述已自动生成" title="QWord_ImageMark_63">
              <a:hlinkClick xmlns:a="http://schemas.openxmlformats.org/drawingml/2006/main" r:id="rId306" tooltip="QWord 图片目录：resource/images/illustration/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 descr="卡通人物&#10;&#10;中度可信度描述已自动生成" title="QWord_ImageMark_63"/>
                    <pic:cNvPicPr>
                      <a:picLocks noChangeAspect="1"/>
                    </pic:cNvPicPr>
                  </pic:nvPicPr>
                  <pic:blipFill>
                    <a:blip r:embed="rId307">
                      <a:biLevel thresh="50000"/>
                    </a:blip>
                    <a:stretch>
                      <a:fillRect/>
                    </a:stretch>
                  </pic:blipFill>
                  <pic:spPr>
                    <a:xfrm>
                      <a:off x="0" y="0"/>
                      <a:ext cx="5205730" cy="2625090"/>
                    </a:xfrm>
                    <a:prstGeom prst="rect">
                      <a:avLst/>
                    </a:prstGeom>
                  </pic:spPr>
                </pic:pic>
              </a:graphicData>
            </a:graphic>
          </wp:inline>
        </w:drawing>
      </w:r>
      <w:bookmarkEnd w:id="11730"/>
    </w:p>
    <w:p w14:paraId="708D5F24">
      <w:pPr>
        <w:pStyle w:val="68"/>
      </w:pPr>
      <w:bookmarkStart w:id="11731" w:name="QWord_XRef_Figure__EJ0EWM"/>
      <w:r>
        <w:rPr>
          <w:rFonts w:hint="eastAsia"/>
        </w:rPr>
        <w:t>图 </w:t>
      </w:r>
      <w:r>
        <w:fldChar w:fldCharType="begin"/>
      </w:r>
      <w:r>
        <w:instrText xml:space="preserve"> SEQ QWord_Heading1_Sequence \c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bookmarkEnd w:id="11731"/>
      <w:r>
        <w:rPr>
          <w:rFonts w:hint="eastAsia"/>
        </w:rPr>
        <w:t xml:space="preserve">  领导逐个查询方式</w:t>
      </w:r>
    </w:p>
    <w:p w14:paraId="7A87EDD2">
      <w:pPr>
        <w:pStyle w:val="105"/>
      </w:pPr>
      <w:r>
        <w:t>‌</w:t>
      </w:r>
      <w:bookmarkStart w:id="11732" w:name="_QWord_ImageIndex_64"/>
      <w:r>
        <w:drawing>
          <wp:inline distT="0" distB="0" distL="0" distR="0">
            <wp:extent cx="3648710" cy="3466465"/>
            <wp:effectExtent l="0" t="0" r="8890" b="635"/>
            <wp:docPr id="64" name="图片 1" descr="图示&#10;&#10;描述已自动生成" title="QWord_ImageMark_64">
              <a:hlinkClick xmlns:a="http://schemas.openxmlformats.org/drawingml/2006/main" r:id="rId308" tooltip="QWord 图片目录：resource/images/illustration/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 descr="图示&#10;&#10;描述已自动生成" title="QWord_ImageMark_64"/>
                    <pic:cNvPicPr>
                      <a:picLocks noChangeAspect="1"/>
                    </pic:cNvPicPr>
                  </pic:nvPicPr>
                  <pic:blipFill>
                    <a:blip r:embed="rId309">
                      <a:biLevel thresh="75000"/>
                    </a:blip>
                    <a:stretch>
                      <a:fillRect/>
                    </a:stretch>
                  </pic:blipFill>
                  <pic:spPr>
                    <a:xfrm>
                      <a:off x="0" y="0"/>
                      <a:ext cx="3648710" cy="3466639"/>
                    </a:xfrm>
                    <a:prstGeom prst="rect">
                      <a:avLst/>
                    </a:prstGeom>
                  </pic:spPr>
                </pic:pic>
              </a:graphicData>
            </a:graphic>
          </wp:inline>
        </w:drawing>
      </w:r>
      <w:bookmarkEnd w:id="11732"/>
    </w:p>
    <w:p w14:paraId="4BBB9A55">
      <w:pPr>
        <w:pStyle w:val="68"/>
      </w:pPr>
      <w:bookmarkStart w:id="11733" w:name="QWord_XRef_Figure__joNTiZ"/>
      <w:r>
        <w:rPr>
          <w:rFonts w:hint="eastAsia"/>
        </w:rPr>
        <w:t>图 </w:t>
      </w:r>
      <w:r>
        <w:fldChar w:fldCharType="begin"/>
      </w:r>
      <w:r>
        <w:instrText xml:space="preserve"> SEQ QWord_Heading1_Sequence \c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bookmarkEnd w:id="11733"/>
      <w:r>
        <w:rPr>
          <w:rFonts w:hint="eastAsia"/>
        </w:rPr>
        <w:t xml:space="preserve">  程序查询方式工作流程</w:t>
      </w:r>
    </w:p>
    <w:p w14:paraId="771C9142">
      <w:pPr>
        <w:pStyle w:val="4"/>
        <w:ind w:firstLine="420"/>
      </w:pPr>
      <w:r>
        <w:rPr>
          <w:rFonts w:hint="eastAsia"/>
        </w:rPr>
        <w:t>特点：</w:t>
      </w:r>
    </w:p>
    <w:p w14:paraId="1DFD7DC6">
      <w:pPr>
        <w:pStyle w:val="66"/>
        <w:numPr>
          <w:ilvl w:val="4"/>
          <w:numId w:val="6"/>
        </w:numPr>
      </w:pPr>
      <w:r>
        <w:rPr>
          <w:rFonts w:hint="eastAsia"/>
        </w:rPr>
        <w:t>编程简单。</w:t>
      </w:r>
    </w:p>
    <w:p w14:paraId="20CEE4E1">
      <w:pPr>
        <w:pStyle w:val="66"/>
        <w:numPr>
          <w:ilvl w:val="4"/>
          <w:numId w:val="6"/>
        </w:numPr>
      </w:pPr>
      <w:r>
        <w:rPr>
          <w:rFonts w:hint="eastAsia"/>
        </w:rPr>
        <w:t>占用CPU太多时间。</w:t>
      </w:r>
    </w:p>
    <w:p w14:paraId="3C2F5E4F">
      <w:pPr>
        <w:pStyle w:val="65"/>
        <w:numPr>
          <w:ilvl w:val="3"/>
          <w:numId w:val="6"/>
        </w:numPr>
      </w:pPr>
      <w:r>
        <w:rPr>
          <w:rFonts w:hint="eastAsia"/>
        </w:rPr>
        <w:t>中断方式（Interrupt</w:t>
      </w:r>
      <w:r>
        <w:noBreakHyphen/>
      </w:r>
      <w:r>
        <w:rPr>
          <w:rFonts w:hint="eastAsia"/>
        </w:rPr>
        <w:t>driven I</w:t>
      </w:r>
      <w:r>
        <w:t>/</w:t>
      </w:r>
      <w:r>
        <w:rPr>
          <w:rFonts w:hint="eastAsia"/>
        </w:rPr>
        <w:t>O）</w:t>
      </w:r>
    </w:p>
    <w:p w14:paraId="0041DCFC">
      <w:pPr>
        <w:pStyle w:val="4"/>
        <w:ind w:firstLine="420"/>
      </w:pPr>
      <w:r>
        <w:rPr>
          <w:rFonts w:hint="eastAsia"/>
        </w:rPr>
        <w:t>在工作中，当员工正在处理一项任务时，如果领导打断并要求他们去做其他工作，他们会放下当前的工作，转而去处理新的工作，新的工作处理完后，再返回当前工作，如</w:t>
      </w:r>
      <w:r>
        <w:fldChar w:fldCharType="begin"/>
      </w:r>
      <w:r>
        <w:instrText xml:space="preserve"> </w:instrText>
      </w:r>
      <w:r>
        <w:rPr>
          <w:rFonts w:hint="eastAsia"/>
        </w:rPr>
        <w:instrText xml:space="preserve">REF QWord_XRef_Figure__bDjAc8 \h \* CHARFORMAT</w:instrText>
      </w:r>
      <w:r>
        <w:instrText xml:space="preserve"> </w:instrText>
      </w:r>
      <w:r>
        <w:fldChar w:fldCharType="separate"/>
      </w:r>
      <w:r>
        <w:rPr>
          <w:rFonts w:hint="eastAsia"/>
        </w:rPr>
        <w:t>图 </w:t>
      </w:r>
      <w:r>
        <w:t>5</w:t>
      </w:r>
      <w:r>
        <w:noBreakHyphen/>
      </w:r>
      <w:r>
        <w:t>5</w:t>
      </w:r>
      <w:r>
        <w:fldChar w:fldCharType="end"/>
      </w:r>
      <w:r>
        <w:rPr>
          <w:rFonts w:hint="eastAsia"/>
        </w:rPr>
        <w:t>所示。设备完成操作或需要CPU处理时会发送中断信号。CPU会中断当前程序，处理I</w:t>
      </w:r>
      <w:r>
        <w:t>/</w:t>
      </w:r>
      <w:r>
        <w:rPr>
          <w:rFonts w:hint="eastAsia"/>
        </w:rPr>
        <w:t>O请求，然后恢复之前的工作。工作流程如</w:t>
      </w:r>
      <w:r>
        <w:fldChar w:fldCharType="begin"/>
      </w:r>
      <w:r>
        <w:instrText xml:space="preserve"> </w:instrText>
      </w:r>
      <w:r>
        <w:rPr>
          <w:rFonts w:hint="eastAsia"/>
        </w:rPr>
        <w:instrText xml:space="preserve">REF QWord_XRef_Figure__COx2hF \h \* CHARFORMAT</w:instrText>
      </w:r>
      <w:r>
        <w:instrText xml:space="preserve"> </w:instrText>
      </w:r>
      <w:r>
        <w:fldChar w:fldCharType="separate"/>
      </w:r>
      <w:r>
        <w:rPr>
          <w:rFonts w:hint="eastAsia"/>
        </w:rPr>
        <w:t>图 </w:t>
      </w:r>
      <w:r>
        <w:t>5</w:t>
      </w:r>
      <w:r>
        <w:noBreakHyphen/>
      </w:r>
      <w:r>
        <w:t>6</w:t>
      </w:r>
      <w:r>
        <w:fldChar w:fldCharType="end"/>
      </w:r>
      <w:r>
        <w:rPr>
          <w:rFonts w:hint="eastAsia"/>
        </w:rPr>
        <w:t>所示。</w:t>
      </w:r>
    </w:p>
    <w:p w14:paraId="79C772AE">
      <w:pPr>
        <w:pStyle w:val="105"/>
      </w:pPr>
      <w:r>
        <w:t>‌</w:t>
      </w:r>
      <w:bookmarkStart w:id="11734" w:name="_QWord_ImageIndex_65"/>
      <w:r>
        <w:drawing>
          <wp:inline distT="0" distB="0" distL="0" distR="0">
            <wp:extent cx="5205730" cy="3050540"/>
            <wp:effectExtent l="0" t="0" r="0" b="0"/>
            <wp:docPr id="65" name="图片 1" descr="图示&#10;&#10;描述已自动生成" title="QWord_ImageMark_65">
              <a:hlinkClick xmlns:a="http://schemas.openxmlformats.org/drawingml/2006/main" r:id="rId310" tooltip="QWord 图片目录：resource/images/illustration/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 descr="图示&#10;&#10;描述已自动生成" title="QWord_ImageMark_65"/>
                    <pic:cNvPicPr>
                      <a:picLocks noChangeAspect="1"/>
                    </pic:cNvPicPr>
                  </pic:nvPicPr>
                  <pic:blipFill>
                    <a:blip r:embed="rId311">
                      <a:biLevel thresh="50000"/>
                    </a:blip>
                    <a:stretch>
                      <a:fillRect/>
                    </a:stretch>
                  </pic:blipFill>
                  <pic:spPr>
                    <a:xfrm>
                      <a:off x="0" y="0"/>
                      <a:ext cx="5205730" cy="3050540"/>
                    </a:xfrm>
                    <a:prstGeom prst="rect">
                      <a:avLst/>
                    </a:prstGeom>
                  </pic:spPr>
                </pic:pic>
              </a:graphicData>
            </a:graphic>
          </wp:inline>
        </w:drawing>
      </w:r>
      <w:bookmarkEnd w:id="11734"/>
    </w:p>
    <w:p w14:paraId="738773D2">
      <w:pPr>
        <w:pStyle w:val="68"/>
      </w:pPr>
      <w:bookmarkStart w:id="11735" w:name="QWord_XRef_Figure__bDjAc8"/>
      <w:r>
        <w:rPr>
          <w:rFonts w:hint="eastAsia"/>
        </w:rPr>
        <w:t>图 </w:t>
      </w:r>
      <w:r>
        <w:fldChar w:fldCharType="begin"/>
      </w:r>
      <w:r>
        <w:instrText xml:space="preserve"> SEQ QWord_Heading1_Sequence \c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bookmarkEnd w:id="11735"/>
      <w:r>
        <w:rPr>
          <w:rFonts w:hint="eastAsia"/>
        </w:rPr>
        <w:t xml:space="preserve">  下级有事打扰方式</w:t>
      </w:r>
    </w:p>
    <w:p w14:paraId="2E733C32">
      <w:pPr>
        <w:pStyle w:val="105"/>
      </w:pPr>
      <w:r>
        <w:t>‌</w:t>
      </w:r>
      <w:bookmarkStart w:id="11736" w:name="_QWord_ImageIndex_66"/>
      <w:r>
        <w:drawing>
          <wp:inline distT="0" distB="0" distL="0" distR="0">
            <wp:extent cx="2540000" cy="4140835"/>
            <wp:effectExtent l="0" t="0" r="0" b="0"/>
            <wp:docPr id="98081627" name="图片 1" descr="图示&#10;&#10;描述已自动生成" title="QWord_ImageMark_66">
              <a:hlinkClick xmlns:a="http://schemas.openxmlformats.org/drawingml/2006/main" r:id="rId312" tooltip="QWord 图片目录：resource/images/illustration/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1627" name="图片 1" descr="图示&#10;&#10;描述已自动生成" title="QWord_ImageMark_66"/>
                    <pic:cNvPicPr>
                      <a:picLocks noChangeAspect="1"/>
                    </pic:cNvPicPr>
                  </pic:nvPicPr>
                  <pic:blipFill>
                    <a:blip r:embed="rId313"/>
                    <a:stretch>
                      <a:fillRect/>
                    </a:stretch>
                  </pic:blipFill>
                  <pic:spPr>
                    <a:xfrm>
                      <a:off x="0" y="0"/>
                      <a:ext cx="2540000" cy="4141410"/>
                    </a:xfrm>
                    <a:prstGeom prst="rect">
                      <a:avLst/>
                    </a:prstGeom>
                  </pic:spPr>
                </pic:pic>
              </a:graphicData>
            </a:graphic>
          </wp:inline>
        </w:drawing>
      </w:r>
      <w:bookmarkEnd w:id="11736"/>
    </w:p>
    <w:p w14:paraId="15D91C37">
      <w:pPr>
        <w:pStyle w:val="68"/>
      </w:pPr>
      <w:bookmarkStart w:id="11737" w:name="QWord_XRef_Figure__COx2hF"/>
      <w:r>
        <w:rPr>
          <w:rFonts w:hint="eastAsia"/>
        </w:rPr>
        <w:t>图 </w:t>
      </w:r>
      <w:r>
        <w:fldChar w:fldCharType="begin"/>
      </w:r>
      <w:r>
        <w:instrText xml:space="preserve"> SEQ QWord_Heading1_Sequence \c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bookmarkEnd w:id="11737"/>
      <w:r>
        <w:rPr>
          <w:rFonts w:hint="eastAsia"/>
        </w:rPr>
        <w:t xml:space="preserve">  中断方式工作流程</w:t>
      </w:r>
    </w:p>
    <w:p w14:paraId="451C197C">
      <w:pPr>
        <w:pStyle w:val="4"/>
        <w:ind w:firstLine="420"/>
      </w:pPr>
      <w:r>
        <w:rPr>
          <w:rFonts w:hint="eastAsia"/>
        </w:rPr>
        <w:t>特点：</w:t>
      </w:r>
    </w:p>
    <w:p w14:paraId="620A8A07">
      <w:pPr>
        <w:pStyle w:val="66"/>
        <w:numPr>
          <w:ilvl w:val="4"/>
          <w:numId w:val="6"/>
        </w:numPr>
      </w:pPr>
      <w:r>
        <w:rPr>
          <w:rFonts w:hint="eastAsia"/>
        </w:rPr>
        <w:t>程序稍复杂。</w:t>
      </w:r>
    </w:p>
    <w:p w14:paraId="495E2288">
      <w:pPr>
        <w:pStyle w:val="66"/>
        <w:numPr>
          <w:ilvl w:val="4"/>
          <w:numId w:val="6"/>
        </w:numPr>
      </w:pPr>
      <w:r>
        <w:rPr>
          <w:rFonts w:hint="eastAsia"/>
        </w:rPr>
        <w:t>占用</w:t>
      </w:r>
      <w:r>
        <w:t>CPU</w:t>
      </w:r>
      <w:r>
        <w:rPr>
          <w:rFonts w:hint="eastAsia"/>
        </w:rPr>
        <w:t>时间少。</w:t>
      </w:r>
    </w:p>
    <w:p w14:paraId="3B5F9C24">
      <w:pPr>
        <w:pStyle w:val="65"/>
        <w:numPr>
          <w:ilvl w:val="3"/>
          <w:numId w:val="6"/>
        </w:numPr>
      </w:pPr>
      <w:r>
        <w:rPr>
          <w:rFonts w:hint="eastAsia"/>
        </w:rPr>
        <w:t>DMA方式（Direct Memory Access）</w:t>
      </w:r>
    </w:p>
    <w:p w14:paraId="5DF5D7A9">
      <w:pPr>
        <w:pStyle w:val="4"/>
        <w:ind w:firstLine="420"/>
      </w:pPr>
      <w:r>
        <w:rPr>
          <w:rFonts w:hint="eastAsia"/>
        </w:rPr>
        <w:t>允许外设直接访问主内存，无须CPU持续介入。DMA控制器管理数据传输的细节，显著提高传输速度，减少CPU负载。这在工作中与多级领导方式中的管理原则有相似之处：分工明确，减少不必要的干预，从而提高整体工作效率。多级领导方式如</w:t>
      </w:r>
      <w:r>
        <w:fldChar w:fldCharType="begin"/>
      </w:r>
      <w:r>
        <w:instrText xml:space="preserve"> </w:instrText>
      </w:r>
      <w:r>
        <w:rPr>
          <w:rFonts w:hint="eastAsia"/>
        </w:rPr>
        <w:instrText xml:space="preserve">REF QWord_XRef_Figure__gRo3m7 \h \* CHARFORMAT</w:instrText>
      </w:r>
      <w:r>
        <w:instrText xml:space="preserve"> </w:instrText>
      </w:r>
      <w:r>
        <w:fldChar w:fldCharType="separate"/>
      </w:r>
      <w:r>
        <w:rPr>
          <w:rFonts w:hint="eastAsia"/>
        </w:rPr>
        <w:t>图 </w:t>
      </w:r>
      <w:r>
        <w:t>5</w:t>
      </w:r>
      <w:r>
        <w:noBreakHyphen/>
      </w:r>
      <w:r>
        <w:t>7</w:t>
      </w:r>
      <w:r>
        <w:fldChar w:fldCharType="end"/>
      </w:r>
      <w:r>
        <w:rPr>
          <w:rFonts w:hint="eastAsia"/>
        </w:rPr>
        <w:t>所示。工作流程如</w:t>
      </w:r>
      <w:r>
        <w:fldChar w:fldCharType="begin"/>
      </w:r>
      <w:r>
        <w:instrText xml:space="preserve"> </w:instrText>
      </w:r>
      <w:r>
        <w:rPr>
          <w:rFonts w:hint="eastAsia"/>
        </w:rPr>
        <w:instrText xml:space="preserve">REF QWord_XRef_Figure__iRaL5S \h \* CHARFORMAT</w:instrText>
      </w:r>
      <w:r>
        <w:instrText xml:space="preserve"> </w:instrText>
      </w:r>
      <w:r>
        <w:fldChar w:fldCharType="separate"/>
      </w:r>
      <w:r>
        <w:rPr>
          <w:rFonts w:hint="eastAsia"/>
        </w:rPr>
        <w:t>图 </w:t>
      </w:r>
      <w:r>
        <w:t>5</w:t>
      </w:r>
      <w:r>
        <w:noBreakHyphen/>
      </w:r>
      <w:r>
        <w:t>8</w:t>
      </w:r>
      <w:r>
        <w:fldChar w:fldCharType="end"/>
      </w:r>
      <w:r>
        <w:rPr>
          <w:rFonts w:hint="eastAsia"/>
        </w:rPr>
        <w:t>所示。</w:t>
      </w:r>
    </w:p>
    <w:p w14:paraId="3B5F4C48">
      <w:pPr>
        <w:pStyle w:val="105"/>
      </w:pPr>
      <w:r>
        <w:t>‌</w:t>
      </w:r>
      <w:bookmarkStart w:id="11738" w:name="_QWord_ImageIndex_67"/>
      <w:r>
        <w:drawing>
          <wp:inline distT="0" distB="0" distL="0" distR="0">
            <wp:extent cx="3100070" cy="3142615"/>
            <wp:effectExtent l="0" t="0" r="5080" b="635"/>
            <wp:docPr id="66" name="图片 1" descr="卡通人物&#10;&#10;描述已自动生成" title="QWord_ImageMark_67">
              <a:hlinkClick xmlns:a="http://schemas.openxmlformats.org/drawingml/2006/main" r:id="rId314" tooltip="QWord 图片目录：resource/images/illustration/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 descr="卡通人物&#10;&#10;描述已自动生成" title="QWord_ImageMark_67"/>
                    <pic:cNvPicPr>
                      <a:picLocks noChangeAspect="1"/>
                    </pic:cNvPicPr>
                  </pic:nvPicPr>
                  <pic:blipFill>
                    <a:blip r:embed="rId315">
                      <a:biLevel thresh="75000"/>
                    </a:blip>
                    <a:stretch>
                      <a:fillRect/>
                    </a:stretch>
                  </pic:blipFill>
                  <pic:spPr>
                    <a:xfrm>
                      <a:off x="0" y="0"/>
                      <a:ext cx="3100070" cy="3143127"/>
                    </a:xfrm>
                    <a:prstGeom prst="rect">
                      <a:avLst/>
                    </a:prstGeom>
                  </pic:spPr>
                </pic:pic>
              </a:graphicData>
            </a:graphic>
          </wp:inline>
        </w:drawing>
      </w:r>
      <w:bookmarkEnd w:id="11738"/>
    </w:p>
    <w:p w14:paraId="51FE307C">
      <w:pPr>
        <w:pStyle w:val="68"/>
      </w:pPr>
      <w:bookmarkStart w:id="11739" w:name="QWord_XRef_Figure__gRo3m7"/>
      <w:r>
        <w:rPr>
          <w:rFonts w:hint="eastAsia"/>
        </w:rPr>
        <w:t>图 </w:t>
      </w:r>
      <w:r>
        <w:fldChar w:fldCharType="begin"/>
      </w:r>
      <w:r>
        <w:instrText xml:space="preserve"> SEQ QWord_Heading1_Sequence \c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bookmarkEnd w:id="11739"/>
      <w:r>
        <w:rPr>
          <w:rFonts w:hint="eastAsia"/>
        </w:rPr>
        <w:t xml:space="preserve">  多级领导方式</w:t>
      </w:r>
    </w:p>
    <w:p w14:paraId="1F96E615">
      <w:pPr>
        <w:pStyle w:val="105"/>
      </w:pPr>
      <w:r>
        <w:t>‌</w:t>
      </w:r>
      <w:bookmarkStart w:id="11740" w:name="_QWord_ImageIndex_68"/>
      <w:r>
        <w:drawing>
          <wp:inline distT="0" distB="0" distL="0" distR="0">
            <wp:extent cx="3616960" cy="2858770"/>
            <wp:effectExtent l="0" t="0" r="2540" b="0"/>
            <wp:docPr id="67" name="图片 1" descr="图示&#10;&#10;描述已自动生成" title="QWord_ImageMark_68">
              <a:hlinkClick xmlns:a="http://schemas.openxmlformats.org/drawingml/2006/main" r:id="rId316" tooltip="QWord 图片目录：resource/images/illustration/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 descr="图示&#10;&#10;描述已自动生成" title="QWord_ImageMark_68"/>
                    <pic:cNvPicPr>
                      <a:picLocks noChangeAspect="1"/>
                    </pic:cNvPicPr>
                  </pic:nvPicPr>
                  <pic:blipFill>
                    <a:blip r:embed="rId317"/>
                    <a:stretch>
                      <a:fillRect/>
                    </a:stretch>
                  </pic:blipFill>
                  <pic:spPr>
                    <a:xfrm>
                      <a:off x="0" y="0"/>
                      <a:ext cx="3616960" cy="2859392"/>
                    </a:xfrm>
                    <a:prstGeom prst="rect">
                      <a:avLst/>
                    </a:prstGeom>
                  </pic:spPr>
                </pic:pic>
              </a:graphicData>
            </a:graphic>
          </wp:inline>
        </w:drawing>
      </w:r>
      <w:bookmarkEnd w:id="11740"/>
    </w:p>
    <w:p w14:paraId="7B056FB8">
      <w:pPr>
        <w:pStyle w:val="68"/>
      </w:pPr>
      <w:bookmarkStart w:id="11741" w:name="QWord_XRef_Figure__iRaL5S"/>
      <w:r>
        <w:rPr>
          <w:rFonts w:hint="eastAsia"/>
        </w:rPr>
        <w:t>图 </w:t>
      </w:r>
      <w:r>
        <w:fldChar w:fldCharType="begin"/>
      </w:r>
      <w:r>
        <w:instrText xml:space="preserve"> SEQ QWord_Heading1_Sequence \c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bookmarkEnd w:id="11741"/>
      <w:r>
        <w:rPr>
          <w:rFonts w:hint="eastAsia"/>
        </w:rPr>
        <w:t xml:space="preserve">  DMA方式工作流程</w:t>
      </w:r>
    </w:p>
    <w:p w14:paraId="1A9BD99C">
      <w:pPr>
        <w:pStyle w:val="4"/>
        <w:ind w:firstLine="420"/>
      </w:pPr>
      <w:r>
        <w:rPr>
          <w:rFonts w:hint="eastAsia"/>
        </w:rPr>
        <w:t>特点：</w:t>
      </w:r>
    </w:p>
    <w:p w14:paraId="67F80192">
      <w:pPr>
        <w:pStyle w:val="66"/>
        <w:numPr>
          <w:ilvl w:val="4"/>
          <w:numId w:val="6"/>
        </w:numPr>
      </w:pPr>
      <w:r>
        <w:rPr>
          <w:rFonts w:hint="eastAsia"/>
        </w:rPr>
        <w:t>数据高速传输。</w:t>
      </w:r>
    </w:p>
    <w:p w14:paraId="30613E51">
      <w:pPr>
        <w:pStyle w:val="66"/>
        <w:numPr>
          <w:ilvl w:val="4"/>
          <w:numId w:val="6"/>
        </w:numPr>
      </w:pPr>
      <w:r>
        <w:rPr>
          <w:rFonts w:hint="eastAsia"/>
        </w:rPr>
        <w:t>数据原样传输。</w:t>
      </w:r>
    </w:p>
    <w:p w14:paraId="1DA08212">
      <w:pPr>
        <w:pStyle w:val="65"/>
        <w:numPr>
          <w:ilvl w:val="3"/>
          <w:numId w:val="6"/>
        </w:numPr>
      </w:pPr>
      <w:r>
        <w:rPr>
          <w:rFonts w:hint="eastAsia"/>
        </w:rPr>
        <w:t>I</w:t>
      </w:r>
      <w:r>
        <w:t>/</w:t>
      </w:r>
      <w:r>
        <w:rPr>
          <w:rFonts w:hint="eastAsia"/>
        </w:rPr>
        <w:t>O处理机控制方式（I</w:t>
      </w:r>
      <w:r>
        <w:t>/</w:t>
      </w:r>
      <w:r>
        <w:rPr>
          <w:rFonts w:hint="eastAsia"/>
        </w:rPr>
        <w:t>O Processor</w:t>
      </w:r>
      <w:r>
        <w:noBreakHyphen/>
      </w:r>
      <w:r>
        <w:rPr>
          <w:rFonts w:hint="eastAsia"/>
        </w:rPr>
        <w:t>controlled I</w:t>
      </w:r>
      <w:r>
        <w:t>/</w:t>
      </w:r>
      <w:r>
        <w:rPr>
          <w:rFonts w:hint="eastAsia"/>
        </w:rPr>
        <w:t>O）</w:t>
      </w:r>
    </w:p>
    <w:p w14:paraId="31AA9B72">
      <w:pPr>
        <w:pStyle w:val="4"/>
        <w:ind w:firstLine="420"/>
      </w:pPr>
      <w:r>
        <w:rPr>
          <w:rFonts w:hint="eastAsia"/>
        </w:rPr>
        <w:t>利用专门的I</w:t>
      </w:r>
      <w:r>
        <w:t>/</w:t>
      </w:r>
      <w:r>
        <w:rPr>
          <w:rFonts w:hint="eastAsia"/>
        </w:rPr>
        <w:t>O处理器管理和控制I</w:t>
      </w:r>
      <w:r>
        <w:t>/</w:t>
      </w:r>
      <w:r>
        <w:rPr>
          <w:rFonts w:hint="eastAsia"/>
        </w:rPr>
        <w:t>O设备操作，减轻主CPU负担，使其能够专注于复杂的计算任务。工作流程如</w:t>
      </w:r>
      <w:r>
        <w:fldChar w:fldCharType="begin"/>
      </w:r>
      <w:r>
        <w:instrText xml:space="preserve"> </w:instrText>
      </w:r>
      <w:r>
        <w:rPr>
          <w:rFonts w:hint="eastAsia"/>
        </w:rPr>
        <w:instrText xml:space="preserve">REF QWord_XRef_Figure__rGpVAp \h \* CHARFORMAT</w:instrText>
      </w:r>
      <w:r>
        <w:instrText xml:space="preserve"> </w:instrText>
      </w:r>
      <w:r>
        <w:fldChar w:fldCharType="separate"/>
      </w:r>
      <w:r>
        <w:rPr>
          <w:rFonts w:hint="eastAsia"/>
        </w:rPr>
        <w:t>图 </w:t>
      </w:r>
      <w:r>
        <w:t>5</w:t>
      </w:r>
      <w:r>
        <w:noBreakHyphen/>
      </w:r>
      <w:r>
        <w:t>10</w:t>
      </w:r>
      <w:r>
        <w:fldChar w:fldCharType="end"/>
      </w:r>
      <w:r>
        <w:rPr>
          <w:rFonts w:hint="eastAsia"/>
        </w:rPr>
        <w:t>所示。</w:t>
      </w:r>
    </w:p>
    <w:p w14:paraId="791A3303">
      <w:pPr>
        <w:pStyle w:val="105"/>
      </w:pPr>
      <w:r>
        <w:t>‌</w:t>
      </w:r>
      <w:bookmarkStart w:id="11742" w:name="_QWord_ImageIndex_69"/>
      <w:r>
        <w:drawing>
          <wp:inline distT="0" distB="0" distL="0" distR="0">
            <wp:extent cx="3100070" cy="3142615"/>
            <wp:effectExtent l="0" t="0" r="5080" b="635"/>
            <wp:docPr id="68" name="图片 1" title="QWord_ImageMark_69">
              <a:hlinkClick xmlns:a="http://schemas.openxmlformats.org/drawingml/2006/main" r:id="rId318" tooltip="QWord 图片目录：resource/images/illustration/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 title="QWord_ImageMark_69"/>
                    <pic:cNvPicPr>
                      <a:picLocks noChangeAspect="1"/>
                    </pic:cNvPicPr>
                  </pic:nvPicPr>
                  <pic:blipFill>
                    <a:blip r:embed="rId315">
                      <a:biLevel thresh="75000"/>
                    </a:blip>
                    <a:stretch>
                      <a:fillRect/>
                    </a:stretch>
                  </pic:blipFill>
                  <pic:spPr>
                    <a:xfrm>
                      <a:off x="0" y="0"/>
                      <a:ext cx="3100070" cy="3143127"/>
                    </a:xfrm>
                    <a:prstGeom prst="rect">
                      <a:avLst/>
                    </a:prstGeom>
                  </pic:spPr>
                </pic:pic>
              </a:graphicData>
            </a:graphic>
          </wp:inline>
        </w:drawing>
      </w:r>
      <w:bookmarkEnd w:id="11742"/>
    </w:p>
    <w:p w14:paraId="7D23E8AE">
      <w:pPr>
        <w:pStyle w:val="68"/>
      </w:pPr>
      <w:bookmarkStart w:id="11743" w:name="QWord_XRef_Figure__at4chB"/>
      <w:r>
        <w:rPr>
          <w:rFonts w:hint="eastAsia"/>
        </w:rPr>
        <w:t>图 </w:t>
      </w:r>
      <w:r>
        <w:fldChar w:fldCharType="begin"/>
      </w:r>
      <w:r>
        <w:instrText xml:space="preserve"> SEQ QWord_Heading1_Sequence \c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bookmarkEnd w:id="11743"/>
      <w:r>
        <w:rPr>
          <w:rFonts w:hint="eastAsia"/>
        </w:rPr>
        <w:t xml:space="preserve">  I</w:t>
      </w:r>
      <w:r>
        <w:t>/</w:t>
      </w:r>
      <w:r>
        <w:rPr>
          <w:rFonts w:hint="eastAsia"/>
        </w:rPr>
        <w:t>O处理机控制方式</w:t>
      </w:r>
    </w:p>
    <w:p w14:paraId="65A25F4F">
      <w:pPr>
        <w:pStyle w:val="105"/>
      </w:pPr>
      <w:r>
        <w:t>‌</w:t>
      </w:r>
      <w:bookmarkStart w:id="11744" w:name="_QWord_ImageIndex_70"/>
      <w:r>
        <w:drawing>
          <wp:inline distT="0" distB="0" distL="0" distR="0">
            <wp:extent cx="4400550" cy="3507740"/>
            <wp:effectExtent l="0" t="0" r="0" b="0"/>
            <wp:docPr id="69" name="图片 1" descr="图示&#10;&#10;描述已自动生成" title="QWord_ImageMark_70">
              <a:hlinkClick xmlns:a="http://schemas.openxmlformats.org/drawingml/2006/main" r:id="rId319" tooltip="QWord 图片目录：resource/images/illustration/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 descr="图示&#10;&#10;描述已自动生成" title="QWord_ImageMark_70"/>
                    <pic:cNvPicPr>
                      <a:picLocks noChangeAspect="1"/>
                    </pic:cNvPicPr>
                  </pic:nvPicPr>
                  <pic:blipFill>
                    <a:blip r:embed="rId320"/>
                    <a:stretch>
                      <a:fillRect/>
                    </a:stretch>
                  </pic:blipFill>
                  <pic:spPr>
                    <a:xfrm>
                      <a:off x="0" y="0"/>
                      <a:ext cx="4400550" cy="3507787"/>
                    </a:xfrm>
                    <a:prstGeom prst="rect">
                      <a:avLst/>
                    </a:prstGeom>
                  </pic:spPr>
                </pic:pic>
              </a:graphicData>
            </a:graphic>
          </wp:inline>
        </w:drawing>
      </w:r>
      <w:bookmarkEnd w:id="11744"/>
    </w:p>
    <w:p w14:paraId="212F3C88">
      <w:pPr>
        <w:pStyle w:val="68"/>
      </w:pPr>
      <w:bookmarkStart w:id="11745" w:name="QWord_XRef_Figure__rGpVAp"/>
      <w:r>
        <w:rPr>
          <w:rFonts w:hint="eastAsia"/>
        </w:rPr>
        <w:t>图 </w:t>
      </w:r>
      <w:r>
        <w:fldChar w:fldCharType="begin"/>
      </w:r>
      <w:r>
        <w:instrText xml:space="preserve"> SEQ QWord_Heading1_Sequence \c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bookmarkEnd w:id="11745"/>
      <w:r>
        <w:rPr>
          <w:rFonts w:hint="eastAsia"/>
        </w:rPr>
        <w:t xml:space="preserve">  I</w:t>
      </w:r>
      <w:r>
        <w:t>/</w:t>
      </w:r>
      <w:r>
        <w:rPr>
          <w:rFonts w:hint="eastAsia"/>
        </w:rPr>
        <w:t>O处理机控制方式</w:t>
      </w:r>
    </w:p>
    <w:p w14:paraId="2C31F749">
      <w:pPr>
        <w:pStyle w:val="4"/>
        <w:ind w:firstLine="420"/>
      </w:pPr>
      <w:r>
        <w:rPr>
          <w:rFonts w:hint="eastAsia"/>
        </w:rPr>
        <w:t>特点：</w:t>
      </w:r>
    </w:p>
    <w:p w14:paraId="13E8891C">
      <w:pPr>
        <w:pStyle w:val="66"/>
        <w:numPr>
          <w:ilvl w:val="4"/>
          <w:numId w:val="6"/>
        </w:numPr>
      </w:pPr>
      <w:r>
        <w:rPr>
          <w:rFonts w:hint="eastAsia"/>
        </w:rPr>
        <w:t>同</w:t>
      </w:r>
      <w:r>
        <w:t>DMA</w:t>
      </w:r>
      <w:r>
        <w:rPr>
          <w:rFonts w:hint="eastAsia"/>
        </w:rPr>
        <w:t>方式。</w:t>
      </w:r>
    </w:p>
    <w:p w14:paraId="5AE0A5A0">
      <w:pPr>
        <w:pStyle w:val="66"/>
        <w:numPr>
          <w:ilvl w:val="4"/>
          <w:numId w:val="6"/>
        </w:numPr>
      </w:pPr>
      <w:r>
        <w:rPr>
          <w:rFonts w:hint="eastAsia"/>
        </w:rPr>
        <w:t>处理能力更强。</w:t>
      </w:r>
    </w:p>
    <w:p w14:paraId="773EDCA3">
      <w:pPr>
        <w:pStyle w:val="66"/>
        <w:numPr>
          <w:ilvl w:val="4"/>
          <w:numId w:val="6"/>
        </w:numPr>
      </w:pPr>
      <w:r>
        <w:rPr>
          <w:rFonts w:hint="eastAsia"/>
        </w:rPr>
        <w:t>数据高速传输。</w:t>
      </w:r>
    </w:p>
    <w:p w14:paraId="41A36089">
      <w:pPr>
        <w:pStyle w:val="66"/>
        <w:numPr>
          <w:ilvl w:val="4"/>
          <w:numId w:val="6"/>
        </w:numPr>
      </w:pPr>
      <w:r>
        <w:rPr>
          <w:rFonts w:hint="eastAsia"/>
        </w:rPr>
        <w:t>传输过程中可以对数据进行加工处理。</w:t>
      </w:r>
    </w:p>
    <w:p w14:paraId="33BB4368">
      <w:pPr>
        <w:pStyle w:val="5"/>
        <w:numPr>
          <w:ilvl w:val="1"/>
          <w:numId w:val="6"/>
        </w:numPr>
        <w:spacing w:before="705" w:after="352"/>
      </w:pPr>
      <w:bookmarkStart w:id="11746" w:name="_Toc21612"/>
      <w:r>
        <w:rPr>
          <w:rFonts w:hint="eastAsia"/>
        </w:rPr>
        <w:t>ARM芯片实例</w:t>
      </w:r>
      <w:r>
        <w:rPr>
          <w:rFonts w:hint="eastAsia"/>
          <w:position w:val="2"/>
          <w:lang w:eastAsia="zh-CN"/>
        </w:rPr>
        <w:t>——</w:t>
      </w:r>
      <w:r>
        <w:rPr>
          <w:rFonts w:hint="eastAsia"/>
        </w:rPr>
        <w:t>LPC21xx</w:t>
      </w:r>
      <w:bookmarkEnd w:id="11746"/>
    </w:p>
    <w:p w14:paraId="69D5A111">
      <w:pPr>
        <w:pStyle w:val="109"/>
        <w:ind w:firstLine="360"/>
        <w:rPr>
          <w:rStyle w:val="174"/>
          <w:rFonts w:hint="eastAsia" w:eastAsia="宋体"/>
          <w:lang w:eastAsia="zh-CN"/>
        </w:rPr>
      </w:pPr>
      <w:r>
        <w:rPr>
          <w:rStyle w:val="174"/>
          <w:rFonts w:hint="eastAsia" w:eastAsia="宋体"/>
          <w:lang w:eastAsia="zh-CN"/>
        </w:rPr>
        <w:drawing>
          <wp:inline distT="0" distB="0" distL="114300" distR="114300">
            <wp:extent cx="2286000" cy="2286000"/>
            <wp:effectExtent l="0" t="0" r="0" b="0"/>
            <wp:docPr id="107" name="图片 107" descr="5-2 ARM芯片实例——LPC21xx.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5-2 ARM芯片实例——LPC21xx.mp4"/>
                    <pic:cNvPicPr>
                      <a:picLocks noChangeAspect="1"/>
                    </pic:cNvPicPr>
                  </pic:nvPicPr>
                  <pic:blipFill>
                    <a:blip r:embed="rId321"/>
                    <a:stretch>
                      <a:fillRect/>
                    </a:stretch>
                  </pic:blipFill>
                  <pic:spPr>
                    <a:xfrm>
                      <a:off x="0" y="0"/>
                      <a:ext cx="2286000" cy="2286000"/>
                    </a:xfrm>
                    <a:prstGeom prst="rect">
                      <a:avLst/>
                    </a:prstGeom>
                  </pic:spPr>
                </pic:pic>
              </a:graphicData>
            </a:graphic>
          </wp:inline>
        </w:drawing>
      </w:r>
    </w:p>
    <w:p w14:paraId="3215CC3E">
      <w:pPr>
        <w:pStyle w:val="109"/>
        <w:ind w:firstLine="360"/>
      </w:pPr>
      <w:r>
        <w:rPr>
          <w:rStyle w:val="174"/>
          <w:rFonts w:hint="eastAsia"/>
        </w:rPr>
        <w:t>5</w:t>
      </w:r>
      <w:r>
        <w:rPr>
          <w:rStyle w:val="174"/>
        </w:rPr>
        <w:noBreakHyphen/>
      </w:r>
      <w:r>
        <w:rPr>
          <w:rStyle w:val="174"/>
          <w:rFonts w:hint="eastAsia"/>
        </w:rPr>
        <w:t>2 ARM芯片实例</w:t>
      </w:r>
      <w:r>
        <w:rPr>
          <w:rStyle w:val="174"/>
          <w:rFonts w:hint="eastAsia"/>
          <w:lang w:eastAsia="zh-CN"/>
        </w:rPr>
        <w:t>——</w:t>
      </w:r>
      <w:r>
        <w:rPr>
          <w:rStyle w:val="174"/>
          <w:rFonts w:hint="eastAsia"/>
        </w:rPr>
        <w:t>LPC21xx</w:t>
      </w:r>
    </w:p>
    <w:p w14:paraId="094929BD">
      <w:pPr>
        <w:pStyle w:val="4"/>
        <w:ind w:firstLine="420"/>
      </w:pPr>
      <w:r>
        <w:rPr>
          <w:rFonts w:hint="eastAsia"/>
        </w:rPr>
        <w:t>LPC21xx芯片是一款由恩智浦（NXP）公司推出的32位ARM微控制器系列，广泛应用于嵌入式系统中。这些芯片以其低功耗、高性能和丰富的外设集成而闻名，适用于各种应用，包括消费电子、工业控制和汽车电子等领域。LPC21xx系列芯片采用ARM7内核，具有多种I</w:t>
      </w:r>
      <w:r>
        <w:t>/</w:t>
      </w:r>
      <w:r>
        <w:rPr>
          <w:rFonts w:hint="eastAsia"/>
        </w:rPr>
        <w:t>O接口、内存管理单元和定时器，支持多种I</w:t>
      </w:r>
      <w:r>
        <w:t>/</w:t>
      </w:r>
      <w:r>
        <w:rPr>
          <w:rFonts w:hint="eastAsia"/>
        </w:rPr>
        <w:t>O控制方式，如PIO、中断驱动、DMA和专用I</w:t>
      </w:r>
      <w:r>
        <w:t>/</w:t>
      </w:r>
      <w:r>
        <w:rPr>
          <w:rFonts w:hint="eastAsia"/>
        </w:rPr>
        <w:t>O处理机控制，能够满足复杂系统的需求。该系列芯片除了采用ARM7的内核之外，还有丰富的片上资源：</w:t>
      </w:r>
    </w:p>
    <w:p w14:paraId="56D2E883">
      <w:pPr>
        <w:pStyle w:val="175"/>
      </w:pPr>
      <w:r>
        <w:rPr>
          <w:rFonts w:hint="eastAsia"/>
        </w:rPr>
        <w:t>片上程序存储器Flash（16</w:t>
      </w:r>
      <w:r>
        <w:noBreakHyphen/>
      </w:r>
      <w:r>
        <w:rPr>
          <w:rFonts w:hint="eastAsia"/>
        </w:rPr>
        <w:t>512k）；</w:t>
      </w:r>
    </w:p>
    <w:p w14:paraId="742ED3E9">
      <w:pPr>
        <w:pStyle w:val="175"/>
      </w:pPr>
      <w:r>
        <w:rPr>
          <w:rFonts w:hint="eastAsia"/>
        </w:rPr>
        <w:t>片上ram存储器（8</w:t>
      </w:r>
      <w:r>
        <w:noBreakHyphen/>
      </w:r>
      <w:r>
        <w:rPr>
          <w:rFonts w:hint="eastAsia"/>
        </w:rPr>
        <w:t>32k）；</w:t>
      </w:r>
    </w:p>
    <w:p w14:paraId="4384882E">
      <w:pPr>
        <w:pStyle w:val="175"/>
      </w:pPr>
      <w:r>
        <w:rPr>
          <w:rFonts w:hint="eastAsia"/>
        </w:rPr>
        <w:t>可配置优先级的中断控制器（多达32个）；</w:t>
      </w:r>
    </w:p>
    <w:p w14:paraId="4E693456">
      <w:pPr>
        <w:pStyle w:val="175"/>
      </w:pPr>
      <w:r>
        <w:rPr>
          <w:rFonts w:hint="eastAsia"/>
        </w:rPr>
        <w:t>uart串口控制器；</w:t>
      </w:r>
    </w:p>
    <w:p w14:paraId="3509A919">
      <w:pPr>
        <w:pStyle w:val="175"/>
      </w:pPr>
      <w:r>
        <w:rPr>
          <w:rFonts w:hint="eastAsia"/>
        </w:rPr>
        <w:t>拥有2个定时器；</w:t>
      </w:r>
    </w:p>
    <w:p w14:paraId="4EA90676">
      <w:pPr>
        <w:pStyle w:val="175"/>
      </w:pPr>
      <w:r>
        <w:rPr>
          <w:rFonts w:hint="eastAsia"/>
        </w:rPr>
        <w:t>A</w:t>
      </w:r>
      <w:r>
        <w:t>/</w:t>
      </w:r>
      <w:r>
        <w:rPr>
          <w:rFonts w:hint="eastAsia"/>
        </w:rPr>
        <w:t>D、D</w:t>
      </w:r>
      <w:r>
        <w:t>/</w:t>
      </w:r>
      <w:r>
        <w:rPr>
          <w:rFonts w:hint="eastAsia"/>
        </w:rPr>
        <w:t>A转换器；</w:t>
      </w:r>
    </w:p>
    <w:p w14:paraId="4569C9AA">
      <w:pPr>
        <w:pStyle w:val="175"/>
      </w:pPr>
      <w:r>
        <w:rPr>
          <w:rFonts w:hint="eastAsia"/>
        </w:rPr>
        <w:t>低功耗等多种模式；</w:t>
      </w:r>
    </w:p>
    <w:p w14:paraId="066A4EB6">
      <w:pPr>
        <w:pStyle w:val="175"/>
      </w:pPr>
      <w:r>
        <w:rPr>
          <w:rFonts w:hint="eastAsia"/>
        </w:rPr>
        <w:t>贴片封装64引脚，芯片面积很小；</w:t>
      </w:r>
    </w:p>
    <w:p w14:paraId="375A4853">
      <w:pPr>
        <w:pStyle w:val="175"/>
      </w:pPr>
      <w:r>
        <w:rPr>
          <w:rFonts w:hint="eastAsia"/>
        </w:rPr>
        <w:t>可以通过JTAG下载，ISP</w:t>
      </w:r>
      <w:r>
        <w:t>/</w:t>
      </w:r>
      <w:r>
        <w:rPr>
          <w:rFonts w:hint="eastAsia"/>
        </w:rPr>
        <w:t>IAP下载，不用编程器。</w:t>
      </w:r>
    </w:p>
    <w:p w14:paraId="1D957870">
      <w:pPr>
        <w:pStyle w:val="63"/>
        <w:numPr>
          <w:ilvl w:val="2"/>
          <w:numId w:val="6"/>
        </w:numPr>
        <w:spacing w:before="352" w:after="352"/>
      </w:pPr>
      <w:bookmarkStart w:id="11747" w:name="_Toc4035"/>
      <w:r>
        <w:rPr>
          <w:rFonts w:hint="eastAsia"/>
        </w:rPr>
        <w:t>LPC21xx系列的ARM地址空间分配</w:t>
      </w:r>
      <w:bookmarkEnd w:id="11747"/>
    </w:p>
    <w:p w14:paraId="0A3A23D4">
      <w:pPr>
        <w:pStyle w:val="4"/>
        <w:ind w:firstLine="420"/>
      </w:pPr>
      <w:r>
        <w:rPr>
          <w:rFonts w:hint="eastAsia"/>
        </w:rPr>
        <w:t>LPC21xx系列的ARM7芯片具有冯•诺依曼结构体系的地址空间划分，主要分为三部分：flash存储器空间、RAM内存空间和I</w:t>
      </w:r>
      <w:r>
        <w:t>/</w:t>
      </w:r>
      <w:r>
        <w:rPr>
          <w:rFonts w:hint="eastAsia"/>
        </w:rPr>
        <w:t>O寄存器空间。在不同型号中，RAM和flash存储器的起始地址（低地址）都是固定的，而寄存器的地址则是绝对固定的。这种地址空间布局有效地支持了芯片的各种功能和外设的访问需求。其地址空间分配如</w:t>
      </w:r>
      <w:r>
        <w:fldChar w:fldCharType="begin"/>
      </w:r>
      <w:r>
        <w:instrText xml:space="preserve"> </w:instrText>
      </w:r>
      <w:r>
        <w:rPr>
          <w:rFonts w:hint="eastAsia"/>
        </w:rPr>
        <w:instrText xml:space="preserve">REF QWord_XRef_Figure__ZH47IP \h \* CHARFORMAT</w:instrText>
      </w:r>
      <w:r>
        <w:instrText xml:space="preserve"> </w:instrText>
      </w:r>
      <w:r>
        <w:fldChar w:fldCharType="separate"/>
      </w:r>
      <w:r>
        <w:rPr>
          <w:rFonts w:hint="eastAsia"/>
        </w:rPr>
        <w:t>图 </w:t>
      </w:r>
      <w:r>
        <w:t>5</w:t>
      </w:r>
      <w:r>
        <w:noBreakHyphen/>
      </w:r>
      <w:r>
        <w:t>11</w:t>
      </w:r>
      <w:r>
        <w:fldChar w:fldCharType="end"/>
      </w:r>
      <w:r>
        <w:rPr>
          <w:rFonts w:hint="eastAsia"/>
        </w:rPr>
        <w:t>所示。</w:t>
      </w:r>
    </w:p>
    <w:p w14:paraId="737D25E6">
      <w:pPr>
        <w:pStyle w:val="105"/>
      </w:pPr>
      <w:r>
        <w:t xml:space="preserve"> </w:t>
      </w:r>
      <w:bookmarkStart w:id="11748" w:name="_QWord_ImageIndex_71"/>
      <w:r>
        <w:drawing>
          <wp:inline distT="0" distB="0" distL="0" distR="0">
            <wp:extent cx="5205730" cy="4777740"/>
            <wp:effectExtent l="0" t="0" r="0" b="3810"/>
            <wp:docPr id="2038710456" name="图片 1" descr="图形用户界面, 表格&#10;&#10;描述已自动生成" title="QWord_ImageMark_71">
              <a:hlinkClick xmlns:a="http://schemas.openxmlformats.org/drawingml/2006/main" r:id="rId322" tooltip="QWord 图片目录：resource/images/illustration/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10456" name="图片 1" descr="图形用户界面, 表格&#10;&#10;描述已自动生成" title="QWord_ImageMark_71"/>
                    <pic:cNvPicPr>
                      <a:picLocks noChangeAspect="1"/>
                    </pic:cNvPicPr>
                  </pic:nvPicPr>
                  <pic:blipFill>
                    <a:blip r:embed="rId323"/>
                    <a:stretch>
                      <a:fillRect/>
                    </a:stretch>
                  </pic:blipFill>
                  <pic:spPr>
                    <a:xfrm>
                      <a:off x="0" y="0"/>
                      <a:ext cx="5205730" cy="4777740"/>
                    </a:xfrm>
                    <a:prstGeom prst="rect">
                      <a:avLst/>
                    </a:prstGeom>
                  </pic:spPr>
                </pic:pic>
              </a:graphicData>
            </a:graphic>
          </wp:inline>
        </w:drawing>
      </w:r>
      <w:bookmarkEnd w:id="11748"/>
    </w:p>
    <w:p w14:paraId="2323D700">
      <w:pPr>
        <w:pStyle w:val="68"/>
      </w:pPr>
      <w:bookmarkStart w:id="11749" w:name="QWord_XRef_Figure__ZH47IP"/>
      <w:r>
        <w:rPr>
          <w:rFonts w:hint="eastAsia"/>
        </w:rPr>
        <w:t>图 </w:t>
      </w:r>
      <w:r>
        <w:fldChar w:fldCharType="begin"/>
      </w:r>
      <w:r>
        <w:instrText xml:space="preserve"> SEQ QWord_Heading1_Sequence \c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bookmarkEnd w:id="11749"/>
      <w:r>
        <w:rPr>
          <w:rFonts w:hint="eastAsia"/>
        </w:rPr>
        <w:t xml:space="preserve">  LPC21xx系列arm地址空间分配</w:t>
      </w:r>
    </w:p>
    <w:p w14:paraId="30FBEAF3">
      <w:pPr>
        <w:pStyle w:val="4"/>
        <w:ind w:firstLine="420"/>
      </w:pPr>
      <w:r>
        <w:rPr>
          <w:rFonts w:hint="eastAsia"/>
        </w:rPr>
        <w:t>观察keil中针对LPC2131的工程项目的参数设置：32KB Flash ROM；8KBRAM。</w:t>
      </w:r>
    </w:p>
    <w:p w14:paraId="4B713ED9">
      <w:pPr>
        <w:pStyle w:val="4"/>
        <w:ind w:firstLine="420"/>
      </w:pPr>
      <w:r>
        <w:rPr>
          <w:rFonts w:hint="eastAsia"/>
        </w:rPr>
        <w:t>表示将Flash ROM（闪存）大小设置为32KB；将RAM（内存）大小为8KB。如</w:t>
      </w:r>
      <w:r>
        <w:fldChar w:fldCharType="begin"/>
      </w:r>
      <w:r>
        <w:instrText xml:space="preserve"> </w:instrText>
      </w:r>
      <w:r>
        <w:rPr>
          <w:rFonts w:hint="eastAsia"/>
        </w:rPr>
        <w:instrText xml:space="preserve">REF QWord_XRef_Figure__VBsko5 \h \* CHARFORMAT</w:instrText>
      </w:r>
      <w:r>
        <w:instrText xml:space="preserve"> </w:instrText>
      </w:r>
      <w:r>
        <w:fldChar w:fldCharType="separate"/>
      </w:r>
      <w:r>
        <w:rPr>
          <w:rFonts w:hint="eastAsia"/>
        </w:rPr>
        <w:t>图 </w:t>
      </w:r>
      <w:r>
        <w:t>5</w:t>
      </w:r>
      <w:r>
        <w:noBreakHyphen/>
      </w:r>
      <w:r>
        <w:t>12</w:t>
      </w:r>
      <w:r>
        <w:fldChar w:fldCharType="end"/>
      </w:r>
      <w:r>
        <w:rPr>
          <w:rFonts w:hint="eastAsia"/>
        </w:rPr>
        <w:t>所示。</w:t>
      </w:r>
    </w:p>
    <w:p w14:paraId="5284EB1D">
      <w:pPr>
        <w:pStyle w:val="105"/>
      </w:pPr>
      <w:r>
        <w:t>‌</w:t>
      </w:r>
      <w:bookmarkStart w:id="11750" w:name="_QWord_ImageIndex_72"/>
      <w:r>
        <w:drawing>
          <wp:inline distT="0" distB="0" distL="0" distR="0">
            <wp:extent cx="5205730" cy="1757680"/>
            <wp:effectExtent l="0" t="0" r="0" b="0"/>
            <wp:docPr id="71" name="图片 38915" descr="图形用户界面, 应用程序&#10;&#10;描述已自动生成" title="QWord_ImageMark_72">
              <a:hlinkClick xmlns:a="http://schemas.openxmlformats.org/drawingml/2006/main" r:id="rId324" tooltip="QWord 图片目录：resource/images/illustration/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8915" descr="图形用户界面, 应用程序&#10;&#10;描述已自动生成" title="QWord_ImageMark_72"/>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a:xfrm>
                      <a:off x="0" y="0"/>
                      <a:ext cx="5205730" cy="1757680"/>
                    </a:xfrm>
                    <a:prstGeom prst="rect">
                      <a:avLst/>
                    </a:prstGeom>
                    <a:noFill/>
                    <a:ln>
                      <a:noFill/>
                    </a:ln>
                  </pic:spPr>
                </pic:pic>
              </a:graphicData>
            </a:graphic>
          </wp:inline>
        </w:drawing>
      </w:r>
      <w:bookmarkEnd w:id="11750"/>
    </w:p>
    <w:p w14:paraId="503CA109">
      <w:pPr>
        <w:pStyle w:val="68"/>
      </w:pPr>
      <w:bookmarkStart w:id="11751" w:name="QWord_XRef_Figure__VBsko5"/>
      <w:r>
        <w:rPr>
          <w:rFonts w:hint="eastAsia"/>
        </w:rPr>
        <w:t>图 </w:t>
      </w:r>
      <w:r>
        <w:fldChar w:fldCharType="begin"/>
      </w:r>
      <w:r>
        <w:instrText xml:space="preserve"> SEQ QWord_Heading1_Sequence \c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bookmarkEnd w:id="11751"/>
      <w:r>
        <w:rPr>
          <w:rFonts w:hint="eastAsia"/>
        </w:rPr>
        <w:t xml:space="preserve">  keil参数设置</w:t>
      </w:r>
    </w:p>
    <w:p w14:paraId="40FAA685">
      <w:pPr>
        <w:pStyle w:val="63"/>
        <w:numPr>
          <w:ilvl w:val="2"/>
          <w:numId w:val="6"/>
        </w:numPr>
        <w:spacing w:before="352" w:after="352"/>
      </w:pPr>
      <w:bookmarkStart w:id="11752" w:name="_Toc14635"/>
      <w:r>
        <w:rPr>
          <w:rFonts w:hint="eastAsia"/>
        </w:rPr>
        <w:t>LPC21xx系列的</w:t>
      </w:r>
      <w:r>
        <w:t>ARM</w:t>
      </w:r>
      <w:r>
        <w:rPr>
          <w:rFonts w:hint="eastAsia"/>
        </w:rPr>
        <w:t>内部总线</w:t>
      </w:r>
      <w:bookmarkEnd w:id="11752"/>
    </w:p>
    <w:p w14:paraId="6AD30465">
      <w:pPr>
        <w:pStyle w:val="4"/>
        <w:ind w:firstLine="420"/>
      </w:pPr>
      <w:r>
        <w:rPr>
          <w:rFonts w:hint="eastAsia"/>
        </w:rPr>
        <w:t>ARM内部总线指的是用于连接ARM处理器核心与外围设备和存储器之间的总线系统。这些内部总线在处理器内部扮演着数据传输和控制信号传递的角色，帮助处理器核心与外设之间进行有效的通信和协调。ARM架构中常见的内部总线包括：</w:t>
      </w:r>
    </w:p>
    <w:p w14:paraId="3C5C8CDB">
      <w:pPr>
        <w:pStyle w:val="4"/>
        <w:ind w:firstLine="420"/>
      </w:pPr>
      <w:r>
        <w:rPr>
          <w:rFonts w:hint="eastAsia"/>
        </w:rPr>
        <w:t>AHB(Advanced High</w:t>
      </w:r>
      <w:r>
        <w:noBreakHyphen/>
      </w:r>
      <w:r>
        <w:rPr>
          <w:rFonts w:hint="eastAsia"/>
        </w:rPr>
        <w:t>performance Bus)</w:t>
      </w:r>
      <w:r>
        <w:rPr>
          <w:rFonts w:hint="eastAsia"/>
          <w:position w:val="2"/>
          <w:lang w:eastAsia="zh-CN"/>
        </w:rPr>
        <w:t>——</w:t>
      </w:r>
      <w:r>
        <w:rPr>
          <w:rFonts w:hint="eastAsia"/>
        </w:rPr>
        <w:t>高性能总线，高速总线；</w:t>
      </w:r>
    </w:p>
    <w:p w14:paraId="45947245">
      <w:pPr>
        <w:pStyle w:val="4"/>
        <w:ind w:firstLine="420"/>
      </w:pPr>
      <w:r>
        <w:rPr>
          <w:rFonts w:hint="eastAsia"/>
        </w:rPr>
        <w:t>APB</w:t>
      </w:r>
      <w:r>
        <w:t>(</w:t>
      </w:r>
      <w:r>
        <w:rPr>
          <w:rFonts w:hint="eastAsia"/>
        </w:rPr>
        <w:t>Advanced Peripheral Bus</w:t>
      </w:r>
      <w:r>
        <w:t>)</w:t>
      </w:r>
      <w:r>
        <w:rPr>
          <w:rFonts w:hint="eastAsia"/>
          <w:position w:val="2"/>
          <w:lang w:eastAsia="zh-CN"/>
        </w:rPr>
        <w:t>——</w:t>
      </w:r>
      <w:r>
        <w:rPr>
          <w:rFonts w:hint="eastAsia"/>
        </w:rPr>
        <w:t>外围总线，低速总线；</w:t>
      </w:r>
    </w:p>
    <w:p w14:paraId="6AF08A32">
      <w:pPr>
        <w:pStyle w:val="4"/>
        <w:ind w:firstLine="420"/>
      </w:pPr>
      <w:r>
        <w:rPr>
          <w:rFonts w:hint="eastAsia"/>
        </w:rPr>
        <w:t>VPB(VLSI. Peripheral Bus)</w:t>
      </w:r>
      <w:r>
        <w:rPr>
          <w:rFonts w:hint="eastAsia"/>
          <w:position w:val="2"/>
          <w:lang w:eastAsia="zh-CN"/>
        </w:rPr>
        <w:t>——</w:t>
      </w:r>
      <w:r>
        <w:rPr>
          <w:rFonts w:hint="eastAsia"/>
        </w:rPr>
        <w:t>超大规模集成电路接口总线。</w:t>
      </w:r>
    </w:p>
    <w:p w14:paraId="28F284CB">
      <w:pPr>
        <w:pStyle w:val="4"/>
        <w:ind w:firstLine="420"/>
      </w:pPr>
      <w:r>
        <w:rPr>
          <w:rFonts w:hint="eastAsia"/>
        </w:rPr>
        <w:t>AHB主要用于高速设备，提供高带宽数据传输；而APB则适用于连接较慢的外设，传输速度相对较低。这些内部总线的设计使得ARM处理器能够与各种外围设备有效地进行通信和协作，实现系统的高效运行。如</w:t>
      </w:r>
      <w:r>
        <w:fldChar w:fldCharType="begin"/>
      </w:r>
      <w:r>
        <w:instrText xml:space="preserve"> </w:instrText>
      </w:r>
      <w:r>
        <w:rPr>
          <w:rFonts w:hint="eastAsia"/>
        </w:rPr>
        <w:instrText xml:space="preserve">REF QWord_XRef_Figure__ng2FAq \h \* CHARFORMAT</w:instrText>
      </w:r>
      <w:r>
        <w:instrText xml:space="preserve"> </w:instrText>
      </w:r>
      <w:r>
        <w:fldChar w:fldCharType="separate"/>
      </w:r>
      <w:r>
        <w:rPr>
          <w:rFonts w:hint="eastAsia"/>
        </w:rPr>
        <w:t>图 </w:t>
      </w:r>
      <w:r>
        <w:t>5</w:t>
      </w:r>
      <w:r>
        <w:noBreakHyphen/>
      </w:r>
      <w:r>
        <w:t>13</w:t>
      </w:r>
      <w:r>
        <w:fldChar w:fldCharType="end"/>
      </w:r>
      <w:r>
        <w:rPr>
          <w:rFonts w:hint="eastAsia"/>
        </w:rPr>
        <w:t>所示。</w:t>
      </w:r>
    </w:p>
    <w:p w14:paraId="7ADD377C">
      <w:pPr>
        <w:pStyle w:val="105"/>
      </w:pPr>
      <w:r>
        <w:t>‌</w:t>
      </w:r>
      <w:bookmarkStart w:id="11753" w:name="_QWord_ImageIndex_73"/>
      <w:r>
        <w:drawing>
          <wp:inline distT="0" distB="0" distL="0" distR="0">
            <wp:extent cx="4267200" cy="3359785"/>
            <wp:effectExtent l="0" t="0" r="0" b="0"/>
            <wp:docPr id="72" name="图片 1" descr="图示, 表格&#10;&#10;描述已自动生成" title="QWord_ImageMark_73">
              <a:hlinkClick xmlns:a="http://schemas.openxmlformats.org/drawingml/2006/main" r:id="rId326" tooltip="QWord 图片目录：resource/images/illustration/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 descr="图示, 表格&#10;&#10;描述已自动生成" title="QWord_ImageMark_73"/>
                    <pic:cNvPicPr>
                      <a:picLocks noChangeAspect="1"/>
                    </pic:cNvPicPr>
                  </pic:nvPicPr>
                  <pic:blipFill>
                    <a:blip r:embed="rId327"/>
                    <a:stretch>
                      <a:fillRect/>
                    </a:stretch>
                  </pic:blipFill>
                  <pic:spPr>
                    <a:xfrm>
                      <a:off x="0" y="0"/>
                      <a:ext cx="4267200" cy="3360000"/>
                    </a:xfrm>
                    <a:prstGeom prst="rect">
                      <a:avLst/>
                    </a:prstGeom>
                  </pic:spPr>
                </pic:pic>
              </a:graphicData>
            </a:graphic>
          </wp:inline>
        </w:drawing>
      </w:r>
      <w:bookmarkEnd w:id="11753"/>
    </w:p>
    <w:p w14:paraId="13A684CA">
      <w:pPr>
        <w:pStyle w:val="68"/>
      </w:pPr>
      <w:bookmarkStart w:id="11754" w:name="QWord_XRef_Figure__ng2FAq"/>
      <w:r>
        <w:rPr>
          <w:rFonts w:hint="eastAsia"/>
        </w:rPr>
        <w:t>图 </w:t>
      </w:r>
      <w:r>
        <w:fldChar w:fldCharType="begin"/>
      </w:r>
      <w:r>
        <w:instrText xml:space="preserve"> SEQ QWord_Heading1_Sequence \c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13</w:t>
      </w:r>
      <w:r>
        <w:fldChar w:fldCharType="end"/>
      </w:r>
      <w:bookmarkEnd w:id="11754"/>
      <w:r>
        <w:rPr>
          <w:rFonts w:hint="eastAsia"/>
        </w:rPr>
        <w:t xml:space="preserve">  内部总线位置示意图</w:t>
      </w:r>
    </w:p>
    <w:p w14:paraId="7640ECDB">
      <w:pPr>
        <w:pStyle w:val="63"/>
        <w:numPr>
          <w:ilvl w:val="2"/>
          <w:numId w:val="6"/>
        </w:numPr>
        <w:spacing w:before="352" w:after="352"/>
      </w:pPr>
      <w:bookmarkStart w:id="11755" w:name="_Toc21212"/>
      <w:r>
        <w:rPr>
          <w:rFonts w:hint="eastAsia"/>
        </w:rPr>
        <w:t>LPC21xx系列的I</w:t>
      </w:r>
      <w:r>
        <w:t>/</w:t>
      </w:r>
      <w:r>
        <w:rPr>
          <w:rFonts w:hint="eastAsia"/>
        </w:rPr>
        <w:t>O端口地址分配（固定高端地址）</w:t>
      </w:r>
      <w:bookmarkEnd w:id="11755"/>
    </w:p>
    <w:p w14:paraId="33CB8598">
      <w:pPr>
        <w:pStyle w:val="4"/>
        <w:ind w:firstLine="420"/>
      </w:pPr>
      <w:r>
        <w:rPr>
          <w:rFonts w:hint="eastAsia"/>
        </w:rPr>
        <w:t>I</w:t>
      </w:r>
      <w:r>
        <w:t>/</w:t>
      </w:r>
      <w:r>
        <w:rPr>
          <w:rFonts w:hint="eastAsia"/>
        </w:rPr>
        <w:t>O端口地址分配通常涉及将物理设备（如外设或者芯片内部功能）映射到处理器的地址空间中，以便于处理器与这些设备进行通信和控制。在ARM处理器中，具体的I</w:t>
      </w:r>
      <w:r>
        <w:t>/</w:t>
      </w:r>
      <w:r>
        <w:rPr>
          <w:rFonts w:hint="eastAsia"/>
        </w:rPr>
        <w:t>O端口地址分配取决于芯片的具体设计和厂商的实现。</w:t>
      </w:r>
    </w:p>
    <w:p w14:paraId="21D0F1C3">
      <w:pPr>
        <w:pStyle w:val="4"/>
        <w:ind w:firstLine="420"/>
      </w:pPr>
      <w:r>
        <w:rPr>
          <w:rFonts w:hint="eastAsia"/>
        </w:rPr>
        <w:t>一般来说，ARM处理器的I</w:t>
      </w:r>
      <w:r>
        <w:t>/</w:t>
      </w:r>
      <w:r>
        <w:rPr>
          <w:rFonts w:hint="eastAsia"/>
        </w:rPr>
        <w:t>O端口地址会在处理器的地址空间中有固定的高端地址范围。具体的地址范围和分配可以在处理器的技术参考手册或数据手册中找到。这些手册会详细描述每个I</w:t>
      </w:r>
      <w:r>
        <w:t>/</w:t>
      </w:r>
      <w:r>
        <w:rPr>
          <w:rFonts w:hint="eastAsia"/>
        </w:rPr>
        <w:t>O端口的基址和偏移地址，以及如何在软件中访问和配置这些端口。</w:t>
      </w:r>
    </w:p>
    <w:p w14:paraId="67D77BA3">
      <w:pPr>
        <w:pStyle w:val="4"/>
        <w:ind w:firstLine="420"/>
      </w:pPr>
      <w:r>
        <w:rPr>
          <w:rFonts w:hint="eastAsia"/>
        </w:rPr>
        <w:t>LPC21xx系列的I</w:t>
      </w:r>
      <w:r>
        <w:t>/</w:t>
      </w:r>
      <w:r>
        <w:rPr>
          <w:rFonts w:hint="eastAsia"/>
        </w:rPr>
        <w:t>O端口地址分配的具体信息如</w:t>
      </w:r>
      <w:r>
        <w:fldChar w:fldCharType="begin"/>
      </w:r>
      <w:r>
        <w:instrText xml:space="preserve"> </w:instrText>
      </w:r>
      <w:r>
        <w:rPr>
          <w:rFonts w:hint="eastAsia"/>
        </w:rPr>
        <w:instrText xml:space="preserve">REF QWord_XRef_Figure__OpyqqJ \h \* CHARFORMAT</w:instrText>
      </w:r>
      <w:r>
        <w:instrText xml:space="preserve"> </w:instrText>
      </w:r>
      <w:r>
        <w:fldChar w:fldCharType="separate"/>
      </w:r>
      <w:r>
        <w:rPr>
          <w:rFonts w:hint="eastAsia"/>
        </w:rPr>
        <w:t>图 </w:t>
      </w:r>
      <w:r>
        <w:t>5</w:t>
      </w:r>
      <w:r>
        <w:noBreakHyphen/>
      </w:r>
      <w:r>
        <w:t>14</w:t>
      </w:r>
      <w:r>
        <w:fldChar w:fldCharType="end"/>
      </w:r>
      <w:r>
        <w:rPr>
          <w:rFonts w:hint="eastAsia"/>
        </w:rPr>
        <w:t>所示。</w:t>
      </w:r>
    </w:p>
    <w:p w14:paraId="50AF0616">
      <w:pPr>
        <w:pStyle w:val="105"/>
      </w:pPr>
      <w:r>
        <w:t>‌</w:t>
      </w:r>
      <w:bookmarkStart w:id="11756" w:name="_QWord_ImageIndex_74"/>
      <w:r>
        <w:drawing>
          <wp:inline distT="0" distB="0" distL="0" distR="0">
            <wp:extent cx="4318000" cy="2552700"/>
            <wp:effectExtent l="0" t="0" r="6350" b="0"/>
            <wp:docPr id="73" name="图片 1" descr="表格&#10;&#10;描述已自动生成" title="QWord_ImageMark_74">
              <a:hlinkClick xmlns:a="http://schemas.openxmlformats.org/drawingml/2006/main" r:id="rId328" tooltip="QWord 图片目录：resource/images/illustration/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 descr="表格&#10;&#10;描述已自动生成" title="QWord_ImageMark_74"/>
                    <pic:cNvPicPr>
                      <a:picLocks noChangeAspect="1"/>
                    </pic:cNvPicPr>
                  </pic:nvPicPr>
                  <pic:blipFill>
                    <a:blip r:embed="rId329">
                      <a:biLevel thresh="75000"/>
                    </a:blip>
                    <a:stretch>
                      <a:fillRect/>
                    </a:stretch>
                  </pic:blipFill>
                  <pic:spPr>
                    <a:xfrm>
                      <a:off x="0" y="0"/>
                      <a:ext cx="4318000" cy="2552905"/>
                    </a:xfrm>
                    <a:prstGeom prst="rect">
                      <a:avLst/>
                    </a:prstGeom>
                  </pic:spPr>
                </pic:pic>
              </a:graphicData>
            </a:graphic>
          </wp:inline>
        </w:drawing>
      </w:r>
      <w:bookmarkEnd w:id="11756"/>
    </w:p>
    <w:p w14:paraId="65896D14">
      <w:pPr>
        <w:pStyle w:val="68"/>
      </w:pPr>
      <w:bookmarkStart w:id="11757" w:name="QWord_XRef_Figure__OpyqqJ"/>
      <w:r>
        <w:rPr>
          <w:rFonts w:hint="eastAsia"/>
        </w:rPr>
        <w:t>图 </w:t>
      </w:r>
      <w:r>
        <w:fldChar w:fldCharType="begin"/>
      </w:r>
      <w:r>
        <w:instrText xml:space="preserve"> SEQ QWord_Heading1_Sequence \c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14</w:t>
      </w:r>
      <w:r>
        <w:fldChar w:fldCharType="end"/>
      </w:r>
      <w:bookmarkEnd w:id="11757"/>
      <w:r>
        <w:rPr>
          <w:rFonts w:hint="eastAsia"/>
        </w:rPr>
        <w:t xml:space="preserve">  I</w:t>
      </w:r>
      <w:r>
        <w:t>/</w:t>
      </w:r>
      <w:r>
        <w:rPr>
          <w:rFonts w:hint="eastAsia"/>
        </w:rPr>
        <w:t>O端口地址分配</w:t>
      </w:r>
    </w:p>
    <w:p w14:paraId="642A9877">
      <w:pPr>
        <w:pStyle w:val="5"/>
        <w:numPr>
          <w:ilvl w:val="1"/>
          <w:numId w:val="6"/>
        </w:numPr>
        <w:spacing w:before="705" w:after="352"/>
      </w:pPr>
      <w:bookmarkStart w:id="11758" w:name="_Toc2937"/>
      <w:r>
        <w:rPr>
          <w:rFonts w:hint="eastAsia"/>
        </w:rPr>
        <w:t>ARM的GPIO接口</w:t>
      </w:r>
      <w:bookmarkEnd w:id="11758"/>
    </w:p>
    <w:p w14:paraId="7DD88B57">
      <w:pPr>
        <w:pStyle w:val="109"/>
        <w:ind w:firstLine="360"/>
        <w:rPr>
          <w:rStyle w:val="174"/>
          <w:rFonts w:hint="eastAsia" w:eastAsia="宋体"/>
          <w:lang w:eastAsia="zh-CN"/>
        </w:rPr>
      </w:pPr>
      <w:r>
        <w:rPr>
          <w:rStyle w:val="174"/>
          <w:rFonts w:hint="eastAsia" w:eastAsia="宋体"/>
          <w:lang w:eastAsia="zh-CN"/>
        </w:rPr>
        <w:drawing>
          <wp:inline distT="0" distB="0" distL="114300" distR="114300">
            <wp:extent cx="2286000" cy="2286000"/>
            <wp:effectExtent l="0" t="0" r="0" b="0"/>
            <wp:docPr id="108" name="图片 108" descr="5-3 ARM的GPIO接口.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5-3 ARM的GPIO接口.mp4"/>
                    <pic:cNvPicPr>
                      <a:picLocks noChangeAspect="1"/>
                    </pic:cNvPicPr>
                  </pic:nvPicPr>
                  <pic:blipFill>
                    <a:blip r:embed="rId330"/>
                    <a:stretch>
                      <a:fillRect/>
                    </a:stretch>
                  </pic:blipFill>
                  <pic:spPr>
                    <a:xfrm>
                      <a:off x="0" y="0"/>
                      <a:ext cx="2286000" cy="2286000"/>
                    </a:xfrm>
                    <a:prstGeom prst="rect">
                      <a:avLst/>
                    </a:prstGeom>
                  </pic:spPr>
                </pic:pic>
              </a:graphicData>
            </a:graphic>
          </wp:inline>
        </w:drawing>
      </w:r>
    </w:p>
    <w:p w14:paraId="51280544">
      <w:pPr>
        <w:pStyle w:val="109"/>
        <w:ind w:firstLine="360"/>
      </w:pPr>
      <w:r>
        <w:rPr>
          <w:rStyle w:val="174"/>
          <w:rFonts w:hint="eastAsia"/>
        </w:rPr>
        <w:t>5</w:t>
      </w:r>
      <w:r>
        <w:rPr>
          <w:rStyle w:val="174"/>
        </w:rPr>
        <w:noBreakHyphen/>
      </w:r>
      <w:r>
        <w:rPr>
          <w:rStyle w:val="174"/>
          <w:rFonts w:hint="eastAsia"/>
        </w:rPr>
        <w:t>3 ARM的GPIO接口</w:t>
      </w:r>
    </w:p>
    <w:p w14:paraId="075EDB19">
      <w:pPr>
        <w:pStyle w:val="63"/>
        <w:numPr>
          <w:ilvl w:val="2"/>
          <w:numId w:val="6"/>
        </w:numPr>
        <w:spacing w:before="352" w:after="352"/>
      </w:pPr>
      <w:bookmarkStart w:id="11759" w:name="_Toc14917"/>
      <w:r>
        <w:rPr>
          <w:rFonts w:hint="eastAsia"/>
        </w:rPr>
        <w:t>LPC2138的外围I</w:t>
      </w:r>
      <w:r>
        <w:t>/</w:t>
      </w:r>
      <w:r>
        <w:rPr>
          <w:rFonts w:hint="eastAsia"/>
        </w:rPr>
        <w:t>O引脚</w:t>
      </w:r>
      <w:bookmarkEnd w:id="11759"/>
    </w:p>
    <w:p w14:paraId="5D07F5F1">
      <w:pPr>
        <w:pStyle w:val="4"/>
        <w:ind w:firstLine="420"/>
      </w:pPr>
      <w:r>
        <w:rPr>
          <w:rFonts w:hint="eastAsia"/>
        </w:rPr>
        <w:t>LPC2138是NXP（原LPC）推出的一款基于ARM7TDMI处理器的微控制器。它具有多种外设功能，LPC2138的外围I</w:t>
      </w:r>
      <w:r>
        <w:t>/</w:t>
      </w:r>
      <w:r>
        <w:rPr>
          <w:rFonts w:hint="eastAsia"/>
        </w:rPr>
        <w:t>O引脚分布如</w:t>
      </w:r>
      <w:r>
        <w:fldChar w:fldCharType="begin"/>
      </w:r>
      <w:r>
        <w:instrText xml:space="preserve"> </w:instrText>
      </w:r>
      <w:r>
        <w:rPr>
          <w:rFonts w:hint="eastAsia"/>
        </w:rPr>
        <w:instrText xml:space="preserve">REF QWord_XRef_Figure__3qwWAA \h \* CHARFORMAT</w:instrText>
      </w:r>
      <w:r>
        <w:instrText xml:space="preserve"> </w:instrText>
      </w:r>
      <w:r>
        <w:fldChar w:fldCharType="separate"/>
      </w:r>
      <w:r>
        <w:rPr>
          <w:rFonts w:hint="eastAsia"/>
        </w:rPr>
        <w:t>图 </w:t>
      </w:r>
      <w:r>
        <w:t>5</w:t>
      </w:r>
      <w:r>
        <w:noBreakHyphen/>
      </w:r>
      <w:r>
        <w:t>15</w:t>
      </w:r>
      <w:r>
        <w:fldChar w:fldCharType="end"/>
      </w:r>
      <w:r>
        <w:rPr>
          <w:rFonts w:hint="eastAsia"/>
        </w:rPr>
        <w:t>所示。</w:t>
      </w:r>
    </w:p>
    <w:p w14:paraId="157310AB">
      <w:pPr>
        <w:pStyle w:val="105"/>
      </w:pPr>
      <w:r>
        <w:t>‌</w:t>
      </w:r>
      <w:bookmarkStart w:id="11760" w:name="_QWord_ImageIndex_75"/>
      <w:r>
        <w:drawing>
          <wp:inline distT="0" distB="0" distL="0" distR="0">
            <wp:extent cx="4629785" cy="3148965"/>
            <wp:effectExtent l="0" t="0" r="0" b="0"/>
            <wp:docPr id="74" name="图片 1" descr="图示&#10;&#10;描述已自动生成" title="QWord_ImageMark_75">
              <a:hlinkClick xmlns:a="http://schemas.openxmlformats.org/drawingml/2006/main" r:id="rId331" tooltip="QWord 图片目录：resource/images/illustration/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 descr="图示&#10;&#10;描述已自动生成" title="QWord_ImageMark_75"/>
                    <pic:cNvPicPr>
                      <a:picLocks noChangeAspect="1"/>
                    </pic:cNvPicPr>
                  </pic:nvPicPr>
                  <pic:blipFill>
                    <a:blip r:embed="rId332"/>
                    <a:stretch>
                      <a:fillRect/>
                    </a:stretch>
                  </pic:blipFill>
                  <pic:spPr>
                    <a:xfrm>
                      <a:off x="0" y="0"/>
                      <a:ext cx="4629785" cy="3149570"/>
                    </a:xfrm>
                    <a:prstGeom prst="rect">
                      <a:avLst/>
                    </a:prstGeom>
                  </pic:spPr>
                </pic:pic>
              </a:graphicData>
            </a:graphic>
          </wp:inline>
        </w:drawing>
      </w:r>
      <w:bookmarkEnd w:id="11760"/>
    </w:p>
    <w:p w14:paraId="7A533C18">
      <w:pPr>
        <w:pStyle w:val="68"/>
      </w:pPr>
      <w:bookmarkStart w:id="11761" w:name="QWord_XRef_Figure__3qwWAA"/>
      <w:r>
        <w:rPr>
          <w:rFonts w:hint="eastAsia"/>
        </w:rPr>
        <w:t>图 </w:t>
      </w:r>
      <w:r>
        <w:fldChar w:fldCharType="begin"/>
      </w:r>
      <w:r>
        <w:instrText xml:space="preserve"> SEQ QWord_Heading1_Sequence \c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15</w:t>
      </w:r>
      <w:r>
        <w:fldChar w:fldCharType="end"/>
      </w:r>
      <w:bookmarkEnd w:id="11761"/>
      <w:r>
        <w:rPr>
          <w:rFonts w:hint="eastAsia"/>
        </w:rPr>
        <w:t xml:space="preserve">  LPC2138的外围I</w:t>
      </w:r>
      <w:r>
        <w:t>/</w:t>
      </w:r>
      <w:r>
        <w:rPr>
          <w:rFonts w:hint="eastAsia"/>
        </w:rPr>
        <w:t>O引脚</w:t>
      </w:r>
    </w:p>
    <w:p w14:paraId="66356BF6">
      <w:pPr>
        <w:pStyle w:val="63"/>
        <w:numPr>
          <w:ilvl w:val="2"/>
          <w:numId w:val="6"/>
        </w:numPr>
        <w:spacing w:before="352" w:after="352"/>
      </w:pPr>
      <w:bookmarkStart w:id="11762" w:name="_Toc9958"/>
      <w:r>
        <w:rPr>
          <w:rFonts w:hint="eastAsia"/>
        </w:rPr>
        <w:t>管脚功能选择寄存器</w:t>
      </w:r>
      <w:bookmarkEnd w:id="11762"/>
    </w:p>
    <w:p w14:paraId="2A7BB753">
      <w:pPr>
        <w:pStyle w:val="4"/>
        <w:ind w:firstLine="420"/>
      </w:pPr>
      <w:r>
        <w:rPr>
          <w:rFonts w:hint="eastAsia"/>
        </w:rPr>
        <w:t>LPC2138微控制器使用管脚功能选择寄存器（Pin Function Select Registers）来配置每个引脚的功能，如</w:t>
      </w:r>
      <w:r>
        <w:fldChar w:fldCharType="begin"/>
      </w:r>
      <w:r>
        <w:instrText xml:space="preserve"> </w:instrText>
      </w:r>
      <w:r>
        <w:rPr>
          <w:rFonts w:hint="eastAsia"/>
        </w:rPr>
        <w:instrText xml:space="preserve">REF QWord_XRef_Table__pxiRnb \h \* CHARFORMAT</w:instrText>
      </w:r>
      <w:r>
        <w:instrText xml:space="preserve"> </w:instrText>
      </w:r>
      <w:r>
        <w:fldChar w:fldCharType="separate"/>
      </w:r>
      <w:r>
        <w:t>表 5</w:t>
      </w:r>
      <w:r>
        <w:noBreakHyphen/>
      </w:r>
      <w:r>
        <w:t>1</w:t>
      </w:r>
      <w:r>
        <w:fldChar w:fldCharType="end"/>
      </w:r>
      <w:r>
        <w:rPr>
          <w:rFonts w:hint="eastAsia"/>
        </w:rPr>
        <w:t>所示。</w:t>
      </w:r>
    </w:p>
    <w:p w14:paraId="6734C7C3">
      <w:pPr>
        <w:pStyle w:val="67"/>
        <w:rPr>
          <w:rFonts w:hint="eastAsia"/>
        </w:rPr>
      </w:pPr>
      <w:bookmarkStart w:id="11763" w:name="QWord_XRef_Table__pxiRnb"/>
      <w:r>
        <w:rPr>
          <w:rStyle w:val="238"/>
        </w:rPr>
        <w:t>表 </w:t>
      </w:r>
      <w:r>
        <w:rPr>
          <w:rStyle w:val="238"/>
        </w:rPr>
        <w:fldChar w:fldCharType="begin"/>
      </w:r>
      <w:r>
        <w:rPr>
          <w:rStyle w:val="238"/>
        </w:rPr>
        <w:instrText xml:space="preserve"> SEQ QWord_Heading1_Sequence \c </w:instrText>
      </w:r>
      <w:r>
        <w:rPr>
          <w:rStyle w:val="238"/>
        </w:rPr>
        <w:fldChar w:fldCharType="separate"/>
      </w:r>
      <w:r>
        <w:rPr>
          <w:rStyle w:val="238"/>
        </w:rPr>
        <w:t>5</w:t>
      </w:r>
      <w:r>
        <w:rPr>
          <w:rStyle w:val="238"/>
        </w:rPr>
        <w:fldChar w:fldCharType="end"/>
      </w:r>
      <w:r>
        <w:rPr>
          <w:rStyle w:val="238"/>
        </w:rPr>
        <w:noBreakHyphen/>
      </w:r>
      <w:r>
        <w:rPr>
          <w:rStyle w:val="238"/>
        </w:rPr>
        <w:fldChar w:fldCharType="begin"/>
      </w:r>
      <w:r>
        <w:rPr>
          <w:rStyle w:val="238"/>
        </w:rPr>
        <w:instrText xml:space="preserve"> SEQ 表 \* ARABIC \s 1 </w:instrText>
      </w:r>
      <w:r>
        <w:rPr>
          <w:rStyle w:val="238"/>
        </w:rPr>
        <w:fldChar w:fldCharType="separate"/>
      </w:r>
      <w:r>
        <w:rPr>
          <w:rStyle w:val="238"/>
        </w:rPr>
        <w:t>1</w:t>
      </w:r>
      <w:r>
        <w:rPr>
          <w:rStyle w:val="238"/>
        </w:rPr>
        <w:fldChar w:fldCharType="end"/>
      </w:r>
      <w:bookmarkEnd w:id="11763"/>
      <w:r>
        <w:t xml:space="preserve">  </w:t>
      </w:r>
      <w:r>
        <w:rPr>
          <w:rFonts w:hint="eastAsia"/>
        </w:rPr>
        <w:t>管脚功能选择寄存器</w:t>
      </w:r>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76"/>
        <w:gridCol w:w="1639"/>
        <w:gridCol w:w="1639"/>
        <w:gridCol w:w="1664"/>
        <w:gridCol w:w="1694"/>
      </w:tblGrid>
      <w:tr w14:paraId="30970B2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08" w:type="pc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6EE07128">
            <w:pPr>
              <w:pStyle w:val="74"/>
              <w:rPr>
                <w:rFonts w:hint="eastAsia"/>
                <w:kern w:val="0"/>
              </w:rPr>
            </w:pPr>
            <w:r>
              <w:rPr>
                <w:rFonts w:hint="eastAsia"/>
                <w:kern w:val="0"/>
              </w:rPr>
              <w:t>名称</w:t>
            </w:r>
          </w:p>
        </w:tc>
        <w:tc>
          <w:tcPr>
            <w:tcW w:w="986"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33620C42">
            <w:pPr>
              <w:pStyle w:val="74"/>
              <w:rPr>
                <w:rFonts w:hint="eastAsia"/>
                <w:kern w:val="0"/>
              </w:rPr>
            </w:pPr>
            <w:r>
              <w:rPr>
                <w:rFonts w:hint="eastAsia"/>
                <w:kern w:val="0"/>
              </w:rPr>
              <w:t>描述</w:t>
            </w:r>
          </w:p>
        </w:tc>
        <w:tc>
          <w:tcPr>
            <w:tcW w:w="986"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537D1C36">
            <w:pPr>
              <w:pStyle w:val="74"/>
              <w:rPr>
                <w:rFonts w:hint="eastAsia"/>
                <w:kern w:val="0"/>
              </w:rPr>
            </w:pPr>
            <w:r>
              <w:rPr>
                <w:rFonts w:hint="eastAsia"/>
                <w:kern w:val="0"/>
              </w:rPr>
              <w:t>访问</w:t>
            </w:r>
          </w:p>
        </w:tc>
        <w:tc>
          <w:tcPr>
            <w:tcW w:w="1001"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01B03477">
            <w:pPr>
              <w:pStyle w:val="74"/>
              <w:rPr>
                <w:rFonts w:hint="eastAsia"/>
                <w:kern w:val="0"/>
              </w:rPr>
            </w:pPr>
            <w:r>
              <w:rPr>
                <w:rFonts w:hint="eastAsia"/>
                <w:kern w:val="0"/>
              </w:rPr>
              <w:t>复位值</w:t>
            </w:r>
          </w:p>
        </w:tc>
        <w:tc>
          <w:tcPr>
            <w:tcW w:w="1019" w:type="pct"/>
            <w:tcBorders>
              <w:top w:val="single" w:color="auto" w:sz="6" w:space="0"/>
              <w:bottom w:val="single" w:color="auto" w:sz="4" w:space="0"/>
              <w:right w:val="single" w:color="auto" w:sz="6" w:space="0"/>
              <w:insideH w:val="single" w:sz="4" w:space="0"/>
              <w:insideV w:val="single" w:sz="4" w:space="0"/>
              <w:tl2br w:val="nil"/>
              <w:tr2bl w:val="nil"/>
            </w:tcBorders>
            <w:shd w:val="clear" w:color="auto" w:fill="auto"/>
            <w:vAlign w:val="center"/>
          </w:tcPr>
          <w:p w14:paraId="5FD95B79">
            <w:pPr>
              <w:pStyle w:val="74"/>
              <w:rPr>
                <w:rFonts w:hint="eastAsia"/>
                <w:kern w:val="0"/>
              </w:rPr>
            </w:pPr>
            <w:r>
              <w:rPr>
                <w:rFonts w:hint="eastAsia"/>
                <w:kern w:val="0"/>
              </w:rPr>
              <w:t>地址</w:t>
            </w:r>
          </w:p>
        </w:tc>
      </w:tr>
      <w:tr w14:paraId="095ED33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08" w:type="pct"/>
            <w:shd w:val="clear" w:color="auto" w:fill="auto"/>
            <w:vAlign w:val="center"/>
          </w:tcPr>
          <w:p w14:paraId="2D947C24">
            <w:pPr>
              <w:pStyle w:val="74"/>
              <w:rPr>
                <w:rFonts w:hint="eastAsia"/>
                <w:kern w:val="0"/>
              </w:rPr>
            </w:pPr>
            <w:r>
              <w:rPr>
                <w:rFonts w:hint="eastAsia"/>
                <w:kern w:val="0"/>
              </w:rPr>
              <w:t>PINSEL0</w:t>
            </w:r>
          </w:p>
        </w:tc>
        <w:tc>
          <w:tcPr>
            <w:tcW w:w="986" w:type="pct"/>
            <w:shd w:val="clear" w:color="auto" w:fill="auto"/>
            <w:vAlign w:val="center"/>
          </w:tcPr>
          <w:p w14:paraId="346B2CCC">
            <w:pPr>
              <w:pStyle w:val="74"/>
              <w:rPr>
                <w:rFonts w:hint="eastAsia"/>
                <w:kern w:val="0"/>
              </w:rPr>
            </w:pPr>
            <w:r>
              <w:rPr>
                <w:rFonts w:hint="eastAsia"/>
                <w:kern w:val="0"/>
              </w:rPr>
              <w:t>管脚功能选择寄存器0</w:t>
            </w:r>
          </w:p>
        </w:tc>
        <w:tc>
          <w:tcPr>
            <w:tcW w:w="986" w:type="pct"/>
            <w:shd w:val="clear" w:color="auto" w:fill="auto"/>
            <w:vAlign w:val="center"/>
          </w:tcPr>
          <w:p w14:paraId="0EA25F09">
            <w:pPr>
              <w:pStyle w:val="74"/>
              <w:rPr>
                <w:rFonts w:hint="eastAsia"/>
                <w:kern w:val="0"/>
              </w:rPr>
            </w:pPr>
            <w:r>
              <w:rPr>
                <w:rFonts w:hint="eastAsia"/>
                <w:kern w:val="0"/>
              </w:rPr>
              <w:t>读</w:t>
            </w:r>
            <w:r>
              <w:rPr>
                <w:kern w:val="0"/>
              </w:rPr>
              <w:t>/</w:t>
            </w:r>
            <w:r>
              <w:rPr>
                <w:rFonts w:hint="eastAsia"/>
                <w:kern w:val="0"/>
              </w:rPr>
              <w:t>写</w:t>
            </w:r>
          </w:p>
        </w:tc>
        <w:tc>
          <w:tcPr>
            <w:tcW w:w="1001" w:type="pct"/>
            <w:shd w:val="clear" w:color="auto" w:fill="auto"/>
            <w:vAlign w:val="center"/>
          </w:tcPr>
          <w:p w14:paraId="06249658">
            <w:pPr>
              <w:pStyle w:val="74"/>
              <w:rPr>
                <w:rFonts w:hint="eastAsia"/>
                <w:kern w:val="0"/>
              </w:rPr>
            </w:pPr>
            <w:r>
              <w:rPr>
                <w:rFonts w:hint="eastAsia"/>
                <w:kern w:val="0"/>
              </w:rPr>
              <w:t>0x0000 0000</w:t>
            </w:r>
          </w:p>
        </w:tc>
        <w:tc>
          <w:tcPr>
            <w:tcW w:w="1019" w:type="pct"/>
            <w:shd w:val="clear" w:color="auto" w:fill="auto"/>
            <w:vAlign w:val="center"/>
          </w:tcPr>
          <w:p w14:paraId="44A858AE">
            <w:pPr>
              <w:pStyle w:val="74"/>
              <w:rPr>
                <w:rFonts w:hint="eastAsia"/>
                <w:kern w:val="0"/>
              </w:rPr>
            </w:pPr>
            <w:r>
              <w:rPr>
                <w:rFonts w:hint="eastAsia"/>
                <w:kern w:val="0"/>
              </w:rPr>
              <w:t>0xE002C000</w:t>
            </w:r>
          </w:p>
        </w:tc>
      </w:tr>
      <w:tr w14:paraId="1EAB31A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08" w:type="pct"/>
            <w:shd w:val="clear" w:color="auto" w:fill="auto"/>
            <w:vAlign w:val="center"/>
          </w:tcPr>
          <w:p w14:paraId="15D9D42D">
            <w:pPr>
              <w:pStyle w:val="74"/>
              <w:rPr>
                <w:rFonts w:hint="eastAsia"/>
                <w:kern w:val="0"/>
              </w:rPr>
            </w:pPr>
            <w:r>
              <w:rPr>
                <w:rFonts w:hint="eastAsia"/>
                <w:kern w:val="0"/>
              </w:rPr>
              <w:t>PINSEL1</w:t>
            </w:r>
          </w:p>
        </w:tc>
        <w:tc>
          <w:tcPr>
            <w:tcW w:w="986" w:type="pct"/>
            <w:shd w:val="clear" w:color="auto" w:fill="auto"/>
            <w:vAlign w:val="center"/>
          </w:tcPr>
          <w:p w14:paraId="60AD8B1A">
            <w:pPr>
              <w:pStyle w:val="74"/>
              <w:rPr>
                <w:rFonts w:hint="eastAsia"/>
                <w:kern w:val="0"/>
              </w:rPr>
            </w:pPr>
            <w:r>
              <w:rPr>
                <w:rFonts w:hint="eastAsia"/>
                <w:kern w:val="0"/>
              </w:rPr>
              <w:t>管脚功能选择寄存器1</w:t>
            </w:r>
          </w:p>
        </w:tc>
        <w:tc>
          <w:tcPr>
            <w:tcW w:w="986" w:type="pct"/>
            <w:shd w:val="clear" w:color="auto" w:fill="auto"/>
            <w:vAlign w:val="center"/>
          </w:tcPr>
          <w:p w14:paraId="7CBE4C98">
            <w:pPr>
              <w:pStyle w:val="74"/>
              <w:rPr>
                <w:rFonts w:hint="eastAsia"/>
                <w:kern w:val="0"/>
              </w:rPr>
            </w:pPr>
            <w:r>
              <w:rPr>
                <w:rFonts w:hint="eastAsia"/>
                <w:kern w:val="0"/>
              </w:rPr>
              <w:t>读</w:t>
            </w:r>
            <w:r>
              <w:rPr>
                <w:kern w:val="0"/>
              </w:rPr>
              <w:t>/</w:t>
            </w:r>
            <w:r>
              <w:rPr>
                <w:rFonts w:hint="eastAsia"/>
                <w:kern w:val="0"/>
              </w:rPr>
              <w:t>写</w:t>
            </w:r>
          </w:p>
        </w:tc>
        <w:tc>
          <w:tcPr>
            <w:tcW w:w="1001" w:type="pct"/>
            <w:shd w:val="clear" w:color="auto" w:fill="auto"/>
            <w:vAlign w:val="center"/>
          </w:tcPr>
          <w:p w14:paraId="2B8D4F7E">
            <w:pPr>
              <w:pStyle w:val="74"/>
              <w:rPr>
                <w:rFonts w:hint="eastAsia"/>
                <w:kern w:val="0"/>
              </w:rPr>
            </w:pPr>
            <w:r>
              <w:rPr>
                <w:rFonts w:hint="eastAsia"/>
                <w:kern w:val="0"/>
              </w:rPr>
              <w:t>0x0000 0000</w:t>
            </w:r>
          </w:p>
        </w:tc>
        <w:tc>
          <w:tcPr>
            <w:tcW w:w="1019" w:type="pct"/>
            <w:shd w:val="clear" w:color="auto" w:fill="auto"/>
            <w:vAlign w:val="center"/>
          </w:tcPr>
          <w:p w14:paraId="672F5A61">
            <w:pPr>
              <w:pStyle w:val="74"/>
              <w:rPr>
                <w:rFonts w:hint="eastAsia"/>
                <w:kern w:val="0"/>
              </w:rPr>
            </w:pPr>
            <w:r>
              <w:rPr>
                <w:rFonts w:hint="eastAsia"/>
                <w:kern w:val="0"/>
              </w:rPr>
              <w:t>0xE002C004</w:t>
            </w:r>
          </w:p>
        </w:tc>
      </w:tr>
      <w:tr w14:paraId="2B34BBF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08" w:type="pct"/>
            <w:shd w:val="clear" w:color="auto" w:fill="auto"/>
            <w:vAlign w:val="center"/>
          </w:tcPr>
          <w:p w14:paraId="289BA0AB">
            <w:pPr>
              <w:pStyle w:val="74"/>
              <w:rPr>
                <w:rFonts w:hint="eastAsia"/>
                <w:kern w:val="0"/>
              </w:rPr>
            </w:pPr>
            <w:r>
              <w:rPr>
                <w:rFonts w:hint="eastAsia"/>
                <w:kern w:val="0"/>
              </w:rPr>
              <w:t>PINSEL2</w:t>
            </w:r>
          </w:p>
        </w:tc>
        <w:tc>
          <w:tcPr>
            <w:tcW w:w="986" w:type="pct"/>
            <w:shd w:val="clear" w:color="auto" w:fill="auto"/>
            <w:vAlign w:val="center"/>
          </w:tcPr>
          <w:p w14:paraId="756F75EB">
            <w:pPr>
              <w:pStyle w:val="74"/>
              <w:rPr>
                <w:rFonts w:hint="eastAsia"/>
                <w:kern w:val="0"/>
              </w:rPr>
            </w:pPr>
            <w:r>
              <w:rPr>
                <w:rFonts w:hint="eastAsia"/>
                <w:kern w:val="0"/>
              </w:rPr>
              <w:t>管脚功能选择寄存器2</w:t>
            </w:r>
          </w:p>
        </w:tc>
        <w:tc>
          <w:tcPr>
            <w:tcW w:w="986" w:type="pct"/>
            <w:shd w:val="clear" w:color="auto" w:fill="auto"/>
            <w:vAlign w:val="center"/>
          </w:tcPr>
          <w:p w14:paraId="500BA23E">
            <w:pPr>
              <w:pStyle w:val="74"/>
              <w:rPr>
                <w:rFonts w:hint="eastAsia"/>
                <w:kern w:val="0"/>
              </w:rPr>
            </w:pPr>
            <w:r>
              <w:rPr>
                <w:rFonts w:hint="eastAsia"/>
                <w:kern w:val="0"/>
              </w:rPr>
              <w:t>读</w:t>
            </w:r>
            <w:r>
              <w:rPr>
                <w:kern w:val="0"/>
              </w:rPr>
              <w:t>/</w:t>
            </w:r>
            <w:r>
              <w:rPr>
                <w:rFonts w:hint="eastAsia"/>
                <w:kern w:val="0"/>
              </w:rPr>
              <w:t>写</w:t>
            </w:r>
          </w:p>
        </w:tc>
        <w:tc>
          <w:tcPr>
            <w:tcW w:w="1001" w:type="pct"/>
            <w:shd w:val="clear" w:color="auto" w:fill="auto"/>
            <w:vAlign w:val="center"/>
          </w:tcPr>
          <w:p w14:paraId="695C17B0">
            <w:pPr>
              <w:pStyle w:val="74"/>
              <w:rPr>
                <w:rFonts w:hint="eastAsia"/>
                <w:kern w:val="0"/>
              </w:rPr>
            </w:pPr>
            <w:r>
              <w:rPr>
                <w:rFonts w:hint="eastAsia"/>
                <w:kern w:val="0"/>
              </w:rPr>
              <w:t>见</w:t>
            </w:r>
            <w:r>
              <w:rPr>
                <w:kern w:val="0"/>
              </w:rPr>
              <w:fldChar w:fldCharType="begin"/>
            </w:r>
            <w:r>
              <w:rPr>
                <w:kern w:val="0"/>
              </w:rPr>
              <w:instrText xml:space="preserve"> REF QWord_XRef_Table__CsmEox \h \* CHARFORMAT </w:instrText>
            </w:r>
            <w:r>
              <w:rPr>
                <w:kern w:val="0"/>
              </w:rPr>
              <w:fldChar w:fldCharType="separate"/>
            </w:r>
            <w:r>
              <w:rPr>
                <w:kern w:val="0"/>
              </w:rPr>
              <w:t>表 5</w:t>
            </w:r>
            <w:r>
              <w:rPr>
                <w:kern w:val="0"/>
              </w:rPr>
              <w:noBreakHyphen/>
            </w:r>
            <w:r>
              <w:rPr>
                <w:kern w:val="0"/>
              </w:rPr>
              <w:t>2</w:t>
            </w:r>
            <w:r>
              <w:rPr>
                <w:kern w:val="0"/>
              </w:rPr>
              <w:fldChar w:fldCharType="end"/>
            </w:r>
          </w:p>
        </w:tc>
        <w:tc>
          <w:tcPr>
            <w:tcW w:w="1019" w:type="pct"/>
            <w:shd w:val="clear" w:color="auto" w:fill="auto"/>
            <w:vAlign w:val="center"/>
          </w:tcPr>
          <w:p w14:paraId="0D059BC0">
            <w:pPr>
              <w:pStyle w:val="74"/>
              <w:rPr>
                <w:rFonts w:hint="eastAsia"/>
                <w:kern w:val="0"/>
              </w:rPr>
            </w:pPr>
            <w:r>
              <w:rPr>
                <w:rFonts w:hint="eastAsia"/>
                <w:kern w:val="0"/>
              </w:rPr>
              <w:t>0xE002C014</w:t>
            </w:r>
          </w:p>
        </w:tc>
      </w:tr>
    </w:tbl>
    <w:p w14:paraId="211ABFF4">
      <w:pPr>
        <w:pStyle w:val="259"/>
      </w:pPr>
    </w:p>
    <w:p w14:paraId="1A42BE59">
      <w:pPr>
        <w:pStyle w:val="4"/>
        <w:ind w:firstLine="420"/>
      </w:pPr>
      <w:r>
        <w:rPr>
          <w:rFonts w:hint="eastAsia"/>
        </w:rPr>
        <w:t>LPC2138提供了多个管脚功能选择寄存器，以便用户根据需要配置引脚的不同功能，管脚功能选择寄存器</w:t>
      </w:r>
      <w:r>
        <w:t>0</w:t>
      </w:r>
      <w:r>
        <w:rPr>
          <w:rFonts w:hint="eastAsia"/>
        </w:rPr>
        <w:t>如</w:t>
      </w:r>
      <w:r>
        <w:fldChar w:fldCharType="begin"/>
      </w:r>
      <w:r>
        <w:instrText xml:space="preserve"> REF QWord_XRef_Table__CsmEox \h \* CHARFORMAT </w:instrText>
      </w:r>
      <w:r>
        <w:fldChar w:fldCharType="separate"/>
      </w:r>
      <w:r>
        <w:t>表 5</w:t>
      </w:r>
      <w:r>
        <w:noBreakHyphen/>
      </w:r>
      <w:r>
        <w:t>2</w:t>
      </w:r>
      <w:r>
        <w:fldChar w:fldCharType="end"/>
      </w:r>
      <w:r>
        <w:rPr>
          <w:rFonts w:hint="eastAsia"/>
        </w:rPr>
        <w:t>所示。</w:t>
      </w:r>
    </w:p>
    <w:p w14:paraId="0D8D137C">
      <w:pPr>
        <w:pStyle w:val="67"/>
        <w:rPr>
          <w:rFonts w:hint="eastAsia"/>
        </w:rPr>
      </w:pPr>
      <w:bookmarkStart w:id="11764" w:name="QWord_XRef_Table__CsmEox"/>
      <w:r>
        <w:rPr>
          <w:rStyle w:val="238"/>
        </w:rPr>
        <w:t>表 </w:t>
      </w:r>
      <w:r>
        <w:rPr>
          <w:rStyle w:val="238"/>
        </w:rPr>
        <w:fldChar w:fldCharType="begin"/>
      </w:r>
      <w:r>
        <w:rPr>
          <w:rStyle w:val="238"/>
        </w:rPr>
        <w:instrText xml:space="preserve"> SEQ QWord_Heading1_Sequence \c </w:instrText>
      </w:r>
      <w:r>
        <w:rPr>
          <w:rStyle w:val="238"/>
        </w:rPr>
        <w:fldChar w:fldCharType="separate"/>
      </w:r>
      <w:r>
        <w:rPr>
          <w:rStyle w:val="238"/>
        </w:rPr>
        <w:t>5</w:t>
      </w:r>
      <w:r>
        <w:rPr>
          <w:rStyle w:val="238"/>
        </w:rPr>
        <w:fldChar w:fldCharType="end"/>
      </w:r>
      <w:r>
        <w:rPr>
          <w:rStyle w:val="238"/>
        </w:rPr>
        <w:noBreakHyphen/>
      </w:r>
      <w:r>
        <w:rPr>
          <w:rStyle w:val="238"/>
        </w:rPr>
        <w:fldChar w:fldCharType="begin"/>
      </w:r>
      <w:r>
        <w:rPr>
          <w:rStyle w:val="238"/>
        </w:rPr>
        <w:instrText xml:space="preserve"> SEQ 表 \* ARABIC \s 1 </w:instrText>
      </w:r>
      <w:r>
        <w:rPr>
          <w:rStyle w:val="238"/>
        </w:rPr>
        <w:fldChar w:fldCharType="separate"/>
      </w:r>
      <w:r>
        <w:rPr>
          <w:rStyle w:val="238"/>
        </w:rPr>
        <w:t>2</w:t>
      </w:r>
      <w:r>
        <w:rPr>
          <w:rStyle w:val="238"/>
        </w:rPr>
        <w:fldChar w:fldCharType="end"/>
      </w:r>
      <w:bookmarkEnd w:id="11764"/>
      <w:r>
        <w:t xml:space="preserve">  </w:t>
      </w:r>
      <w:r>
        <w:rPr>
          <w:rFonts w:hint="eastAsia"/>
        </w:rPr>
        <w:t>管脚功能选择寄存器0（PINSEL0</w:t>
      </w:r>
      <w:r>
        <w:noBreakHyphen/>
      </w:r>
      <w:r>
        <w:rPr>
          <w:rFonts w:hint="eastAsia"/>
        </w:rPr>
        <w:t>OxE002C000）</w:t>
      </w:r>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122"/>
        <w:gridCol w:w="998"/>
        <w:gridCol w:w="1001"/>
        <w:gridCol w:w="1415"/>
        <w:gridCol w:w="1345"/>
        <w:gridCol w:w="1535"/>
        <w:gridCol w:w="896"/>
      </w:tblGrid>
      <w:tr w14:paraId="45AFBFE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675" w:type="pc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78312388">
            <w:pPr>
              <w:pStyle w:val="74"/>
              <w:rPr>
                <w:rFonts w:hint="eastAsia"/>
                <w:kern w:val="0"/>
              </w:rPr>
            </w:pPr>
            <w:r>
              <w:rPr>
                <w:rFonts w:hint="eastAsia"/>
                <w:kern w:val="0"/>
              </w:rPr>
              <w:t>PINSEL0</w:t>
            </w:r>
          </w:p>
        </w:tc>
        <w:tc>
          <w:tcPr>
            <w:tcW w:w="600"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102D0E0C">
            <w:pPr>
              <w:pStyle w:val="74"/>
              <w:rPr>
                <w:rFonts w:hint="eastAsia"/>
                <w:kern w:val="0"/>
              </w:rPr>
            </w:pPr>
            <w:r>
              <w:rPr>
                <w:rFonts w:hint="eastAsia"/>
                <w:kern w:val="0"/>
              </w:rPr>
              <w:t>管脚名称</w:t>
            </w:r>
          </w:p>
        </w:tc>
        <w:tc>
          <w:tcPr>
            <w:tcW w:w="602"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2B809CBB">
            <w:pPr>
              <w:pStyle w:val="74"/>
              <w:rPr>
                <w:rFonts w:hint="eastAsia"/>
                <w:kern w:val="0"/>
              </w:rPr>
            </w:pPr>
            <w:r>
              <w:rPr>
                <w:rFonts w:hint="eastAsia"/>
                <w:kern w:val="0"/>
              </w:rPr>
              <w:t>00</w:t>
            </w:r>
          </w:p>
        </w:tc>
        <w:tc>
          <w:tcPr>
            <w:tcW w:w="851"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00097885">
            <w:pPr>
              <w:pStyle w:val="74"/>
              <w:rPr>
                <w:rFonts w:hint="eastAsia"/>
                <w:kern w:val="0"/>
              </w:rPr>
            </w:pPr>
            <w:r>
              <w:rPr>
                <w:rFonts w:hint="eastAsia"/>
                <w:kern w:val="0"/>
              </w:rPr>
              <w:t>01</w:t>
            </w:r>
          </w:p>
        </w:tc>
        <w:tc>
          <w:tcPr>
            <w:tcW w:w="809"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06613DD8">
            <w:pPr>
              <w:pStyle w:val="74"/>
              <w:rPr>
                <w:rFonts w:hint="eastAsia"/>
                <w:kern w:val="0"/>
              </w:rPr>
            </w:pPr>
            <w:r>
              <w:rPr>
                <w:rFonts w:hint="eastAsia"/>
                <w:kern w:val="0"/>
              </w:rPr>
              <w:t>10</w:t>
            </w:r>
          </w:p>
        </w:tc>
        <w:tc>
          <w:tcPr>
            <w:tcW w:w="923"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5B8E2B6F">
            <w:pPr>
              <w:pStyle w:val="74"/>
              <w:rPr>
                <w:rFonts w:hint="eastAsia"/>
                <w:kern w:val="0"/>
              </w:rPr>
            </w:pPr>
            <w:r>
              <w:rPr>
                <w:rFonts w:hint="eastAsia"/>
                <w:kern w:val="0"/>
              </w:rPr>
              <w:t>11</w:t>
            </w:r>
          </w:p>
        </w:tc>
        <w:tc>
          <w:tcPr>
            <w:tcW w:w="539" w:type="pct"/>
            <w:tcBorders>
              <w:top w:val="single" w:color="auto" w:sz="6" w:space="0"/>
              <w:bottom w:val="single" w:color="auto" w:sz="4" w:space="0"/>
              <w:right w:val="single" w:color="auto" w:sz="6" w:space="0"/>
              <w:insideH w:val="single" w:sz="4" w:space="0"/>
              <w:insideV w:val="single" w:sz="4" w:space="0"/>
              <w:tl2br w:val="nil"/>
              <w:tr2bl w:val="nil"/>
            </w:tcBorders>
            <w:shd w:val="clear" w:color="auto" w:fill="auto"/>
            <w:vAlign w:val="center"/>
          </w:tcPr>
          <w:p w14:paraId="78253002">
            <w:pPr>
              <w:pStyle w:val="74"/>
              <w:rPr>
                <w:rFonts w:hint="eastAsia"/>
                <w:kern w:val="0"/>
              </w:rPr>
            </w:pPr>
            <w:r>
              <w:rPr>
                <w:rFonts w:hint="eastAsia"/>
                <w:kern w:val="0"/>
              </w:rPr>
              <w:t>复位</w:t>
            </w:r>
          </w:p>
        </w:tc>
      </w:tr>
      <w:tr w14:paraId="162D413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675" w:type="pct"/>
            <w:shd w:val="clear" w:color="auto" w:fill="auto"/>
            <w:vAlign w:val="center"/>
          </w:tcPr>
          <w:p w14:paraId="0262C30A">
            <w:pPr>
              <w:pStyle w:val="74"/>
              <w:rPr>
                <w:rFonts w:hint="eastAsia"/>
                <w:kern w:val="0"/>
              </w:rPr>
            </w:pPr>
            <w:r>
              <w:rPr>
                <w:kern w:val="0"/>
              </w:rPr>
              <w:t>1:0</w:t>
            </w:r>
          </w:p>
        </w:tc>
        <w:tc>
          <w:tcPr>
            <w:tcW w:w="600" w:type="pct"/>
            <w:shd w:val="clear" w:color="auto" w:fill="auto"/>
            <w:vAlign w:val="center"/>
          </w:tcPr>
          <w:p w14:paraId="21E1053E">
            <w:pPr>
              <w:pStyle w:val="74"/>
              <w:rPr>
                <w:rFonts w:hint="eastAsia"/>
                <w:kern w:val="0"/>
              </w:rPr>
            </w:pPr>
            <w:r>
              <w:rPr>
                <w:kern w:val="0"/>
              </w:rPr>
              <w:t>P0.0</w:t>
            </w:r>
          </w:p>
        </w:tc>
        <w:tc>
          <w:tcPr>
            <w:tcW w:w="602" w:type="pct"/>
            <w:shd w:val="clear" w:color="auto" w:fill="auto"/>
            <w:vAlign w:val="center"/>
          </w:tcPr>
          <w:p w14:paraId="5092CE40">
            <w:pPr>
              <w:pStyle w:val="74"/>
              <w:rPr>
                <w:rFonts w:hint="eastAsia"/>
                <w:kern w:val="0"/>
              </w:rPr>
            </w:pPr>
            <w:r>
              <w:rPr>
                <w:kern w:val="0"/>
              </w:rPr>
              <w:t>GPIO P</w:t>
            </w:r>
            <w:r>
              <w:rPr>
                <w:rFonts w:hint="eastAsia"/>
                <w:kern w:val="0"/>
              </w:rPr>
              <w:t>0</w:t>
            </w:r>
            <w:r>
              <w:rPr>
                <w:kern w:val="0"/>
              </w:rPr>
              <w:t>.0</w:t>
            </w:r>
          </w:p>
        </w:tc>
        <w:tc>
          <w:tcPr>
            <w:tcW w:w="851" w:type="pct"/>
            <w:shd w:val="clear" w:color="auto" w:fill="auto"/>
            <w:vAlign w:val="center"/>
          </w:tcPr>
          <w:p w14:paraId="2AFF5CF8">
            <w:pPr>
              <w:pStyle w:val="74"/>
              <w:rPr>
                <w:rFonts w:hint="eastAsia"/>
                <w:kern w:val="0"/>
              </w:rPr>
            </w:pPr>
            <w:r>
              <w:rPr>
                <w:kern w:val="0"/>
              </w:rPr>
              <w:t>TxD(UART</w:t>
            </w:r>
            <w:r>
              <w:rPr>
                <w:rFonts w:hint="eastAsia"/>
                <w:kern w:val="0"/>
              </w:rPr>
              <w:t>0</w:t>
            </w:r>
            <w:r>
              <w:rPr>
                <w:kern w:val="0"/>
              </w:rPr>
              <w:t>)</w:t>
            </w:r>
          </w:p>
        </w:tc>
        <w:tc>
          <w:tcPr>
            <w:tcW w:w="809" w:type="pct"/>
            <w:shd w:val="clear" w:color="auto" w:fill="auto"/>
            <w:vAlign w:val="center"/>
          </w:tcPr>
          <w:p w14:paraId="219E6944">
            <w:pPr>
              <w:pStyle w:val="74"/>
              <w:rPr>
                <w:rFonts w:hint="eastAsia"/>
                <w:kern w:val="0"/>
              </w:rPr>
            </w:pPr>
            <w:r>
              <w:rPr>
                <w:kern w:val="0"/>
              </w:rPr>
              <w:t>PWM1</w:t>
            </w:r>
          </w:p>
        </w:tc>
        <w:tc>
          <w:tcPr>
            <w:tcW w:w="923" w:type="pct"/>
            <w:shd w:val="clear" w:color="auto" w:fill="auto"/>
            <w:vAlign w:val="center"/>
          </w:tcPr>
          <w:p w14:paraId="55392101">
            <w:pPr>
              <w:pStyle w:val="74"/>
              <w:rPr>
                <w:rFonts w:hint="eastAsia"/>
                <w:kern w:val="0"/>
              </w:rPr>
            </w:pPr>
            <w:r>
              <w:rPr>
                <w:rFonts w:hint="eastAsia"/>
                <w:kern w:val="0"/>
              </w:rPr>
              <w:t>保留</w:t>
            </w:r>
          </w:p>
        </w:tc>
        <w:tc>
          <w:tcPr>
            <w:tcW w:w="539" w:type="pct"/>
            <w:shd w:val="clear" w:color="auto" w:fill="auto"/>
            <w:vAlign w:val="center"/>
          </w:tcPr>
          <w:p w14:paraId="0BB41243">
            <w:pPr>
              <w:pStyle w:val="74"/>
              <w:rPr>
                <w:rFonts w:hint="eastAsia"/>
                <w:kern w:val="0"/>
              </w:rPr>
            </w:pPr>
            <w:r>
              <w:rPr>
                <w:rFonts w:hint="eastAsia"/>
                <w:kern w:val="0"/>
              </w:rPr>
              <w:t>00</w:t>
            </w:r>
          </w:p>
        </w:tc>
      </w:tr>
      <w:tr w14:paraId="30A6B3A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675" w:type="pct"/>
            <w:shd w:val="clear" w:color="auto" w:fill="auto"/>
            <w:vAlign w:val="center"/>
          </w:tcPr>
          <w:p w14:paraId="612BF9FA">
            <w:pPr>
              <w:pStyle w:val="74"/>
              <w:rPr>
                <w:rFonts w:hint="eastAsia"/>
                <w:kern w:val="0"/>
              </w:rPr>
            </w:pPr>
            <w:r>
              <w:rPr>
                <w:kern w:val="0"/>
              </w:rPr>
              <w:t>3:2</w:t>
            </w:r>
          </w:p>
        </w:tc>
        <w:tc>
          <w:tcPr>
            <w:tcW w:w="600" w:type="pct"/>
            <w:shd w:val="clear" w:color="auto" w:fill="auto"/>
            <w:vAlign w:val="center"/>
          </w:tcPr>
          <w:p w14:paraId="6F21D697">
            <w:pPr>
              <w:pStyle w:val="74"/>
              <w:rPr>
                <w:rFonts w:hint="eastAsia"/>
                <w:kern w:val="0"/>
              </w:rPr>
            </w:pPr>
            <w:r>
              <w:rPr>
                <w:kern w:val="0"/>
              </w:rPr>
              <w:t>P0.</w:t>
            </w:r>
            <w:r>
              <w:rPr>
                <w:rFonts w:hint="eastAsia"/>
                <w:kern w:val="0"/>
              </w:rPr>
              <w:t>1</w:t>
            </w:r>
          </w:p>
        </w:tc>
        <w:tc>
          <w:tcPr>
            <w:tcW w:w="602" w:type="pct"/>
            <w:shd w:val="clear" w:color="auto" w:fill="auto"/>
            <w:vAlign w:val="center"/>
          </w:tcPr>
          <w:p w14:paraId="003258D8">
            <w:pPr>
              <w:pStyle w:val="74"/>
              <w:rPr>
                <w:rFonts w:hint="eastAsia"/>
                <w:kern w:val="0"/>
              </w:rPr>
            </w:pPr>
            <w:r>
              <w:rPr>
                <w:kern w:val="0"/>
              </w:rPr>
              <w:t>GPIO P</w:t>
            </w:r>
            <w:r>
              <w:rPr>
                <w:rFonts w:hint="eastAsia"/>
                <w:kern w:val="0"/>
              </w:rPr>
              <w:t>0</w:t>
            </w:r>
            <w:r>
              <w:rPr>
                <w:kern w:val="0"/>
              </w:rPr>
              <w:t>.</w:t>
            </w:r>
            <w:r>
              <w:rPr>
                <w:rFonts w:hint="eastAsia"/>
                <w:kern w:val="0"/>
              </w:rPr>
              <w:t>1</w:t>
            </w:r>
          </w:p>
        </w:tc>
        <w:tc>
          <w:tcPr>
            <w:tcW w:w="851" w:type="pct"/>
            <w:shd w:val="clear" w:color="auto" w:fill="auto"/>
            <w:vAlign w:val="center"/>
          </w:tcPr>
          <w:p w14:paraId="2686FEDB">
            <w:pPr>
              <w:pStyle w:val="74"/>
              <w:rPr>
                <w:rFonts w:hint="eastAsia"/>
                <w:kern w:val="0"/>
              </w:rPr>
            </w:pPr>
            <w:r>
              <w:rPr>
                <w:kern w:val="0"/>
              </w:rPr>
              <w:t>RxD(UART</w:t>
            </w:r>
            <w:r>
              <w:rPr>
                <w:rFonts w:hint="eastAsia"/>
                <w:kern w:val="0"/>
              </w:rPr>
              <w:t>0</w:t>
            </w:r>
            <w:r>
              <w:rPr>
                <w:kern w:val="0"/>
              </w:rPr>
              <w:t>)</w:t>
            </w:r>
          </w:p>
        </w:tc>
        <w:tc>
          <w:tcPr>
            <w:tcW w:w="809" w:type="pct"/>
            <w:shd w:val="clear" w:color="auto" w:fill="auto"/>
            <w:vAlign w:val="center"/>
          </w:tcPr>
          <w:p w14:paraId="23EBEDBB">
            <w:pPr>
              <w:pStyle w:val="74"/>
              <w:rPr>
                <w:rFonts w:hint="eastAsia"/>
                <w:kern w:val="0"/>
              </w:rPr>
            </w:pPr>
            <w:r>
              <w:rPr>
                <w:kern w:val="0"/>
              </w:rPr>
              <w:t>PWM3</w:t>
            </w:r>
          </w:p>
        </w:tc>
        <w:tc>
          <w:tcPr>
            <w:tcW w:w="923" w:type="pct"/>
            <w:shd w:val="clear" w:color="auto" w:fill="auto"/>
            <w:vAlign w:val="center"/>
          </w:tcPr>
          <w:p w14:paraId="2D0BDC74">
            <w:pPr>
              <w:pStyle w:val="74"/>
              <w:rPr>
                <w:rFonts w:hint="eastAsia"/>
                <w:kern w:val="0"/>
              </w:rPr>
            </w:pPr>
            <w:r>
              <w:rPr>
                <w:kern w:val="0"/>
              </w:rPr>
              <w:t>EINT</w:t>
            </w:r>
            <w:r>
              <w:rPr>
                <w:rFonts w:hint="eastAsia"/>
                <w:kern w:val="0"/>
              </w:rPr>
              <w:t>0</w:t>
            </w:r>
          </w:p>
        </w:tc>
        <w:tc>
          <w:tcPr>
            <w:tcW w:w="539" w:type="pct"/>
            <w:shd w:val="clear" w:color="auto" w:fill="auto"/>
            <w:vAlign w:val="center"/>
          </w:tcPr>
          <w:p w14:paraId="3B15067D">
            <w:pPr>
              <w:pStyle w:val="74"/>
              <w:rPr>
                <w:rFonts w:hint="eastAsia"/>
                <w:kern w:val="0"/>
              </w:rPr>
            </w:pPr>
            <w:r>
              <w:rPr>
                <w:rFonts w:hint="eastAsia"/>
                <w:kern w:val="0"/>
              </w:rPr>
              <w:t>00</w:t>
            </w:r>
          </w:p>
        </w:tc>
      </w:tr>
      <w:tr w14:paraId="116EE53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675" w:type="pct"/>
            <w:shd w:val="clear" w:color="auto" w:fill="auto"/>
            <w:vAlign w:val="center"/>
          </w:tcPr>
          <w:p w14:paraId="06475AD3">
            <w:pPr>
              <w:pStyle w:val="74"/>
              <w:rPr>
                <w:rFonts w:hint="eastAsia"/>
                <w:kern w:val="0"/>
              </w:rPr>
            </w:pPr>
            <w:r>
              <w:rPr>
                <w:kern w:val="0"/>
              </w:rPr>
              <w:t>5:4</w:t>
            </w:r>
          </w:p>
        </w:tc>
        <w:tc>
          <w:tcPr>
            <w:tcW w:w="600" w:type="pct"/>
            <w:shd w:val="clear" w:color="auto" w:fill="auto"/>
            <w:vAlign w:val="center"/>
          </w:tcPr>
          <w:p w14:paraId="7A7410DD">
            <w:pPr>
              <w:pStyle w:val="74"/>
              <w:rPr>
                <w:rFonts w:hint="eastAsia"/>
                <w:kern w:val="0"/>
              </w:rPr>
            </w:pPr>
            <w:r>
              <w:rPr>
                <w:kern w:val="0"/>
              </w:rPr>
              <w:t>P0.</w:t>
            </w:r>
            <w:r>
              <w:rPr>
                <w:rFonts w:hint="eastAsia"/>
                <w:kern w:val="0"/>
              </w:rPr>
              <w:t>2</w:t>
            </w:r>
          </w:p>
        </w:tc>
        <w:tc>
          <w:tcPr>
            <w:tcW w:w="602" w:type="pct"/>
            <w:shd w:val="clear" w:color="auto" w:fill="auto"/>
            <w:vAlign w:val="center"/>
          </w:tcPr>
          <w:p w14:paraId="51B7E1AD">
            <w:pPr>
              <w:pStyle w:val="74"/>
              <w:rPr>
                <w:rFonts w:hint="eastAsia"/>
                <w:kern w:val="0"/>
              </w:rPr>
            </w:pPr>
            <w:r>
              <w:rPr>
                <w:kern w:val="0"/>
              </w:rPr>
              <w:t>GPIO P</w:t>
            </w:r>
            <w:r>
              <w:rPr>
                <w:rFonts w:hint="eastAsia"/>
                <w:kern w:val="0"/>
              </w:rPr>
              <w:t>0</w:t>
            </w:r>
            <w:r>
              <w:rPr>
                <w:kern w:val="0"/>
              </w:rPr>
              <w:t>.</w:t>
            </w:r>
            <w:r>
              <w:rPr>
                <w:rFonts w:hint="eastAsia"/>
                <w:kern w:val="0"/>
              </w:rPr>
              <w:t>2</w:t>
            </w:r>
          </w:p>
        </w:tc>
        <w:tc>
          <w:tcPr>
            <w:tcW w:w="851" w:type="pct"/>
            <w:shd w:val="clear" w:color="auto" w:fill="auto"/>
            <w:vAlign w:val="center"/>
          </w:tcPr>
          <w:p w14:paraId="16597933">
            <w:pPr>
              <w:pStyle w:val="74"/>
              <w:rPr>
                <w:rFonts w:hint="eastAsia"/>
                <w:kern w:val="0"/>
              </w:rPr>
            </w:pPr>
            <w:r>
              <w:rPr>
                <w:kern w:val="0"/>
              </w:rPr>
              <w:t>SCL</w:t>
            </w:r>
            <w:r>
              <w:rPr>
                <w:rFonts w:hint="eastAsia"/>
                <w:kern w:val="0"/>
              </w:rPr>
              <w:t>0(I2C</w:t>
            </w:r>
            <w:r>
              <w:rPr>
                <w:kern w:val="0"/>
              </w:rPr>
              <w:t>)</w:t>
            </w:r>
          </w:p>
        </w:tc>
        <w:tc>
          <w:tcPr>
            <w:tcW w:w="809" w:type="pct"/>
            <w:shd w:val="clear" w:color="auto" w:fill="auto"/>
            <w:vAlign w:val="center"/>
          </w:tcPr>
          <w:p w14:paraId="018B5AB8">
            <w:pPr>
              <w:pStyle w:val="74"/>
              <w:rPr>
                <w:rFonts w:hint="eastAsia"/>
                <w:kern w:val="0"/>
              </w:rPr>
            </w:pPr>
            <w:r>
              <w:rPr>
                <w:rFonts w:hint="eastAsia"/>
                <w:kern w:val="0"/>
              </w:rPr>
              <w:t>捕获0.0(TIMER0)</w:t>
            </w:r>
          </w:p>
        </w:tc>
        <w:tc>
          <w:tcPr>
            <w:tcW w:w="923" w:type="pct"/>
            <w:shd w:val="clear" w:color="auto" w:fill="auto"/>
            <w:vAlign w:val="center"/>
          </w:tcPr>
          <w:p w14:paraId="5A23F95E">
            <w:pPr>
              <w:pStyle w:val="74"/>
              <w:rPr>
                <w:rFonts w:hint="eastAsia"/>
                <w:kern w:val="0"/>
              </w:rPr>
            </w:pPr>
            <w:r>
              <w:rPr>
                <w:rFonts w:hint="eastAsia"/>
                <w:kern w:val="0"/>
              </w:rPr>
              <w:t>保留</w:t>
            </w:r>
          </w:p>
        </w:tc>
        <w:tc>
          <w:tcPr>
            <w:tcW w:w="539" w:type="pct"/>
            <w:shd w:val="clear" w:color="auto" w:fill="auto"/>
            <w:vAlign w:val="center"/>
          </w:tcPr>
          <w:p w14:paraId="312271A7">
            <w:pPr>
              <w:pStyle w:val="74"/>
              <w:rPr>
                <w:rFonts w:hint="eastAsia"/>
                <w:kern w:val="0"/>
              </w:rPr>
            </w:pPr>
            <w:r>
              <w:rPr>
                <w:rFonts w:hint="eastAsia"/>
                <w:kern w:val="0"/>
              </w:rPr>
              <w:t>00</w:t>
            </w:r>
          </w:p>
        </w:tc>
      </w:tr>
      <w:tr w14:paraId="3D1E2F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675" w:type="pct"/>
            <w:shd w:val="clear" w:color="auto" w:fill="auto"/>
            <w:vAlign w:val="center"/>
          </w:tcPr>
          <w:p w14:paraId="665B5440">
            <w:pPr>
              <w:pStyle w:val="74"/>
              <w:rPr>
                <w:rFonts w:hint="eastAsia"/>
                <w:kern w:val="0"/>
              </w:rPr>
            </w:pPr>
            <w:r>
              <w:rPr>
                <w:rFonts w:hint="eastAsia"/>
                <w:kern w:val="0"/>
              </w:rPr>
              <w:t>7:6</w:t>
            </w:r>
          </w:p>
        </w:tc>
        <w:tc>
          <w:tcPr>
            <w:tcW w:w="600" w:type="pct"/>
            <w:shd w:val="clear" w:color="auto" w:fill="auto"/>
            <w:vAlign w:val="center"/>
          </w:tcPr>
          <w:p w14:paraId="58BC1814">
            <w:pPr>
              <w:pStyle w:val="74"/>
              <w:rPr>
                <w:rFonts w:hint="eastAsia"/>
                <w:kern w:val="0"/>
              </w:rPr>
            </w:pPr>
            <w:r>
              <w:rPr>
                <w:kern w:val="0"/>
              </w:rPr>
              <w:t>P0.</w:t>
            </w:r>
            <w:r>
              <w:rPr>
                <w:rFonts w:hint="eastAsia"/>
                <w:kern w:val="0"/>
              </w:rPr>
              <w:t>3</w:t>
            </w:r>
          </w:p>
        </w:tc>
        <w:tc>
          <w:tcPr>
            <w:tcW w:w="602" w:type="pct"/>
            <w:shd w:val="clear" w:color="auto" w:fill="auto"/>
            <w:vAlign w:val="center"/>
          </w:tcPr>
          <w:p w14:paraId="42F4A8A2">
            <w:pPr>
              <w:pStyle w:val="74"/>
              <w:rPr>
                <w:rFonts w:hint="eastAsia"/>
                <w:kern w:val="0"/>
              </w:rPr>
            </w:pPr>
            <w:r>
              <w:rPr>
                <w:kern w:val="0"/>
              </w:rPr>
              <w:t>GPIO P</w:t>
            </w:r>
            <w:r>
              <w:rPr>
                <w:rFonts w:hint="eastAsia"/>
                <w:kern w:val="0"/>
              </w:rPr>
              <w:t>0</w:t>
            </w:r>
            <w:r>
              <w:rPr>
                <w:kern w:val="0"/>
              </w:rPr>
              <w:t>.</w:t>
            </w:r>
            <w:r>
              <w:rPr>
                <w:rFonts w:hint="eastAsia"/>
                <w:kern w:val="0"/>
              </w:rPr>
              <w:t>3</w:t>
            </w:r>
          </w:p>
        </w:tc>
        <w:tc>
          <w:tcPr>
            <w:tcW w:w="851" w:type="pct"/>
            <w:shd w:val="clear" w:color="auto" w:fill="auto"/>
            <w:vAlign w:val="center"/>
          </w:tcPr>
          <w:p w14:paraId="3EF621DF">
            <w:pPr>
              <w:pStyle w:val="74"/>
              <w:rPr>
                <w:rFonts w:hint="eastAsia"/>
                <w:kern w:val="0"/>
              </w:rPr>
            </w:pPr>
            <w:r>
              <w:rPr>
                <w:rFonts w:hint="eastAsia"/>
                <w:kern w:val="0"/>
              </w:rPr>
              <w:t>SDA0(I2C</w:t>
            </w:r>
            <w:r>
              <w:rPr>
                <w:kern w:val="0"/>
              </w:rPr>
              <w:t>)</w:t>
            </w:r>
          </w:p>
        </w:tc>
        <w:tc>
          <w:tcPr>
            <w:tcW w:w="809" w:type="pct"/>
            <w:shd w:val="clear" w:color="auto" w:fill="auto"/>
            <w:vAlign w:val="center"/>
          </w:tcPr>
          <w:p w14:paraId="037E4BBF">
            <w:pPr>
              <w:pStyle w:val="74"/>
              <w:rPr>
                <w:rFonts w:hint="eastAsia"/>
                <w:kern w:val="0"/>
              </w:rPr>
            </w:pPr>
            <w:r>
              <w:rPr>
                <w:rFonts w:hint="eastAsia"/>
                <w:kern w:val="0"/>
              </w:rPr>
              <w:t>匹配0.0(TIMER0)</w:t>
            </w:r>
          </w:p>
        </w:tc>
        <w:tc>
          <w:tcPr>
            <w:tcW w:w="923" w:type="pct"/>
            <w:shd w:val="clear" w:color="auto" w:fill="auto"/>
            <w:vAlign w:val="center"/>
          </w:tcPr>
          <w:p w14:paraId="1F2C88CC">
            <w:pPr>
              <w:pStyle w:val="74"/>
              <w:rPr>
                <w:rFonts w:hint="eastAsia"/>
                <w:kern w:val="0"/>
              </w:rPr>
            </w:pPr>
            <w:r>
              <w:rPr>
                <w:kern w:val="0"/>
              </w:rPr>
              <w:t>EINT</w:t>
            </w:r>
            <w:r>
              <w:rPr>
                <w:rFonts w:hint="eastAsia"/>
                <w:kern w:val="0"/>
              </w:rPr>
              <w:t>1</w:t>
            </w:r>
          </w:p>
        </w:tc>
        <w:tc>
          <w:tcPr>
            <w:tcW w:w="539" w:type="pct"/>
            <w:shd w:val="clear" w:color="auto" w:fill="auto"/>
            <w:vAlign w:val="center"/>
          </w:tcPr>
          <w:p w14:paraId="0A88CC9C">
            <w:pPr>
              <w:pStyle w:val="74"/>
              <w:rPr>
                <w:rFonts w:hint="eastAsia"/>
                <w:kern w:val="0"/>
              </w:rPr>
            </w:pPr>
            <w:r>
              <w:rPr>
                <w:rFonts w:hint="eastAsia"/>
                <w:kern w:val="0"/>
              </w:rPr>
              <w:t>00</w:t>
            </w:r>
          </w:p>
        </w:tc>
      </w:tr>
      <w:tr w14:paraId="0352EAB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675" w:type="pct"/>
            <w:shd w:val="clear" w:color="auto" w:fill="auto"/>
            <w:vAlign w:val="center"/>
          </w:tcPr>
          <w:p w14:paraId="4A15D462">
            <w:pPr>
              <w:pStyle w:val="74"/>
              <w:rPr>
                <w:rFonts w:hint="eastAsia"/>
                <w:kern w:val="0"/>
              </w:rPr>
            </w:pPr>
            <w:r>
              <w:rPr>
                <w:rFonts w:hint="eastAsia"/>
                <w:kern w:val="0"/>
              </w:rPr>
              <w:t>9:8</w:t>
            </w:r>
          </w:p>
        </w:tc>
        <w:tc>
          <w:tcPr>
            <w:tcW w:w="600" w:type="pct"/>
            <w:shd w:val="clear" w:color="auto" w:fill="auto"/>
            <w:vAlign w:val="center"/>
          </w:tcPr>
          <w:p w14:paraId="4281837A">
            <w:pPr>
              <w:pStyle w:val="74"/>
              <w:rPr>
                <w:rFonts w:hint="eastAsia"/>
                <w:kern w:val="0"/>
              </w:rPr>
            </w:pPr>
            <w:r>
              <w:rPr>
                <w:kern w:val="0"/>
              </w:rPr>
              <w:t>P0.</w:t>
            </w:r>
            <w:r>
              <w:rPr>
                <w:rFonts w:hint="eastAsia"/>
                <w:kern w:val="0"/>
              </w:rPr>
              <w:t>4</w:t>
            </w:r>
          </w:p>
        </w:tc>
        <w:tc>
          <w:tcPr>
            <w:tcW w:w="602" w:type="pct"/>
            <w:shd w:val="clear" w:color="auto" w:fill="auto"/>
            <w:vAlign w:val="center"/>
          </w:tcPr>
          <w:p w14:paraId="7D9DAAEB">
            <w:pPr>
              <w:pStyle w:val="74"/>
              <w:rPr>
                <w:rFonts w:hint="eastAsia"/>
                <w:kern w:val="0"/>
              </w:rPr>
            </w:pPr>
            <w:r>
              <w:rPr>
                <w:kern w:val="0"/>
              </w:rPr>
              <w:t>GPIO P</w:t>
            </w:r>
            <w:r>
              <w:rPr>
                <w:rFonts w:hint="eastAsia"/>
                <w:kern w:val="0"/>
              </w:rPr>
              <w:t>0</w:t>
            </w:r>
            <w:r>
              <w:rPr>
                <w:kern w:val="0"/>
              </w:rPr>
              <w:t>.</w:t>
            </w:r>
            <w:r>
              <w:rPr>
                <w:rFonts w:hint="eastAsia"/>
                <w:kern w:val="0"/>
              </w:rPr>
              <w:t>4</w:t>
            </w:r>
          </w:p>
        </w:tc>
        <w:tc>
          <w:tcPr>
            <w:tcW w:w="851" w:type="pct"/>
            <w:shd w:val="clear" w:color="auto" w:fill="auto"/>
            <w:vAlign w:val="center"/>
          </w:tcPr>
          <w:p w14:paraId="24B30424">
            <w:pPr>
              <w:pStyle w:val="74"/>
              <w:rPr>
                <w:rFonts w:hint="eastAsia"/>
                <w:kern w:val="0"/>
              </w:rPr>
            </w:pPr>
            <w:r>
              <w:rPr>
                <w:rFonts w:hint="eastAsia"/>
                <w:kern w:val="0"/>
              </w:rPr>
              <w:t>SCK(SPI0)</w:t>
            </w:r>
          </w:p>
        </w:tc>
        <w:tc>
          <w:tcPr>
            <w:tcW w:w="809" w:type="pct"/>
            <w:shd w:val="clear" w:color="auto" w:fill="auto"/>
            <w:vAlign w:val="center"/>
          </w:tcPr>
          <w:p w14:paraId="02B29BD8">
            <w:pPr>
              <w:pStyle w:val="74"/>
              <w:rPr>
                <w:rFonts w:hint="eastAsia"/>
                <w:kern w:val="0"/>
              </w:rPr>
            </w:pPr>
            <w:r>
              <w:rPr>
                <w:rFonts w:hint="eastAsia"/>
                <w:kern w:val="0"/>
              </w:rPr>
              <w:t>捕获0.1(TIMER0)</w:t>
            </w:r>
          </w:p>
        </w:tc>
        <w:tc>
          <w:tcPr>
            <w:tcW w:w="923" w:type="pct"/>
            <w:shd w:val="clear" w:color="auto" w:fill="auto"/>
            <w:vAlign w:val="center"/>
          </w:tcPr>
          <w:p w14:paraId="19115AE1">
            <w:pPr>
              <w:pStyle w:val="74"/>
              <w:rPr>
                <w:rFonts w:hint="eastAsia"/>
                <w:kern w:val="0"/>
              </w:rPr>
            </w:pPr>
            <w:r>
              <w:rPr>
                <w:kern w:val="0"/>
              </w:rPr>
              <w:t>AD0.6</w:t>
            </w:r>
          </w:p>
        </w:tc>
        <w:tc>
          <w:tcPr>
            <w:tcW w:w="539" w:type="pct"/>
            <w:shd w:val="clear" w:color="auto" w:fill="auto"/>
            <w:vAlign w:val="center"/>
          </w:tcPr>
          <w:p w14:paraId="49D82010">
            <w:pPr>
              <w:pStyle w:val="74"/>
              <w:rPr>
                <w:rFonts w:hint="eastAsia"/>
                <w:kern w:val="0"/>
              </w:rPr>
            </w:pPr>
            <w:r>
              <w:rPr>
                <w:rFonts w:hint="eastAsia"/>
                <w:kern w:val="0"/>
              </w:rPr>
              <w:t>00</w:t>
            </w:r>
          </w:p>
        </w:tc>
      </w:tr>
      <w:tr w14:paraId="48C8990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675" w:type="pct"/>
            <w:shd w:val="clear" w:color="auto" w:fill="auto"/>
            <w:vAlign w:val="center"/>
          </w:tcPr>
          <w:p w14:paraId="1F044834">
            <w:pPr>
              <w:pStyle w:val="74"/>
              <w:rPr>
                <w:rFonts w:hint="eastAsia"/>
                <w:kern w:val="0"/>
              </w:rPr>
            </w:pPr>
            <w:r>
              <w:rPr>
                <w:rFonts w:hint="eastAsia"/>
                <w:kern w:val="0"/>
              </w:rPr>
              <w:t>11:10</w:t>
            </w:r>
          </w:p>
        </w:tc>
        <w:tc>
          <w:tcPr>
            <w:tcW w:w="600" w:type="pct"/>
            <w:shd w:val="clear" w:color="auto" w:fill="auto"/>
            <w:vAlign w:val="center"/>
          </w:tcPr>
          <w:p w14:paraId="0252A9D2">
            <w:pPr>
              <w:pStyle w:val="74"/>
              <w:rPr>
                <w:rFonts w:hint="eastAsia"/>
                <w:kern w:val="0"/>
              </w:rPr>
            </w:pPr>
            <w:r>
              <w:rPr>
                <w:kern w:val="0"/>
              </w:rPr>
              <w:t>P0.</w:t>
            </w:r>
            <w:r>
              <w:rPr>
                <w:rFonts w:hint="eastAsia"/>
                <w:kern w:val="0"/>
              </w:rPr>
              <w:t>5</w:t>
            </w:r>
          </w:p>
        </w:tc>
        <w:tc>
          <w:tcPr>
            <w:tcW w:w="602" w:type="pct"/>
            <w:shd w:val="clear" w:color="auto" w:fill="auto"/>
            <w:vAlign w:val="center"/>
          </w:tcPr>
          <w:p w14:paraId="384986E0">
            <w:pPr>
              <w:pStyle w:val="74"/>
              <w:rPr>
                <w:rFonts w:hint="eastAsia"/>
                <w:kern w:val="0"/>
              </w:rPr>
            </w:pPr>
            <w:r>
              <w:rPr>
                <w:kern w:val="0"/>
              </w:rPr>
              <w:t>GPIO P</w:t>
            </w:r>
            <w:r>
              <w:rPr>
                <w:rFonts w:hint="eastAsia"/>
                <w:kern w:val="0"/>
              </w:rPr>
              <w:t>0</w:t>
            </w:r>
            <w:r>
              <w:rPr>
                <w:kern w:val="0"/>
              </w:rPr>
              <w:t>.</w:t>
            </w:r>
            <w:r>
              <w:rPr>
                <w:rFonts w:hint="eastAsia"/>
                <w:kern w:val="0"/>
              </w:rPr>
              <w:t>5</w:t>
            </w:r>
          </w:p>
        </w:tc>
        <w:tc>
          <w:tcPr>
            <w:tcW w:w="851" w:type="pct"/>
            <w:shd w:val="clear" w:color="auto" w:fill="auto"/>
            <w:vAlign w:val="center"/>
          </w:tcPr>
          <w:p w14:paraId="77C811F2">
            <w:pPr>
              <w:pStyle w:val="74"/>
              <w:rPr>
                <w:rFonts w:hint="eastAsia"/>
                <w:kern w:val="0"/>
              </w:rPr>
            </w:pPr>
            <w:r>
              <w:rPr>
                <w:kern w:val="0"/>
              </w:rPr>
              <w:t>MISO(SPI0)</w:t>
            </w:r>
          </w:p>
        </w:tc>
        <w:tc>
          <w:tcPr>
            <w:tcW w:w="809" w:type="pct"/>
            <w:shd w:val="clear" w:color="auto" w:fill="auto"/>
            <w:vAlign w:val="center"/>
          </w:tcPr>
          <w:p w14:paraId="51656833">
            <w:pPr>
              <w:pStyle w:val="74"/>
              <w:rPr>
                <w:rFonts w:hint="eastAsia"/>
                <w:kern w:val="0"/>
              </w:rPr>
            </w:pPr>
            <w:r>
              <w:rPr>
                <w:rFonts w:hint="eastAsia"/>
                <w:kern w:val="0"/>
              </w:rPr>
              <w:t>匹配0.1(TIMER0)</w:t>
            </w:r>
          </w:p>
        </w:tc>
        <w:tc>
          <w:tcPr>
            <w:tcW w:w="923" w:type="pct"/>
            <w:shd w:val="clear" w:color="auto" w:fill="auto"/>
            <w:vAlign w:val="center"/>
          </w:tcPr>
          <w:p w14:paraId="3A5B4CF6">
            <w:pPr>
              <w:pStyle w:val="74"/>
              <w:rPr>
                <w:rFonts w:hint="eastAsia"/>
                <w:kern w:val="0"/>
              </w:rPr>
            </w:pPr>
            <w:r>
              <w:rPr>
                <w:kern w:val="0"/>
              </w:rPr>
              <w:t>AD0.7</w:t>
            </w:r>
          </w:p>
        </w:tc>
        <w:tc>
          <w:tcPr>
            <w:tcW w:w="539" w:type="pct"/>
            <w:shd w:val="clear" w:color="auto" w:fill="auto"/>
            <w:vAlign w:val="center"/>
          </w:tcPr>
          <w:p w14:paraId="5BA44A70">
            <w:pPr>
              <w:pStyle w:val="74"/>
              <w:rPr>
                <w:rFonts w:hint="eastAsia"/>
                <w:kern w:val="0"/>
              </w:rPr>
            </w:pPr>
            <w:r>
              <w:rPr>
                <w:rFonts w:hint="eastAsia"/>
                <w:kern w:val="0"/>
              </w:rPr>
              <w:t>00</w:t>
            </w:r>
          </w:p>
        </w:tc>
      </w:tr>
      <w:tr w14:paraId="4B6A433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675" w:type="pct"/>
            <w:shd w:val="clear" w:color="auto" w:fill="auto"/>
            <w:vAlign w:val="center"/>
          </w:tcPr>
          <w:p w14:paraId="52A49D47">
            <w:pPr>
              <w:pStyle w:val="74"/>
              <w:rPr>
                <w:rFonts w:hint="eastAsia"/>
                <w:kern w:val="0"/>
              </w:rPr>
            </w:pPr>
            <w:r>
              <w:rPr>
                <w:rFonts w:hint="eastAsia"/>
                <w:kern w:val="0"/>
              </w:rPr>
              <w:t>13:12</w:t>
            </w:r>
          </w:p>
        </w:tc>
        <w:tc>
          <w:tcPr>
            <w:tcW w:w="600" w:type="pct"/>
            <w:shd w:val="clear" w:color="auto" w:fill="auto"/>
            <w:vAlign w:val="center"/>
          </w:tcPr>
          <w:p w14:paraId="10329BEA">
            <w:pPr>
              <w:pStyle w:val="74"/>
              <w:rPr>
                <w:rFonts w:hint="eastAsia"/>
                <w:kern w:val="0"/>
              </w:rPr>
            </w:pPr>
            <w:r>
              <w:rPr>
                <w:kern w:val="0"/>
              </w:rPr>
              <w:t>P0.</w:t>
            </w:r>
            <w:r>
              <w:rPr>
                <w:rFonts w:hint="eastAsia"/>
                <w:kern w:val="0"/>
              </w:rPr>
              <w:t>6</w:t>
            </w:r>
          </w:p>
        </w:tc>
        <w:tc>
          <w:tcPr>
            <w:tcW w:w="602" w:type="pct"/>
            <w:shd w:val="clear" w:color="auto" w:fill="auto"/>
            <w:vAlign w:val="center"/>
          </w:tcPr>
          <w:p w14:paraId="009421CD">
            <w:pPr>
              <w:pStyle w:val="74"/>
              <w:rPr>
                <w:rFonts w:hint="eastAsia"/>
                <w:kern w:val="0"/>
              </w:rPr>
            </w:pPr>
            <w:r>
              <w:rPr>
                <w:kern w:val="0"/>
              </w:rPr>
              <w:t>GPIO P</w:t>
            </w:r>
            <w:r>
              <w:rPr>
                <w:rFonts w:hint="eastAsia"/>
                <w:kern w:val="0"/>
              </w:rPr>
              <w:t>0</w:t>
            </w:r>
            <w:r>
              <w:rPr>
                <w:kern w:val="0"/>
              </w:rPr>
              <w:t>.</w:t>
            </w:r>
            <w:r>
              <w:rPr>
                <w:rFonts w:hint="eastAsia"/>
                <w:kern w:val="0"/>
              </w:rPr>
              <w:t>6</w:t>
            </w:r>
          </w:p>
        </w:tc>
        <w:tc>
          <w:tcPr>
            <w:tcW w:w="851" w:type="pct"/>
            <w:shd w:val="clear" w:color="auto" w:fill="auto"/>
            <w:vAlign w:val="center"/>
          </w:tcPr>
          <w:p w14:paraId="4DE15504">
            <w:pPr>
              <w:pStyle w:val="74"/>
              <w:rPr>
                <w:rFonts w:hint="eastAsia"/>
                <w:kern w:val="0"/>
              </w:rPr>
            </w:pPr>
            <w:r>
              <w:rPr>
                <w:kern w:val="0"/>
              </w:rPr>
              <w:t>MOSI(SPI0)</w:t>
            </w:r>
          </w:p>
        </w:tc>
        <w:tc>
          <w:tcPr>
            <w:tcW w:w="809" w:type="pct"/>
            <w:shd w:val="clear" w:color="auto" w:fill="auto"/>
            <w:vAlign w:val="center"/>
          </w:tcPr>
          <w:p w14:paraId="5887665A">
            <w:pPr>
              <w:pStyle w:val="74"/>
              <w:rPr>
                <w:rFonts w:hint="eastAsia"/>
                <w:kern w:val="0"/>
              </w:rPr>
            </w:pPr>
            <w:r>
              <w:rPr>
                <w:rFonts w:hint="eastAsia"/>
                <w:kern w:val="0"/>
              </w:rPr>
              <w:t>捕获0.2(TIMER0)</w:t>
            </w:r>
          </w:p>
        </w:tc>
        <w:tc>
          <w:tcPr>
            <w:tcW w:w="923" w:type="pct"/>
            <w:shd w:val="clear" w:color="auto" w:fill="auto"/>
            <w:vAlign w:val="center"/>
          </w:tcPr>
          <w:p w14:paraId="5D6E5F37">
            <w:pPr>
              <w:pStyle w:val="74"/>
              <w:rPr>
                <w:rFonts w:hint="eastAsia"/>
                <w:kern w:val="0"/>
              </w:rPr>
            </w:pPr>
            <w:r>
              <w:rPr>
                <w:kern w:val="0"/>
              </w:rPr>
              <w:t>AD1.0(LPC2138)</w:t>
            </w:r>
          </w:p>
        </w:tc>
        <w:tc>
          <w:tcPr>
            <w:tcW w:w="539" w:type="pct"/>
            <w:shd w:val="clear" w:color="auto" w:fill="auto"/>
            <w:vAlign w:val="center"/>
          </w:tcPr>
          <w:p w14:paraId="6E47969F">
            <w:pPr>
              <w:pStyle w:val="74"/>
              <w:rPr>
                <w:rFonts w:hint="eastAsia"/>
                <w:kern w:val="0"/>
              </w:rPr>
            </w:pPr>
            <w:r>
              <w:rPr>
                <w:rFonts w:hint="eastAsia"/>
                <w:kern w:val="0"/>
              </w:rPr>
              <w:t>00</w:t>
            </w:r>
          </w:p>
        </w:tc>
      </w:tr>
      <w:tr w14:paraId="4F923C7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675" w:type="pct"/>
            <w:shd w:val="clear" w:color="auto" w:fill="auto"/>
            <w:vAlign w:val="center"/>
          </w:tcPr>
          <w:p w14:paraId="46A0FC07">
            <w:pPr>
              <w:pStyle w:val="74"/>
              <w:rPr>
                <w:rFonts w:hint="eastAsia"/>
                <w:kern w:val="0"/>
              </w:rPr>
            </w:pPr>
            <w:r>
              <w:rPr>
                <w:rFonts w:hint="eastAsia"/>
                <w:kern w:val="0"/>
              </w:rPr>
              <w:t>15:14</w:t>
            </w:r>
          </w:p>
        </w:tc>
        <w:tc>
          <w:tcPr>
            <w:tcW w:w="600" w:type="pct"/>
            <w:shd w:val="clear" w:color="auto" w:fill="auto"/>
            <w:vAlign w:val="center"/>
          </w:tcPr>
          <w:p w14:paraId="28F18617">
            <w:pPr>
              <w:pStyle w:val="74"/>
              <w:rPr>
                <w:rFonts w:hint="eastAsia"/>
                <w:kern w:val="0"/>
              </w:rPr>
            </w:pPr>
            <w:r>
              <w:rPr>
                <w:kern w:val="0"/>
              </w:rPr>
              <w:t>P0.</w:t>
            </w:r>
            <w:r>
              <w:rPr>
                <w:rFonts w:hint="eastAsia"/>
                <w:kern w:val="0"/>
              </w:rPr>
              <w:t>7</w:t>
            </w:r>
          </w:p>
        </w:tc>
        <w:tc>
          <w:tcPr>
            <w:tcW w:w="602" w:type="pct"/>
            <w:shd w:val="clear" w:color="auto" w:fill="auto"/>
            <w:vAlign w:val="center"/>
          </w:tcPr>
          <w:p w14:paraId="54B1E942">
            <w:pPr>
              <w:pStyle w:val="74"/>
              <w:rPr>
                <w:rFonts w:hint="eastAsia"/>
                <w:kern w:val="0"/>
              </w:rPr>
            </w:pPr>
            <w:r>
              <w:rPr>
                <w:kern w:val="0"/>
              </w:rPr>
              <w:t>GPIO P</w:t>
            </w:r>
            <w:r>
              <w:rPr>
                <w:rFonts w:hint="eastAsia"/>
                <w:kern w:val="0"/>
              </w:rPr>
              <w:t>0</w:t>
            </w:r>
            <w:r>
              <w:rPr>
                <w:kern w:val="0"/>
              </w:rPr>
              <w:t>.</w:t>
            </w:r>
            <w:r>
              <w:rPr>
                <w:rFonts w:hint="eastAsia"/>
                <w:kern w:val="0"/>
              </w:rPr>
              <w:t>7</w:t>
            </w:r>
          </w:p>
        </w:tc>
        <w:tc>
          <w:tcPr>
            <w:tcW w:w="851" w:type="pct"/>
            <w:shd w:val="clear" w:color="auto" w:fill="auto"/>
            <w:vAlign w:val="center"/>
          </w:tcPr>
          <w:p w14:paraId="484E7F10">
            <w:pPr>
              <w:pStyle w:val="74"/>
              <w:rPr>
                <w:rFonts w:hint="eastAsia"/>
                <w:kern w:val="0"/>
              </w:rPr>
            </w:pPr>
            <w:r>
              <w:rPr>
                <w:kern w:val="0"/>
              </w:rPr>
              <w:t>SSEL(SPI0)</w:t>
            </w:r>
          </w:p>
        </w:tc>
        <w:tc>
          <w:tcPr>
            <w:tcW w:w="809" w:type="pct"/>
            <w:shd w:val="clear" w:color="auto" w:fill="auto"/>
            <w:vAlign w:val="center"/>
          </w:tcPr>
          <w:p w14:paraId="066D6CD8">
            <w:pPr>
              <w:pStyle w:val="74"/>
              <w:rPr>
                <w:rFonts w:hint="eastAsia"/>
                <w:kern w:val="0"/>
              </w:rPr>
            </w:pPr>
            <w:r>
              <w:rPr>
                <w:kern w:val="0"/>
              </w:rPr>
              <w:t>PWM2</w:t>
            </w:r>
          </w:p>
        </w:tc>
        <w:tc>
          <w:tcPr>
            <w:tcW w:w="923" w:type="pct"/>
            <w:shd w:val="clear" w:color="auto" w:fill="auto"/>
            <w:vAlign w:val="center"/>
          </w:tcPr>
          <w:p w14:paraId="2EF560C1">
            <w:pPr>
              <w:pStyle w:val="74"/>
              <w:rPr>
                <w:rFonts w:hint="eastAsia"/>
                <w:kern w:val="0"/>
              </w:rPr>
            </w:pPr>
            <w:r>
              <w:rPr>
                <w:kern w:val="0"/>
              </w:rPr>
              <w:t>EINT2</w:t>
            </w:r>
          </w:p>
        </w:tc>
        <w:tc>
          <w:tcPr>
            <w:tcW w:w="539" w:type="pct"/>
            <w:shd w:val="clear" w:color="auto" w:fill="auto"/>
            <w:vAlign w:val="center"/>
          </w:tcPr>
          <w:p w14:paraId="168D8E21">
            <w:pPr>
              <w:pStyle w:val="74"/>
              <w:rPr>
                <w:rFonts w:hint="eastAsia"/>
                <w:kern w:val="0"/>
              </w:rPr>
            </w:pPr>
            <w:r>
              <w:rPr>
                <w:rFonts w:hint="eastAsia"/>
                <w:kern w:val="0"/>
              </w:rPr>
              <w:t>00</w:t>
            </w:r>
          </w:p>
        </w:tc>
      </w:tr>
      <w:tr w14:paraId="2D453D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675" w:type="pct"/>
            <w:shd w:val="clear" w:color="auto" w:fill="auto"/>
            <w:vAlign w:val="center"/>
          </w:tcPr>
          <w:p w14:paraId="38257439">
            <w:pPr>
              <w:pStyle w:val="74"/>
              <w:rPr>
                <w:rFonts w:hint="eastAsia"/>
                <w:kern w:val="0"/>
              </w:rPr>
            </w:pPr>
            <w:r>
              <w:rPr>
                <w:rFonts w:hint="eastAsia"/>
                <w:kern w:val="0"/>
              </w:rPr>
              <w:t>17:16</w:t>
            </w:r>
          </w:p>
        </w:tc>
        <w:tc>
          <w:tcPr>
            <w:tcW w:w="600" w:type="pct"/>
            <w:shd w:val="clear" w:color="auto" w:fill="auto"/>
            <w:vAlign w:val="center"/>
          </w:tcPr>
          <w:p w14:paraId="0FE878E4">
            <w:pPr>
              <w:pStyle w:val="74"/>
              <w:rPr>
                <w:rFonts w:hint="eastAsia"/>
                <w:kern w:val="0"/>
              </w:rPr>
            </w:pPr>
            <w:r>
              <w:rPr>
                <w:kern w:val="0"/>
              </w:rPr>
              <w:t>P0.</w:t>
            </w:r>
            <w:r>
              <w:rPr>
                <w:rFonts w:hint="eastAsia"/>
                <w:kern w:val="0"/>
              </w:rPr>
              <w:t>8</w:t>
            </w:r>
          </w:p>
        </w:tc>
        <w:tc>
          <w:tcPr>
            <w:tcW w:w="602" w:type="pct"/>
            <w:shd w:val="clear" w:color="auto" w:fill="auto"/>
            <w:vAlign w:val="center"/>
          </w:tcPr>
          <w:p w14:paraId="64726F8F">
            <w:pPr>
              <w:pStyle w:val="74"/>
              <w:rPr>
                <w:rFonts w:hint="eastAsia"/>
                <w:kern w:val="0"/>
              </w:rPr>
            </w:pPr>
            <w:r>
              <w:rPr>
                <w:kern w:val="0"/>
              </w:rPr>
              <w:t>GPIO P</w:t>
            </w:r>
            <w:r>
              <w:rPr>
                <w:rFonts w:hint="eastAsia"/>
                <w:kern w:val="0"/>
              </w:rPr>
              <w:t>0</w:t>
            </w:r>
            <w:r>
              <w:rPr>
                <w:kern w:val="0"/>
              </w:rPr>
              <w:t>.</w:t>
            </w:r>
            <w:r>
              <w:rPr>
                <w:rFonts w:hint="eastAsia"/>
                <w:kern w:val="0"/>
              </w:rPr>
              <w:t>8</w:t>
            </w:r>
          </w:p>
        </w:tc>
        <w:tc>
          <w:tcPr>
            <w:tcW w:w="851" w:type="pct"/>
            <w:shd w:val="clear" w:color="auto" w:fill="auto"/>
            <w:vAlign w:val="center"/>
          </w:tcPr>
          <w:p w14:paraId="152EABA6">
            <w:pPr>
              <w:pStyle w:val="74"/>
              <w:rPr>
                <w:rFonts w:hint="eastAsia"/>
                <w:kern w:val="0"/>
              </w:rPr>
            </w:pPr>
            <w:r>
              <w:rPr>
                <w:kern w:val="0"/>
              </w:rPr>
              <w:t>TXD UART</w:t>
            </w:r>
            <w:r>
              <w:rPr>
                <w:rFonts w:hint="eastAsia"/>
                <w:kern w:val="0"/>
              </w:rPr>
              <w:t>1</w:t>
            </w:r>
          </w:p>
        </w:tc>
        <w:tc>
          <w:tcPr>
            <w:tcW w:w="809" w:type="pct"/>
            <w:shd w:val="clear" w:color="auto" w:fill="auto"/>
            <w:vAlign w:val="center"/>
          </w:tcPr>
          <w:p w14:paraId="3A7BCBF5">
            <w:pPr>
              <w:pStyle w:val="74"/>
              <w:rPr>
                <w:rFonts w:hint="eastAsia"/>
                <w:kern w:val="0"/>
              </w:rPr>
            </w:pPr>
            <w:r>
              <w:rPr>
                <w:kern w:val="0"/>
              </w:rPr>
              <w:t>PWM4</w:t>
            </w:r>
          </w:p>
        </w:tc>
        <w:tc>
          <w:tcPr>
            <w:tcW w:w="923" w:type="pct"/>
            <w:shd w:val="clear" w:color="auto" w:fill="auto"/>
            <w:vAlign w:val="center"/>
          </w:tcPr>
          <w:p w14:paraId="3A4C48E0">
            <w:pPr>
              <w:pStyle w:val="74"/>
              <w:rPr>
                <w:rFonts w:hint="eastAsia"/>
                <w:kern w:val="0"/>
              </w:rPr>
            </w:pPr>
            <w:r>
              <w:rPr>
                <w:kern w:val="0"/>
              </w:rPr>
              <w:t>AD1.1(</w:t>
            </w:r>
            <w:r>
              <w:rPr>
                <w:rFonts w:hint="eastAsia"/>
                <w:kern w:val="0"/>
              </w:rPr>
              <w:t>L</w:t>
            </w:r>
            <w:r>
              <w:rPr>
                <w:kern w:val="0"/>
              </w:rPr>
              <w:t>PC2138)</w:t>
            </w:r>
          </w:p>
        </w:tc>
        <w:tc>
          <w:tcPr>
            <w:tcW w:w="539" w:type="pct"/>
            <w:shd w:val="clear" w:color="auto" w:fill="auto"/>
            <w:vAlign w:val="center"/>
          </w:tcPr>
          <w:p w14:paraId="1B948F2C">
            <w:pPr>
              <w:pStyle w:val="74"/>
              <w:rPr>
                <w:rFonts w:hint="eastAsia"/>
                <w:kern w:val="0"/>
              </w:rPr>
            </w:pPr>
            <w:r>
              <w:rPr>
                <w:rFonts w:hint="eastAsia"/>
                <w:kern w:val="0"/>
              </w:rPr>
              <w:t>00</w:t>
            </w:r>
          </w:p>
        </w:tc>
      </w:tr>
      <w:tr w14:paraId="48587C9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675" w:type="pct"/>
            <w:shd w:val="clear" w:color="auto" w:fill="auto"/>
            <w:vAlign w:val="center"/>
          </w:tcPr>
          <w:p w14:paraId="545A67F6">
            <w:pPr>
              <w:pStyle w:val="74"/>
              <w:rPr>
                <w:rFonts w:hint="eastAsia"/>
                <w:kern w:val="0"/>
              </w:rPr>
            </w:pPr>
            <w:r>
              <w:rPr>
                <w:kern w:val="0"/>
              </w:rPr>
              <w:t>19:18</w:t>
            </w:r>
          </w:p>
        </w:tc>
        <w:tc>
          <w:tcPr>
            <w:tcW w:w="600" w:type="pct"/>
            <w:shd w:val="clear" w:color="auto" w:fill="auto"/>
            <w:vAlign w:val="center"/>
          </w:tcPr>
          <w:p w14:paraId="2B5328BA">
            <w:pPr>
              <w:pStyle w:val="74"/>
              <w:rPr>
                <w:rFonts w:hint="eastAsia"/>
                <w:kern w:val="0"/>
              </w:rPr>
            </w:pPr>
            <w:r>
              <w:rPr>
                <w:kern w:val="0"/>
              </w:rPr>
              <w:t>P0.</w:t>
            </w:r>
            <w:r>
              <w:rPr>
                <w:rFonts w:hint="eastAsia"/>
                <w:kern w:val="0"/>
              </w:rPr>
              <w:t>9</w:t>
            </w:r>
          </w:p>
        </w:tc>
        <w:tc>
          <w:tcPr>
            <w:tcW w:w="602" w:type="pct"/>
            <w:shd w:val="clear" w:color="auto" w:fill="auto"/>
            <w:vAlign w:val="center"/>
          </w:tcPr>
          <w:p w14:paraId="304E31AD">
            <w:pPr>
              <w:pStyle w:val="74"/>
              <w:rPr>
                <w:rFonts w:hint="eastAsia"/>
                <w:kern w:val="0"/>
              </w:rPr>
            </w:pPr>
            <w:r>
              <w:rPr>
                <w:kern w:val="0"/>
              </w:rPr>
              <w:t>GPIO P</w:t>
            </w:r>
            <w:r>
              <w:rPr>
                <w:rFonts w:hint="eastAsia"/>
                <w:kern w:val="0"/>
              </w:rPr>
              <w:t>0</w:t>
            </w:r>
            <w:r>
              <w:rPr>
                <w:kern w:val="0"/>
              </w:rPr>
              <w:t>.</w:t>
            </w:r>
            <w:r>
              <w:rPr>
                <w:rFonts w:hint="eastAsia"/>
                <w:kern w:val="0"/>
              </w:rPr>
              <w:t>9</w:t>
            </w:r>
          </w:p>
        </w:tc>
        <w:tc>
          <w:tcPr>
            <w:tcW w:w="851" w:type="pct"/>
            <w:shd w:val="clear" w:color="auto" w:fill="auto"/>
            <w:vAlign w:val="center"/>
          </w:tcPr>
          <w:p w14:paraId="42D485FA">
            <w:pPr>
              <w:pStyle w:val="74"/>
              <w:rPr>
                <w:rFonts w:hint="eastAsia"/>
                <w:kern w:val="0"/>
              </w:rPr>
            </w:pPr>
            <w:r>
              <w:rPr>
                <w:kern w:val="0"/>
              </w:rPr>
              <w:t>RxD(UART1)</w:t>
            </w:r>
          </w:p>
        </w:tc>
        <w:tc>
          <w:tcPr>
            <w:tcW w:w="809" w:type="pct"/>
            <w:shd w:val="clear" w:color="auto" w:fill="auto"/>
            <w:vAlign w:val="center"/>
          </w:tcPr>
          <w:p w14:paraId="6E249046">
            <w:pPr>
              <w:pStyle w:val="74"/>
              <w:rPr>
                <w:rFonts w:hint="eastAsia"/>
                <w:kern w:val="0"/>
              </w:rPr>
            </w:pPr>
            <w:r>
              <w:rPr>
                <w:kern w:val="0"/>
              </w:rPr>
              <w:t>PWM</w:t>
            </w:r>
            <w:r>
              <w:rPr>
                <w:rFonts w:hint="eastAsia"/>
                <w:kern w:val="0"/>
              </w:rPr>
              <w:t>6</w:t>
            </w:r>
          </w:p>
        </w:tc>
        <w:tc>
          <w:tcPr>
            <w:tcW w:w="923" w:type="pct"/>
            <w:shd w:val="clear" w:color="auto" w:fill="auto"/>
            <w:vAlign w:val="center"/>
          </w:tcPr>
          <w:p w14:paraId="0BBFC013">
            <w:pPr>
              <w:pStyle w:val="74"/>
              <w:rPr>
                <w:rFonts w:hint="eastAsia"/>
                <w:kern w:val="0"/>
              </w:rPr>
            </w:pPr>
            <w:r>
              <w:rPr>
                <w:kern w:val="0"/>
              </w:rPr>
              <w:t>EINT3</w:t>
            </w:r>
          </w:p>
        </w:tc>
        <w:tc>
          <w:tcPr>
            <w:tcW w:w="539" w:type="pct"/>
            <w:shd w:val="clear" w:color="auto" w:fill="auto"/>
            <w:vAlign w:val="center"/>
          </w:tcPr>
          <w:p w14:paraId="56384915">
            <w:pPr>
              <w:pStyle w:val="74"/>
              <w:rPr>
                <w:rFonts w:hint="eastAsia"/>
                <w:kern w:val="0"/>
              </w:rPr>
            </w:pPr>
            <w:r>
              <w:rPr>
                <w:rFonts w:hint="eastAsia"/>
                <w:kern w:val="0"/>
              </w:rPr>
              <w:t>00</w:t>
            </w:r>
          </w:p>
        </w:tc>
      </w:tr>
      <w:tr w14:paraId="6665A84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675" w:type="pct"/>
            <w:shd w:val="clear" w:color="auto" w:fill="auto"/>
            <w:vAlign w:val="center"/>
          </w:tcPr>
          <w:p w14:paraId="05B0EED9">
            <w:pPr>
              <w:pStyle w:val="74"/>
              <w:rPr>
                <w:rFonts w:hint="eastAsia"/>
                <w:kern w:val="0"/>
              </w:rPr>
            </w:pPr>
            <w:r>
              <w:rPr>
                <w:kern w:val="0"/>
              </w:rPr>
              <w:t>21:20</w:t>
            </w:r>
          </w:p>
        </w:tc>
        <w:tc>
          <w:tcPr>
            <w:tcW w:w="600" w:type="pct"/>
            <w:shd w:val="clear" w:color="auto" w:fill="auto"/>
            <w:vAlign w:val="center"/>
          </w:tcPr>
          <w:p w14:paraId="6FC7B892">
            <w:pPr>
              <w:pStyle w:val="74"/>
              <w:rPr>
                <w:rFonts w:hint="eastAsia"/>
                <w:kern w:val="0"/>
              </w:rPr>
            </w:pPr>
            <w:r>
              <w:rPr>
                <w:kern w:val="0"/>
              </w:rPr>
              <w:t>P0.</w:t>
            </w:r>
            <w:r>
              <w:rPr>
                <w:rFonts w:hint="eastAsia"/>
                <w:kern w:val="0"/>
              </w:rPr>
              <w:t>10</w:t>
            </w:r>
          </w:p>
        </w:tc>
        <w:tc>
          <w:tcPr>
            <w:tcW w:w="602" w:type="pct"/>
            <w:shd w:val="clear" w:color="auto" w:fill="auto"/>
            <w:vAlign w:val="center"/>
          </w:tcPr>
          <w:p w14:paraId="5C00ACA7">
            <w:pPr>
              <w:pStyle w:val="74"/>
              <w:rPr>
                <w:rFonts w:hint="eastAsia"/>
                <w:kern w:val="0"/>
              </w:rPr>
            </w:pPr>
            <w:r>
              <w:rPr>
                <w:kern w:val="0"/>
              </w:rPr>
              <w:t>GPIO P</w:t>
            </w:r>
            <w:r>
              <w:rPr>
                <w:rFonts w:hint="eastAsia"/>
                <w:kern w:val="0"/>
              </w:rPr>
              <w:t>0</w:t>
            </w:r>
            <w:r>
              <w:rPr>
                <w:kern w:val="0"/>
              </w:rPr>
              <w:t>.</w:t>
            </w:r>
            <w:r>
              <w:rPr>
                <w:rFonts w:hint="eastAsia"/>
                <w:kern w:val="0"/>
              </w:rPr>
              <w:t>10</w:t>
            </w:r>
          </w:p>
        </w:tc>
        <w:tc>
          <w:tcPr>
            <w:tcW w:w="851" w:type="pct"/>
            <w:shd w:val="clear" w:color="auto" w:fill="auto"/>
            <w:vAlign w:val="center"/>
          </w:tcPr>
          <w:p w14:paraId="20EC6700">
            <w:pPr>
              <w:pStyle w:val="74"/>
              <w:rPr>
                <w:rFonts w:hint="eastAsia"/>
                <w:kern w:val="0"/>
              </w:rPr>
            </w:pPr>
            <w:r>
              <w:rPr>
                <w:kern w:val="0"/>
              </w:rPr>
              <w:t>RTS(UART1)</w:t>
            </w:r>
          </w:p>
          <w:p w14:paraId="283826CB">
            <w:pPr>
              <w:pStyle w:val="74"/>
              <w:rPr>
                <w:rFonts w:hint="eastAsia"/>
                <w:kern w:val="0"/>
              </w:rPr>
            </w:pPr>
            <w:r>
              <w:rPr>
                <w:rFonts w:hint="eastAsia"/>
                <w:kern w:val="0"/>
              </w:rPr>
              <w:t>(LPC2138)</w:t>
            </w:r>
          </w:p>
        </w:tc>
        <w:tc>
          <w:tcPr>
            <w:tcW w:w="809" w:type="pct"/>
            <w:shd w:val="clear" w:color="auto" w:fill="auto"/>
            <w:vAlign w:val="center"/>
          </w:tcPr>
          <w:p w14:paraId="0D3511A4">
            <w:pPr>
              <w:pStyle w:val="74"/>
              <w:rPr>
                <w:rFonts w:hint="eastAsia"/>
                <w:kern w:val="0"/>
              </w:rPr>
            </w:pPr>
            <w:r>
              <w:rPr>
                <w:rFonts w:hint="eastAsia"/>
                <w:kern w:val="0"/>
              </w:rPr>
              <w:t>捕获1.0(TIMER1)</w:t>
            </w:r>
          </w:p>
        </w:tc>
        <w:tc>
          <w:tcPr>
            <w:tcW w:w="923" w:type="pct"/>
            <w:shd w:val="clear" w:color="auto" w:fill="auto"/>
            <w:vAlign w:val="center"/>
          </w:tcPr>
          <w:p w14:paraId="47F27687">
            <w:pPr>
              <w:pStyle w:val="74"/>
              <w:rPr>
                <w:rFonts w:hint="eastAsia"/>
                <w:kern w:val="0"/>
              </w:rPr>
            </w:pPr>
            <w:r>
              <w:rPr>
                <w:kern w:val="0"/>
              </w:rPr>
              <w:t>AD1.2(</w:t>
            </w:r>
            <w:r>
              <w:rPr>
                <w:rFonts w:hint="eastAsia"/>
                <w:kern w:val="0"/>
              </w:rPr>
              <w:t>L</w:t>
            </w:r>
            <w:r>
              <w:rPr>
                <w:kern w:val="0"/>
              </w:rPr>
              <w:t>PC2138)</w:t>
            </w:r>
          </w:p>
        </w:tc>
        <w:tc>
          <w:tcPr>
            <w:tcW w:w="539" w:type="pct"/>
            <w:shd w:val="clear" w:color="auto" w:fill="auto"/>
            <w:vAlign w:val="center"/>
          </w:tcPr>
          <w:p w14:paraId="3BB9EA7E">
            <w:pPr>
              <w:pStyle w:val="74"/>
              <w:rPr>
                <w:rFonts w:hint="eastAsia"/>
                <w:kern w:val="0"/>
              </w:rPr>
            </w:pPr>
            <w:r>
              <w:rPr>
                <w:rFonts w:hint="eastAsia"/>
                <w:kern w:val="0"/>
              </w:rPr>
              <w:t>00</w:t>
            </w:r>
          </w:p>
        </w:tc>
      </w:tr>
      <w:tr w14:paraId="2BDA59D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675" w:type="pct"/>
            <w:shd w:val="clear" w:color="auto" w:fill="auto"/>
            <w:vAlign w:val="center"/>
          </w:tcPr>
          <w:p w14:paraId="64F4C690">
            <w:pPr>
              <w:pStyle w:val="74"/>
              <w:rPr>
                <w:rFonts w:hint="eastAsia"/>
                <w:kern w:val="0"/>
              </w:rPr>
            </w:pPr>
            <w:r>
              <w:rPr>
                <w:kern w:val="0"/>
              </w:rPr>
              <w:t>23:22</w:t>
            </w:r>
          </w:p>
        </w:tc>
        <w:tc>
          <w:tcPr>
            <w:tcW w:w="600" w:type="pct"/>
            <w:shd w:val="clear" w:color="auto" w:fill="auto"/>
            <w:vAlign w:val="center"/>
          </w:tcPr>
          <w:p w14:paraId="1D72734F">
            <w:pPr>
              <w:pStyle w:val="74"/>
              <w:rPr>
                <w:rFonts w:hint="eastAsia"/>
                <w:kern w:val="0"/>
              </w:rPr>
            </w:pPr>
            <w:r>
              <w:rPr>
                <w:kern w:val="0"/>
              </w:rPr>
              <w:t>P0.</w:t>
            </w:r>
            <w:r>
              <w:rPr>
                <w:rFonts w:hint="eastAsia"/>
                <w:kern w:val="0"/>
              </w:rPr>
              <w:t>11</w:t>
            </w:r>
          </w:p>
        </w:tc>
        <w:tc>
          <w:tcPr>
            <w:tcW w:w="602" w:type="pct"/>
            <w:shd w:val="clear" w:color="auto" w:fill="auto"/>
            <w:vAlign w:val="center"/>
          </w:tcPr>
          <w:p w14:paraId="4ABE4DE1">
            <w:pPr>
              <w:pStyle w:val="74"/>
              <w:rPr>
                <w:rFonts w:hint="eastAsia"/>
                <w:kern w:val="0"/>
              </w:rPr>
            </w:pPr>
            <w:r>
              <w:rPr>
                <w:kern w:val="0"/>
              </w:rPr>
              <w:t>GPIO P</w:t>
            </w:r>
            <w:r>
              <w:rPr>
                <w:rFonts w:hint="eastAsia"/>
                <w:kern w:val="0"/>
              </w:rPr>
              <w:t>0</w:t>
            </w:r>
            <w:r>
              <w:rPr>
                <w:kern w:val="0"/>
              </w:rPr>
              <w:t>.</w:t>
            </w:r>
            <w:r>
              <w:rPr>
                <w:rFonts w:hint="eastAsia"/>
                <w:kern w:val="0"/>
              </w:rPr>
              <w:t>11</w:t>
            </w:r>
          </w:p>
        </w:tc>
        <w:tc>
          <w:tcPr>
            <w:tcW w:w="851" w:type="pct"/>
            <w:shd w:val="clear" w:color="auto" w:fill="auto"/>
            <w:vAlign w:val="center"/>
          </w:tcPr>
          <w:p w14:paraId="01BE82B7">
            <w:pPr>
              <w:pStyle w:val="74"/>
              <w:rPr>
                <w:rFonts w:hint="eastAsia"/>
                <w:kern w:val="0"/>
              </w:rPr>
            </w:pPr>
            <w:r>
              <w:rPr>
                <w:kern w:val="0"/>
              </w:rPr>
              <w:t>CTS(UART1)</w:t>
            </w:r>
          </w:p>
          <w:p w14:paraId="04A94F05">
            <w:pPr>
              <w:pStyle w:val="74"/>
              <w:rPr>
                <w:rFonts w:hint="eastAsia"/>
                <w:kern w:val="0"/>
              </w:rPr>
            </w:pPr>
            <w:r>
              <w:rPr>
                <w:kern w:val="0"/>
              </w:rPr>
              <w:t>(LPC2138)</w:t>
            </w:r>
          </w:p>
        </w:tc>
        <w:tc>
          <w:tcPr>
            <w:tcW w:w="809" w:type="pct"/>
            <w:shd w:val="clear" w:color="auto" w:fill="auto"/>
            <w:vAlign w:val="center"/>
          </w:tcPr>
          <w:p w14:paraId="6E49308F">
            <w:pPr>
              <w:pStyle w:val="74"/>
              <w:rPr>
                <w:rFonts w:hint="eastAsia"/>
                <w:kern w:val="0"/>
              </w:rPr>
            </w:pPr>
            <w:r>
              <w:rPr>
                <w:rFonts w:hint="eastAsia"/>
                <w:kern w:val="0"/>
              </w:rPr>
              <w:t>捕获1.1(TIMER1)</w:t>
            </w:r>
          </w:p>
        </w:tc>
        <w:tc>
          <w:tcPr>
            <w:tcW w:w="923" w:type="pct"/>
            <w:shd w:val="clear" w:color="auto" w:fill="auto"/>
            <w:vAlign w:val="center"/>
          </w:tcPr>
          <w:p w14:paraId="08D8C233">
            <w:pPr>
              <w:pStyle w:val="74"/>
              <w:rPr>
                <w:rFonts w:hint="eastAsia"/>
                <w:kern w:val="0"/>
              </w:rPr>
            </w:pPr>
            <w:r>
              <w:rPr>
                <w:rFonts w:hint="eastAsia"/>
                <w:kern w:val="0"/>
              </w:rPr>
              <w:t>SCL(I2C1)</w:t>
            </w:r>
          </w:p>
        </w:tc>
        <w:tc>
          <w:tcPr>
            <w:tcW w:w="539" w:type="pct"/>
            <w:shd w:val="clear" w:color="auto" w:fill="auto"/>
            <w:vAlign w:val="center"/>
          </w:tcPr>
          <w:p w14:paraId="7E9EC436">
            <w:pPr>
              <w:pStyle w:val="74"/>
              <w:rPr>
                <w:rFonts w:hint="eastAsia"/>
                <w:kern w:val="0"/>
              </w:rPr>
            </w:pPr>
            <w:r>
              <w:rPr>
                <w:rFonts w:hint="eastAsia"/>
                <w:kern w:val="0"/>
              </w:rPr>
              <w:t>00</w:t>
            </w:r>
          </w:p>
        </w:tc>
      </w:tr>
      <w:tr w14:paraId="6EB1B30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675" w:type="pct"/>
            <w:shd w:val="clear" w:color="auto" w:fill="auto"/>
            <w:vAlign w:val="center"/>
          </w:tcPr>
          <w:p w14:paraId="72B510ED">
            <w:pPr>
              <w:pStyle w:val="74"/>
              <w:rPr>
                <w:rFonts w:hint="eastAsia"/>
                <w:kern w:val="0"/>
              </w:rPr>
            </w:pPr>
            <w:r>
              <w:rPr>
                <w:kern w:val="0"/>
              </w:rPr>
              <w:t>25:24</w:t>
            </w:r>
          </w:p>
        </w:tc>
        <w:tc>
          <w:tcPr>
            <w:tcW w:w="600" w:type="pct"/>
            <w:shd w:val="clear" w:color="auto" w:fill="auto"/>
            <w:vAlign w:val="center"/>
          </w:tcPr>
          <w:p w14:paraId="2757380E">
            <w:pPr>
              <w:pStyle w:val="74"/>
              <w:rPr>
                <w:rFonts w:hint="eastAsia"/>
                <w:kern w:val="0"/>
              </w:rPr>
            </w:pPr>
            <w:r>
              <w:rPr>
                <w:kern w:val="0"/>
              </w:rPr>
              <w:t>P0.</w:t>
            </w:r>
            <w:r>
              <w:rPr>
                <w:rFonts w:hint="eastAsia"/>
                <w:kern w:val="0"/>
              </w:rPr>
              <w:t>12</w:t>
            </w:r>
          </w:p>
        </w:tc>
        <w:tc>
          <w:tcPr>
            <w:tcW w:w="602" w:type="pct"/>
            <w:shd w:val="clear" w:color="auto" w:fill="auto"/>
            <w:vAlign w:val="center"/>
          </w:tcPr>
          <w:p w14:paraId="580E308D">
            <w:pPr>
              <w:pStyle w:val="74"/>
              <w:rPr>
                <w:rFonts w:hint="eastAsia"/>
                <w:kern w:val="0"/>
              </w:rPr>
            </w:pPr>
            <w:r>
              <w:rPr>
                <w:kern w:val="0"/>
              </w:rPr>
              <w:t>GPIO P</w:t>
            </w:r>
            <w:r>
              <w:rPr>
                <w:rFonts w:hint="eastAsia"/>
                <w:kern w:val="0"/>
              </w:rPr>
              <w:t>0</w:t>
            </w:r>
            <w:r>
              <w:rPr>
                <w:kern w:val="0"/>
              </w:rPr>
              <w:t>.</w:t>
            </w:r>
            <w:r>
              <w:rPr>
                <w:rFonts w:hint="eastAsia"/>
                <w:kern w:val="0"/>
              </w:rPr>
              <w:t>12</w:t>
            </w:r>
          </w:p>
        </w:tc>
        <w:tc>
          <w:tcPr>
            <w:tcW w:w="851" w:type="pct"/>
            <w:shd w:val="clear" w:color="auto" w:fill="auto"/>
            <w:vAlign w:val="center"/>
          </w:tcPr>
          <w:p w14:paraId="3369654B">
            <w:pPr>
              <w:pStyle w:val="74"/>
              <w:rPr>
                <w:rFonts w:hint="eastAsia"/>
                <w:kern w:val="0"/>
              </w:rPr>
            </w:pPr>
            <w:r>
              <w:rPr>
                <w:kern w:val="0"/>
              </w:rPr>
              <w:t>DSR(UART1)</w:t>
            </w:r>
          </w:p>
          <w:p w14:paraId="6D5FC071">
            <w:pPr>
              <w:pStyle w:val="74"/>
              <w:rPr>
                <w:rFonts w:hint="eastAsia"/>
                <w:kern w:val="0"/>
              </w:rPr>
            </w:pPr>
            <w:r>
              <w:rPr>
                <w:kern w:val="0"/>
              </w:rPr>
              <w:t>(LPC2138)</w:t>
            </w:r>
          </w:p>
        </w:tc>
        <w:tc>
          <w:tcPr>
            <w:tcW w:w="809" w:type="pct"/>
            <w:shd w:val="clear" w:color="auto" w:fill="auto"/>
            <w:vAlign w:val="center"/>
          </w:tcPr>
          <w:p w14:paraId="0D6692DC">
            <w:pPr>
              <w:pStyle w:val="74"/>
              <w:rPr>
                <w:rFonts w:hint="eastAsia"/>
                <w:kern w:val="0"/>
              </w:rPr>
            </w:pPr>
            <w:r>
              <w:rPr>
                <w:rFonts w:hint="eastAsia"/>
                <w:kern w:val="0"/>
              </w:rPr>
              <w:t>匹配1.0(TIMER1)</w:t>
            </w:r>
          </w:p>
        </w:tc>
        <w:tc>
          <w:tcPr>
            <w:tcW w:w="923" w:type="pct"/>
            <w:shd w:val="clear" w:color="auto" w:fill="auto"/>
            <w:vAlign w:val="center"/>
          </w:tcPr>
          <w:p w14:paraId="331CB34D">
            <w:pPr>
              <w:pStyle w:val="74"/>
              <w:rPr>
                <w:rFonts w:hint="eastAsia"/>
                <w:kern w:val="0"/>
              </w:rPr>
            </w:pPr>
            <w:r>
              <w:rPr>
                <w:kern w:val="0"/>
              </w:rPr>
              <w:t>AD1.</w:t>
            </w:r>
            <w:r>
              <w:rPr>
                <w:rFonts w:hint="eastAsia"/>
                <w:kern w:val="0"/>
              </w:rPr>
              <w:t>3</w:t>
            </w:r>
            <w:r>
              <w:rPr>
                <w:kern w:val="0"/>
              </w:rPr>
              <w:t>(</w:t>
            </w:r>
            <w:r>
              <w:rPr>
                <w:rFonts w:hint="eastAsia"/>
                <w:kern w:val="0"/>
              </w:rPr>
              <w:t>L</w:t>
            </w:r>
            <w:r>
              <w:rPr>
                <w:kern w:val="0"/>
              </w:rPr>
              <w:t>PC2138)</w:t>
            </w:r>
          </w:p>
        </w:tc>
        <w:tc>
          <w:tcPr>
            <w:tcW w:w="539" w:type="pct"/>
            <w:shd w:val="clear" w:color="auto" w:fill="auto"/>
            <w:vAlign w:val="center"/>
          </w:tcPr>
          <w:p w14:paraId="6F175F58">
            <w:pPr>
              <w:pStyle w:val="74"/>
              <w:rPr>
                <w:rFonts w:hint="eastAsia"/>
                <w:kern w:val="0"/>
              </w:rPr>
            </w:pPr>
            <w:r>
              <w:rPr>
                <w:rFonts w:hint="eastAsia"/>
                <w:kern w:val="0"/>
              </w:rPr>
              <w:t>00</w:t>
            </w:r>
          </w:p>
        </w:tc>
      </w:tr>
      <w:tr w14:paraId="42CB128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675" w:type="pct"/>
            <w:shd w:val="clear" w:color="auto" w:fill="auto"/>
            <w:vAlign w:val="center"/>
          </w:tcPr>
          <w:p w14:paraId="322DB0FE">
            <w:pPr>
              <w:pStyle w:val="74"/>
              <w:rPr>
                <w:rFonts w:hint="eastAsia"/>
                <w:kern w:val="0"/>
              </w:rPr>
            </w:pPr>
            <w:r>
              <w:rPr>
                <w:kern w:val="0"/>
              </w:rPr>
              <w:t>27:26</w:t>
            </w:r>
          </w:p>
        </w:tc>
        <w:tc>
          <w:tcPr>
            <w:tcW w:w="600" w:type="pct"/>
            <w:shd w:val="clear" w:color="auto" w:fill="auto"/>
            <w:vAlign w:val="center"/>
          </w:tcPr>
          <w:p w14:paraId="1DEBC296">
            <w:pPr>
              <w:pStyle w:val="74"/>
              <w:rPr>
                <w:rFonts w:hint="eastAsia"/>
                <w:kern w:val="0"/>
              </w:rPr>
            </w:pPr>
            <w:r>
              <w:rPr>
                <w:kern w:val="0"/>
              </w:rPr>
              <w:t>P0.</w:t>
            </w:r>
            <w:r>
              <w:rPr>
                <w:rFonts w:hint="eastAsia"/>
                <w:kern w:val="0"/>
              </w:rPr>
              <w:t>13</w:t>
            </w:r>
          </w:p>
        </w:tc>
        <w:tc>
          <w:tcPr>
            <w:tcW w:w="602" w:type="pct"/>
            <w:shd w:val="clear" w:color="auto" w:fill="auto"/>
            <w:vAlign w:val="center"/>
          </w:tcPr>
          <w:p w14:paraId="7894C4D0">
            <w:pPr>
              <w:pStyle w:val="74"/>
              <w:rPr>
                <w:rFonts w:hint="eastAsia"/>
                <w:kern w:val="0"/>
              </w:rPr>
            </w:pPr>
            <w:r>
              <w:rPr>
                <w:kern w:val="0"/>
              </w:rPr>
              <w:t>GPIO P</w:t>
            </w:r>
            <w:r>
              <w:rPr>
                <w:rFonts w:hint="eastAsia"/>
                <w:kern w:val="0"/>
              </w:rPr>
              <w:t>0</w:t>
            </w:r>
            <w:r>
              <w:rPr>
                <w:kern w:val="0"/>
              </w:rPr>
              <w:t>.</w:t>
            </w:r>
            <w:r>
              <w:rPr>
                <w:rFonts w:hint="eastAsia"/>
                <w:kern w:val="0"/>
              </w:rPr>
              <w:t>13</w:t>
            </w:r>
          </w:p>
        </w:tc>
        <w:tc>
          <w:tcPr>
            <w:tcW w:w="851" w:type="pct"/>
            <w:shd w:val="clear" w:color="auto" w:fill="auto"/>
            <w:vAlign w:val="center"/>
          </w:tcPr>
          <w:p w14:paraId="7E4F54F9">
            <w:pPr>
              <w:pStyle w:val="74"/>
              <w:rPr>
                <w:rFonts w:hint="eastAsia"/>
                <w:kern w:val="0"/>
              </w:rPr>
            </w:pPr>
            <w:r>
              <w:rPr>
                <w:kern w:val="0"/>
              </w:rPr>
              <w:t>DTR(UART1)</w:t>
            </w:r>
          </w:p>
          <w:p w14:paraId="447BC693">
            <w:pPr>
              <w:pStyle w:val="74"/>
              <w:rPr>
                <w:rFonts w:hint="eastAsia"/>
                <w:kern w:val="0"/>
              </w:rPr>
            </w:pPr>
            <w:r>
              <w:rPr>
                <w:kern w:val="0"/>
              </w:rPr>
              <w:t>(LPC2138)</w:t>
            </w:r>
          </w:p>
        </w:tc>
        <w:tc>
          <w:tcPr>
            <w:tcW w:w="809" w:type="pct"/>
            <w:shd w:val="clear" w:color="auto" w:fill="auto"/>
            <w:vAlign w:val="center"/>
          </w:tcPr>
          <w:p w14:paraId="5B7DC174">
            <w:pPr>
              <w:pStyle w:val="74"/>
              <w:rPr>
                <w:rFonts w:hint="eastAsia"/>
                <w:kern w:val="0"/>
              </w:rPr>
            </w:pPr>
            <w:r>
              <w:rPr>
                <w:rFonts w:hint="eastAsia"/>
                <w:kern w:val="0"/>
              </w:rPr>
              <w:t>匹配1.1(TIMER1)</w:t>
            </w:r>
          </w:p>
        </w:tc>
        <w:tc>
          <w:tcPr>
            <w:tcW w:w="923" w:type="pct"/>
            <w:shd w:val="clear" w:color="auto" w:fill="auto"/>
            <w:vAlign w:val="center"/>
          </w:tcPr>
          <w:p w14:paraId="027366FF">
            <w:pPr>
              <w:pStyle w:val="74"/>
              <w:rPr>
                <w:rFonts w:hint="eastAsia"/>
                <w:kern w:val="0"/>
              </w:rPr>
            </w:pPr>
            <w:r>
              <w:rPr>
                <w:kern w:val="0"/>
              </w:rPr>
              <w:t>AD1.</w:t>
            </w:r>
            <w:r>
              <w:rPr>
                <w:rFonts w:hint="eastAsia"/>
                <w:kern w:val="0"/>
              </w:rPr>
              <w:t>4</w:t>
            </w:r>
            <w:r>
              <w:rPr>
                <w:kern w:val="0"/>
              </w:rPr>
              <w:t>(</w:t>
            </w:r>
            <w:r>
              <w:rPr>
                <w:rFonts w:hint="eastAsia"/>
                <w:kern w:val="0"/>
              </w:rPr>
              <w:t>L</w:t>
            </w:r>
            <w:r>
              <w:rPr>
                <w:kern w:val="0"/>
              </w:rPr>
              <w:t>PC2138)</w:t>
            </w:r>
          </w:p>
        </w:tc>
        <w:tc>
          <w:tcPr>
            <w:tcW w:w="539" w:type="pct"/>
            <w:shd w:val="clear" w:color="auto" w:fill="auto"/>
            <w:vAlign w:val="center"/>
          </w:tcPr>
          <w:p w14:paraId="2042EEAC">
            <w:pPr>
              <w:pStyle w:val="74"/>
              <w:rPr>
                <w:rFonts w:hint="eastAsia"/>
                <w:kern w:val="0"/>
              </w:rPr>
            </w:pPr>
            <w:r>
              <w:rPr>
                <w:rFonts w:hint="eastAsia"/>
                <w:kern w:val="0"/>
              </w:rPr>
              <w:t>00</w:t>
            </w:r>
          </w:p>
        </w:tc>
      </w:tr>
      <w:tr w14:paraId="21F85AE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675" w:type="pct"/>
            <w:shd w:val="clear" w:color="auto" w:fill="auto"/>
            <w:vAlign w:val="center"/>
          </w:tcPr>
          <w:p w14:paraId="0391BD6D">
            <w:pPr>
              <w:pStyle w:val="74"/>
              <w:rPr>
                <w:rFonts w:hint="eastAsia"/>
                <w:kern w:val="0"/>
              </w:rPr>
            </w:pPr>
            <w:r>
              <w:rPr>
                <w:kern w:val="0"/>
              </w:rPr>
              <w:t>29:28</w:t>
            </w:r>
          </w:p>
        </w:tc>
        <w:tc>
          <w:tcPr>
            <w:tcW w:w="600" w:type="pct"/>
            <w:shd w:val="clear" w:color="auto" w:fill="auto"/>
            <w:vAlign w:val="center"/>
          </w:tcPr>
          <w:p w14:paraId="091CBAEB">
            <w:pPr>
              <w:pStyle w:val="74"/>
              <w:rPr>
                <w:rFonts w:hint="eastAsia"/>
                <w:kern w:val="0"/>
              </w:rPr>
            </w:pPr>
            <w:r>
              <w:rPr>
                <w:kern w:val="0"/>
              </w:rPr>
              <w:t>P0.</w:t>
            </w:r>
            <w:r>
              <w:rPr>
                <w:rFonts w:hint="eastAsia"/>
                <w:kern w:val="0"/>
              </w:rPr>
              <w:t>14</w:t>
            </w:r>
          </w:p>
        </w:tc>
        <w:tc>
          <w:tcPr>
            <w:tcW w:w="602" w:type="pct"/>
            <w:shd w:val="clear" w:color="auto" w:fill="auto"/>
            <w:vAlign w:val="center"/>
          </w:tcPr>
          <w:p w14:paraId="2E3B8551">
            <w:pPr>
              <w:pStyle w:val="74"/>
              <w:rPr>
                <w:rFonts w:hint="eastAsia"/>
                <w:kern w:val="0"/>
              </w:rPr>
            </w:pPr>
            <w:r>
              <w:rPr>
                <w:kern w:val="0"/>
              </w:rPr>
              <w:t>GPIO P</w:t>
            </w:r>
            <w:r>
              <w:rPr>
                <w:rFonts w:hint="eastAsia"/>
                <w:kern w:val="0"/>
              </w:rPr>
              <w:t>0</w:t>
            </w:r>
            <w:r>
              <w:rPr>
                <w:kern w:val="0"/>
              </w:rPr>
              <w:t>.</w:t>
            </w:r>
            <w:r>
              <w:rPr>
                <w:rFonts w:hint="eastAsia"/>
                <w:kern w:val="0"/>
              </w:rPr>
              <w:t>14</w:t>
            </w:r>
          </w:p>
        </w:tc>
        <w:tc>
          <w:tcPr>
            <w:tcW w:w="851" w:type="pct"/>
            <w:shd w:val="clear" w:color="auto" w:fill="auto"/>
            <w:vAlign w:val="center"/>
          </w:tcPr>
          <w:p w14:paraId="3C7633E4">
            <w:pPr>
              <w:pStyle w:val="74"/>
              <w:rPr>
                <w:rFonts w:hint="eastAsia"/>
                <w:kern w:val="0"/>
              </w:rPr>
            </w:pPr>
            <w:r>
              <w:rPr>
                <w:kern w:val="0"/>
              </w:rPr>
              <w:t>CD(UART1)</w:t>
            </w:r>
          </w:p>
          <w:p w14:paraId="1DB185E6">
            <w:pPr>
              <w:pStyle w:val="74"/>
              <w:rPr>
                <w:rFonts w:hint="eastAsia"/>
                <w:kern w:val="0"/>
              </w:rPr>
            </w:pPr>
            <w:r>
              <w:rPr>
                <w:kern w:val="0"/>
              </w:rPr>
              <w:t>(LPC2138)</w:t>
            </w:r>
          </w:p>
        </w:tc>
        <w:tc>
          <w:tcPr>
            <w:tcW w:w="809" w:type="pct"/>
            <w:shd w:val="clear" w:color="auto" w:fill="auto"/>
            <w:vAlign w:val="center"/>
          </w:tcPr>
          <w:p w14:paraId="3E6A9AC0">
            <w:pPr>
              <w:pStyle w:val="74"/>
              <w:rPr>
                <w:rFonts w:hint="eastAsia"/>
                <w:kern w:val="0"/>
              </w:rPr>
            </w:pPr>
            <w:r>
              <w:rPr>
                <w:kern w:val="0"/>
              </w:rPr>
              <w:t>EINT1</w:t>
            </w:r>
          </w:p>
        </w:tc>
        <w:tc>
          <w:tcPr>
            <w:tcW w:w="923" w:type="pct"/>
            <w:shd w:val="clear" w:color="auto" w:fill="auto"/>
            <w:vAlign w:val="center"/>
          </w:tcPr>
          <w:p w14:paraId="1ABF9B8F">
            <w:pPr>
              <w:pStyle w:val="74"/>
              <w:rPr>
                <w:rFonts w:hint="eastAsia"/>
                <w:kern w:val="0"/>
              </w:rPr>
            </w:pPr>
            <w:r>
              <w:rPr>
                <w:rFonts w:hint="eastAsia"/>
                <w:kern w:val="0"/>
              </w:rPr>
              <w:t>SDA1(I2C1)</w:t>
            </w:r>
          </w:p>
        </w:tc>
        <w:tc>
          <w:tcPr>
            <w:tcW w:w="539" w:type="pct"/>
            <w:shd w:val="clear" w:color="auto" w:fill="auto"/>
            <w:vAlign w:val="center"/>
          </w:tcPr>
          <w:p w14:paraId="43BF6E54">
            <w:pPr>
              <w:pStyle w:val="74"/>
              <w:rPr>
                <w:rFonts w:hint="eastAsia"/>
                <w:kern w:val="0"/>
              </w:rPr>
            </w:pPr>
            <w:r>
              <w:rPr>
                <w:rFonts w:hint="eastAsia"/>
                <w:kern w:val="0"/>
              </w:rPr>
              <w:t>00</w:t>
            </w:r>
          </w:p>
        </w:tc>
      </w:tr>
      <w:tr w14:paraId="3FFD023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675" w:type="pct"/>
            <w:shd w:val="clear" w:color="auto" w:fill="auto"/>
            <w:vAlign w:val="center"/>
          </w:tcPr>
          <w:p w14:paraId="4FC3B684">
            <w:pPr>
              <w:pStyle w:val="74"/>
              <w:rPr>
                <w:rFonts w:hint="eastAsia"/>
                <w:kern w:val="0"/>
              </w:rPr>
            </w:pPr>
            <w:r>
              <w:rPr>
                <w:kern w:val="0"/>
              </w:rPr>
              <w:t>31:30</w:t>
            </w:r>
          </w:p>
        </w:tc>
        <w:tc>
          <w:tcPr>
            <w:tcW w:w="600" w:type="pct"/>
            <w:shd w:val="clear" w:color="auto" w:fill="auto"/>
            <w:vAlign w:val="center"/>
          </w:tcPr>
          <w:p w14:paraId="223DD00E">
            <w:pPr>
              <w:pStyle w:val="74"/>
              <w:rPr>
                <w:rFonts w:hint="eastAsia"/>
                <w:kern w:val="0"/>
              </w:rPr>
            </w:pPr>
            <w:r>
              <w:rPr>
                <w:kern w:val="0"/>
              </w:rPr>
              <w:t>P0.</w:t>
            </w:r>
            <w:r>
              <w:rPr>
                <w:rFonts w:hint="eastAsia"/>
                <w:kern w:val="0"/>
              </w:rPr>
              <w:t>15</w:t>
            </w:r>
          </w:p>
        </w:tc>
        <w:tc>
          <w:tcPr>
            <w:tcW w:w="602" w:type="pct"/>
            <w:shd w:val="clear" w:color="auto" w:fill="auto"/>
            <w:vAlign w:val="center"/>
          </w:tcPr>
          <w:p w14:paraId="3863645B">
            <w:pPr>
              <w:pStyle w:val="74"/>
              <w:rPr>
                <w:rFonts w:hint="eastAsia"/>
                <w:kern w:val="0"/>
              </w:rPr>
            </w:pPr>
            <w:r>
              <w:rPr>
                <w:kern w:val="0"/>
              </w:rPr>
              <w:t>GPIO P</w:t>
            </w:r>
            <w:r>
              <w:rPr>
                <w:rFonts w:hint="eastAsia"/>
                <w:kern w:val="0"/>
              </w:rPr>
              <w:t>0</w:t>
            </w:r>
            <w:r>
              <w:rPr>
                <w:kern w:val="0"/>
              </w:rPr>
              <w:t>.</w:t>
            </w:r>
            <w:r>
              <w:rPr>
                <w:rFonts w:hint="eastAsia"/>
                <w:kern w:val="0"/>
              </w:rPr>
              <w:t>15</w:t>
            </w:r>
          </w:p>
        </w:tc>
        <w:tc>
          <w:tcPr>
            <w:tcW w:w="851" w:type="pct"/>
            <w:shd w:val="clear" w:color="auto" w:fill="auto"/>
            <w:vAlign w:val="center"/>
          </w:tcPr>
          <w:p w14:paraId="580DC489">
            <w:pPr>
              <w:pStyle w:val="74"/>
              <w:rPr>
                <w:rFonts w:hint="eastAsia"/>
                <w:kern w:val="0"/>
              </w:rPr>
            </w:pPr>
            <w:r>
              <w:rPr>
                <w:kern w:val="0"/>
              </w:rPr>
              <w:t>RI(UART1)</w:t>
            </w:r>
          </w:p>
          <w:p w14:paraId="23398E91">
            <w:pPr>
              <w:pStyle w:val="74"/>
              <w:rPr>
                <w:rFonts w:hint="eastAsia"/>
                <w:kern w:val="0"/>
              </w:rPr>
            </w:pPr>
            <w:r>
              <w:rPr>
                <w:kern w:val="0"/>
              </w:rPr>
              <w:t>(LPC2138)</w:t>
            </w:r>
          </w:p>
        </w:tc>
        <w:tc>
          <w:tcPr>
            <w:tcW w:w="809" w:type="pct"/>
            <w:shd w:val="clear" w:color="auto" w:fill="auto"/>
            <w:vAlign w:val="center"/>
          </w:tcPr>
          <w:p w14:paraId="721F1F7F">
            <w:pPr>
              <w:pStyle w:val="74"/>
              <w:rPr>
                <w:rFonts w:hint="eastAsia"/>
                <w:kern w:val="0"/>
              </w:rPr>
            </w:pPr>
            <w:r>
              <w:rPr>
                <w:rFonts w:hint="eastAsia"/>
                <w:kern w:val="0"/>
              </w:rPr>
              <w:t>EINT2</w:t>
            </w:r>
          </w:p>
        </w:tc>
        <w:tc>
          <w:tcPr>
            <w:tcW w:w="923" w:type="pct"/>
            <w:shd w:val="clear" w:color="auto" w:fill="auto"/>
            <w:vAlign w:val="center"/>
          </w:tcPr>
          <w:p w14:paraId="2F084EA3">
            <w:pPr>
              <w:pStyle w:val="74"/>
              <w:rPr>
                <w:rFonts w:hint="eastAsia"/>
                <w:kern w:val="0"/>
              </w:rPr>
            </w:pPr>
            <w:r>
              <w:rPr>
                <w:kern w:val="0"/>
              </w:rPr>
              <w:t>AD1.</w:t>
            </w:r>
            <w:r>
              <w:rPr>
                <w:rFonts w:hint="eastAsia"/>
                <w:kern w:val="0"/>
              </w:rPr>
              <w:t>5</w:t>
            </w:r>
            <w:r>
              <w:rPr>
                <w:kern w:val="0"/>
              </w:rPr>
              <w:t>(</w:t>
            </w:r>
            <w:r>
              <w:rPr>
                <w:rFonts w:hint="eastAsia"/>
                <w:kern w:val="0"/>
              </w:rPr>
              <w:t>L</w:t>
            </w:r>
            <w:r>
              <w:rPr>
                <w:kern w:val="0"/>
              </w:rPr>
              <w:t>PC2138)</w:t>
            </w:r>
          </w:p>
        </w:tc>
        <w:tc>
          <w:tcPr>
            <w:tcW w:w="539" w:type="pct"/>
            <w:shd w:val="clear" w:color="auto" w:fill="auto"/>
            <w:vAlign w:val="center"/>
          </w:tcPr>
          <w:p w14:paraId="6CBD94A9">
            <w:pPr>
              <w:pStyle w:val="74"/>
              <w:rPr>
                <w:rFonts w:hint="eastAsia"/>
                <w:kern w:val="0"/>
              </w:rPr>
            </w:pPr>
            <w:r>
              <w:rPr>
                <w:rFonts w:hint="eastAsia"/>
                <w:kern w:val="0"/>
              </w:rPr>
              <w:t>00</w:t>
            </w:r>
          </w:p>
        </w:tc>
      </w:tr>
    </w:tbl>
    <w:p w14:paraId="684BDF42">
      <w:pPr>
        <w:pStyle w:val="259"/>
      </w:pPr>
    </w:p>
    <w:p w14:paraId="41C0E5E8">
      <w:pPr>
        <w:pStyle w:val="4"/>
        <w:ind w:firstLine="420"/>
      </w:pPr>
      <w:r>
        <w:rPr>
          <w:rFonts w:hint="eastAsia"/>
        </w:rPr>
        <w:t>PINSEL0寄存器是用来确定ARM处理器上P0.0至P0.15引脚功能的寄存器。这些引脚可以配置多种功能，例如GPIO（通用输入输出）、外部中断、定时器输入等。具体的配置取决于寄存器中每个位的设置。</w:t>
      </w:r>
    </w:p>
    <w:p w14:paraId="2040C395">
      <w:pPr>
        <w:pStyle w:val="63"/>
        <w:numPr>
          <w:ilvl w:val="2"/>
          <w:numId w:val="6"/>
        </w:numPr>
        <w:spacing w:before="352" w:after="352"/>
      </w:pPr>
      <w:bookmarkStart w:id="11765" w:name="_Toc11557"/>
      <w:r>
        <w:t>GPIO</w:t>
      </w:r>
      <w:r>
        <w:rPr>
          <w:rFonts w:hint="eastAsia"/>
        </w:rPr>
        <w:t>口的控制寄存器</w:t>
      </w:r>
      <w:bookmarkEnd w:id="11765"/>
    </w:p>
    <w:p w14:paraId="6F9BFDD9">
      <w:pPr>
        <w:pStyle w:val="4"/>
        <w:ind w:firstLine="420"/>
      </w:pPr>
      <w:r>
        <w:rPr>
          <w:rFonts w:hint="eastAsia"/>
        </w:rPr>
        <w:t>P0和P1各由4个寄存器控制：IO0PIN、IO0SET、IO0DIR、IO0CLR，如</w:t>
      </w:r>
      <w:r>
        <w:fldChar w:fldCharType="begin"/>
      </w:r>
      <w:r>
        <w:instrText xml:space="preserve"> </w:instrText>
      </w:r>
      <w:r>
        <w:rPr>
          <w:rFonts w:hint="eastAsia"/>
        </w:rPr>
        <w:instrText xml:space="preserve">REF QWord_XRef_Table__cPfJCa \h \* CHARFORMAT</w:instrText>
      </w:r>
      <w:r>
        <w:instrText xml:space="preserve"> </w:instrText>
      </w:r>
      <w:r>
        <w:fldChar w:fldCharType="separate"/>
      </w:r>
      <w:r>
        <w:t>表 5</w:t>
      </w:r>
      <w:r>
        <w:noBreakHyphen/>
      </w:r>
      <w:r>
        <w:t>3</w:t>
      </w:r>
      <w:r>
        <w:fldChar w:fldCharType="end"/>
      </w:r>
      <w:r>
        <w:rPr>
          <w:rFonts w:hint="eastAsia"/>
        </w:rPr>
        <w:t>所示。</w:t>
      </w:r>
    </w:p>
    <w:p w14:paraId="4E665C0D">
      <w:pPr>
        <w:pStyle w:val="67"/>
        <w:rPr>
          <w:rFonts w:hint="eastAsia"/>
        </w:rPr>
      </w:pPr>
      <w:bookmarkStart w:id="11766" w:name="QWord_XRef_Table__cPfJCa"/>
      <w:r>
        <w:rPr>
          <w:rStyle w:val="238"/>
        </w:rPr>
        <w:t>表 </w:t>
      </w:r>
      <w:r>
        <w:rPr>
          <w:rStyle w:val="238"/>
        </w:rPr>
        <w:fldChar w:fldCharType="begin"/>
      </w:r>
      <w:r>
        <w:rPr>
          <w:rStyle w:val="238"/>
        </w:rPr>
        <w:instrText xml:space="preserve"> SEQ QWord_Heading1_Sequence \c </w:instrText>
      </w:r>
      <w:r>
        <w:rPr>
          <w:rStyle w:val="238"/>
        </w:rPr>
        <w:fldChar w:fldCharType="separate"/>
      </w:r>
      <w:r>
        <w:rPr>
          <w:rStyle w:val="238"/>
        </w:rPr>
        <w:t>5</w:t>
      </w:r>
      <w:r>
        <w:rPr>
          <w:rStyle w:val="238"/>
        </w:rPr>
        <w:fldChar w:fldCharType="end"/>
      </w:r>
      <w:r>
        <w:rPr>
          <w:rStyle w:val="238"/>
        </w:rPr>
        <w:noBreakHyphen/>
      </w:r>
      <w:r>
        <w:rPr>
          <w:rStyle w:val="238"/>
        </w:rPr>
        <w:fldChar w:fldCharType="begin"/>
      </w:r>
      <w:r>
        <w:rPr>
          <w:rStyle w:val="238"/>
        </w:rPr>
        <w:instrText xml:space="preserve"> SEQ 表 \* ARABIC \s 1 </w:instrText>
      </w:r>
      <w:r>
        <w:rPr>
          <w:rStyle w:val="238"/>
        </w:rPr>
        <w:fldChar w:fldCharType="separate"/>
      </w:r>
      <w:r>
        <w:rPr>
          <w:rStyle w:val="238"/>
        </w:rPr>
        <w:t>3</w:t>
      </w:r>
      <w:r>
        <w:rPr>
          <w:rStyle w:val="238"/>
        </w:rPr>
        <w:fldChar w:fldCharType="end"/>
      </w:r>
      <w:bookmarkEnd w:id="11766"/>
      <w:r>
        <w:t xml:space="preserve">  </w:t>
      </w:r>
      <w:r>
        <w:rPr>
          <w:rFonts w:hint="eastAsia"/>
        </w:rPr>
        <w:t>管脚功能选择寄存器</w:t>
      </w:r>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083"/>
        <w:gridCol w:w="2286"/>
        <w:gridCol w:w="951"/>
        <w:gridCol w:w="1154"/>
        <w:gridCol w:w="1420"/>
        <w:gridCol w:w="1418"/>
      </w:tblGrid>
      <w:tr w14:paraId="03E79AC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652" w:type="pc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47E6400E">
            <w:pPr>
              <w:pStyle w:val="74"/>
              <w:rPr>
                <w:rFonts w:hint="eastAsia"/>
                <w:kern w:val="0"/>
              </w:rPr>
            </w:pPr>
            <w:r>
              <w:rPr>
                <w:rFonts w:hint="eastAsia"/>
                <w:kern w:val="0"/>
              </w:rPr>
              <w:t>通用名称</w:t>
            </w:r>
          </w:p>
        </w:tc>
        <w:tc>
          <w:tcPr>
            <w:tcW w:w="1375"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6734310D">
            <w:pPr>
              <w:pStyle w:val="74"/>
              <w:rPr>
                <w:rFonts w:hint="eastAsia"/>
                <w:kern w:val="0"/>
              </w:rPr>
            </w:pPr>
            <w:r>
              <w:rPr>
                <w:rFonts w:hint="eastAsia"/>
                <w:kern w:val="0"/>
              </w:rPr>
              <w:t>描述</w:t>
            </w:r>
          </w:p>
        </w:tc>
        <w:tc>
          <w:tcPr>
            <w:tcW w:w="572"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584AA300">
            <w:pPr>
              <w:pStyle w:val="74"/>
              <w:rPr>
                <w:rFonts w:hint="eastAsia"/>
                <w:kern w:val="0"/>
              </w:rPr>
            </w:pPr>
            <w:r>
              <w:rPr>
                <w:rFonts w:hint="eastAsia"/>
                <w:kern w:val="0"/>
              </w:rPr>
              <w:t>访问</w:t>
            </w:r>
          </w:p>
        </w:tc>
        <w:tc>
          <w:tcPr>
            <w:tcW w:w="694"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425C2AB1">
            <w:pPr>
              <w:pStyle w:val="74"/>
              <w:rPr>
                <w:rFonts w:hint="eastAsia"/>
                <w:kern w:val="0"/>
              </w:rPr>
            </w:pPr>
            <w:r>
              <w:rPr>
                <w:rFonts w:hint="eastAsia"/>
                <w:kern w:val="0"/>
              </w:rPr>
              <w:t>复位值</w:t>
            </w:r>
          </w:p>
        </w:tc>
        <w:tc>
          <w:tcPr>
            <w:tcW w:w="854"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64DE8D28">
            <w:pPr>
              <w:pStyle w:val="74"/>
              <w:rPr>
                <w:rFonts w:hint="eastAsia"/>
                <w:kern w:val="0"/>
              </w:rPr>
            </w:pPr>
            <w:r>
              <w:rPr>
                <w:kern w:val="0"/>
              </w:rPr>
              <w:t>PORT</w:t>
            </w:r>
            <w:r>
              <w:rPr>
                <w:rFonts w:hint="eastAsia"/>
                <w:kern w:val="0"/>
              </w:rPr>
              <w:t>0</w:t>
            </w:r>
          </w:p>
          <w:p w14:paraId="48DA34F6">
            <w:pPr>
              <w:pStyle w:val="74"/>
              <w:rPr>
                <w:rFonts w:hint="eastAsia"/>
                <w:kern w:val="0"/>
              </w:rPr>
            </w:pPr>
            <w:r>
              <w:rPr>
                <w:rFonts w:hint="eastAsia"/>
                <w:kern w:val="0"/>
              </w:rPr>
              <w:t>地址&amp;名称</w:t>
            </w:r>
          </w:p>
        </w:tc>
        <w:tc>
          <w:tcPr>
            <w:tcW w:w="853" w:type="pct"/>
            <w:tcBorders>
              <w:top w:val="single" w:color="auto" w:sz="6" w:space="0"/>
              <w:bottom w:val="single" w:color="auto" w:sz="4" w:space="0"/>
              <w:right w:val="single" w:color="auto" w:sz="6" w:space="0"/>
              <w:insideH w:val="single" w:sz="4" w:space="0"/>
              <w:insideV w:val="single" w:sz="4" w:space="0"/>
              <w:tl2br w:val="nil"/>
              <w:tr2bl w:val="nil"/>
            </w:tcBorders>
            <w:shd w:val="clear" w:color="auto" w:fill="auto"/>
            <w:vAlign w:val="center"/>
          </w:tcPr>
          <w:p w14:paraId="762E9DC0">
            <w:pPr>
              <w:pStyle w:val="74"/>
              <w:rPr>
                <w:rFonts w:hint="eastAsia"/>
                <w:kern w:val="0"/>
              </w:rPr>
            </w:pPr>
            <w:r>
              <w:rPr>
                <w:kern w:val="0"/>
              </w:rPr>
              <w:t>PORT</w:t>
            </w:r>
            <w:r>
              <w:rPr>
                <w:rFonts w:hint="eastAsia"/>
                <w:kern w:val="0"/>
              </w:rPr>
              <w:t>1</w:t>
            </w:r>
          </w:p>
          <w:p w14:paraId="7566CD87">
            <w:pPr>
              <w:pStyle w:val="74"/>
              <w:rPr>
                <w:rFonts w:hint="eastAsia"/>
                <w:kern w:val="0"/>
              </w:rPr>
            </w:pPr>
            <w:r>
              <w:rPr>
                <w:rFonts w:hint="eastAsia"/>
                <w:kern w:val="0"/>
              </w:rPr>
              <w:t>地址&amp;名称</w:t>
            </w:r>
          </w:p>
        </w:tc>
      </w:tr>
      <w:tr w14:paraId="16AFF37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652" w:type="pct"/>
            <w:shd w:val="clear" w:color="auto" w:fill="auto"/>
            <w:vAlign w:val="center"/>
          </w:tcPr>
          <w:p w14:paraId="6729529A">
            <w:pPr>
              <w:pStyle w:val="74"/>
              <w:rPr>
                <w:rFonts w:hint="eastAsia"/>
                <w:kern w:val="0"/>
              </w:rPr>
            </w:pPr>
            <w:r>
              <w:rPr>
                <w:kern w:val="0"/>
              </w:rPr>
              <w:t>IOPIN</w:t>
            </w:r>
          </w:p>
        </w:tc>
        <w:tc>
          <w:tcPr>
            <w:tcW w:w="1375" w:type="pct"/>
            <w:shd w:val="clear" w:color="auto" w:fill="auto"/>
            <w:vAlign w:val="center"/>
          </w:tcPr>
          <w:p w14:paraId="3752D262">
            <w:pPr>
              <w:pStyle w:val="64"/>
              <w:rPr>
                <w:rFonts w:hint="eastAsia"/>
                <w:kern w:val="0"/>
              </w:rPr>
            </w:pPr>
            <w:r>
              <w:rPr>
                <w:rFonts w:hint="eastAsia"/>
                <w:kern w:val="0"/>
              </w:rPr>
              <w:t>GPIO管脚值寄存器。不管方向和模式如何设定，管脚的当前状态都可从该寄存器中读出。</w:t>
            </w:r>
          </w:p>
        </w:tc>
        <w:tc>
          <w:tcPr>
            <w:tcW w:w="572" w:type="pct"/>
            <w:shd w:val="clear" w:color="auto" w:fill="auto"/>
            <w:vAlign w:val="center"/>
          </w:tcPr>
          <w:p w14:paraId="7F5DDDC7">
            <w:pPr>
              <w:pStyle w:val="74"/>
              <w:rPr>
                <w:rFonts w:hint="eastAsia"/>
                <w:kern w:val="0"/>
              </w:rPr>
            </w:pPr>
            <w:r>
              <w:rPr>
                <w:rFonts w:hint="eastAsia"/>
                <w:kern w:val="0"/>
              </w:rPr>
              <w:t>只读</w:t>
            </w:r>
          </w:p>
        </w:tc>
        <w:tc>
          <w:tcPr>
            <w:tcW w:w="694" w:type="pct"/>
            <w:shd w:val="clear" w:color="auto" w:fill="auto"/>
            <w:vAlign w:val="center"/>
          </w:tcPr>
          <w:p w14:paraId="4F1215E0">
            <w:pPr>
              <w:pStyle w:val="74"/>
              <w:rPr>
                <w:rFonts w:hint="eastAsia"/>
                <w:kern w:val="0"/>
              </w:rPr>
            </w:pPr>
            <w:r>
              <w:rPr>
                <w:kern w:val="0"/>
              </w:rPr>
              <w:t>NA</w:t>
            </w:r>
          </w:p>
        </w:tc>
        <w:tc>
          <w:tcPr>
            <w:tcW w:w="854" w:type="pct"/>
            <w:shd w:val="clear" w:color="auto" w:fill="auto"/>
            <w:vAlign w:val="center"/>
          </w:tcPr>
          <w:p w14:paraId="03DE1283">
            <w:pPr>
              <w:pStyle w:val="74"/>
              <w:rPr>
                <w:rFonts w:hint="eastAsia"/>
                <w:kern w:val="0"/>
              </w:rPr>
            </w:pPr>
            <w:r>
              <w:rPr>
                <w:kern w:val="0"/>
              </w:rPr>
              <w:t>0xE0028000</w:t>
            </w:r>
          </w:p>
          <w:p w14:paraId="7978E0C9">
            <w:pPr>
              <w:pStyle w:val="74"/>
              <w:rPr>
                <w:rFonts w:hint="eastAsia"/>
                <w:kern w:val="0"/>
              </w:rPr>
            </w:pPr>
            <w:r>
              <w:rPr>
                <w:kern w:val="0"/>
              </w:rPr>
              <w:t>IO0PIN</w:t>
            </w:r>
          </w:p>
        </w:tc>
        <w:tc>
          <w:tcPr>
            <w:tcW w:w="853" w:type="pct"/>
            <w:shd w:val="clear" w:color="auto" w:fill="auto"/>
            <w:vAlign w:val="center"/>
          </w:tcPr>
          <w:p w14:paraId="2D547DE0">
            <w:pPr>
              <w:pStyle w:val="74"/>
              <w:rPr>
                <w:rFonts w:hint="eastAsia"/>
                <w:kern w:val="0"/>
              </w:rPr>
            </w:pPr>
            <w:r>
              <w:rPr>
                <w:kern w:val="0"/>
              </w:rPr>
              <w:t>0xE0028010</w:t>
            </w:r>
          </w:p>
          <w:p w14:paraId="1D6DC1C9">
            <w:pPr>
              <w:pStyle w:val="74"/>
              <w:rPr>
                <w:rFonts w:hint="eastAsia"/>
                <w:kern w:val="0"/>
              </w:rPr>
            </w:pPr>
            <w:r>
              <w:rPr>
                <w:kern w:val="0"/>
              </w:rPr>
              <w:t>IO1PIN</w:t>
            </w:r>
          </w:p>
        </w:tc>
      </w:tr>
      <w:tr w14:paraId="499143F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652" w:type="pct"/>
            <w:shd w:val="clear" w:color="auto" w:fill="auto"/>
            <w:vAlign w:val="center"/>
          </w:tcPr>
          <w:p w14:paraId="771C05F4">
            <w:pPr>
              <w:pStyle w:val="74"/>
              <w:rPr>
                <w:rFonts w:hint="eastAsia"/>
                <w:kern w:val="0"/>
              </w:rPr>
            </w:pPr>
            <w:r>
              <w:rPr>
                <w:kern w:val="0"/>
              </w:rPr>
              <w:t>IOSET</w:t>
            </w:r>
          </w:p>
        </w:tc>
        <w:tc>
          <w:tcPr>
            <w:tcW w:w="1375" w:type="pct"/>
            <w:shd w:val="clear" w:color="auto" w:fill="auto"/>
            <w:vAlign w:val="center"/>
          </w:tcPr>
          <w:p w14:paraId="091D46CC">
            <w:pPr>
              <w:pStyle w:val="64"/>
              <w:rPr>
                <w:rFonts w:hint="eastAsia"/>
                <w:kern w:val="0"/>
              </w:rPr>
            </w:pPr>
            <w:r>
              <w:rPr>
                <w:rFonts w:hint="eastAsia"/>
                <w:kern w:val="0"/>
              </w:rPr>
              <w:t>GPIO输出置位寄存器。该寄存器和IOCLR寄存器一起控制输出管脚的状态。写入1使对应管脚输出高电平。写入0无效。</w:t>
            </w:r>
          </w:p>
        </w:tc>
        <w:tc>
          <w:tcPr>
            <w:tcW w:w="572" w:type="pct"/>
            <w:shd w:val="clear" w:color="auto" w:fill="auto"/>
            <w:vAlign w:val="center"/>
          </w:tcPr>
          <w:p w14:paraId="4331BBFA">
            <w:pPr>
              <w:pStyle w:val="74"/>
              <w:rPr>
                <w:rFonts w:hint="eastAsia"/>
                <w:kern w:val="0"/>
              </w:rPr>
            </w:pPr>
            <w:r>
              <w:rPr>
                <w:rFonts w:hint="eastAsia"/>
                <w:kern w:val="0"/>
              </w:rPr>
              <w:t>读</w:t>
            </w:r>
            <w:r>
              <w:rPr>
                <w:kern w:val="0"/>
              </w:rPr>
              <w:t>/</w:t>
            </w:r>
            <w:r>
              <w:rPr>
                <w:rFonts w:hint="eastAsia"/>
                <w:kern w:val="0"/>
              </w:rPr>
              <w:t>写</w:t>
            </w:r>
          </w:p>
        </w:tc>
        <w:tc>
          <w:tcPr>
            <w:tcW w:w="694" w:type="pct"/>
            <w:shd w:val="clear" w:color="auto" w:fill="auto"/>
            <w:vAlign w:val="center"/>
          </w:tcPr>
          <w:p w14:paraId="660544AD">
            <w:pPr>
              <w:pStyle w:val="74"/>
              <w:rPr>
                <w:rFonts w:hint="eastAsia"/>
                <w:kern w:val="0"/>
              </w:rPr>
            </w:pPr>
            <w:r>
              <w:rPr>
                <w:kern w:val="0"/>
              </w:rPr>
              <w:t>0x0000</w:t>
            </w:r>
          </w:p>
          <w:p w14:paraId="73289F66">
            <w:pPr>
              <w:pStyle w:val="74"/>
              <w:rPr>
                <w:rFonts w:hint="eastAsia"/>
                <w:kern w:val="0"/>
              </w:rPr>
            </w:pPr>
            <w:r>
              <w:rPr>
                <w:kern w:val="0"/>
              </w:rPr>
              <w:t>0000</w:t>
            </w:r>
          </w:p>
        </w:tc>
        <w:tc>
          <w:tcPr>
            <w:tcW w:w="854" w:type="pct"/>
            <w:shd w:val="clear" w:color="auto" w:fill="auto"/>
            <w:vAlign w:val="center"/>
          </w:tcPr>
          <w:p w14:paraId="7878043D">
            <w:pPr>
              <w:pStyle w:val="74"/>
              <w:rPr>
                <w:rFonts w:hint="eastAsia"/>
                <w:kern w:val="0"/>
              </w:rPr>
            </w:pPr>
            <w:r>
              <w:rPr>
                <w:kern w:val="0"/>
              </w:rPr>
              <w:t>OxE0028004</w:t>
            </w:r>
          </w:p>
          <w:p w14:paraId="2F477F7D">
            <w:pPr>
              <w:pStyle w:val="74"/>
              <w:rPr>
                <w:rFonts w:hint="eastAsia"/>
                <w:kern w:val="0"/>
              </w:rPr>
            </w:pPr>
            <w:r>
              <w:rPr>
                <w:kern w:val="0"/>
              </w:rPr>
              <w:t>IO0SET</w:t>
            </w:r>
          </w:p>
        </w:tc>
        <w:tc>
          <w:tcPr>
            <w:tcW w:w="853" w:type="pct"/>
            <w:shd w:val="clear" w:color="auto" w:fill="auto"/>
            <w:vAlign w:val="center"/>
          </w:tcPr>
          <w:p w14:paraId="64F2A477">
            <w:pPr>
              <w:pStyle w:val="74"/>
              <w:rPr>
                <w:rFonts w:hint="eastAsia"/>
                <w:kern w:val="0"/>
              </w:rPr>
            </w:pPr>
            <w:r>
              <w:rPr>
                <w:kern w:val="0"/>
              </w:rPr>
              <w:t>0xE0028014</w:t>
            </w:r>
          </w:p>
          <w:p w14:paraId="4B9C6310">
            <w:pPr>
              <w:pStyle w:val="74"/>
              <w:rPr>
                <w:rFonts w:hint="eastAsia"/>
                <w:kern w:val="0"/>
              </w:rPr>
            </w:pPr>
            <w:r>
              <w:rPr>
                <w:kern w:val="0"/>
              </w:rPr>
              <w:t>IO1SET</w:t>
            </w:r>
          </w:p>
        </w:tc>
      </w:tr>
      <w:tr w14:paraId="5E0A267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652" w:type="pct"/>
            <w:shd w:val="clear" w:color="auto" w:fill="auto"/>
            <w:vAlign w:val="center"/>
          </w:tcPr>
          <w:p w14:paraId="64EA1F51">
            <w:pPr>
              <w:pStyle w:val="74"/>
              <w:rPr>
                <w:rFonts w:hint="eastAsia"/>
                <w:kern w:val="0"/>
              </w:rPr>
            </w:pPr>
            <w:r>
              <w:rPr>
                <w:kern w:val="0"/>
              </w:rPr>
              <w:t>IODIR</w:t>
            </w:r>
          </w:p>
        </w:tc>
        <w:tc>
          <w:tcPr>
            <w:tcW w:w="1375" w:type="pct"/>
            <w:shd w:val="clear" w:color="auto" w:fill="auto"/>
            <w:vAlign w:val="center"/>
          </w:tcPr>
          <w:p w14:paraId="04C06189">
            <w:pPr>
              <w:pStyle w:val="64"/>
              <w:rPr>
                <w:rFonts w:hint="eastAsia"/>
                <w:kern w:val="0"/>
              </w:rPr>
            </w:pPr>
            <w:r>
              <w:rPr>
                <w:rFonts w:hint="eastAsia"/>
                <w:kern w:val="0"/>
              </w:rPr>
              <w:t>GPIO方向控制寄存器。该寄存器单独控制每个I</w:t>
            </w:r>
            <w:r>
              <w:rPr>
                <w:kern w:val="0"/>
              </w:rPr>
              <w:t>/</w:t>
            </w:r>
            <w:r>
              <w:rPr>
                <w:rFonts w:hint="eastAsia"/>
                <w:kern w:val="0"/>
              </w:rPr>
              <w:t>O口的方向。</w:t>
            </w:r>
          </w:p>
        </w:tc>
        <w:tc>
          <w:tcPr>
            <w:tcW w:w="572" w:type="pct"/>
            <w:shd w:val="clear" w:color="auto" w:fill="auto"/>
            <w:vAlign w:val="center"/>
          </w:tcPr>
          <w:p w14:paraId="636A88F4">
            <w:pPr>
              <w:pStyle w:val="74"/>
              <w:rPr>
                <w:rFonts w:hint="eastAsia"/>
                <w:kern w:val="0"/>
              </w:rPr>
            </w:pPr>
            <w:r>
              <w:rPr>
                <w:rFonts w:hint="eastAsia"/>
                <w:kern w:val="0"/>
              </w:rPr>
              <w:t>读</w:t>
            </w:r>
            <w:r>
              <w:rPr>
                <w:kern w:val="0"/>
              </w:rPr>
              <w:t>/</w:t>
            </w:r>
            <w:r>
              <w:rPr>
                <w:rFonts w:hint="eastAsia"/>
                <w:kern w:val="0"/>
              </w:rPr>
              <w:t>写</w:t>
            </w:r>
          </w:p>
        </w:tc>
        <w:tc>
          <w:tcPr>
            <w:tcW w:w="694" w:type="pct"/>
            <w:shd w:val="clear" w:color="auto" w:fill="auto"/>
            <w:vAlign w:val="center"/>
          </w:tcPr>
          <w:p w14:paraId="0914DDB9">
            <w:pPr>
              <w:pStyle w:val="74"/>
              <w:rPr>
                <w:rFonts w:hint="eastAsia"/>
                <w:kern w:val="0"/>
              </w:rPr>
            </w:pPr>
            <w:r>
              <w:rPr>
                <w:kern w:val="0"/>
              </w:rPr>
              <w:t>0x0000</w:t>
            </w:r>
          </w:p>
          <w:p w14:paraId="008AB6F6">
            <w:pPr>
              <w:pStyle w:val="74"/>
              <w:rPr>
                <w:rFonts w:hint="eastAsia"/>
                <w:kern w:val="0"/>
              </w:rPr>
            </w:pPr>
            <w:r>
              <w:rPr>
                <w:kern w:val="0"/>
              </w:rPr>
              <w:t>0000</w:t>
            </w:r>
          </w:p>
        </w:tc>
        <w:tc>
          <w:tcPr>
            <w:tcW w:w="854" w:type="pct"/>
            <w:shd w:val="clear" w:color="auto" w:fill="auto"/>
            <w:vAlign w:val="center"/>
          </w:tcPr>
          <w:p w14:paraId="6499AA0C">
            <w:pPr>
              <w:pStyle w:val="74"/>
              <w:rPr>
                <w:rFonts w:hint="eastAsia"/>
                <w:kern w:val="0"/>
              </w:rPr>
            </w:pPr>
            <w:r>
              <w:rPr>
                <w:kern w:val="0"/>
              </w:rPr>
              <w:t>0xE0028008</w:t>
            </w:r>
          </w:p>
          <w:p w14:paraId="761D6E6A">
            <w:pPr>
              <w:pStyle w:val="74"/>
              <w:rPr>
                <w:rFonts w:hint="eastAsia"/>
                <w:kern w:val="0"/>
              </w:rPr>
            </w:pPr>
            <w:r>
              <w:rPr>
                <w:kern w:val="0"/>
              </w:rPr>
              <w:t>IO0DIR</w:t>
            </w:r>
          </w:p>
        </w:tc>
        <w:tc>
          <w:tcPr>
            <w:tcW w:w="853" w:type="pct"/>
            <w:shd w:val="clear" w:color="auto" w:fill="auto"/>
            <w:vAlign w:val="center"/>
          </w:tcPr>
          <w:p w14:paraId="6221DEED">
            <w:pPr>
              <w:pStyle w:val="74"/>
              <w:rPr>
                <w:rFonts w:hint="eastAsia"/>
                <w:kern w:val="0"/>
              </w:rPr>
            </w:pPr>
            <w:r>
              <w:rPr>
                <w:kern w:val="0"/>
              </w:rPr>
              <w:t>0xE0028018</w:t>
            </w:r>
          </w:p>
          <w:p w14:paraId="48722534">
            <w:pPr>
              <w:pStyle w:val="74"/>
              <w:rPr>
                <w:rFonts w:hint="eastAsia"/>
                <w:kern w:val="0"/>
              </w:rPr>
            </w:pPr>
            <w:r>
              <w:rPr>
                <w:kern w:val="0"/>
              </w:rPr>
              <w:t>I</w:t>
            </w:r>
            <w:r>
              <w:rPr>
                <w:rFonts w:hint="eastAsia"/>
                <w:kern w:val="0"/>
              </w:rPr>
              <w:t>O</w:t>
            </w:r>
            <w:r>
              <w:rPr>
                <w:kern w:val="0"/>
              </w:rPr>
              <w:t>1DIR</w:t>
            </w:r>
          </w:p>
        </w:tc>
      </w:tr>
      <w:tr w14:paraId="30B2170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652" w:type="pct"/>
            <w:shd w:val="clear" w:color="auto" w:fill="auto"/>
            <w:vAlign w:val="center"/>
          </w:tcPr>
          <w:p w14:paraId="46717BC4">
            <w:pPr>
              <w:pStyle w:val="74"/>
              <w:rPr>
                <w:rFonts w:hint="eastAsia"/>
                <w:kern w:val="0"/>
              </w:rPr>
            </w:pPr>
            <w:r>
              <w:rPr>
                <w:kern w:val="0"/>
              </w:rPr>
              <w:t>IOCLR</w:t>
            </w:r>
          </w:p>
        </w:tc>
        <w:tc>
          <w:tcPr>
            <w:tcW w:w="1375" w:type="pct"/>
            <w:shd w:val="clear" w:color="auto" w:fill="auto"/>
            <w:vAlign w:val="center"/>
          </w:tcPr>
          <w:p w14:paraId="0AA5E952">
            <w:pPr>
              <w:pStyle w:val="64"/>
              <w:rPr>
                <w:rFonts w:hint="eastAsia"/>
                <w:kern w:val="0"/>
              </w:rPr>
            </w:pPr>
            <w:r>
              <w:rPr>
                <w:rFonts w:hint="eastAsia"/>
                <w:kern w:val="0"/>
              </w:rPr>
              <w:t>GPIO输出清零寄存器。该寄存器控制输出管脚的状态。写入1使对应管脚输出低电平并清零IOSET寄存器中的对应位。写入0无效，</w:t>
            </w:r>
          </w:p>
        </w:tc>
        <w:tc>
          <w:tcPr>
            <w:tcW w:w="572" w:type="pct"/>
            <w:shd w:val="clear" w:color="auto" w:fill="auto"/>
            <w:vAlign w:val="center"/>
          </w:tcPr>
          <w:p w14:paraId="19F49D79">
            <w:pPr>
              <w:pStyle w:val="74"/>
              <w:rPr>
                <w:rFonts w:hint="eastAsia"/>
                <w:kern w:val="0"/>
              </w:rPr>
            </w:pPr>
            <w:r>
              <w:rPr>
                <w:rFonts w:hint="eastAsia"/>
                <w:kern w:val="0"/>
              </w:rPr>
              <w:t>只读</w:t>
            </w:r>
          </w:p>
        </w:tc>
        <w:tc>
          <w:tcPr>
            <w:tcW w:w="694" w:type="pct"/>
            <w:shd w:val="clear" w:color="auto" w:fill="auto"/>
            <w:vAlign w:val="center"/>
          </w:tcPr>
          <w:p w14:paraId="5849E4A7">
            <w:pPr>
              <w:pStyle w:val="74"/>
              <w:rPr>
                <w:rFonts w:hint="eastAsia"/>
                <w:kern w:val="0"/>
              </w:rPr>
            </w:pPr>
            <w:r>
              <w:rPr>
                <w:kern w:val="0"/>
              </w:rPr>
              <w:t>0x0000</w:t>
            </w:r>
          </w:p>
          <w:p w14:paraId="25D5AF44">
            <w:pPr>
              <w:pStyle w:val="74"/>
              <w:rPr>
                <w:rFonts w:hint="eastAsia"/>
                <w:kern w:val="0"/>
              </w:rPr>
            </w:pPr>
            <w:r>
              <w:rPr>
                <w:kern w:val="0"/>
              </w:rPr>
              <w:t>0000</w:t>
            </w:r>
          </w:p>
        </w:tc>
        <w:tc>
          <w:tcPr>
            <w:tcW w:w="854" w:type="pct"/>
            <w:shd w:val="clear" w:color="auto" w:fill="auto"/>
            <w:vAlign w:val="center"/>
          </w:tcPr>
          <w:p w14:paraId="11B179F4">
            <w:pPr>
              <w:pStyle w:val="74"/>
              <w:rPr>
                <w:rFonts w:hint="eastAsia"/>
                <w:kern w:val="0"/>
              </w:rPr>
            </w:pPr>
            <w:r>
              <w:rPr>
                <w:kern w:val="0"/>
              </w:rPr>
              <w:t>0xE002800C</w:t>
            </w:r>
          </w:p>
          <w:p w14:paraId="60A04C99">
            <w:pPr>
              <w:pStyle w:val="74"/>
              <w:rPr>
                <w:rFonts w:hint="eastAsia"/>
                <w:kern w:val="0"/>
              </w:rPr>
            </w:pPr>
            <w:r>
              <w:rPr>
                <w:kern w:val="0"/>
              </w:rPr>
              <w:t>IO0CLR</w:t>
            </w:r>
          </w:p>
        </w:tc>
        <w:tc>
          <w:tcPr>
            <w:tcW w:w="853" w:type="pct"/>
            <w:shd w:val="clear" w:color="auto" w:fill="auto"/>
            <w:vAlign w:val="center"/>
          </w:tcPr>
          <w:p w14:paraId="00A763F3">
            <w:pPr>
              <w:pStyle w:val="74"/>
              <w:rPr>
                <w:rFonts w:hint="eastAsia"/>
                <w:kern w:val="0"/>
              </w:rPr>
            </w:pPr>
            <w:r>
              <w:rPr>
                <w:kern w:val="0"/>
              </w:rPr>
              <w:t>0xE002801C IO1CLR</w:t>
            </w:r>
          </w:p>
        </w:tc>
      </w:tr>
    </w:tbl>
    <w:p w14:paraId="3B293DE8">
      <w:pPr>
        <w:pStyle w:val="63"/>
        <w:numPr>
          <w:ilvl w:val="2"/>
          <w:numId w:val="6"/>
        </w:numPr>
        <w:spacing w:before="352" w:after="352"/>
      </w:pPr>
      <w:bookmarkStart w:id="11767" w:name="_Toc20589"/>
      <w:r>
        <w:t>P0</w:t>
      </w:r>
      <w:r>
        <w:rPr>
          <w:rFonts w:hint="eastAsia"/>
        </w:rPr>
        <w:t>口操作举例</w:t>
      </w:r>
      <w:bookmarkEnd w:id="11767"/>
    </w:p>
    <w:p w14:paraId="3838C9A2">
      <w:pPr>
        <w:pStyle w:val="145"/>
      </w:pPr>
      <w:r>
        <w:t xml:space="preserve">        PINSEL0 = 0x00000000; </w:t>
      </w:r>
      <w:r>
        <w:tab/>
      </w:r>
      <w:r>
        <w:t>// </w:t>
      </w:r>
      <w:r>
        <w:rPr>
          <w:rFonts w:hint="eastAsia"/>
        </w:rPr>
        <w:t>设置管脚功能为</w:t>
      </w:r>
      <w:r>
        <w:t>GPIO</w:t>
      </w:r>
    </w:p>
    <w:p w14:paraId="759C0DA3">
      <w:pPr>
        <w:pStyle w:val="145"/>
      </w:pPr>
      <w:r>
        <w:t xml:space="preserve">        IO0DIR = 0x000000ff;</w:t>
      </w:r>
      <w:r>
        <w:tab/>
      </w:r>
      <w:r>
        <w:t>// </w:t>
      </w:r>
      <w:r>
        <w:rPr>
          <w:rFonts w:hint="eastAsia"/>
        </w:rPr>
        <w:t>设置</w:t>
      </w:r>
      <w:r>
        <w:t>P0.0</w:t>
      </w:r>
      <w:r>
        <w:noBreakHyphen/>
      </w:r>
      <w:r>
        <w:t>P0.7</w:t>
      </w:r>
      <w:r>
        <w:rPr>
          <w:rFonts w:hint="eastAsia"/>
        </w:rPr>
        <w:t>控制口为输出</w:t>
      </w:r>
    </w:p>
    <w:p w14:paraId="7EC4127C">
      <w:pPr>
        <w:pStyle w:val="145"/>
      </w:pPr>
      <w:r>
        <w:t xml:space="preserve">        while (1)</w:t>
      </w:r>
    </w:p>
    <w:p w14:paraId="43060B05">
      <w:pPr>
        <w:pStyle w:val="145"/>
      </w:pPr>
      <w:r>
        <w:t xml:space="preserve">        { </w:t>
      </w:r>
    </w:p>
    <w:p w14:paraId="59E18EEA">
      <w:pPr>
        <w:pStyle w:val="145"/>
      </w:pPr>
      <w:r>
        <w:t xml:space="preserve">            IO0CLR = 0xff;  //</w:t>
      </w:r>
      <w:r>
        <w:rPr>
          <w:rFonts w:hint="eastAsia"/>
        </w:rPr>
        <w:t>关闭所有</w:t>
      </w:r>
      <w:r>
        <w:t>LED</w:t>
      </w:r>
      <w:r>
        <w:rPr>
          <w:rFonts w:hint="eastAsia"/>
        </w:rPr>
        <w:t>灯</w:t>
      </w:r>
    </w:p>
    <w:p w14:paraId="3D348784">
      <w:pPr>
        <w:pStyle w:val="145"/>
      </w:pPr>
      <w:r>
        <w:t xml:space="preserve">            for (i=0; i&lt;8; i++)  { </w:t>
      </w:r>
    </w:p>
    <w:p w14:paraId="233FAAFF">
      <w:pPr>
        <w:pStyle w:val="145"/>
      </w:pPr>
      <w:r>
        <w:t xml:space="preserve">                IO0SET = 1 &lt;&lt; i;  //</w:t>
      </w:r>
      <w:r>
        <w:rPr>
          <w:rFonts w:hint="eastAsia"/>
        </w:rPr>
        <w:t>每次只有</w:t>
      </w:r>
      <w:r>
        <w:t>1</w:t>
      </w:r>
      <w:r>
        <w:rPr>
          <w:rFonts w:hint="eastAsia"/>
        </w:rPr>
        <w:t>个</w:t>
      </w:r>
      <w:r>
        <w:t>LED</w:t>
      </w:r>
      <w:r>
        <w:rPr>
          <w:rFonts w:hint="eastAsia"/>
        </w:rPr>
        <w:t>亮</w:t>
      </w:r>
    </w:p>
    <w:p w14:paraId="5C8FBC85">
      <w:pPr>
        <w:pStyle w:val="145"/>
      </w:pPr>
      <w:r>
        <w:t xml:space="preserve">                DelayNS(3);</w:t>
      </w:r>
      <w:r>
        <w:tab/>
      </w:r>
      <w:r>
        <w:t> //</w:t>
      </w:r>
      <w:r>
        <w:rPr>
          <w:rFonts w:hint="eastAsia"/>
        </w:rPr>
        <w:t>延时</w:t>
      </w:r>
    </w:p>
    <w:p w14:paraId="114029E3">
      <w:pPr>
        <w:pStyle w:val="145"/>
      </w:pPr>
      <w:r>
        <w:t xml:space="preserve">                IO0CLR = 1 &lt;&lt; i; //</w:t>
      </w:r>
      <w:r>
        <w:rPr>
          <w:rFonts w:hint="eastAsia"/>
        </w:rPr>
        <w:t>熄灭该灯</w:t>
      </w:r>
    </w:p>
    <w:p w14:paraId="6593AEB2">
      <w:pPr>
        <w:pStyle w:val="145"/>
      </w:pPr>
      <w:r>
        <w:t xml:space="preserve">                DelayNS(3);</w:t>
      </w:r>
    </w:p>
    <w:p w14:paraId="6DA1DC92">
      <w:pPr>
        <w:pStyle w:val="145"/>
      </w:pPr>
      <w:r>
        <w:t xml:space="preserve">            }</w:t>
      </w:r>
    </w:p>
    <w:p w14:paraId="7597BB2E">
      <w:pPr>
        <w:pStyle w:val="145"/>
      </w:pPr>
      <w:r>
        <w:t xml:space="preserve">        }</w:t>
      </w:r>
    </w:p>
    <w:p w14:paraId="58F4D483">
      <w:pPr>
        <w:pStyle w:val="63"/>
        <w:numPr>
          <w:ilvl w:val="2"/>
          <w:numId w:val="6"/>
        </w:numPr>
        <w:spacing w:before="352" w:after="352"/>
      </w:pPr>
      <w:bookmarkStart w:id="11768" w:name="_Toc13625"/>
      <w:r>
        <w:rPr>
          <w:rFonts w:hint="eastAsia"/>
        </w:rPr>
        <w:t>小结</w:t>
      </w:r>
      <w:bookmarkEnd w:id="11768"/>
    </w:p>
    <w:p w14:paraId="438988B8">
      <w:pPr>
        <w:pStyle w:val="4"/>
        <w:ind w:firstLine="420"/>
      </w:pPr>
      <w:r>
        <w:rPr>
          <w:rFonts w:hint="eastAsia"/>
        </w:rPr>
        <w:t>本章节</w:t>
      </w:r>
      <w:r>
        <w:t>强调了ARM处理器的外围引脚设计具有多功能性，这意味着每个引脚可以根据需要</w:t>
      </w:r>
      <w:r>
        <w:rPr>
          <w:rFonts w:hint="eastAsia"/>
          <w:lang w:eastAsia="zh-CN"/>
        </w:rPr>
        <w:t>配置</w:t>
      </w:r>
      <w:r>
        <w:t>执行不同的功能。在实际应用中，开发者首先需要根据系统需求选择合适的引脚功能，然后通过相应的接口寄存器（端口）来配置和控制这些引脚，以实现特定的硬件操作和通信。这种灵活性使得ARM处理器能够适应各种不同的硬件设计和应用场景。</w:t>
      </w:r>
    </w:p>
    <w:p w14:paraId="0E4EE09A">
      <w:pPr>
        <w:pStyle w:val="5"/>
        <w:numPr>
          <w:ilvl w:val="1"/>
          <w:numId w:val="6"/>
        </w:numPr>
        <w:spacing w:before="705" w:after="352"/>
      </w:pPr>
      <w:bookmarkStart w:id="11769" w:name="_Toc2268"/>
      <w:r>
        <w:t>ARM</w:t>
      </w:r>
      <w:r>
        <w:rPr>
          <w:rFonts w:hint="eastAsia"/>
        </w:rPr>
        <w:t>的</w:t>
      </w:r>
      <w:r>
        <w:t>A/D</w:t>
      </w:r>
      <w:r>
        <w:rPr>
          <w:rFonts w:hint="eastAsia"/>
        </w:rPr>
        <w:t>接口</w:t>
      </w:r>
      <w:bookmarkEnd w:id="11769"/>
    </w:p>
    <w:p w14:paraId="13B3839B">
      <w:pPr>
        <w:pStyle w:val="109"/>
        <w:ind w:firstLine="360"/>
        <w:rPr>
          <w:rStyle w:val="174"/>
          <w:rFonts w:hint="eastAsia" w:eastAsia="宋体"/>
          <w:lang w:eastAsia="zh-CN"/>
        </w:rPr>
      </w:pPr>
      <w:r>
        <w:rPr>
          <w:rStyle w:val="174"/>
          <w:rFonts w:hint="eastAsia" w:eastAsia="宋体"/>
          <w:lang w:eastAsia="zh-CN"/>
        </w:rPr>
        <w:drawing>
          <wp:inline distT="0" distB="0" distL="114300" distR="114300">
            <wp:extent cx="2286000" cy="2286000"/>
            <wp:effectExtent l="0" t="0" r="0" b="0"/>
            <wp:docPr id="109" name="图片 109" descr="5-4 ARM的AD接口.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5-4 ARM的AD接口.mp4"/>
                    <pic:cNvPicPr>
                      <a:picLocks noChangeAspect="1"/>
                    </pic:cNvPicPr>
                  </pic:nvPicPr>
                  <pic:blipFill>
                    <a:blip r:embed="rId333"/>
                    <a:stretch>
                      <a:fillRect/>
                    </a:stretch>
                  </pic:blipFill>
                  <pic:spPr>
                    <a:xfrm>
                      <a:off x="0" y="0"/>
                      <a:ext cx="2286000" cy="2286000"/>
                    </a:xfrm>
                    <a:prstGeom prst="rect">
                      <a:avLst/>
                    </a:prstGeom>
                  </pic:spPr>
                </pic:pic>
              </a:graphicData>
            </a:graphic>
          </wp:inline>
        </w:drawing>
      </w:r>
    </w:p>
    <w:p w14:paraId="030B1AB0">
      <w:pPr>
        <w:pStyle w:val="109"/>
        <w:ind w:firstLine="360"/>
      </w:pPr>
      <w:r>
        <w:rPr>
          <w:rStyle w:val="174"/>
          <w:rFonts w:hint="eastAsia"/>
        </w:rPr>
        <w:t>5</w:t>
      </w:r>
      <w:r>
        <w:rPr>
          <w:rStyle w:val="174"/>
        </w:rPr>
        <w:noBreakHyphen/>
      </w:r>
      <w:r>
        <w:rPr>
          <w:rStyle w:val="174"/>
          <w:rFonts w:hint="eastAsia"/>
        </w:rPr>
        <w:t>4 ARM的A</w:t>
      </w:r>
      <w:r>
        <w:rPr>
          <w:rStyle w:val="174"/>
        </w:rPr>
        <w:t>/</w:t>
      </w:r>
      <w:r>
        <w:rPr>
          <w:rStyle w:val="174"/>
          <w:rFonts w:hint="eastAsia"/>
        </w:rPr>
        <w:t>D接口</w:t>
      </w:r>
    </w:p>
    <w:p w14:paraId="5C0B81E4">
      <w:pPr>
        <w:pStyle w:val="63"/>
        <w:numPr>
          <w:ilvl w:val="2"/>
          <w:numId w:val="6"/>
        </w:numPr>
        <w:spacing w:before="352" w:after="352"/>
      </w:pPr>
      <w:bookmarkStart w:id="11770" w:name="_Toc32269"/>
      <w:r>
        <w:rPr>
          <w:rFonts w:hint="eastAsia"/>
        </w:rPr>
        <w:t>A</w:t>
      </w:r>
      <w:r>
        <w:t>/</w:t>
      </w:r>
      <w:r>
        <w:rPr>
          <w:rFonts w:hint="eastAsia"/>
        </w:rPr>
        <w:t>D接口的基本知识</w:t>
      </w:r>
      <w:bookmarkEnd w:id="11770"/>
    </w:p>
    <w:p w14:paraId="4082EB43">
      <w:pPr>
        <w:pStyle w:val="4"/>
        <w:ind w:firstLine="420"/>
      </w:pPr>
      <w:r>
        <w:rPr>
          <w:rFonts w:hint="eastAsia"/>
        </w:rPr>
        <w:t>A</w:t>
      </w:r>
      <w:r>
        <w:t>/</w:t>
      </w:r>
      <w:r>
        <w:rPr>
          <w:rFonts w:hint="eastAsia"/>
        </w:rPr>
        <w:t>D接口通常指的是模拟数字转换器（Analog</w:t>
      </w:r>
      <w:r>
        <w:noBreakHyphen/>
      </w:r>
      <w:r>
        <w:rPr>
          <w:rFonts w:hint="eastAsia"/>
        </w:rPr>
        <w:t>to</w:t>
      </w:r>
      <w:r>
        <w:noBreakHyphen/>
      </w:r>
      <w:r>
        <w:rPr>
          <w:rFonts w:hint="eastAsia"/>
        </w:rPr>
        <w:t>Digital Converter，简称ADC）。A</w:t>
      </w:r>
      <w:r>
        <w:t>/</w:t>
      </w:r>
      <w:r>
        <w:rPr>
          <w:rFonts w:hint="eastAsia"/>
        </w:rPr>
        <w:t>D接口如</w:t>
      </w:r>
      <w:r>
        <w:fldChar w:fldCharType="begin"/>
      </w:r>
      <w:r>
        <w:instrText xml:space="preserve"> </w:instrText>
      </w:r>
      <w:r>
        <w:rPr>
          <w:rFonts w:hint="eastAsia"/>
        </w:rPr>
        <w:instrText xml:space="preserve">REF QWord_XRef_Figure__gkgZ3E \h \* CHARFORMAT</w:instrText>
      </w:r>
      <w:r>
        <w:instrText xml:space="preserve"> </w:instrText>
      </w:r>
      <w:r>
        <w:fldChar w:fldCharType="separate"/>
      </w:r>
      <w:r>
        <w:rPr>
          <w:rFonts w:hint="eastAsia"/>
        </w:rPr>
        <w:t>图 </w:t>
      </w:r>
      <w:r>
        <w:t>5</w:t>
      </w:r>
      <w:r>
        <w:noBreakHyphen/>
      </w:r>
      <w:r>
        <w:t>16</w:t>
      </w:r>
      <w:r>
        <w:fldChar w:fldCharType="end"/>
      </w:r>
      <w:r>
        <w:rPr>
          <w:rFonts w:hint="eastAsia"/>
        </w:rPr>
        <w:t>所示。下面是它的基本知识。</w:t>
      </w:r>
    </w:p>
    <w:p w14:paraId="7988353D">
      <w:pPr>
        <w:pStyle w:val="66"/>
        <w:numPr>
          <w:ilvl w:val="4"/>
          <w:numId w:val="6"/>
        </w:numPr>
      </w:pPr>
      <w:r>
        <w:rPr>
          <w:rFonts w:hint="eastAsia"/>
        </w:rPr>
        <w:t>作用：将连续变化的模拟信号转换为数字量。</w:t>
      </w:r>
    </w:p>
    <w:p w14:paraId="796F656F">
      <w:pPr>
        <w:pStyle w:val="66"/>
        <w:numPr>
          <w:ilvl w:val="4"/>
          <w:numId w:val="6"/>
        </w:numPr>
      </w:pPr>
      <w:r>
        <w:rPr>
          <w:rFonts w:hint="eastAsia"/>
        </w:rPr>
        <w:t>主要性能指标：分辨率、转换速度、精度等。</w:t>
      </w:r>
    </w:p>
    <w:p w14:paraId="41935254">
      <w:pPr>
        <w:pStyle w:val="66"/>
        <w:numPr>
          <w:ilvl w:val="4"/>
          <w:numId w:val="6"/>
        </w:numPr>
      </w:pPr>
      <w:r>
        <w:rPr>
          <w:rFonts w:hint="eastAsia"/>
        </w:rPr>
        <w:t>操作步骤通常包括：启动转换、等待转换结束、读取转换结果。</w:t>
      </w:r>
    </w:p>
    <w:p w14:paraId="4BCA35DC">
      <w:pPr>
        <w:pStyle w:val="105"/>
      </w:pPr>
      <w:r>
        <w:t>‌</w:t>
      </w:r>
      <w:bookmarkStart w:id="11771" w:name="_QWord_ImageIndex_76"/>
      <w:r>
        <w:drawing>
          <wp:inline distT="0" distB="0" distL="0" distR="0">
            <wp:extent cx="3009900" cy="1162050"/>
            <wp:effectExtent l="0" t="0" r="0" b="0"/>
            <wp:docPr id="75" name="图片 1" descr="图示, 形状, 矩形&#10;&#10;描述已自动生成" title="QWord_ImageMark_76">
              <a:hlinkClick xmlns:a="http://schemas.openxmlformats.org/drawingml/2006/main" r:id="rId334" tooltip="QWord 图片目录：resource/images/illustration/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 descr="图示, 形状, 矩形&#10;&#10;描述已自动生成" title="QWord_ImageMark_76"/>
                    <pic:cNvPicPr>
                      <a:picLocks noChangeAspect="1"/>
                    </pic:cNvPicPr>
                  </pic:nvPicPr>
                  <pic:blipFill>
                    <a:blip r:embed="rId335"/>
                    <a:stretch>
                      <a:fillRect/>
                    </a:stretch>
                  </pic:blipFill>
                  <pic:spPr>
                    <a:xfrm>
                      <a:off x="0" y="0"/>
                      <a:ext cx="3009900" cy="1162444"/>
                    </a:xfrm>
                    <a:prstGeom prst="rect">
                      <a:avLst/>
                    </a:prstGeom>
                  </pic:spPr>
                </pic:pic>
              </a:graphicData>
            </a:graphic>
          </wp:inline>
        </w:drawing>
      </w:r>
      <w:bookmarkEnd w:id="11771"/>
    </w:p>
    <w:p w14:paraId="27810E7E">
      <w:pPr>
        <w:pStyle w:val="68"/>
      </w:pPr>
      <w:bookmarkStart w:id="11772" w:name="QWord_XRef_Figure__gkgZ3E"/>
      <w:r>
        <w:rPr>
          <w:rFonts w:hint="eastAsia"/>
        </w:rPr>
        <w:t>图 </w:t>
      </w:r>
      <w:r>
        <w:fldChar w:fldCharType="begin"/>
      </w:r>
      <w:r>
        <w:instrText xml:space="preserve"> SEQ QWord_Heading1_Sequence \c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16</w:t>
      </w:r>
      <w:r>
        <w:fldChar w:fldCharType="end"/>
      </w:r>
      <w:bookmarkEnd w:id="11772"/>
      <w:r>
        <w:rPr>
          <w:rFonts w:hint="eastAsia"/>
        </w:rPr>
        <w:t xml:space="preserve">  A</w:t>
      </w:r>
      <w:r>
        <w:t>/</w:t>
      </w:r>
      <w:r>
        <w:rPr>
          <w:rFonts w:hint="eastAsia"/>
        </w:rPr>
        <w:t>D接口</w:t>
      </w:r>
    </w:p>
    <w:p w14:paraId="1D15BBE3">
      <w:pPr>
        <w:pStyle w:val="63"/>
        <w:numPr>
          <w:ilvl w:val="2"/>
          <w:numId w:val="6"/>
        </w:numPr>
        <w:spacing w:before="352" w:after="352"/>
      </w:pPr>
      <w:bookmarkStart w:id="11773" w:name="_Toc11168"/>
      <w:r>
        <w:rPr>
          <w:rFonts w:hint="eastAsia"/>
        </w:rPr>
        <w:t>LPC21xx的AD接口</w:t>
      </w:r>
      <w:bookmarkEnd w:id="11773"/>
    </w:p>
    <w:p w14:paraId="65D5AB36">
      <w:pPr>
        <w:pStyle w:val="4"/>
        <w:ind w:firstLine="420"/>
      </w:pPr>
      <w:r>
        <w:t>1</w:t>
      </w:r>
      <w:r>
        <w:rPr>
          <w:rFonts w:hint="eastAsia"/>
        </w:rPr>
        <w:t>个（</w:t>
      </w:r>
      <w:r>
        <w:t>LPC2132/2132</w:t>
      </w:r>
      <w:r>
        <w:rPr>
          <w:rFonts w:hint="eastAsia"/>
        </w:rPr>
        <w:t>）或</w:t>
      </w:r>
      <w:r>
        <w:t>2</w:t>
      </w:r>
      <w:r>
        <w:rPr>
          <w:rFonts w:hint="eastAsia"/>
        </w:rPr>
        <w:t>个（</w:t>
      </w:r>
      <w:r>
        <w:t>LPC2138</w:t>
      </w:r>
      <w:r>
        <w:rPr>
          <w:rFonts w:hint="eastAsia"/>
        </w:rPr>
        <w:t>）</w:t>
      </w:r>
      <w:r>
        <w:t>8</w:t>
      </w:r>
      <w:r>
        <w:rPr>
          <w:rFonts w:hint="eastAsia"/>
        </w:rPr>
        <w:t>通道</w:t>
      </w:r>
      <w:r>
        <w:t>10</w:t>
      </w:r>
      <w:r>
        <w:rPr>
          <w:rFonts w:hint="eastAsia"/>
        </w:rPr>
        <w:t>位</w:t>
      </w:r>
      <w:r>
        <w:t>A/D</w:t>
      </w:r>
      <w:r>
        <w:rPr>
          <w:rFonts w:hint="eastAsia"/>
        </w:rPr>
        <w:t>转换器共包含</w:t>
      </w:r>
      <w:r>
        <w:t>16</w:t>
      </w:r>
      <w:r>
        <w:rPr>
          <w:rFonts w:hint="eastAsia"/>
        </w:rPr>
        <w:t>个模拟输入，每个通道的转换时间低至</w:t>
      </w:r>
      <w:r>
        <w:t>2.44us</w:t>
      </w:r>
      <w:r>
        <w:rPr>
          <w:rFonts w:hint="eastAsia"/>
        </w:rPr>
        <w:t>。</w:t>
      </w:r>
      <w:r>
        <w:t>LPC2132</w:t>
      </w:r>
      <w:r>
        <w:rPr>
          <w:rFonts w:hint="eastAsia"/>
        </w:rPr>
        <w:t>系列的A</w:t>
      </w:r>
      <w:r>
        <w:t>/</w:t>
      </w:r>
      <w:r>
        <w:rPr>
          <w:rFonts w:hint="eastAsia"/>
        </w:rPr>
        <w:t>D接口如</w:t>
      </w:r>
      <w:r>
        <w:fldChar w:fldCharType="begin"/>
      </w:r>
      <w:r>
        <w:instrText xml:space="preserve"> </w:instrText>
      </w:r>
      <w:r>
        <w:rPr>
          <w:rFonts w:hint="eastAsia"/>
        </w:rPr>
        <w:instrText xml:space="preserve">REF QWord_XRef_Figure__2a8lPt \h \* CHARFORMAT</w:instrText>
      </w:r>
      <w:r>
        <w:instrText xml:space="preserve"> </w:instrText>
      </w:r>
      <w:r>
        <w:fldChar w:fldCharType="separate"/>
      </w:r>
      <w:r>
        <w:rPr>
          <w:rFonts w:hint="eastAsia"/>
        </w:rPr>
        <w:t>图 </w:t>
      </w:r>
      <w:r>
        <w:t>5</w:t>
      </w:r>
      <w:r>
        <w:noBreakHyphen/>
      </w:r>
      <w:r>
        <w:t>17</w:t>
      </w:r>
      <w:r>
        <w:fldChar w:fldCharType="end"/>
      </w:r>
      <w:r>
        <w:rPr>
          <w:rFonts w:hint="eastAsia"/>
        </w:rPr>
        <w:t>所示。</w:t>
      </w:r>
    </w:p>
    <w:p w14:paraId="511615DA">
      <w:pPr>
        <w:pStyle w:val="105"/>
      </w:pPr>
      <w:r>
        <w:t>‌</w:t>
      </w:r>
      <w:bookmarkStart w:id="11774" w:name="_QWord_ImageIndex_77"/>
      <w:r>
        <w:drawing>
          <wp:inline distT="0" distB="0" distL="0" distR="0">
            <wp:extent cx="2499995" cy="1295400"/>
            <wp:effectExtent l="0" t="0" r="0" b="0"/>
            <wp:docPr id="76" name="图片 1" descr="图示, 示意图&#10;&#10;描述已自动生成" title="QWord_ImageMark_77">
              <a:hlinkClick xmlns:a="http://schemas.openxmlformats.org/drawingml/2006/main" r:id="rId336" tooltip="QWord 图片目录：resource/images/illustration/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 descr="图示, 示意图&#10;&#10;描述已自动生成" title="QWord_ImageMark_77"/>
                    <pic:cNvPicPr>
                      <a:picLocks noChangeAspect="1"/>
                    </pic:cNvPicPr>
                  </pic:nvPicPr>
                  <pic:blipFill>
                    <a:blip r:embed="rId337">
                      <a:biLevel thresh="75000"/>
                    </a:blip>
                    <a:stretch>
                      <a:fillRect/>
                    </a:stretch>
                  </pic:blipFill>
                  <pic:spPr>
                    <a:xfrm>
                      <a:off x="0" y="0"/>
                      <a:ext cx="2500449" cy="1296000"/>
                    </a:xfrm>
                    <a:prstGeom prst="rect">
                      <a:avLst/>
                    </a:prstGeom>
                  </pic:spPr>
                </pic:pic>
              </a:graphicData>
            </a:graphic>
          </wp:inline>
        </w:drawing>
      </w:r>
      <w:bookmarkEnd w:id="11774"/>
    </w:p>
    <w:p w14:paraId="575120DD">
      <w:pPr>
        <w:pStyle w:val="68"/>
      </w:pPr>
      <w:bookmarkStart w:id="11775" w:name="QWord_XRef_Figure__2a8lPt"/>
      <w:r>
        <w:rPr>
          <w:rFonts w:hint="eastAsia"/>
        </w:rPr>
        <w:t>图 </w:t>
      </w:r>
      <w:r>
        <w:fldChar w:fldCharType="begin"/>
      </w:r>
      <w:r>
        <w:instrText xml:space="preserve"> SEQ QWord_Heading1_Sequence \c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17</w:t>
      </w:r>
      <w:r>
        <w:fldChar w:fldCharType="end"/>
      </w:r>
      <w:bookmarkEnd w:id="11775"/>
      <w:r>
        <w:rPr>
          <w:rFonts w:hint="eastAsia"/>
        </w:rPr>
        <w:t xml:space="preserve">  LPC21xx的AD接口</w:t>
      </w:r>
    </w:p>
    <w:p w14:paraId="5E66A1DD">
      <w:pPr>
        <w:pStyle w:val="63"/>
        <w:numPr>
          <w:ilvl w:val="2"/>
          <w:numId w:val="6"/>
        </w:numPr>
        <w:spacing w:before="352" w:after="352"/>
      </w:pPr>
      <w:bookmarkStart w:id="11776" w:name="_Toc8995"/>
      <w:r>
        <w:rPr>
          <w:rFonts w:hint="eastAsia"/>
        </w:rPr>
        <w:t>A</w:t>
      </w:r>
      <w:r>
        <w:t>/</w:t>
      </w:r>
      <w:r>
        <w:rPr>
          <w:rFonts w:hint="eastAsia"/>
        </w:rPr>
        <w:t>D接口寄存器</w:t>
      </w:r>
      <w:bookmarkEnd w:id="11776"/>
    </w:p>
    <w:p w14:paraId="225C847D">
      <w:pPr>
        <w:pStyle w:val="4"/>
        <w:ind w:firstLine="420"/>
      </w:pPr>
      <w:r>
        <w:rPr>
          <w:rFonts w:hint="eastAsia"/>
        </w:rPr>
        <w:t>A</w:t>
      </w:r>
      <w:r>
        <w:t>/</w:t>
      </w:r>
      <w:r>
        <w:rPr>
          <w:rFonts w:hint="eastAsia"/>
        </w:rPr>
        <w:t>D接口通常会涉及一些寄存器，用于配置和控制ADC的工作模式、采样率、输入通道等参数。下面是常见的A</w:t>
      </w:r>
      <w:r>
        <w:t>/</w:t>
      </w:r>
      <w:r>
        <w:rPr>
          <w:rFonts w:hint="eastAsia"/>
        </w:rPr>
        <w:t>D接口寄存器，对比如</w:t>
      </w:r>
      <w:r>
        <w:fldChar w:fldCharType="begin"/>
      </w:r>
      <w:r>
        <w:instrText xml:space="preserve"> </w:instrText>
      </w:r>
      <w:r>
        <w:rPr>
          <w:rFonts w:hint="eastAsia"/>
        </w:rPr>
        <w:instrText xml:space="preserve">REF QWord_XRef_Table__71YB0f \h \* CHARFORMAT</w:instrText>
      </w:r>
      <w:r>
        <w:instrText xml:space="preserve"> </w:instrText>
      </w:r>
      <w:r>
        <w:fldChar w:fldCharType="separate"/>
      </w:r>
      <w:r>
        <w:t>表 5</w:t>
      </w:r>
      <w:r>
        <w:noBreakHyphen/>
      </w:r>
      <w:r>
        <w:t>4</w:t>
      </w:r>
      <w:r>
        <w:fldChar w:fldCharType="end"/>
      </w:r>
      <w:r>
        <w:rPr>
          <w:rFonts w:hint="eastAsia"/>
        </w:rPr>
        <w:t>所示。</w:t>
      </w:r>
    </w:p>
    <w:p w14:paraId="525363C9">
      <w:pPr>
        <w:pStyle w:val="4"/>
        <w:ind w:firstLine="420"/>
      </w:pPr>
      <w:r>
        <w:rPr>
          <w:rFonts w:hint="eastAsia"/>
        </w:rPr>
        <w:t>ADCR控制寄存器：用于选择工作模式、通道选择、时钟分频、启动转换等。</w:t>
      </w:r>
    </w:p>
    <w:p w14:paraId="6427EE95">
      <w:pPr>
        <w:pStyle w:val="4"/>
        <w:ind w:firstLine="420"/>
      </w:pPr>
      <w:r>
        <w:rPr>
          <w:rFonts w:hint="eastAsia"/>
        </w:rPr>
        <w:t>ADDR数据寄存器：转换结束标志、转换结果。</w:t>
      </w:r>
    </w:p>
    <w:p w14:paraId="6AF8BECA">
      <w:pPr>
        <w:pStyle w:val="4"/>
        <w:ind w:firstLine="420"/>
      </w:pPr>
      <w:r>
        <w:rPr>
          <w:rFonts w:hint="eastAsia"/>
        </w:rPr>
        <w:t>ADGSR通用状态寄存器：记录ADC的状态信息，例如转换完成状态、错误状态等。</w:t>
      </w:r>
    </w:p>
    <w:p w14:paraId="63BC4477">
      <w:pPr>
        <w:pStyle w:val="67"/>
        <w:rPr>
          <w:rFonts w:hint="eastAsia"/>
        </w:rPr>
      </w:pPr>
      <w:bookmarkStart w:id="11777" w:name="QWord_XRef_Table__71YB0f"/>
      <w:r>
        <w:rPr>
          <w:rStyle w:val="238"/>
        </w:rPr>
        <w:t>表 </w:t>
      </w:r>
      <w:r>
        <w:rPr>
          <w:rStyle w:val="238"/>
        </w:rPr>
        <w:fldChar w:fldCharType="begin"/>
      </w:r>
      <w:r>
        <w:rPr>
          <w:rStyle w:val="238"/>
        </w:rPr>
        <w:instrText xml:space="preserve"> SEQ QWord_Heading1_Sequence \c </w:instrText>
      </w:r>
      <w:r>
        <w:rPr>
          <w:rStyle w:val="238"/>
        </w:rPr>
        <w:fldChar w:fldCharType="separate"/>
      </w:r>
      <w:r>
        <w:rPr>
          <w:rStyle w:val="238"/>
        </w:rPr>
        <w:t>5</w:t>
      </w:r>
      <w:r>
        <w:rPr>
          <w:rStyle w:val="238"/>
        </w:rPr>
        <w:fldChar w:fldCharType="end"/>
      </w:r>
      <w:r>
        <w:rPr>
          <w:rStyle w:val="238"/>
        </w:rPr>
        <w:noBreakHyphen/>
      </w:r>
      <w:r>
        <w:rPr>
          <w:rStyle w:val="238"/>
        </w:rPr>
        <w:fldChar w:fldCharType="begin"/>
      </w:r>
      <w:r>
        <w:rPr>
          <w:rStyle w:val="238"/>
        </w:rPr>
        <w:instrText xml:space="preserve"> SEQ 表 \* ARABIC \s 1 </w:instrText>
      </w:r>
      <w:r>
        <w:rPr>
          <w:rStyle w:val="238"/>
        </w:rPr>
        <w:fldChar w:fldCharType="separate"/>
      </w:r>
      <w:r>
        <w:rPr>
          <w:rStyle w:val="238"/>
        </w:rPr>
        <w:t>4</w:t>
      </w:r>
      <w:r>
        <w:rPr>
          <w:rStyle w:val="238"/>
        </w:rPr>
        <w:fldChar w:fldCharType="end"/>
      </w:r>
      <w:bookmarkEnd w:id="11777"/>
      <w:r>
        <w:t xml:space="preserve">  </w:t>
      </w:r>
      <w:r>
        <w:rPr>
          <w:rFonts w:hint="eastAsia"/>
        </w:rPr>
        <w:t>A</w:t>
      </w:r>
      <w:r>
        <w:t>/</w:t>
      </w:r>
      <w:r>
        <w:rPr>
          <w:rFonts w:hint="eastAsia"/>
        </w:rPr>
        <w:t>D接口寄存器对比</w:t>
      </w:r>
    </w:p>
    <w:tbl>
      <w:tblPr>
        <w:tblStyle w:val="246"/>
        <w:tblW w:w="5000"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840"/>
        <w:gridCol w:w="2437"/>
        <w:gridCol w:w="863"/>
        <w:gridCol w:w="1386"/>
        <w:gridCol w:w="1393"/>
        <w:gridCol w:w="1393"/>
      </w:tblGrid>
      <w:tr w14:paraId="19E47F0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505" w:type="pct"/>
            <w:tcBorders>
              <w:top w:val="single" w:color="auto" w:sz="6" w:space="0"/>
              <w:left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489B7773">
            <w:pPr>
              <w:pStyle w:val="74"/>
              <w:rPr>
                <w:rFonts w:hint="eastAsia"/>
                <w:kern w:val="0"/>
              </w:rPr>
            </w:pPr>
            <w:r>
              <w:rPr>
                <w:rFonts w:hint="eastAsia"/>
                <w:kern w:val="0"/>
              </w:rPr>
              <w:t>名称</w:t>
            </w:r>
          </w:p>
        </w:tc>
        <w:tc>
          <w:tcPr>
            <w:tcW w:w="1466"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0F42580A">
            <w:pPr>
              <w:pStyle w:val="74"/>
              <w:rPr>
                <w:rFonts w:hint="eastAsia"/>
                <w:kern w:val="0"/>
              </w:rPr>
            </w:pPr>
            <w:r>
              <w:rPr>
                <w:rFonts w:hint="eastAsia"/>
                <w:kern w:val="0"/>
              </w:rPr>
              <w:t>描述</w:t>
            </w:r>
          </w:p>
        </w:tc>
        <w:tc>
          <w:tcPr>
            <w:tcW w:w="519"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7F382243">
            <w:pPr>
              <w:pStyle w:val="74"/>
              <w:rPr>
                <w:rFonts w:hint="eastAsia"/>
                <w:kern w:val="0"/>
              </w:rPr>
            </w:pPr>
            <w:r>
              <w:rPr>
                <w:rFonts w:hint="eastAsia"/>
                <w:kern w:val="0"/>
              </w:rPr>
              <w:t>访问</w:t>
            </w:r>
          </w:p>
        </w:tc>
        <w:tc>
          <w:tcPr>
            <w:tcW w:w="834"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2787721B">
            <w:pPr>
              <w:pStyle w:val="74"/>
              <w:rPr>
                <w:rFonts w:hint="eastAsia"/>
                <w:kern w:val="0"/>
              </w:rPr>
            </w:pPr>
            <w:r>
              <w:rPr>
                <w:rFonts w:hint="eastAsia"/>
                <w:kern w:val="0"/>
              </w:rPr>
              <w:t>复位值</w:t>
            </w:r>
          </w:p>
        </w:tc>
        <w:tc>
          <w:tcPr>
            <w:tcW w:w="838" w:type="pct"/>
            <w:tcBorders>
              <w:top w:val="single" w:color="auto" w:sz="6" w:space="0"/>
              <w:bottom w:val="single" w:color="auto" w:sz="4" w:space="0"/>
              <w:right w:val="single" w:color="auto" w:sz="4" w:space="0"/>
              <w:insideH w:val="single" w:sz="4" w:space="0"/>
              <w:insideV w:val="single" w:sz="4" w:space="0"/>
              <w:tl2br w:val="nil"/>
              <w:tr2bl w:val="nil"/>
            </w:tcBorders>
            <w:shd w:val="clear" w:color="auto" w:fill="auto"/>
            <w:vAlign w:val="center"/>
          </w:tcPr>
          <w:p w14:paraId="123142C3">
            <w:pPr>
              <w:pStyle w:val="74"/>
              <w:rPr>
                <w:rFonts w:hint="eastAsia"/>
                <w:kern w:val="0"/>
              </w:rPr>
            </w:pPr>
            <w:r>
              <w:rPr>
                <w:rFonts w:hint="eastAsia"/>
                <w:kern w:val="0"/>
              </w:rPr>
              <w:t>AD0地址&amp;名称</w:t>
            </w:r>
          </w:p>
        </w:tc>
        <w:tc>
          <w:tcPr>
            <w:tcW w:w="838" w:type="pct"/>
            <w:tcBorders>
              <w:top w:val="single" w:color="auto" w:sz="6" w:space="0"/>
              <w:bottom w:val="single" w:color="auto" w:sz="4" w:space="0"/>
              <w:right w:val="single" w:color="auto" w:sz="6" w:space="0"/>
              <w:insideH w:val="single" w:sz="4" w:space="0"/>
              <w:insideV w:val="single" w:sz="4" w:space="0"/>
              <w:tl2br w:val="nil"/>
              <w:tr2bl w:val="nil"/>
            </w:tcBorders>
            <w:shd w:val="clear" w:color="auto" w:fill="auto"/>
            <w:vAlign w:val="center"/>
          </w:tcPr>
          <w:p w14:paraId="06DAFB39">
            <w:pPr>
              <w:pStyle w:val="74"/>
              <w:rPr>
                <w:rFonts w:hint="eastAsia"/>
                <w:kern w:val="0"/>
              </w:rPr>
            </w:pPr>
            <w:r>
              <w:rPr>
                <w:rFonts w:hint="eastAsia"/>
                <w:kern w:val="0"/>
              </w:rPr>
              <w:t>AD1地址&amp;名称</w:t>
            </w:r>
          </w:p>
        </w:tc>
      </w:tr>
      <w:tr w14:paraId="41C0200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505" w:type="pct"/>
            <w:shd w:val="clear" w:color="auto" w:fill="auto"/>
            <w:vAlign w:val="center"/>
          </w:tcPr>
          <w:p w14:paraId="6DE996F7">
            <w:pPr>
              <w:pStyle w:val="74"/>
              <w:rPr>
                <w:rFonts w:hint="eastAsia"/>
                <w:kern w:val="0"/>
              </w:rPr>
            </w:pPr>
            <w:r>
              <w:rPr>
                <w:rFonts w:hint="eastAsia"/>
                <w:kern w:val="0"/>
              </w:rPr>
              <w:t>ADCR</w:t>
            </w:r>
          </w:p>
        </w:tc>
        <w:tc>
          <w:tcPr>
            <w:tcW w:w="1466" w:type="pct"/>
            <w:shd w:val="clear" w:color="auto" w:fill="auto"/>
            <w:vAlign w:val="center"/>
          </w:tcPr>
          <w:p w14:paraId="35516BC1">
            <w:pPr>
              <w:pStyle w:val="64"/>
              <w:rPr>
                <w:rFonts w:hint="eastAsia"/>
                <w:kern w:val="0"/>
              </w:rPr>
            </w:pPr>
            <w:r>
              <w:rPr>
                <w:rFonts w:hint="eastAsia"/>
                <w:kern w:val="0"/>
              </w:rPr>
              <w:t>A</w:t>
            </w:r>
            <w:r>
              <w:rPr>
                <w:kern w:val="0"/>
              </w:rPr>
              <w:t>/</w:t>
            </w:r>
            <w:r>
              <w:rPr>
                <w:rFonts w:hint="eastAsia"/>
                <w:kern w:val="0"/>
              </w:rPr>
              <w:t>D控制寄存器。A</w:t>
            </w:r>
            <w:r>
              <w:rPr>
                <w:kern w:val="0"/>
              </w:rPr>
              <w:t>/</w:t>
            </w:r>
            <w:r>
              <w:rPr>
                <w:rFonts w:hint="eastAsia"/>
                <w:kern w:val="0"/>
              </w:rPr>
              <w:t>D转换开始前,必须写入 ADCR寄存器来选择工作模式。</w:t>
            </w:r>
          </w:p>
        </w:tc>
        <w:tc>
          <w:tcPr>
            <w:tcW w:w="519" w:type="pct"/>
            <w:shd w:val="clear" w:color="auto" w:fill="auto"/>
            <w:vAlign w:val="center"/>
          </w:tcPr>
          <w:p w14:paraId="0F9FA5DB">
            <w:pPr>
              <w:pStyle w:val="74"/>
              <w:rPr>
                <w:rFonts w:hint="eastAsia"/>
                <w:kern w:val="0"/>
              </w:rPr>
            </w:pPr>
            <w:r>
              <w:rPr>
                <w:rFonts w:hint="eastAsia"/>
                <w:kern w:val="0"/>
              </w:rPr>
              <w:t>读</w:t>
            </w:r>
            <w:r>
              <w:rPr>
                <w:kern w:val="0"/>
              </w:rPr>
              <w:t>/</w:t>
            </w:r>
            <w:r>
              <w:rPr>
                <w:rFonts w:hint="eastAsia"/>
                <w:kern w:val="0"/>
              </w:rPr>
              <w:t>写</w:t>
            </w:r>
          </w:p>
        </w:tc>
        <w:tc>
          <w:tcPr>
            <w:tcW w:w="834" w:type="pct"/>
            <w:shd w:val="clear" w:color="auto" w:fill="auto"/>
            <w:vAlign w:val="center"/>
          </w:tcPr>
          <w:p w14:paraId="7AAA74C2">
            <w:pPr>
              <w:pStyle w:val="74"/>
              <w:rPr>
                <w:rFonts w:hint="eastAsia"/>
                <w:kern w:val="0"/>
              </w:rPr>
            </w:pPr>
            <w:r>
              <w:rPr>
                <w:kern w:val="0"/>
              </w:rPr>
              <w:t>0x0000 0001</w:t>
            </w:r>
          </w:p>
        </w:tc>
        <w:tc>
          <w:tcPr>
            <w:tcW w:w="838" w:type="pct"/>
            <w:shd w:val="clear" w:color="auto" w:fill="auto"/>
            <w:vAlign w:val="center"/>
          </w:tcPr>
          <w:p w14:paraId="784E2B23">
            <w:pPr>
              <w:pStyle w:val="74"/>
              <w:rPr>
                <w:rFonts w:hint="eastAsia"/>
                <w:kern w:val="0"/>
              </w:rPr>
            </w:pPr>
            <w:r>
              <w:rPr>
                <w:kern w:val="0"/>
              </w:rPr>
              <w:t>0xE003 4000</w:t>
            </w:r>
          </w:p>
          <w:p w14:paraId="69D9D6DF">
            <w:pPr>
              <w:pStyle w:val="74"/>
              <w:rPr>
                <w:rFonts w:hint="eastAsia"/>
                <w:kern w:val="0"/>
              </w:rPr>
            </w:pPr>
            <w:r>
              <w:rPr>
                <w:kern w:val="0"/>
              </w:rPr>
              <w:t>AD</w:t>
            </w:r>
            <w:r>
              <w:rPr>
                <w:rFonts w:hint="eastAsia"/>
                <w:kern w:val="0"/>
              </w:rPr>
              <w:t>0</w:t>
            </w:r>
            <w:r>
              <w:rPr>
                <w:kern w:val="0"/>
              </w:rPr>
              <w:t>CR</w:t>
            </w:r>
          </w:p>
        </w:tc>
        <w:tc>
          <w:tcPr>
            <w:tcW w:w="838" w:type="pct"/>
            <w:shd w:val="clear" w:color="auto" w:fill="auto"/>
            <w:vAlign w:val="center"/>
          </w:tcPr>
          <w:p w14:paraId="65151E46">
            <w:pPr>
              <w:pStyle w:val="74"/>
              <w:rPr>
                <w:rFonts w:hint="eastAsia"/>
                <w:kern w:val="0"/>
              </w:rPr>
            </w:pPr>
            <w:r>
              <w:rPr>
                <w:kern w:val="0"/>
              </w:rPr>
              <w:t>0xE006 0000</w:t>
            </w:r>
          </w:p>
          <w:p w14:paraId="76374788">
            <w:pPr>
              <w:pStyle w:val="74"/>
              <w:rPr>
                <w:rFonts w:hint="eastAsia"/>
                <w:kern w:val="0"/>
              </w:rPr>
            </w:pPr>
            <w:r>
              <w:rPr>
                <w:kern w:val="0"/>
              </w:rPr>
              <w:t>AD1CR</w:t>
            </w:r>
          </w:p>
        </w:tc>
      </w:tr>
      <w:tr w14:paraId="61E5AF0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505" w:type="pct"/>
            <w:shd w:val="clear" w:color="auto" w:fill="auto"/>
            <w:vAlign w:val="center"/>
          </w:tcPr>
          <w:p w14:paraId="02994426">
            <w:pPr>
              <w:pStyle w:val="74"/>
              <w:rPr>
                <w:rFonts w:hint="eastAsia"/>
                <w:kern w:val="0"/>
              </w:rPr>
            </w:pPr>
            <w:r>
              <w:rPr>
                <w:rFonts w:hint="eastAsia"/>
                <w:kern w:val="0"/>
              </w:rPr>
              <w:t>ADDR</w:t>
            </w:r>
          </w:p>
        </w:tc>
        <w:tc>
          <w:tcPr>
            <w:tcW w:w="1466" w:type="pct"/>
            <w:shd w:val="clear" w:color="auto" w:fill="auto"/>
            <w:vAlign w:val="center"/>
          </w:tcPr>
          <w:p w14:paraId="4CD82199">
            <w:pPr>
              <w:pStyle w:val="64"/>
              <w:rPr>
                <w:rFonts w:hint="eastAsia"/>
                <w:kern w:val="0"/>
              </w:rPr>
            </w:pPr>
            <w:r>
              <w:rPr>
                <w:rFonts w:hint="eastAsia"/>
                <w:kern w:val="0"/>
              </w:rPr>
              <w:t>A</w:t>
            </w:r>
            <w:r>
              <w:rPr>
                <w:kern w:val="0"/>
              </w:rPr>
              <w:t>/</w:t>
            </w:r>
            <w:r>
              <w:rPr>
                <w:rFonts w:hint="eastAsia"/>
                <w:kern w:val="0"/>
              </w:rPr>
              <w:t>D数据寄存器。该寄存器包含ADC的DONE位(当DONE位为1时)和10位的转换结果。</w:t>
            </w:r>
          </w:p>
        </w:tc>
        <w:tc>
          <w:tcPr>
            <w:tcW w:w="519" w:type="pct"/>
            <w:shd w:val="clear" w:color="auto" w:fill="auto"/>
            <w:vAlign w:val="center"/>
          </w:tcPr>
          <w:p w14:paraId="1A8DC27A">
            <w:pPr>
              <w:pStyle w:val="74"/>
              <w:rPr>
                <w:rFonts w:hint="eastAsia"/>
                <w:kern w:val="0"/>
              </w:rPr>
            </w:pPr>
            <w:r>
              <w:rPr>
                <w:rFonts w:hint="eastAsia"/>
                <w:kern w:val="0"/>
              </w:rPr>
              <w:t>读</w:t>
            </w:r>
            <w:r>
              <w:rPr>
                <w:kern w:val="0"/>
              </w:rPr>
              <w:t>/</w:t>
            </w:r>
            <w:r>
              <w:rPr>
                <w:rFonts w:hint="eastAsia"/>
                <w:kern w:val="0"/>
              </w:rPr>
              <w:t>写</w:t>
            </w:r>
          </w:p>
        </w:tc>
        <w:tc>
          <w:tcPr>
            <w:tcW w:w="834" w:type="pct"/>
            <w:shd w:val="clear" w:color="auto" w:fill="auto"/>
            <w:vAlign w:val="center"/>
          </w:tcPr>
          <w:p w14:paraId="4B6A8F45">
            <w:pPr>
              <w:pStyle w:val="74"/>
              <w:rPr>
                <w:rFonts w:hint="eastAsia"/>
                <w:kern w:val="0"/>
              </w:rPr>
            </w:pPr>
            <w:r>
              <w:rPr>
                <w:kern w:val="0"/>
              </w:rPr>
              <w:t>NA</w:t>
            </w:r>
          </w:p>
        </w:tc>
        <w:tc>
          <w:tcPr>
            <w:tcW w:w="838" w:type="pct"/>
            <w:shd w:val="clear" w:color="auto" w:fill="auto"/>
            <w:vAlign w:val="center"/>
          </w:tcPr>
          <w:p w14:paraId="520738CF">
            <w:pPr>
              <w:pStyle w:val="74"/>
              <w:rPr>
                <w:rFonts w:hint="eastAsia"/>
                <w:kern w:val="0"/>
              </w:rPr>
            </w:pPr>
            <w:r>
              <w:rPr>
                <w:kern w:val="0"/>
              </w:rPr>
              <w:t>0xE003 4004</w:t>
            </w:r>
          </w:p>
          <w:p w14:paraId="7A1B48DE">
            <w:pPr>
              <w:pStyle w:val="74"/>
              <w:rPr>
                <w:rFonts w:hint="eastAsia"/>
                <w:kern w:val="0"/>
              </w:rPr>
            </w:pPr>
            <w:r>
              <w:rPr>
                <w:kern w:val="0"/>
              </w:rPr>
              <w:t>AD</w:t>
            </w:r>
            <w:r>
              <w:rPr>
                <w:rFonts w:hint="eastAsia"/>
                <w:kern w:val="0"/>
              </w:rPr>
              <w:t>0</w:t>
            </w:r>
            <w:r>
              <w:rPr>
                <w:kern w:val="0"/>
              </w:rPr>
              <w:t>DR</w:t>
            </w:r>
          </w:p>
        </w:tc>
        <w:tc>
          <w:tcPr>
            <w:tcW w:w="838" w:type="pct"/>
            <w:shd w:val="clear" w:color="auto" w:fill="auto"/>
            <w:vAlign w:val="center"/>
          </w:tcPr>
          <w:p w14:paraId="03C76D87">
            <w:pPr>
              <w:pStyle w:val="74"/>
              <w:rPr>
                <w:rFonts w:hint="eastAsia"/>
                <w:kern w:val="0"/>
              </w:rPr>
            </w:pPr>
            <w:r>
              <w:rPr>
                <w:kern w:val="0"/>
              </w:rPr>
              <w:t>0xE006 0004</w:t>
            </w:r>
          </w:p>
          <w:p w14:paraId="14C197B5">
            <w:pPr>
              <w:pStyle w:val="74"/>
              <w:rPr>
                <w:rFonts w:hint="eastAsia"/>
                <w:kern w:val="0"/>
              </w:rPr>
            </w:pPr>
            <w:r>
              <w:rPr>
                <w:kern w:val="0"/>
              </w:rPr>
              <w:t>AD</w:t>
            </w:r>
            <w:r>
              <w:rPr>
                <w:rFonts w:hint="eastAsia"/>
                <w:kern w:val="0"/>
              </w:rPr>
              <w:t>1</w:t>
            </w:r>
            <w:r>
              <w:rPr>
                <w:kern w:val="0"/>
              </w:rPr>
              <w:t>DR</w:t>
            </w:r>
          </w:p>
        </w:tc>
      </w:tr>
      <w:tr w14:paraId="0CB81B6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505" w:type="pct"/>
            <w:shd w:val="clear" w:color="auto" w:fill="auto"/>
            <w:vAlign w:val="center"/>
          </w:tcPr>
          <w:p w14:paraId="43797DAF">
            <w:pPr>
              <w:pStyle w:val="74"/>
              <w:rPr>
                <w:rFonts w:hint="eastAsia"/>
                <w:kern w:val="0"/>
              </w:rPr>
            </w:pPr>
            <w:r>
              <w:rPr>
                <w:rFonts w:hint="eastAsia"/>
                <w:kern w:val="0"/>
              </w:rPr>
              <w:t>ADGSR</w:t>
            </w:r>
          </w:p>
        </w:tc>
        <w:tc>
          <w:tcPr>
            <w:tcW w:w="1466" w:type="pct"/>
            <w:shd w:val="clear" w:color="auto" w:fill="auto"/>
            <w:vAlign w:val="center"/>
          </w:tcPr>
          <w:p w14:paraId="26D774FF">
            <w:pPr>
              <w:pStyle w:val="64"/>
              <w:rPr>
                <w:rFonts w:hint="eastAsia"/>
                <w:kern w:val="0"/>
              </w:rPr>
            </w:pPr>
            <w:r>
              <w:rPr>
                <w:rFonts w:hint="eastAsia"/>
                <w:kern w:val="0"/>
              </w:rPr>
              <w:t>A</w:t>
            </w:r>
            <w:r>
              <w:rPr>
                <w:kern w:val="0"/>
              </w:rPr>
              <w:t>/</w:t>
            </w:r>
            <w:r>
              <w:rPr>
                <w:rFonts w:hint="eastAsia"/>
                <w:kern w:val="0"/>
              </w:rPr>
              <w:t>D全局启动寄存器。写入该地址(在A</w:t>
            </w:r>
            <w:r>
              <w:rPr>
                <w:kern w:val="0"/>
              </w:rPr>
              <w:t>/</w:t>
            </w:r>
            <w:r>
              <w:rPr>
                <w:rFonts w:hint="eastAsia"/>
                <w:kern w:val="0"/>
              </w:rPr>
              <w:t>D0</w:t>
            </w:r>
            <w:r>
              <w:rPr>
                <w:rFonts w:hint="eastAsia"/>
                <w:kern w:val="0"/>
                <w:lang w:eastAsia="zh-CN"/>
              </w:rPr>
              <w:t>范围</w:t>
            </w:r>
            <w:r>
              <w:rPr>
                <w:rFonts w:hint="eastAsia"/>
                <w:kern w:val="0"/>
              </w:rPr>
              <w:t>内)同时启动2个A</w:t>
            </w:r>
            <w:r>
              <w:rPr>
                <w:kern w:val="0"/>
              </w:rPr>
              <w:t>/</w:t>
            </w:r>
            <w:r>
              <w:rPr>
                <w:rFonts w:hint="eastAsia"/>
                <w:kern w:val="0"/>
              </w:rPr>
              <w:t>D转换器的转换。</w:t>
            </w:r>
          </w:p>
        </w:tc>
        <w:tc>
          <w:tcPr>
            <w:tcW w:w="519" w:type="pct"/>
            <w:shd w:val="clear" w:color="auto" w:fill="auto"/>
            <w:vAlign w:val="center"/>
          </w:tcPr>
          <w:p w14:paraId="32B02CFC">
            <w:pPr>
              <w:pStyle w:val="74"/>
              <w:rPr>
                <w:rFonts w:hint="eastAsia"/>
                <w:kern w:val="0"/>
              </w:rPr>
            </w:pPr>
            <w:r>
              <w:rPr>
                <w:rFonts w:hint="eastAsia"/>
                <w:kern w:val="0"/>
              </w:rPr>
              <w:t>只写</w:t>
            </w:r>
          </w:p>
        </w:tc>
        <w:tc>
          <w:tcPr>
            <w:tcW w:w="834" w:type="pct"/>
            <w:shd w:val="clear" w:color="auto" w:fill="auto"/>
            <w:vAlign w:val="center"/>
          </w:tcPr>
          <w:p w14:paraId="2BBA8AED">
            <w:pPr>
              <w:pStyle w:val="74"/>
              <w:rPr>
                <w:rFonts w:hint="eastAsia"/>
                <w:kern w:val="0"/>
              </w:rPr>
            </w:pPr>
            <w:r>
              <w:rPr>
                <w:kern w:val="0"/>
              </w:rPr>
              <w:t>0x00</w:t>
            </w:r>
          </w:p>
        </w:tc>
        <w:tc>
          <w:tcPr>
            <w:tcW w:w="1676" w:type="pct"/>
            <w:gridSpan w:val="2"/>
            <w:shd w:val="clear" w:color="auto" w:fill="auto"/>
            <w:vAlign w:val="center"/>
          </w:tcPr>
          <w:p w14:paraId="2E707599">
            <w:pPr>
              <w:pStyle w:val="74"/>
              <w:rPr>
                <w:rFonts w:hint="eastAsia"/>
                <w:kern w:val="0"/>
              </w:rPr>
            </w:pPr>
            <w:r>
              <w:rPr>
                <w:kern w:val="0"/>
              </w:rPr>
              <w:t>ADGSR</w:t>
            </w:r>
          </w:p>
          <w:p w14:paraId="2B5C3DB5">
            <w:pPr>
              <w:pStyle w:val="74"/>
              <w:rPr>
                <w:rFonts w:hint="eastAsia"/>
                <w:kern w:val="0"/>
              </w:rPr>
            </w:pPr>
            <w:r>
              <w:rPr>
                <w:kern w:val="0"/>
              </w:rPr>
              <w:t>0xE003 4008</w:t>
            </w:r>
          </w:p>
        </w:tc>
      </w:tr>
    </w:tbl>
    <w:p w14:paraId="0DFFFF4F">
      <w:pPr>
        <w:pStyle w:val="63"/>
        <w:numPr>
          <w:ilvl w:val="2"/>
          <w:numId w:val="6"/>
        </w:numPr>
        <w:spacing w:before="352" w:after="352"/>
      </w:pPr>
      <w:bookmarkStart w:id="11778" w:name="_Toc1234"/>
      <w:r>
        <w:rPr>
          <w:rFonts w:hint="eastAsia"/>
        </w:rPr>
        <w:t>AD转换实例</w:t>
      </w:r>
      <w:bookmarkEnd w:id="11778"/>
    </w:p>
    <w:p w14:paraId="30F238B7">
      <w:pPr>
        <w:pStyle w:val="4"/>
        <w:ind w:firstLine="420"/>
      </w:pPr>
      <w:r>
        <w:rPr>
          <w:rFonts w:hint="eastAsia"/>
        </w:rPr>
        <w:t>以下是一个使用LPC2138进行AD转换的简单实例，介绍如何配置ADC和读取模拟信号，AD转换实例的模拟电路图如</w:t>
      </w:r>
      <w:r>
        <w:fldChar w:fldCharType="begin"/>
      </w:r>
      <w:r>
        <w:instrText xml:space="preserve"> </w:instrText>
      </w:r>
      <w:r>
        <w:rPr>
          <w:rFonts w:hint="eastAsia"/>
        </w:rPr>
        <w:instrText xml:space="preserve">REF QWord_XRef_Figure__qP4ZO1 \h \* CHARFORMAT</w:instrText>
      </w:r>
      <w:r>
        <w:instrText xml:space="preserve"> </w:instrText>
      </w:r>
      <w:r>
        <w:fldChar w:fldCharType="separate"/>
      </w:r>
      <w:r>
        <w:rPr>
          <w:rFonts w:hint="eastAsia"/>
        </w:rPr>
        <w:t>图 </w:t>
      </w:r>
      <w:r>
        <w:t>5</w:t>
      </w:r>
      <w:r>
        <w:noBreakHyphen/>
      </w:r>
      <w:r>
        <w:t>18</w:t>
      </w:r>
      <w:r>
        <w:fldChar w:fldCharType="end"/>
      </w:r>
      <w:r>
        <w:rPr>
          <w:rFonts w:hint="eastAsia"/>
        </w:rPr>
        <w:t>所示。</w:t>
      </w:r>
    </w:p>
    <w:p w14:paraId="5776951A">
      <w:pPr>
        <w:pStyle w:val="105"/>
      </w:pPr>
      <w:r>
        <w:t>‌</w:t>
      </w:r>
      <w:bookmarkStart w:id="11779" w:name="_QWord_ImageIndex_78"/>
      <w:r>
        <w:drawing>
          <wp:inline distT="0" distB="0" distL="0" distR="0">
            <wp:extent cx="3056890" cy="2405380"/>
            <wp:effectExtent l="0" t="0" r="0" b="0"/>
            <wp:docPr id="77" name="Picture 2" descr="图示, 示意图&#10;&#10;描述已自动生成" title="QWord_ImageMark_78">
              <a:hlinkClick xmlns:a="http://schemas.openxmlformats.org/drawingml/2006/main" r:id="rId338" tooltip="QWord 图片目录：resource/images/illustration/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2" descr="图示, 示意图&#10;&#10;描述已自动生成" title="QWord_ImageMark_78"/>
                    <pic:cNvPicPr>
                      <a:picLocks noChangeAspect="1" noChangeArrowheads="1"/>
                    </pic:cNvPicPr>
                  </pic:nvPicPr>
                  <pic:blipFill>
                    <a:blip r:embed="rId339" cstate="print">
                      <a:biLevel thresh="50000"/>
                      <a:extLst>
                        <a:ext uri="{28A0092B-C50C-407E-A947-70E740481C1C}">
                          <a14:useLocalDpi xmlns:a14="http://schemas.microsoft.com/office/drawing/2010/main" val="0"/>
                        </a:ext>
                      </a:extLst>
                    </a:blip>
                    <a:srcRect/>
                    <a:stretch>
                      <a:fillRect/>
                    </a:stretch>
                  </pic:blipFill>
                  <pic:spPr>
                    <a:xfrm>
                      <a:off x="0" y="0"/>
                      <a:ext cx="3056890" cy="2405693"/>
                    </a:xfrm>
                    <a:prstGeom prst="rect">
                      <a:avLst/>
                    </a:prstGeom>
                    <a:noFill/>
                    <a:ln>
                      <a:noFill/>
                    </a:ln>
                  </pic:spPr>
                </pic:pic>
              </a:graphicData>
            </a:graphic>
          </wp:inline>
        </w:drawing>
      </w:r>
      <w:bookmarkEnd w:id="11779"/>
    </w:p>
    <w:p w14:paraId="7B42F15D">
      <w:pPr>
        <w:pStyle w:val="68"/>
      </w:pPr>
      <w:bookmarkStart w:id="11780" w:name="QWord_XRef_Figure__qP4ZO1"/>
      <w:r>
        <w:rPr>
          <w:rFonts w:hint="eastAsia"/>
        </w:rPr>
        <w:t>图 </w:t>
      </w:r>
      <w:r>
        <w:fldChar w:fldCharType="begin"/>
      </w:r>
      <w:r>
        <w:instrText xml:space="preserve"> SEQ QWord_Heading1_Sequence \c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18</w:t>
      </w:r>
      <w:r>
        <w:fldChar w:fldCharType="end"/>
      </w:r>
      <w:bookmarkEnd w:id="11780"/>
      <w:r>
        <w:rPr>
          <w:rFonts w:hint="eastAsia"/>
        </w:rPr>
        <w:t xml:space="preserve">  AD转换实例</w:t>
      </w:r>
    </w:p>
    <w:p w14:paraId="523284B4">
      <w:pPr>
        <w:pStyle w:val="145"/>
      </w:pPr>
      <w:r>
        <w:t xml:space="preserve">    uint32  ADC_Data;</w:t>
      </w:r>
    </w:p>
    <w:p w14:paraId="7719DA69">
      <w:pPr>
        <w:pStyle w:val="145"/>
      </w:pPr>
      <w:r>
        <w:t xml:space="preserve">    </w:t>
      </w:r>
      <w:r>
        <w:rPr>
          <w:rFonts w:hint="eastAsia"/>
        </w:rPr>
        <w:t>PINSEL1 </w:t>
      </w:r>
      <w:r>
        <w:t>=</w:t>
      </w:r>
      <w:r>
        <w:rPr>
          <w:rFonts w:hint="eastAsia"/>
        </w:rPr>
        <w:t> 0x01400000;      </w:t>
      </w:r>
      <w:r>
        <w:t>//</w:t>
      </w:r>
      <w:r>
        <w:rPr>
          <w:rFonts w:hint="eastAsia"/>
        </w:rPr>
        <w:t> 设置P0.27、P0.28连接到AIN0、AIN1</w:t>
      </w:r>
    </w:p>
    <w:p w14:paraId="35DCD300">
      <w:pPr>
        <w:pStyle w:val="145"/>
      </w:pPr>
      <w:r>
        <w:t xml:space="preserve">    /</w:t>
      </w:r>
      <w:r>
        <w:rPr>
          <w:rFonts w:hint="eastAsia"/>
        </w:rPr>
        <w:t>* 进行ADC模块设置，其中x</w:t>
      </w:r>
      <w:r>
        <w:t>&lt;&lt;</w:t>
      </w:r>
      <w:r>
        <w:rPr>
          <w:rFonts w:hint="eastAsia"/>
        </w:rPr>
        <w:t>n表示第n位设置为x(若x超过一位，则向高位顺延) *</w:t>
      </w:r>
      <w:r>
        <w:t>/</w:t>
      </w:r>
    </w:p>
    <w:p w14:paraId="73976D5B">
      <w:pPr>
        <w:pStyle w:val="145"/>
      </w:pPr>
      <w:r>
        <w:t xml:space="preserve">    </w:t>
      </w:r>
      <w:r>
        <w:rPr>
          <w:rFonts w:hint="eastAsia"/>
        </w:rPr>
        <w:t>AD0CR </w:t>
      </w:r>
      <w:r>
        <w:t>=</w:t>
      </w:r>
      <w:r>
        <w:rPr>
          <w:rFonts w:hint="eastAsia"/>
        </w:rPr>
        <w:t> (1 </w:t>
      </w:r>
      <w:r>
        <w:t>&lt;&lt;</w:t>
      </w:r>
      <w:r>
        <w:rPr>
          <w:rFonts w:hint="eastAsia"/>
        </w:rPr>
        <w:t> 0)           |  </w:t>
      </w:r>
      <w:r>
        <w:t>//</w:t>
      </w:r>
      <w:r>
        <w:rPr>
          <w:rFonts w:hint="eastAsia"/>
        </w:rPr>
        <w:t> SEL </w:t>
      </w:r>
      <w:r>
        <w:t>=</w:t>
      </w:r>
      <w:r>
        <w:rPr>
          <w:rFonts w:hint="eastAsia"/>
        </w:rPr>
        <w:t> 1 ，选择AD0.0</w:t>
      </w:r>
    </w:p>
    <w:p w14:paraId="134B2B68">
      <w:pPr>
        <w:pStyle w:val="145"/>
      </w:pPr>
      <w:r>
        <w:t xml:space="preserve">        </w:t>
      </w:r>
      <w:r>
        <w:rPr>
          <w:rFonts w:hint="eastAsia"/>
        </w:rPr>
        <w:t>((Fpclk </w:t>
      </w:r>
      <w:r>
        <w:t>/</w:t>
      </w:r>
      <w:r>
        <w:rPr>
          <w:rFonts w:hint="eastAsia"/>
        </w:rPr>
        <w:t> 1000000 </w:t>
      </w:r>
      <w:r>
        <w:noBreakHyphen/>
      </w:r>
      <w:r>
        <w:rPr>
          <w:rFonts w:hint="eastAsia"/>
        </w:rPr>
        <w:t> 1) </w:t>
      </w:r>
      <w:r>
        <w:t>&lt;&lt;</w:t>
      </w:r>
      <w:r>
        <w:rPr>
          <w:rFonts w:hint="eastAsia"/>
        </w:rPr>
        <w:t> 8) | </w:t>
      </w:r>
      <w:r>
        <w:t>//</w:t>
      </w:r>
      <w:r>
        <w:rPr>
          <w:rFonts w:hint="eastAsia"/>
        </w:rPr>
        <w:t> CLKDIV </w:t>
      </w:r>
      <w:r>
        <w:t>=</w:t>
      </w:r>
      <w:r>
        <w:rPr>
          <w:rFonts w:hint="eastAsia"/>
        </w:rPr>
        <w:t> Fpclk </w:t>
      </w:r>
      <w:r>
        <w:t>/</w:t>
      </w:r>
      <w:r>
        <w:rPr>
          <w:rFonts w:hint="eastAsia"/>
        </w:rPr>
        <w:t> 1000000</w:t>
      </w:r>
      <w:r>
        <w:rPr>
          <w:rFonts w:hint="eastAsia" w:ascii="MS Mincho" w:hAnsi="MS Mincho" w:eastAsia="MS Mincho" w:cs="MS Mincho"/>
        </w:rPr>
        <w:t>​</w:t>
      </w:r>
      <w:r>
        <w:rPr>
          <w:rFonts w:hint="eastAsia"/>
        </w:rPr>
        <w:t> </w:t>
      </w:r>
      <w:r>
        <w:noBreakHyphen/>
      </w:r>
      <w:r>
        <w:rPr>
          <w:rFonts w:hint="eastAsia"/>
        </w:rPr>
        <w:t> 1 ，即转换时钟为1MHz</w:t>
      </w:r>
    </w:p>
    <w:p w14:paraId="45CCE543">
      <w:pPr>
        <w:pStyle w:val="145"/>
      </w:pPr>
      <w:r>
        <w:t xml:space="preserve">        </w:t>
      </w:r>
      <w:r>
        <w:rPr>
          <w:rFonts w:hint="eastAsia"/>
        </w:rPr>
        <w:t>(0 </w:t>
      </w:r>
      <w:r>
        <w:t>&lt;&lt;</w:t>
      </w:r>
      <w:r>
        <w:rPr>
          <w:rFonts w:hint="eastAsia"/>
        </w:rPr>
        <w:t> 16)                |     </w:t>
      </w:r>
      <w:r>
        <w:t>//</w:t>
      </w:r>
      <w:r>
        <w:rPr>
          <w:rFonts w:hint="eastAsia"/>
        </w:rPr>
        <w:t> BURST </w:t>
      </w:r>
      <w:r>
        <w:t>=</w:t>
      </w:r>
      <w:r>
        <w:rPr>
          <w:rFonts w:hint="eastAsia"/>
        </w:rPr>
        <w:t> 0 ，软件控制转换操作</w:t>
      </w:r>
    </w:p>
    <w:p w14:paraId="608402D2">
      <w:pPr>
        <w:pStyle w:val="145"/>
      </w:pPr>
      <w:r>
        <w:t xml:space="preserve">            </w:t>
      </w:r>
      <w:r>
        <w:rPr>
          <w:rFonts w:hint="eastAsia"/>
        </w:rPr>
        <w:t>(0 </w:t>
      </w:r>
      <w:r>
        <w:t>&lt;&lt;</w:t>
      </w:r>
      <w:r>
        <w:rPr>
          <w:rFonts w:hint="eastAsia"/>
        </w:rPr>
        <w:t> 17)              |     </w:t>
      </w:r>
      <w:r>
        <w:t>//</w:t>
      </w:r>
      <w:r>
        <w:rPr>
          <w:rFonts w:hint="eastAsia"/>
        </w:rPr>
        <w:t> CLKS </w:t>
      </w:r>
      <w:r>
        <w:t>=</w:t>
      </w:r>
      <w:r>
        <w:rPr>
          <w:rFonts w:hint="eastAsia"/>
        </w:rPr>
        <w:t> 0 ，使用11clock转换</w:t>
      </w:r>
    </w:p>
    <w:p w14:paraId="436D1711">
      <w:pPr>
        <w:pStyle w:val="145"/>
      </w:pPr>
      <w:r>
        <w:t xml:space="preserve">            </w:t>
      </w:r>
      <w:r>
        <w:rPr>
          <w:rFonts w:hint="eastAsia"/>
        </w:rPr>
        <w:t>(1 </w:t>
      </w:r>
      <w:r>
        <w:t>&lt;&lt;</w:t>
      </w:r>
      <w:r>
        <w:rPr>
          <w:rFonts w:hint="eastAsia"/>
        </w:rPr>
        <w:t> 21)              |     </w:t>
      </w:r>
      <w:r>
        <w:t>//</w:t>
      </w:r>
      <w:r>
        <w:rPr>
          <w:rFonts w:hint="eastAsia"/>
        </w:rPr>
        <w:t> PDN </w:t>
      </w:r>
      <w:r>
        <w:t>=</w:t>
      </w:r>
      <w:r>
        <w:rPr>
          <w:rFonts w:hint="eastAsia"/>
        </w:rPr>
        <w:t> 1 ， 正常工作模式(非掉电转换模式)</w:t>
      </w:r>
    </w:p>
    <w:p w14:paraId="4B1ACCC7">
      <w:pPr>
        <w:pStyle w:val="145"/>
      </w:pPr>
      <w:r>
        <w:t xml:space="preserve">            </w:t>
      </w:r>
      <w:r>
        <w:rPr>
          <w:rFonts w:hint="eastAsia"/>
        </w:rPr>
        <w:t>(0 </w:t>
      </w:r>
      <w:r>
        <w:t>&lt;&lt;</w:t>
      </w:r>
      <w:r>
        <w:rPr>
          <w:rFonts w:hint="eastAsia"/>
        </w:rPr>
        <w:t> 22)             </w:t>
      </w:r>
      <w:r>
        <w:t> </w:t>
      </w:r>
      <w:r>
        <w:rPr>
          <w:rFonts w:hint="eastAsia"/>
        </w:rPr>
        <w:t>|     </w:t>
      </w:r>
      <w:r>
        <w:t>//</w:t>
      </w:r>
      <w:r>
        <w:rPr>
          <w:rFonts w:hint="eastAsia"/>
        </w:rPr>
        <w:t> TEST1:0 </w:t>
      </w:r>
      <w:r>
        <w:t>=</w:t>
      </w:r>
      <w:r>
        <w:rPr>
          <w:rFonts w:hint="eastAsia"/>
        </w:rPr>
        <w:t> 00 ， 正常工作模式(非测试模式)</w:t>
      </w:r>
    </w:p>
    <w:p w14:paraId="5E2ED3D2">
      <w:pPr>
        <w:pStyle w:val="145"/>
      </w:pPr>
      <w:r>
        <w:t xml:space="preserve">            </w:t>
      </w:r>
      <w:r>
        <w:rPr>
          <w:rFonts w:hint="eastAsia"/>
        </w:rPr>
        <w:t>(1 </w:t>
      </w:r>
      <w:r>
        <w:t>&lt;&lt;</w:t>
      </w:r>
      <w:r>
        <w:rPr>
          <w:rFonts w:hint="eastAsia"/>
        </w:rPr>
        <w:t> 24)              |     </w:t>
      </w:r>
      <w:r>
        <w:t>//</w:t>
      </w:r>
      <w:r>
        <w:rPr>
          <w:rFonts w:hint="eastAsia"/>
        </w:rPr>
        <w:t> START </w:t>
      </w:r>
      <w:r>
        <w:t>=</w:t>
      </w:r>
      <w:r>
        <w:rPr>
          <w:rFonts w:hint="eastAsia"/>
        </w:rPr>
        <w:t> 1 ，直接启动ADC转换</w:t>
      </w:r>
    </w:p>
    <w:p w14:paraId="4580FDD9">
      <w:pPr>
        <w:pStyle w:val="145"/>
      </w:pPr>
      <w:r>
        <w:t xml:space="preserve">            </w:t>
      </w:r>
      <w:r>
        <w:rPr>
          <w:rFonts w:hint="eastAsia"/>
        </w:rPr>
        <w:t>(0 </w:t>
      </w:r>
      <w:r>
        <w:t>&lt;&lt;</w:t>
      </w:r>
      <w:r>
        <w:rPr>
          <w:rFonts w:hint="eastAsia"/>
        </w:rPr>
        <w:t> 27);        </w:t>
      </w:r>
      <w:r>
        <w:t>//</w:t>
      </w:r>
      <w:r>
        <w:rPr>
          <w:rFonts w:hint="eastAsia"/>
        </w:rPr>
        <w:t> EDGE </w:t>
      </w:r>
      <w:r>
        <w:t>=</w:t>
      </w:r>
      <w:r>
        <w:rPr>
          <w:rFonts w:hint="eastAsia"/>
        </w:rPr>
        <w:t> 0 (CAP</w:t>
      </w:r>
      <w:r>
        <w:t>/</w:t>
      </w:r>
      <w:r>
        <w:rPr>
          <w:rFonts w:hint="eastAsia"/>
        </w:rPr>
        <w:t>MAT引脚下降沿触发ADC转换)</w:t>
      </w:r>
    </w:p>
    <w:p w14:paraId="00975084">
      <w:pPr>
        <w:pStyle w:val="145"/>
      </w:pPr>
      <w:r>
        <w:t xml:space="preserve">    </w:t>
      </w:r>
      <w:r>
        <w:rPr>
          <w:rFonts w:hint="eastAsia"/>
        </w:rPr>
        <w:t>while( (AD0DR&amp;0x80000000)</w:t>
      </w:r>
      <w:r>
        <w:t>==</w:t>
      </w:r>
      <w:r>
        <w:rPr>
          <w:rFonts w:hint="eastAsia"/>
        </w:rPr>
        <w:t>0 );                     </w:t>
      </w:r>
      <w:r>
        <w:t>//</w:t>
      </w:r>
      <w:r>
        <w:rPr>
          <w:rFonts w:hint="eastAsia"/>
        </w:rPr>
        <w:t> 等待转换结束</w:t>
      </w:r>
    </w:p>
    <w:p w14:paraId="47F893E5">
      <w:pPr>
        <w:pStyle w:val="145"/>
      </w:pPr>
      <w:r>
        <w:t xml:space="preserve">    </w:t>
      </w:r>
      <w:r>
        <w:rPr>
          <w:rFonts w:hint="eastAsia"/>
        </w:rPr>
        <w:t>ADC_Data </w:t>
      </w:r>
      <w:r>
        <w:t>=</w:t>
      </w:r>
      <w:r>
        <w:rPr>
          <w:rFonts w:hint="eastAsia"/>
        </w:rPr>
        <w:t> AD0DR;                                </w:t>
      </w:r>
      <w:r>
        <w:t>//</w:t>
      </w:r>
      <w:r>
        <w:rPr>
          <w:rFonts w:hint="eastAsia"/>
        </w:rPr>
        <w:t> 读取ADC结果</w:t>
      </w:r>
    </w:p>
    <w:p w14:paraId="264E9E06">
      <w:pPr>
        <w:pStyle w:val="145"/>
      </w:pPr>
      <w:r>
        <w:t xml:space="preserve">    </w:t>
      </w:r>
      <w:r>
        <w:rPr>
          <w:rFonts w:hint="eastAsia"/>
        </w:rPr>
        <w:t>ADC_Data </w:t>
      </w:r>
      <w:r>
        <w:t>=</w:t>
      </w:r>
      <w:r>
        <w:rPr>
          <w:rFonts w:hint="eastAsia"/>
        </w:rPr>
        <w:t> (ADC_Data</w:t>
      </w:r>
      <w:r>
        <w:t>&gt;&gt;</w:t>
      </w:r>
      <w:r>
        <w:rPr>
          <w:rFonts w:hint="eastAsia"/>
        </w:rPr>
        <w:t>6) &amp; 0x3FF;                 </w:t>
      </w:r>
      <w:r>
        <w:t>//</w:t>
      </w:r>
      <w:r>
        <w:rPr>
          <w:rFonts w:hint="eastAsia"/>
        </w:rPr>
        <w:t> 提取AD转换值</w:t>
      </w:r>
    </w:p>
    <w:p w14:paraId="3111055A">
      <w:pPr>
        <w:pStyle w:val="145"/>
      </w:pPr>
      <w:r>
        <w:t xml:space="preserve">    </w:t>
      </w:r>
      <w:r>
        <w:rPr>
          <w:rFonts w:hint="eastAsia"/>
        </w:rPr>
        <w:t>ADC_Data </w:t>
      </w:r>
      <w:r>
        <w:t>=</w:t>
      </w:r>
      <w:r>
        <w:rPr>
          <w:rFonts w:hint="eastAsia"/>
        </w:rPr>
        <w:t> ADC_Data * 3300</w:t>
      </w:r>
      <w:r>
        <w:t>/</w:t>
      </w:r>
      <w:r>
        <w:rPr>
          <w:rFonts w:hint="eastAsia"/>
        </w:rPr>
        <w:t>1024;                    </w:t>
      </w:r>
      <w:r>
        <w:t>//</w:t>
      </w:r>
      <w:r>
        <w:rPr>
          <w:rFonts w:hint="eastAsia"/>
        </w:rPr>
        <w:t> 数值转换</w:t>
      </w:r>
    </w:p>
    <w:p w14:paraId="750717DF">
      <w:pPr>
        <w:pStyle w:val="63"/>
        <w:numPr>
          <w:ilvl w:val="2"/>
          <w:numId w:val="6"/>
        </w:numPr>
        <w:spacing w:before="352" w:after="352"/>
      </w:pPr>
      <w:bookmarkStart w:id="11781" w:name="_Toc27725"/>
      <w:r>
        <w:rPr>
          <w:rFonts w:hint="eastAsia"/>
        </w:rPr>
        <w:t>小结</w:t>
      </w:r>
      <w:bookmarkEnd w:id="11781"/>
    </w:p>
    <w:p w14:paraId="2C2BBF79">
      <w:pPr>
        <w:pStyle w:val="4"/>
        <w:ind w:firstLine="420"/>
      </w:pPr>
      <w:r>
        <w:rPr>
          <w:rFonts w:hint="eastAsia"/>
        </w:rPr>
        <w:t>本章节</w:t>
      </w:r>
      <w:r>
        <w:t>介绍了ARM处理器提供的多路多通道模拟/数字（A/D）转换接口，这些接口允许同时对多个模拟信号进行数字转换。A/D转换的内部操作由专门的寄存器控制，包括配置转换参数、选择特定的通道、启动转换过程、监控转换状态以等待转换完成，以及最终读取转换结果。这一过程涉及对寄存器的编程，以确保转换的准确性和效率。</w:t>
      </w:r>
    </w:p>
    <w:p w14:paraId="255D495E">
      <w:pPr>
        <w:pStyle w:val="5"/>
        <w:numPr>
          <w:ilvl w:val="1"/>
          <w:numId w:val="6"/>
        </w:numPr>
        <w:spacing w:before="705" w:after="352"/>
      </w:pPr>
      <w:bookmarkStart w:id="11782" w:name="_Toc8369"/>
      <w:r>
        <w:rPr>
          <w:rFonts w:hint="eastAsia"/>
        </w:rPr>
        <w:t>UART接口驱动电路设计</w:t>
      </w:r>
      <w:bookmarkEnd w:id="11782"/>
    </w:p>
    <w:p w14:paraId="6301AEC1">
      <w:pPr>
        <w:pStyle w:val="109"/>
        <w:ind w:firstLine="360"/>
        <w:rPr>
          <w:rStyle w:val="174"/>
          <w:rFonts w:hint="eastAsia" w:eastAsia="宋体"/>
          <w:lang w:eastAsia="zh-CN"/>
        </w:rPr>
      </w:pPr>
      <w:r>
        <w:rPr>
          <w:rStyle w:val="174"/>
          <w:rFonts w:hint="eastAsia" w:eastAsia="宋体"/>
          <w:lang w:eastAsia="zh-CN"/>
        </w:rPr>
        <w:drawing>
          <wp:inline distT="0" distB="0" distL="114300" distR="114300">
            <wp:extent cx="2286000" cy="2286000"/>
            <wp:effectExtent l="0" t="0" r="0" b="0"/>
            <wp:docPr id="21" name="图片 21" descr="5-5 UART接口驱动电路设计.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5-5 UART接口驱动电路设计.mp4"/>
                    <pic:cNvPicPr>
                      <a:picLocks noChangeAspect="1"/>
                    </pic:cNvPicPr>
                  </pic:nvPicPr>
                  <pic:blipFill>
                    <a:blip r:embed="rId340"/>
                    <a:stretch>
                      <a:fillRect/>
                    </a:stretch>
                  </pic:blipFill>
                  <pic:spPr>
                    <a:xfrm>
                      <a:off x="0" y="0"/>
                      <a:ext cx="2286000" cy="2286000"/>
                    </a:xfrm>
                    <a:prstGeom prst="rect">
                      <a:avLst/>
                    </a:prstGeom>
                  </pic:spPr>
                </pic:pic>
              </a:graphicData>
            </a:graphic>
          </wp:inline>
        </w:drawing>
      </w:r>
    </w:p>
    <w:p w14:paraId="06D46EC6">
      <w:pPr>
        <w:pStyle w:val="109"/>
        <w:ind w:firstLine="360"/>
      </w:pPr>
      <w:r>
        <w:rPr>
          <w:rStyle w:val="174"/>
          <w:rFonts w:hint="eastAsia"/>
        </w:rPr>
        <w:t>5</w:t>
      </w:r>
      <w:r>
        <w:rPr>
          <w:rStyle w:val="174"/>
        </w:rPr>
        <w:noBreakHyphen/>
      </w:r>
      <w:r>
        <w:rPr>
          <w:rStyle w:val="174"/>
          <w:rFonts w:hint="eastAsia"/>
        </w:rPr>
        <w:t>5 UART接口驱动电路设计</w:t>
      </w:r>
    </w:p>
    <w:p w14:paraId="1EAA4A52">
      <w:pPr>
        <w:pStyle w:val="63"/>
        <w:numPr>
          <w:ilvl w:val="2"/>
          <w:numId w:val="6"/>
        </w:numPr>
        <w:spacing w:before="352" w:after="352"/>
      </w:pPr>
      <w:bookmarkStart w:id="11783" w:name="_Toc20923"/>
      <w:r>
        <w:rPr>
          <w:rFonts w:hint="eastAsia"/>
        </w:rPr>
        <w:t>UART接口与串行通信标准</w:t>
      </w:r>
      <w:bookmarkEnd w:id="11783"/>
    </w:p>
    <w:p w14:paraId="05F1DB99">
      <w:pPr>
        <w:pStyle w:val="66"/>
        <w:numPr>
          <w:ilvl w:val="4"/>
          <w:numId w:val="6"/>
        </w:numPr>
      </w:pPr>
      <w:r>
        <w:rPr>
          <w:rFonts w:hint="eastAsia"/>
        </w:rPr>
        <w:t>UART接口实现了串行数据的发送与接收。</w:t>
      </w:r>
    </w:p>
    <w:p w14:paraId="2A822BB7">
      <w:pPr>
        <w:pStyle w:val="66"/>
        <w:numPr>
          <w:ilvl w:val="4"/>
          <w:numId w:val="6"/>
        </w:numPr>
      </w:pPr>
      <w:r>
        <w:rPr>
          <w:rFonts w:hint="eastAsia"/>
        </w:rPr>
        <w:t>要实现设备间的通信，可以按照一定的通信标准来进行。</w:t>
      </w:r>
    </w:p>
    <w:p w14:paraId="5ED3C89F">
      <w:pPr>
        <w:pStyle w:val="66"/>
        <w:numPr>
          <w:ilvl w:val="4"/>
          <w:numId w:val="6"/>
        </w:numPr>
      </w:pPr>
      <w:r>
        <w:rPr>
          <w:rFonts w:hint="eastAsia"/>
        </w:rPr>
        <w:t>串行通信标准常用的有：RS232标准；RS485标准；USB标准等。</w:t>
      </w:r>
    </w:p>
    <w:p w14:paraId="7DC45DFD">
      <w:pPr>
        <w:pStyle w:val="4"/>
        <w:ind w:firstLine="420"/>
      </w:pPr>
      <w:r>
        <w:rPr>
          <w:rFonts w:hint="eastAsia"/>
        </w:rPr>
        <w:t>UART接口与串行通信标准具体示例如</w:t>
      </w:r>
      <w:r>
        <w:fldChar w:fldCharType="begin"/>
      </w:r>
      <w:r>
        <w:instrText xml:space="preserve"> </w:instrText>
      </w:r>
      <w:r>
        <w:rPr>
          <w:rFonts w:hint="eastAsia"/>
        </w:rPr>
        <w:instrText xml:space="preserve">REF QWord_XRef_Figure__yL5Y6a \h \* CHARFORMAT</w:instrText>
      </w:r>
      <w:r>
        <w:instrText xml:space="preserve"> </w:instrText>
      </w:r>
      <w:r>
        <w:fldChar w:fldCharType="separate"/>
      </w:r>
      <w:r>
        <w:rPr>
          <w:rFonts w:hint="eastAsia"/>
        </w:rPr>
        <w:t>图 </w:t>
      </w:r>
      <w:r>
        <w:t>5</w:t>
      </w:r>
      <w:r>
        <w:noBreakHyphen/>
      </w:r>
      <w:r>
        <w:t>19</w:t>
      </w:r>
      <w:r>
        <w:fldChar w:fldCharType="end"/>
      </w:r>
      <w:r>
        <w:rPr>
          <w:rFonts w:hint="eastAsia"/>
        </w:rPr>
        <w:t>所示。</w:t>
      </w:r>
    </w:p>
    <w:p w14:paraId="7156B821">
      <w:pPr>
        <w:pStyle w:val="105"/>
      </w:pPr>
      <w:r>
        <w:t>‌</w:t>
      </w:r>
      <w:bookmarkStart w:id="11784" w:name="_QWord_ImageIndex_79"/>
      <w:r>
        <w:drawing>
          <wp:inline distT="0" distB="0" distL="0" distR="0">
            <wp:extent cx="3594100" cy="1748155"/>
            <wp:effectExtent l="0" t="0" r="6350" b="4445"/>
            <wp:docPr id="78" name="图片 1" descr="图示&#10;&#10;描述已自动生成" title="QWord_ImageMark_79">
              <a:hlinkClick xmlns:a="http://schemas.openxmlformats.org/drawingml/2006/main" r:id="rId341" tooltip="QWord 图片目录：resource/images/illustration/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 descr="图示&#10;&#10;描述已自动生成" title="QWord_ImageMark_79"/>
                    <pic:cNvPicPr>
                      <a:picLocks noChangeAspect="1"/>
                    </pic:cNvPicPr>
                  </pic:nvPicPr>
                  <pic:blipFill>
                    <a:blip r:embed="rId342">
                      <a:biLevel thresh="75000"/>
                    </a:blip>
                    <a:stretch>
                      <a:fillRect/>
                    </a:stretch>
                  </pic:blipFill>
                  <pic:spPr>
                    <a:xfrm>
                      <a:off x="0" y="0"/>
                      <a:ext cx="3594100" cy="1748595"/>
                    </a:xfrm>
                    <a:prstGeom prst="rect">
                      <a:avLst/>
                    </a:prstGeom>
                  </pic:spPr>
                </pic:pic>
              </a:graphicData>
            </a:graphic>
          </wp:inline>
        </w:drawing>
      </w:r>
      <w:bookmarkEnd w:id="11784"/>
    </w:p>
    <w:p w14:paraId="26E2C8B2">
      <w:pPr>
        <w:pStyle w:val="68"/>
      </w:pPr>
      <w:bookmarkStart w:id="11785" w:name="QWord_XRef_Figure__yL5Y6a"/>
      <w:r>
        <w:rPr>
          <w:rFonts w:hint="eastAsia"/>
        </w:rPr>
        <w:t>图 </w:t>
      </w:r>
      <w:r>
        <w:fldChar w:fldCharType="begin"/>
      </w:r>
      <w:r>
        <w:instrText xml:space="preserve"> SEQ QWord_Heading1_Sequence \c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19</w:t>
      </w:r>
      <w:r>
        <w:fldChar w:fldCharType="end"/>
      </w:r>
      <w:bookmarkEnd w:id="11785"/>
      <w:r>
        <w:rPr>
          <w:rFonts w:hint="eastAsia"/>
        </w:rPr>
        <w:t xml:space="preserve">  UART接口与串行通信标准</w:t>
      </w:r>
    </w:p>
    <w:p w14:paraId="653A0E22">
      <w:pPr>
        <w:pStyle w:val="63"/>
        <w:numPr>
          <w:ilvl w:val="2"/>
          <w:numId w:val="6"/>
        </w:numPr>
        <w:spacing w:before="352" w:after="352"/>
      </w:pPr>
      <w:bookmarkStart w:id="11786" w:name="_Toc26606"/>
      <w:r>
        <w:rPr>
          <w:rFonts w:hint="eastAsia"/>
        </w:rPr>
        <w:t>RS232标准及驱动电路图</w:t>
      </w:r>
      <w:bookmarkEnd w:id="11786"/>
    </w:p>
    <w:p w14:paraId="7F3D1466">
      <w:pPr>
        <w:pStyle w:val="4"/>
        <w:ind w:firstLine="420"/>
      </w:pPr>
      <w:r>
        <w:rPr>
          <w:rFonts w:hint="eastAsia"/>
        </w:rPr>
        <w:t>RS232是一种串行通信标准，定义了数据通信设备间的电气特性和信号传输规范。在RS232标准中：</w:t>
      </w:r>
    </w:p>
    <w:p w14:paraId="65449C64">
      <w:pPr>
        <w:pStyle w:val="175"/>
      </w:pPr>
      <w:r>
        <w:rPr>
          <w:rFonts w:hint="eastAsia"/>
        </w:rPr>
        <w:t>TxD（发送数据）和RxD（接收数据）信号线上。</w:t>
      </w:r>
    </w:p>
    <w:p w14:paraId="1430949A">
      <w:pPr>
        <w:pStyle w:val="175"/>
      </w:pPr>
      <w:r>
        <w:rPr>
          <w:rFonts w:hint="eastAsia"/>
        </w:rPr>
        <w:t>逻辑1（MARK）的电压范围为</w:t>
      </w:r>
      <m:oMath>
        <m:r>
          <m:rPr/>
          <w:rPr>
            <w:rFonts w:ascii="Cambria Math" w:hAnsi="Cambria Math"/>
          </w:rPr>
          <m:t>−</m:t>
        </m:r>
      </m:oMath>
      <w:r>
        <w:rPr>
          <w:rFonts w:hint="eastAsia"/>
        </w:rPr>
        <w:t>3V到</w:t>
      </w:r>
      <m:oMath>
        <m:r>
          <m:rPr/>
          <w:rPr>
            <w:rFonts w:ascii="Cambria Math" w:hAnsi="Cambria Math"/>
          </w:rPr>
          <m:t>−</m:t>
        </m:r>
      </m:oMath>
      <w:r>
        <w:rPr>
          <w:rFonts w:hint="eastAsia"/>
        </w:rPr>
        <w:t>15V。</w:t>
      </w:r>
    </w:p>
    <w:p w14:paraId="26C19D7B">
      <w:pPr>
        <w:pStyle w:val="175"/>
      </w:pPr>
      <w:r>
        <w:rPr>
          <w:rFonts w:hint="eastAsia"/>
        </w:rPr>
        <w:t>逻辑0（SPACE）的电压范围为</w:t>
      </w:r>
      <m:oMath>
        <m:r>
          <m:rPr/>
          <w:rPr>
            <w:rFonts w:ascii="Cambria Math" w:hAnsi="Cambria Math"/>
          </w:rPr>
          <m:t>+</m:t>
        </m:r>
      </m:oMath>
      <w:r>
        <w:rPr>
          <w:rFonts w:hint="eastAsia"/>
        </w:rPr>
        <w:t>3V到</w:t>
      </w:r>
      <m:oMath>
        <m:r>
          <m:rPr/>
          <w:rPr>
            <w:rFonts w:ascii="Cambria Math" w:hAnsi="Cambria Math"/>
          </w:rPr>
          <m:t>+</m:t>
        </m:r>
      </m:oMath>
      <w:r>
        <w:rPr>
          <w:rFonts w:hint="eastAsia"/>
        </w:rPr>
        <w:t>15V。</w:t>
      </w:r>
    </w:p>
    <w:p w14:paraId="6CC340BC">
      <w:pPr>
        <w:pStyle w:val="4"/>
        <w:ind w:firstLine="420"/>
      </w:pPr>
      <w:r>
        <w:rPr>
          <w:rFonts w:hint="eastAsia"/>
        </w:rPr>
        <w:t>与TTL和CMOS对比。</w:t>
      </w:r>
    </w:p>
    <w:p w14:paraId="19977053">
      <w:pPr>
        <w:pStyle w:val="66"/>
        <w:numPr>
          <w:ilvl w:val="4"/>
          <w:numId w:val="6"/>
        </w:numPr>
      </w:pPr>
      <w:r>
        <w:rPr>
          <w:rFonts w:hint="eastAsia"/>
        </w:rPr>
        <w:t>TTL电平标准</w:t>
      </w:r>
    </w:p>
    <w:p w14:paraId="61BCD5B9">
      <w:pPr>
        <w:pStyle w:val="4"/>
        <w:ind w:firstLine="420"/>
      </w:pPr>
      <w:r>
        <w:rPr>
          <w:rFonts w:hint="eastAsia"/>
        </w:rPr>
        <w:t>输出L</w:t>
      </w:r>
      <w:r>
        <w:rPr>
          <w:rFonts w:hint="eastAsia"/>
          <w:lang w:eastAsia="zh-CN"/>
        </w:rPr>
        <w:t>〈</w:t>
      </w:r>
      <m:oMath>
        <m:r>
          <m:rPr/>
          <w:rPr>
            <w:rFonts w:ascii="Cambria Math" w:hAnsi="Cambria Math"/>
          </w:rPr>
          <m:t>&lt;</m:t>
        </m:r>
      </m:oMath>
      <w:r>
        <w:t> </w:t>
      </w:r>
      <w:r>
        <w:rPr>
          <w:rFonts w:hint="eastAsia"/>
        </w:rPr>
        <w:t>0.8V；H：</w:t>
      </w:r>
      <m:oMath>
        <m:r>
          <m:rPr/>
          <w:rPr>
            <w:rFonts w:ascii="Cambria Math" w:hAnsi="Cambria Math"/>
          </w:rPr>
          <m:t>&gt;</m:t>
        </m:r>
      </m:oMath>
      <w:r>
        <w:t> </w:t>
      </w:r>
      <w:r>
        <w:rPr>
          <w:rFonts w:hint="eastAsia"/>
        </w:rPr>
        <w:t>2.4V。</w:t>
      </w:r>
    </w:p>
    <w:p w14:paraId="2460158A">
      <w:pPr>
        <w:pStyle w:val="4"/>
        <w:ind w:firstLine="420"/>
      </w:pPr>
      <w:r>
        <w:rPr>
          <w:rFonts w:hint="eastAsia"/>
        </w:rPr>
        <w:t>输入L</w:t>
      </w:r>
      <w:r>
        <w:rPr>
          <w:rFonts w:hint="eastAsia"/>
          <w:lang w:eastAsia="zh-CN"/>
        </w:rPr>
        <w:t>〈</w:t>
      </w:r>
      <m:oMath>
        <m:r>
          <m:rPr/>
          <w:rPr>
            <w:rFonts w:ascii="Cambria Math" w:hAnsi="Cambria Math"/>
          </w:rPr>
          <m:t>&lt;</m:t>
        </m:r>
      </m:oMath>
      <w:r>
        <w:t> </w:t>
      </w:r>
      <w:r>
        <w:rPr>
          <w:rFonts w:hint="eastAsia"/>
        </w:rPr>
        <w:t>1.2V；H：</w:t>
      </w:r>
      <m:oMath>
        <m:r>
          <m:rPr/>
          <w:rPr>
            <w:rFonts w:ascii="Cambria Math" w:hAnsi="Cambria Math"/>
          </w:rPr>
          <m:t>&gt;</m:t>
        </m:r>
      </m:oMath>
      <w:r>
        <w:t> </w:t>
      </w:r>
      <w:r>
        <w:rPr>
          <w:rFonts w:hint="eastAsia"/>
        </w:rPr>
        <w:t>2.0V。</w:t>
      </w:r>
    </w:p>
    <w:p w14:paraId="1527283A">
      <w:pPr>
        <w:pStyle w:val="66"/>
        <w:numPr>
          <w:ilvl w:val="4"/>
          <w:numId w:val="6"/>
        </w:numPr>
      </w:pPr>
      <w:r>
        <w:rPr>
          <w:rFonts w:hint="eastAsia"/>
        </w:rPr>
        <w:t>CMOS电平标准</w:t>
      </w:r>
    </w:p>
    <w:p w14:paraId="1A3EEB6D">
      <w:pPr>
        <w:pStyle w:val="4"/>
        <w:ind w:firstLine="420"/>
      </w:pPr>
      <w:r>
        <w:rPr>
          <w:rFonts w:hint="eastAsia"/>
        </w:rPr>
        <w:t>输出L</w:t>
      </w:r>
      <w:r>
        <w:rPr>
          <w:rFonts w:hint="eastAsia"/>
          <w:lang w:eastAsia="zh-CN"/>
        </w:rPr>
        <w:t>〈</w:t>
      </w:r>
      <m:oMath>
        <m:r>
          <m:rPr/>
          <w:rPr>
            <w:rFonts w:ascii="Cambria Math" w:hAnsi="Cambria Math"/>
          </w:rPr>
          <m:t>&lt;</m:t>
        </m:r>
      </m:oMath>
      <w:r>
        <w:t> </w:t>
      </w:r>
      <w:r>
        <w:rPr>
          <w:rFonts w:hint="eastAsia"/>
        </w:rPr>
        <w:t>0.1*Vcc；H：</w:t>
      </w:r>
      <m:oMath>
        <m:r>
          <m:rPr/>
          <w:rPr>
            <w:rFonts w:ascii="Cambria Math" w:hAnsi="Cambria Math"/>
          </w:rPr>
          <m:t>&gt;</m:t>
        </m:r>
      </m:oMath>
      <w:r>
        <w:t> </w:t>
      </w:r>
      <w:r>
        <w:rPr>
          <w:rFonts w:hint="eastAsia"/>
        </w:rPr>
        <w:t>0.9*Vcc。</w:t>
      </w:r>
    </w:p>
    <w:p w14:paraId="7ADA6A78">
      <w:pPr>
        <w:pStyle w:val="4"/>
        <w:ind w:firstLine="420"/>
      </w:pPr>
      <w:r>
        <w:rPr>
          <w:rFonts w:hint="eastAsia"/>
        </w:rPr>
        <w:t>输入L</w:t>
      </w:r>
      <w:r>
        <w:rPr>
          <w:rFonts w:hint="eastAsia"/>
          <w:lang w:eastAsia="zh-CN"/>
        </w:rPr>
        <w:t>〈</w:t>
      </w:r>
      <m:oMath>
        <m:r>
          <m:rPr/>
          <w:rPr>
            <w:rFonts w:ascii="Cambria Math" w:hAnsi="Cambria Math"/>
          </w:rPr>
          <m:t>&lt;</m:t>
        </m:r>
      </m:oMath>
      <w:r>
        <w:t> </w:t>
      </w:r>
      <w:r>
        <w:rPr>
          <w:rFonts w:hint="eastAsia"/>
        </w:rPr>
        <w:t>0.3*Vcc；H：</w:t>
      </w:r>
      <m:oMath>
        <m:r>
          <m:rPr/>
          <w:rPr>
            <w:rFonts w:ascii="Cambria Math" w:hAnsi="Cambria Math"/>
          </w:rPr>
          <m:t>&gt;</m:t>
        </m:r>
      </m:oMath>
      <w:r>
        <w:t> </w:t>
      </w:r>
      <w:r>
        <w:rPr>
          <w:rFonts w:hint="eastAsia"/>
        </w:rPr>
        <w:t>0.7*Vcc。</w:t>
      </w:r>
    </w:p>
    <w:p w14:paraId="28336E70">
      <w:pPr>
        <w:pStyle w:val="4"/>
        <w:ind w:firstLine="420"/>
      </w:pPr>
      <w:r>
        <w:rPr>
          <w:rFonts w:hint="eastAsia"/>
        </w:rPr>
        <w:t>不难发现，这些电压范围与常见的TTL和CMOS电平标准有显著的不同，反映了RS232标准为了适应长距离通信而采用的较高电压幅度。RS232标准通常用于连接计算机和外部设备，如调制解调器、打印机等，提供可靠的串行数据传输能力。</w:t>
      </w:r>
    </w:p>
    <w:p w14:paraId="58208771">
      <w:pPr>
        <w:pStyle w:val="4"/>
        <w:ind w:firstLine="420"/>
      </w:pPr>
      <w:r>
        <w:rPr>
          <w:rFonts w:hint="eastAsia"/>
        </w:rPr>
        <w:t>作为用于实现RS232标准规定的逻辑电平和电流要求的电路，RS232驱动电路的设计需考虑到信号的稳定性、抗干扰能力以及符合标准的电气特性，以确保数据传输的可靠性和一致性。电路驱动图如</w:t>
      </w:r>
      <w:r>
        <w:fldChar w:fldCharType="begin"/>
      </w:r>
      <w:r>
        <w:instrText xml:space="preserve"> </w:instrText>
      </w:r>
      <w:r>
        <w:rPr>
          <w:rFonts w:hint="eastAsia"/>
        </w:rPr>
        <w:instrText xml:space="preserve">REF QWord_XRef_Figure__Ryhl4i \h \* CHARFORMAT</w:instrText>
      </w:r>
      <w:r>
        <w:instrText xml:space="preserve"> </w:instrText>
      </w:r>
      <w:r>
        <w:fldChar w:fldCharType="separate"/>
      </w:r>
      <w:r>
        <w:rPr>
          <w:rFonts w:hint="eastAsia"/>
        </w:rPr>
        <w:t>图 </w:t>
      </w:r>
      <w:r>
        <w:t>5</w:t>
      </w:r>
      <w:r>
        <w:noBreakHyphen/>
      </w:r>
      <w:r>
        <w:t>20</w:t>
      </w:r>
      <w:r>
        <w:fldChar w:fldCharType="end"/>
      </w:r>
      <w:r>
        <w:rPr>
          <w:rFonts w:hint="eastAsia"/>
        </w:rPr>
        <w:t>所示。</w:t>
      </w:r>
    </w:p>
    <w:p w14:paraId="72F8E233">
      <w:pPr>
        <w:pStyle w:val="105"/>
      </w:pPr>
      <w:r>
        <w:t>‌</w:t>
      </w:r>
      <w:bookmarkStart w:id="11787" w:name="_QWord_ImageIndex_80"/>
      <w:r>
        <w:drawing>
          <wp:inline distT="0" distB="0" distL="0" distR="0">
            <wp:extent cx="4899660" cy="3059430"/>
            <wp:effectExtent l="0" t="0" r="0" b="7620"/>
            <wp:docPr id="79" name="Picture 2" descr="串口" title="QWord_ImageMark_80">
              <a:hlinkClick xmlns:a="http://schemas.openxmlformats.org/drawingml/2006/main" r:id="rId343" tooltip="QWord 图片目录：resource/images/illustration/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2" descr="串口" title="QWord_ImageMark_80"/>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a:xfrm>
                      <a:off x="0" y="0"/>
                      <a:ext cx="4899660" cy="3059482"/>
                    </a:xfrm>
                    <a:prstGeom prst="rect">
                      <a:avLst/>
                    </a:prstGeom>
                    <a:noFill/>
                    <a:ln>
                      <a:noFill/>
                    </a:ln>
                  </pic:spPr>
                </pic:pic>
              </a:graphicData>
            </a:graphic>
          </wp:inline>
        </w:drawing>
      </w:r>
      <w:bookmarkEnd w:id="11787"/>
    </w:p>
    <w:p w14:paraId="510AAACC">
      <w:pPr>
        <w:pStyle w:val="68"/>
      </w:pPr>
      <w:bookmarkStart w:id="11788" w:name="QWord_XRef_Figure__Ryhl4i"/>
      <w:r>
        <w:rPr>
          <w:rFonts w:hint="eastAsia"/>
        </w:rPr>
        <w:t>图 </w:t>
      </w:r>
      <w:r>
        <w:fldChar w:fldCharType="begin"/>
      </w:r>
      <w:r>
        <w:instrText xml:space="preserve"> SEQ QWord_Heading1_Sequence \c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20</w:t>
      </w:r>
      <w:r>
        <w:fldChar w:fldCharType="end"/>
      </w:r>
      <w:bookmarkEnd w:id="11788"/>
      <w:r>
        <w:rPr>
          <w:rFonts w:hint="eastAsia"/>
        </w:rPr>
        <w:t xml:space="preserve">  RS232驱动电路</w:t>
      </w:r>
    </w:p>
    <w:p w14:paraId="21474015">
      <w:pPr>
        <w:pStyle w:val="63"/>
        <w:numPr>
          <w:ilvl w:val="2"/>
          <w:numId w:val="6"/>
        </w:numPr>
        <w:spacing w:before="352" w:after="352"/>
      </w:pPr>
      <w:bookmarkStart w:id="11789" w:name="_Toc11659"/>
      <w:r>
        <w:rPr>
          <w:rFonts w:hint="eastAsia"/>
        </w:rPr>
        <w:t>RS485标准及驱动电路</w:t>
      </w:r>
      <w:bookmarkEnd w:id="11789"/>
    </w:p>
    <w:p w14:paraId="457235A7">
      <w:pPr>
        <w:pStyle w:val="4"/>
        <w:ind w:firstLine="420"/>
      </w:pPr>
      <w:r>
        <w:rPr>
          <w:rFonts w:hint="eastAsia"/>
        </w:rPr>
        <w:t>RS</w:t>
      </w:r>
      <w:r>
        <w:noBreakHyphen/>
      </w:r>
      <w:r>
        <w:rPr>
          <w:rFonts w:hint="eastAsia"/>
        </w:rPr>
        <w:t>485采用差分信号负逻辑，</w:t>
      </w:r>
      <m:oMath>
        <m:r>
          <m:rPr/>
          <w:rPr>
            <w:rFonts w:ascii="Cambria Math" w:hAnsi="Cambria Math"/>
          </w:rPr>
          <m:t>+</m:t>
        </m:r>
      </m:oMath>
      <w:r>
        <w:rPr>
          <w:rFonts w:hint="eastAsia"/>
        </w:rPr>
        <w:t>2V～</w:t>
      </w:r>
      <m:oMath>
        <m:r>
          <m:rPr/>
          <w:rPr>
            <w:rFonts w:ascii="Cambria Math" w:hAnsi="Cambria Math"/>
          </w:rPr>
          <m:t>+</m:t>
        </m:r>
      </m:oMath>
      <w:r>
        <w:rPr>
          <w:rFonts w:hint="eastAsia"/>
        </w:rPr>
        <w:t>6V表示“0”，</w:t>
      </w:r>
      <m:oMath>
        <m:r>
          <m:rPr/>
          <w:rPr>
            <w:rFonts w:ascii="Cambria Math" w:hAnsi="Cambria Math"/>
          </w:rPr>
          <m:t>−</m:t>
        </m:r>
      </m:oMath>
      <w:r>
        <w:rPr>
          <w:rFonts w:hint="eastAsia"/>
        </w:rPr>
        <w:t>6V～</w:t>
      </w:r>
      <m:oMath>
        <m:r>
          <m:rPr/>
          <w:rPr>
            <w:rFonts w:ascii="Cambria Math" w:hAnsi="Cambria Math"/>
          </w:rPr>
          <m:t>−</m:t>
        </m:r>
      </m:oMath>
      <w:r>
        <w:rPr>
          <w:rFonts w:hint="eastAsia"/>
        </w:rPr>
        <w:t>2V表示“1”。RS485驱动电路如</w:t>
      </w:r>
      <w:r>
        <w:fldChar w:fldCharType="begin"/>
      </w:r>
      <w:r>
        <w:instrText xml:space="preserve"> </w:instrText>
      </w:r>
      <w:r>
        <w:rPr>
          <w:rFonts w:hint="eastAsia"/>
        </w:rPr>
        <w:instrText xml:space="preserve">REF QWord_XRef_Figure__jZ0R34 \h \* CHARFORMAT</w:instrText>
      </w:r>
      <w:r>
        <w:instrText xml:space="preserve"> </w:instrText>
      </w:r>
      <w:r>
        <w:fldChar w:fldCharType="separate"/>
      </w:r>
      <w:r>
        <w:rPr>
          <w:rFonts w:hint="eastAsia"/>
        </w:rPr>
        <w:t>图 </w:t>
      </w:r>
      <w:r>
        <w:t>5</w:t>
      </w:r>
      <w:r>
        <w:noBreakHyphen/>
      </w:r>
      <w:r>
        <w:t>21</w:t>
      </w:r>
      <w:r>
        <w:fldChar w:fldCharType="end"/>
      </w:r>
      <w:r>
        <w:rPr>
          <w:rFonts w:hint="eastAsia"/>
        </w:rPr>
        <w:t>所示。典型的RS</w:t>
      </w:r>
      <w:r>
        <w:noBreakHyphen/>
      </w:r>
      <w:r>
        <w:rPr>
          <w:rFonts w:hint="eastAsia"/>
        </w:rPr>
        <w:t>485半双工多机通信如</w:t>
      </w:r>
      <w:r>
        <w:fldChar w:fldCharType="begin"/>
      </w:r>
      <w:r>
        <w:instrText xml:space="preserve"> </w:instrText>
      </w:r>
      <w:r>
        <w:rPr>
          <w:rFonts w:hint="eastAsia"/>
        </w:rPr>
        <w:instrText xml:space="preserve">REF QWord_XRef_Figure__OocoDp \h \* CHARFORMAT</w:instrText>
      </w:r>
      <w:r>
        <w:instrText xml:space="preserve"> </w:instrText>
      </w:r>
      <w:r>
        <w:fldChar w:fldCharType="separate"/>
      </w:r>
      <w:r>
        <w:rPr>
          <w:rFonts w:hint="eastAsia"/>
        </w:rPr>
        <w:t>图 </w:t>
      </w:r>
      <w:r>
        <w:t>5</w:t>
      </w:r>
      <w:r>
        <w:noBreakHyphen/>
      </w:r>
      <w:r>
        <w:t>22</w:t>
      </w:r>
      <w:r>
        <w:fldChar w:fldCharType="end"/>
      </w:r>
      <w:r>
        <w:rPr>
          <w:rFonts w:hint="eastAsia"/>
        </w:rPr>
        <w:t>所示。</w:t>
      </w:r>
    </w:p>
    <w:p w14:paraId="49812135">
      <w:pPr>
        <w:pStyle w:val="105"/>
      </w:pPr>
      <w:r>
        <w:t>‌</w:t>
      </w:r>
      <w:bookmarkStart w:id="11790" w:name="_QWord_ImageIndex_81"/>
      <w:r>
        <w:drawing>
          <wp:inline distT="0" distB="0" distL="0" distR="0">
            <wp:extent cx="4445000" cy="2544445"/>
            <wp:effectExtent l="0" t="0" r="0" b="8255"/>
            <wp:docPr id="88" name="图片 1" descr="图示, 示意图&#10;&#10;描述已自动生成" title="QWord_ImageMark_81">
              <a:hlinkClick xmlns:a="http://schemas.openxmlformats.org/drawingml/2006/main" r:id="rId345" tooltip="QWord 图片目录：resource/images/illustration/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 descr="图示, 示意图&#10;&#10;描述已自动生成" title="QWord_ImageMark_81"/>
                    <pic:cNvPicPr>
                      <a:picLocks noChangeAspect="1"/>
                    </pic:cNvPicPr>
                  </pic:nvPicPr>
                  <pic:blipFill>
                    <a:blip r:embed="rId346">
                      <a:biLevel thresh="75000"/>
                    </a:blip>
                    <a:stretch>
                      <a:fillRect/>
                    </a:stretch>
                  </pic:blipFill>
                  <pic:spPr>
                    <a:xfrm>
                      <a:off x="0" y="0"/>
                      <a:ext cx="4445000" cy="2544752"/>
                    </a:xfrm>
                    <a:prstGeom prst="rect">
                      <a:avLst/>
                    </a:prstGeom>
                  </pic:spPr>
                </pic:pic>
              </a:graphicData>
            </a:graphic>
          </wp:inline>
        </w:drawing>
      </w:r>
      <w:bookmarkEnd w:id="11790"/>
    </w:p>
    <w:p w14:paraId="79E3CA6A">
      <w:pPr>
        <w:pStyle w:val="68"/>
      </w:pPr>
      <w:bookmarkStart w:id="11791" w:name="QWord_XRef_Figure__jZ0R34"/>
      <w:r>
        <w:rPr>
          <w:rFonts w:hint="eastAsia"/>
        </w:rPr>
        <w:t>图 </w:t>
      </w:r>
      <w:r>
        <w:fldChar w:fldCharType="begin"/>
      </w:r>
      <w:r>
        <w:instrText xml:space="preserve"> SEQ QWord_Heading1_Sequence \c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21</w:t>
      </w:r>
      <w:r>
        <w:fldChar w:fldCharType="end"/>
      </w:r>
      <w:bookmarkEnd w:id="11791"/>
      <w:r>
        <w:rPr>
          <w:rFonts w:hint="eastAsia"/>
        </w:rPr>
        <w:t xml:space="preserve">  RS485驱动电路</w:t>
      </w:r>
    </w:p>
    <w:p w14:paraId="32D92E62">
      <w:pPr>
        <w:pStyle w:val="105"/>
      </w:pPr>
      <w:r>
        <w:drawing>
          <wp:inline distT="0" distB="0" distL="114300" distR="114300">
            <wp:extent cx="4495800" cy="1876425"/>
            <wp:effectExtent l="0" t="0" r="0" b="13335"/>
            <wp:docPr id="11" name="图片 11" descr="图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5-22"/>
                    <pic:cNvPicPr>
                      <a:picLocks noChangeAspect="1"/>
                    </pic:cNvPicPr>
                  </pic:nvPicPr>
                  <pic:blipFill>
                    <a:blip r:embed="rId347"/>
                    <a:stretch>
                      <a:fillRect/>
                    </a:stretch>
                  </pic:blipFill>
                  <pic:spPr>
                    <a:xfrm>
                      <a:off x="0" y="0"/>
                      <a:ext cx="4495800" cy="1876425"/>
                    </a:xfrm>
                    <a:prstGeom prst="rect">
                      <a:avLst/>
                    </a:prstGeom>
                  </pic:spPr>
                </pic:pic>
              </a:graphicData>
            </a:graphic>
          </wp:inline>
        </w:drawing>
      </w:r>
      <w:r>
        <w:t>‌</w:t>
      </w:r>
    </w:p>
    <w:p w14:paraId="50D53267">
      <w:pPr>
        <w:pStyle w:val="68"/>
      </w:pPr>
      <w:bookmarkStart w:id="11792" w:name="QWord_XRef_Figure__OocoDp"/>
      <w:r>
        <w:rPr>
          <w:rFonts w:hint="eastAsia"/>
        </w:rPr>
        <w:t>图 </w:t>
      </w:r>
      <w:r>
        <w:fldChar w:fldCharType="begin"/>
      </w:r>
      <w:r>
        <w:instrText xml:space="preserve"> SEQ QWord_Heading1_Sequence \c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22</w:t>
      </w:r>
      <w:r>
        <w:fldChar w:fldCharType="end"/>
      </w:r>
      <w:bookmarkEnd w:id="11792"/>
      <w:r>
        <w:rPr>
          <w:rFonts w:hint="eastAsia"/>
        </w:rPr>
        <w:t xml:space="preserve">  典型的RS</w:t>
      </w:r>
      <w:r>
        <w:noBreakHyphen/>
      </w:r>
      <w:r>
        <w:rPr>
          <w:rFonts w:hint="eastAsia"/>
        </w:rPr>
        <w:t>485半双工多机通信</w:t>
      </w:r>
    </w:p>
    <w:p w14:paraId="1DFB7A3A">
      <w:pPr>
        <w:pStyle w:val="4"/>
        <w:ind w:firstLine="420"/>
      </w:pPr>
      <w:r>
        <w:rPr>
          <w:rFonts w:hint="eastAsia"/>
        </w:rPr>
        <w:t>作为一种多点通信标准，允许多个设备通过同一条总线进行通信。它支持点对点和多点组网方式，RS</w:t>
      </w:r>
      <w:r>
        <w:noBreakHyphen/>
      </w:r>
      <w:r>
        <w:rPr>
          <w:rFonts w:hint="eastAsia"/>
        </w:rPr>
        <w:t>485具体组网方式如</w:t>
      </w:r>
      <w:r>
        <w:fldChar w:fldCharType="begin"/>
      </w:r>
      <w:r>
        <w:instrText xml:space="preserve"> </w:instrText>
      </w:r>
      <w:r>
        <w:rPr>
          <w:rFonts w:hint="eastAsia"/>
        </w:rPr>
        <w:instrText xml:space="preserve">REF QWord_XRef_Figure__itz40A \h \* CHARFORMAT</w:instrText>
      </w:r>
      <w:r>
        <w:instrText xml:space="preserve"> </w:instrText>
      </w:r>
      <w:r>
        <w:fldChar w:fldCharType="separate"/>
      </w:r>
      <w:r>
        <w:rPr>
          <w:rFonts w:hint="eastAsia"/>
        </w:rPr>
        <w:t>图 </w:t>
      </w:r>
      <w:r>
        <w:t>5</w:t>
      </w:r>
      <w:r>
        <w:noBreakHyphen/>
      </w:r>
      <w:r>
        <w:t>23</w:t>
      </w:r>
      <w:r>
        <w:fldChar w:fldCharType="end"/>
      </w:r>
      <w:r>
        <w:rPr>
          <w:rFonts w:hint="eastAsia"/>
        </w:rPr>
        <w:t>所示：</w:t>
      </w:r>
    </w:p>
    <w:p w14:paraId="538CD09F">
      <w:pPr>
        <w:pStyle w:val="105"/>
      </w:pPr>
      <w:r>
        <w:drawing>
          <wp:inline distT="0" distB="0" distL="114300" distR="114300">
            <wp:extent cx="4491355" cy="2076450"/>
            <wp:effectExtent l="0" t="0" r="4445" b="11430"/>
            <wp:docPr id="19" name="图片 19" descr="图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5-23"/>
                    <pic:cNvPicPr>
                      <a:picLocks noChangeAspect="1"/>
                    </pic:cNvPicPr>
                  </pic:nvPicPr>
                  <pic:blipFill>
                    <a:blip r:embed="rId348"/>
                    <a:stretch>
                      <a:fillRect/>
                    </a:stretch>
                  </pic:blipFill>
                  <pic:spPr>
                    <a:xfrm>
                      <a:off x="0" y="0"/>
                      <a:ext cx="4491355" cy="2076450"/>
                    </a:xfrm>
                    <a:prstGeom prst="rect">
                      <a:avLst/>
                    </a:prstGeom>
                  </pic:spPr>
                </pic:pic>
              </a:graphicData>
            </a:graphic>
          </wp:inline>
        </w:drawing>
      </w:r>
      <w:r>
        <w:t>‌</w:t>
      </w:r>
    </w:p>
    <w:p w14:paraId="5C2C3D86">
      <w:pPr>
        <w:pStyle w:val="68"/>
      </w:pPr>
      <w:bookmarkStart w:id="11793" w:name="QWord_XRef_Figure__itz40A"/>
      <w:r>
        <w:rPr>
          <w:rFonts w:hint="eastAsia"/>
        </w:rPr>
        <w:t>图 </w:t>
      </w:r>
      <w:r>
        <w:fldChar w:fldCharType="begin"/>
      </w:r>
      <w:r>
        <w:instrText xml:space="preserve"> SEQ QWord_Heading1_Sequence \c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23</w:t>
      </w:r>
      <w:r>
        <w:fldChar w:fldCharType="end"/>
      </w:r>
      <w:bookmarkEnd w:id="11793"/>
      <w:r>
        <w:rPr>
          <w:rFonts w:hint="eastAsia"/>
        </w:rPr>
        <w:t xml:space="preserve">  RS485组网方式</w:t>
      </w:r>
    </w:p>
    <w:p w14:paraId="28412EC0">
      <w:pPr>
        <w:pStyle w:val="5"/>
        <w:numPr>
          <w:ilvl w:val="1"/>
          <w:numId w:val="6"/>
        </w:numPr>
        <w:spacing w:before="705" w:after="352"/>
      </w:pPr>
      <w:bookmarkStart w:id="11794" w:name="_Toc30594"/>
      <w:r>
        <w:rPr>
          <w:rFonts w:hint="eastAsia"/>
        </w:rPr>
        <w:t>单元测试</w:t>
      </w:r>
      <w:bookmarkEnd w:id="11794"/>
    </w:p>
    <w:p w14:paraId="4BDD94C6">
      <w:pPr>
        <w:pStyle w:val="109"/>
        <w:ind w:firstLine="360"/>
        <w:rPr>
          <w:rStyle w:val="174"/>
          <w:rFonts w:hint="eastAsia" w:eastAsia="宋体"/>
          <w:lang w:eastAsia="zh-CN"/>
        </w:rPr>
      </w:pPr>
      <w:r>
        <w:rPr>
          <w:rStyle w:val="174"/>
          <w:rFonts w:hint="eastAsia" w:eastAsia="宋体"/>
          <w:lang w:eastAsia="zh-CN"/>
        </w:rPr>
        <w:drawing>
          <wp:inline distT="0" distB="0" distL="114300" distR="114300">
            <wp:extent cx="2286000" cy="2286000"/>
            <wp:effectExtent l="0" t="0" r="0" b="0"/>
            <wp:docPr id="22" name="图片 22" descr="第五章 嵌入式系统的接口设计-自测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第五章 嵌入式系统的接口设计-自测题"/>
                    <pic:cNvPicPr>
                      <a:picLocks noChangeAspect="1"/>
                    </pic:cNvPicPr>
                  </pic:nvPicPr>
                  <pic:blipFill>
                    <a:blip r:embed="rId349"/>
                    <a:stretch>
                      <a:fillRect/>
                    </a:stretch>
                  </pic:blipFill>
                  <pic:spPr>
                    <a:xfrm>
                      <a:off x="0" y="0"/>
                      <a:ext cx="2286000" cy="2286000"/>
                    </a:xfrm>
                    <a:prstGeom prst="rect">
                      <a:avLst/>
                    </a:prstGeom>
                  </pic:spPr>
                </pic:pic>
              </a:graphicData>
            </a:graphic>
          </wp:inline>
        </w:drawing>
      </w:r>
    </w:p>
    <w:p w14:paraId="67AB32E5">
      <w:pPr>
        <w:pStyle w:val="109"/>
        <w:ind w:firstLine="360"/>
      </w:pPr>
      <w:r>
        <w:rPr>
          <w:rStyle w:val="174"/>
          <w:rFonts w:hint="eastAsia"/>
        </w:rPr>
        <w:t>第五章 单元测试</w:t>
      </w:r>
    </w:p>
    <w:p w14:paraId="2DCC6F68">
      <w:pPr>
        <w:pStyle w:val="266"/>
      </w:pPr>
    </w:p>
    <w:p w14:paraId="16DAB80F">
      <w:pPr>
        <w:pStyle w:val="3"/>
        <w:numPr>
          <w:ilvl w:val="0"/>
          <w:numId w:val="6"/>
        </w:numPr>
        <w:spacing w:before="1058" w:after="352"/>
      </w:pPr>
      <w:bookmarkStart w:id="11795" w:name="_Toc28390"/>
      <w:r>
        <w:rPr>
          <w:rFonts w:hint="eastAsia"/>
        </w:rPr>
        <w:t>嵌入式操作系统</w:t>
      </w:r>
      <w:r>
        <w:fldChar w:fldCharType="begin"/>
      </w:r>
      <w:r>
        <w:instrText xml:space="preserve"> </w:instrText>
      </w:r>
      <w:r>
        <w:rPr>
          <w:rFonts w:hint="eastAsia"/>
        </w:rPr>
        <w:instrText xml:space="preserve">SEQ QWord_Heading1_Sequence \h \r 6</w:instrText>
      </w:r>
      <w:r>
        <w:instrText xml:space="preserve"> </w:instrText>
      </w:r>
      <w:r>
        <w:fldChar w:fldCharType="end"/>
      </w:r>
      <w:bookmarkEnd w:id="11795"/>
    </w:p>
    <w:p w14:paraId="5FD3D1AB">
      <w:pPr>
        <w:pStyle w:val="5"/>
        <w:numPr>
          <w:ilvl w:val="-1"/>
          <w:numId w:val="0"/>
        </w:numPr>
        <w:spacing w:before="705" w:after="352"/>
      </w:pPr>
      <w:bookmarkStart w:id="11796" w:name="_Toc22485"/>
      <w:r>
        <w:rPr>
          <w:rFonts w:hint="eastAsia"/>
          <w:lang w:val="en-US" w:eastAsia="zh-CN"/>
        </w:rPr>
        <w:t>6.0</w:t>
      </w:r>
      <w:r>
        <w:rPr>
          <w:rFonts w:hint="eastAsia"/>
        </w:rPr>
        <w:t>项目导入</w:t>
      </w:r>
      <w:r>
        <w:rPr>
          <w:rFonts w:hint="eastAsia"/>
          <w:position w:val="2"/>
          <w:lang w:eastAsia="zh-CN"/>
        </w:rPr>
        <w:t>——</w:t>
      </w:r>
      <w:r>
        <w:rPr>
          <w:rFonts w:hint="eastAsia"/>
        </w:rPr>
        <w:t>离子色谱仪</w:t>
      </w:r>
      <w:bookmarkEnd w:id="11796"/>
    </w:p>
    <w:p w14:paraId="5C1F6C21">
      <w:pPr>
        <w:pStyle w:val="4"/>
        <w:ind w:firstLine="420"/>
      </w:pPr>
      <w:r>
        <w:t>本节介绍离子色谱仪的设计。设计一个比较复杂的嵌入式系统，</w:t>
      </w:r>
      <w:r>
        <w:rPr>
          <w:rFonts w:hint="eastAsia"/>
        </w:rPr>
        <w:t>系统地学习和实践嵌入式系统的知识</w:t>
      </w:r>
      <w:r>
        <w:t>。</w:t>
      </w:r>
    </w:p>
    <w:p w14:paraId="7877735A">
      <w:pPr>
        <w:pStyle w:val="109"/>
        <w:ind w:firstLine="360"/>
        <w:rPr>
          <w:rStyle w:val="174"/>
          <w:rFonts w:hint="eastAsia" w:eastAsia="宋体"/>
          <w:lang w:eastAsia="zh-CN"/>
        </w:rPr>
      </w:pPr>
      <w:r>
        <w:rPr>
          <w:rStyle w:val="174"/>
          <w:rFonts w:hint="eastAsia" w:eastAsia="宋体"/>
          <w:lang w:eastAsia="zh-CN"/>
        </w:rPr>
        <w:drawing>
          <wp:inline distT="0" distB="0" distL="114300" distR="114300">
            <wp:extent cx="2286000" cy="2286000"/>
            <wp:effectExtent l="0" t="0" r="0" b="0"/>
            <wp:docPr id="23" name="图片 23" descr="6-0 离子色谱仪的设计要求.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6-0 离子色谱仪的设计要求.mp4"/>
                    <pic:cNvPicPr>
                      <a:picLocks noChangeAspect="1"/>
                    </pic:cNvPicPr>
                  </pic:nvPicPr>
                  <pic:blipFill>
                    <a:blip r:embed="rId350"/>
                    <a:stretch>
                      <a:fillRect/>
                    </a:stretch>
                  </pic:blipFill>
                  <pic:spPr>
                    <a:xfrm>
                      <a:off x="0" y="0"/>
                      <a:ext cx="2286000" cy="2286000"/>
                    </a:xfrm>
                    <a:prstGeom prst="rect">
                      <a:avLst/>
                    </a:prstGeom>
                  </pic:spPr>
                </pic:pic>
              </a:graphicData>
            </a:graphic>
          </wp:inline>
        </w:drawing>
      </w:r>
    </w:p>
    <w:p w14:paraId="3C84141E">
      <w:pPr>
        <w:pStyle w:val="109"/>
        <w:ind w:firstLine="360"/>
      </w:pPr>
      <w:r>
        <w:rPr>
          <w:rStyle w:val="174"/>
          <w:rFonts w:hint="eastAsia"/>
        </w:rPr>
        <w:t>6</w:t>
      </w:r>
      <w:r>
        <w:rPr>
          <w:rStyle w:val="174"/>
        </w:rPr>
        <w:noBreakHyphen/>
      </w:r>
      <w:r>
        <w:rPr>
          <w:rStyle w:val="174"/>
          <w:rFonts w:hint="eastAsia"/>
          <w:lang w:val="en-US" w:eastAsia="zh-CN"/>
        </w:rPr>
        <w:t>0</w:t>
      </w:r>
      <w:r>
        <w:rPr>
          <w:rStyle w:val="174"/>
          <w:rFonts w:hint="eastAsia"/>
        </w:rPr>
        <w:t xml:space="preserve"> 离子色谱仪的设计要求</w:t>
      </w:r>
    </w:p>
    <w:p w14:paraId="32048C7B">
      <w:pPr>
        <w:pStyle w:val="63"/>
        <w:numPr>
          <w:ilvl w:val="-1"/>
          <w:numId w:val="0"/>
        </w:numPr>
        <w:spacing w:before="352" w:after="352"/>
        <w:ind w:left="420" w:firstLine="0"/>
      </w:pPr>
      <w:bookmarkStart w:id="11797" w:name="_Toc743"/>
      <w:r>
        <w:rPr>
          <w:rFonts w:hint="eastAsia"/>
          <w:lang w:val="en-US" w:eastAsia="zh-CN"/>
        </w:rPr>
        <w:t>6.0.1</w:t>
      </w:r>
      <w:r>
        <w:rPr>
          <w:rFonts w:hint="eastAsia"/>
        </w:rPr>
        <w:t>课程设计目标</w:t>
      </w:r>
      <w:bookmarkEnd w:id="11797"/>
    </w:p>
    <w:p w14:paraId="738E0C65">
      <w:pPr>
        <w:pStyle w:val="4"/>
        <w:ind w:firstLine="420"/>
      </w:pPr>
      <w:r>
        <w:t>一个嵌入式系统的开发过程大致分为四个阶段：</w:t>
      </w:r>
    </w:p>
    <w:p w14:paraId="2B7E63FF">
      <w:pPr>
        <w:pStyle w:val="66"/>
        <w:numPr>
          <w:ilvl w:val="4"/>
          <w:numId w:val="19"/>
        </w:numPr>
      </w:pPr>
      <w:r>
        <w:t>系统定义</w:t>
      </w:r>
      <w:r>
        <w:rPr>
          <w:rFonts w:hint="eastAsia"/>
        </w:rPr>
        <w:t>。</w:t>
      </w:r>
    </w:p>
    <w:p w14:paraId="2ACEF74B">
      <w:pPr>
        <w:pStyle w:val="66"/>
        <w:numPr>
          <w:ilvl w:val="4"/>
          <w:numId w:val="19"/>
        </w:numPr>
      </w:pPr>
      <w:r>
        <w:t>系统总体设计</w:t>
      </w:r>
      <w:r>
        <w:rPr>
          <w:rFonts w:hint="eastAsia"/>
        </w:rPr>
        <w:t>。</w:t>
      </w:r>
    </w:p>
    <w:p w14:paraId="60F1C0ED">
      <w:pPr>
        <w:pStyle w:val="66"/>
        <w:numPr>
          <w:ilvl w:val="4"/>
          <w:numId w:val="19"/>
        </w:numPr>
      </w:pPr>
      <w:r>
        <w:t>系统详细设计</w:t>
      </w:r>
      <w:r>
        <w:rPr>
          <w:rFonts w:hint="eastAsia"/>
        </w:rPr>
        <w:t>。</w:t>
      </w:r>
    </w:p>
    <w:p w14:paraId="35832548">
      <w:pPr>
        <w:pStyle w:val="66"/>
        <w:numPr>
          <w:ilvl w:val="4"/>
          <w:numId w:val="19"/>
        </w:numPr>
      </w:pPr>
      <w:r>
        <w:t>系统集成与测试</w:t>
      </w:r>
      <w:r>
        <w:rPr>
          <w:rFonts w:hint="eastAsia"/>
        </w:rPr>
        <w:t>。</w:t>
      </w:r>
    </w:p>
    <w:p w14:paraId="033A0530">
      <w:pPr>
        <w:pStyle w:val="63"/>
        <w:numPr>
          <w:ilvl w:val="-1"/>
          <w:numId w:val="0"/>
        </w:numPr>
        <w:spacing w:before="352" w:after="352"/>
        <w:ind w:left="420" w:firstLine="0"/>
      </w:pPr>
      <w:bookmarkStart w:id="11798" w:name="_Toc5763"/>
      <w:r>
        <w:rPr>
          <w:rFonts w:hint="eastAsia"/>
          <w:lang w:val="en-US" w:eastAsia="zh-CN"/>
        </w:rPr>
        <w:t>6.0.2</w:t>
      </w:r>
      <w:r>
        <w:t>系统定义</w:t>
      </w:r>
      <w:bookmarkEnd w:id="11798"/>
    </w:p>
    <w:p w14:paraId="63E5C798">
      <w:pPr>
        <w:pStyle w:val="4"/>
        <w:ind w:firstLine="420"/>
      </w:pPr>
      <w:r>
        <w:t>在系统定义阶段，主要确定系统开发的最终目标</w:t>
      </w:r>
      <w:r>
        <w:rPr>
          <w:rFonts w:hint="eastAsia"/>
        </w:rPr>
        <w:t>，</w:t>
      </w:r>
      <w:r>
        <w:t>实现目标的可行性</w:t>
      </w:r>
      <w:r>
        <w:rPr>
          <w:rFonts w:hint="eastAsia"/>
        </w:rPr>
        <w:t>，</w:t>
      </w:r>
      <w:r>
        <w:t>实现目标的策略</w:t>
      </w:r>
      <w:r>
        <w:rPr>
          <w:rFonts w:hint="eastAsia"/>
        </w:rPr>
        <w:t>，</w:t>
      </w:r>
      <w:r>
        <w:t>系统开发所需的资源和成本，制定工程进度安排计划。这个阶段的主要工作包括四大步骤如</w:t>
      </w:r>
      <w:r>
        <w:fldChar w:fldCharType="begin"/>
      </w:r>
      <w:r>
        <w:instrText xml:space="preserve"> REF QWord_XRef_Figure__E3BunO \h \* CHARFORMAT </w:instrText>
      </w:r>
      <w:r>
        <w:fldChar w:fldCharType="separate"/>
      </w:r>
      <w:r>
        <w:rPr>
          <w:rFonts w:hint="eastAsia"/>
        </w:rPr>
        <w:t>图 </w:t>
      </w:r>
      <w:r>
        <w:t>6</w:t>
      </w:r>
      <w:r>
        <w:noBreakHyphen/>
      </w:r>
      <w:r>
        <w:t>1</w:t>
      </w:r>
      <w:r>
        <w:fldChar w:fldCharType="end"/>
      </w:r>
      <w:r>
        <w:t>所示</w:t>
      </w:r>
      <w:r>
        <w:rPr>
          <w:rFonts w:hint="eastAsia"/>
        </w:rPr>
        <w:t>。</w:t>
      </w:r>
    </w:p>
    <w:p w14:paraId="0127052A">
      <w:pPr>
        <w:pStyle w:val="105"/>
      </w:pPr>
      <w:r>
        <w:t>‌</w:t>
      </w:r>
      <w:bookmarkStart w:id="11799" w:name="_QWord_ImageIndex_84"/>
      <w:r>
        <w:drawing>
          <wp:inline distT="0" distB="0" distL="0" distR="0">
            <wp:extent cx="3879850" cy="655320"/>
            <wp:effectExtent l="0" t="0" r="6350" b="0"/>
            <wp:docPr id="1051642365" name="图片 1" descr="图示&#10;&#10;描述已自动生成" title="QWord_ImageMark_84">
              <a:hlinkClick xmlns:a="http://schemas.openxmlformats.org/drawingml/2006/main" r:id="rId351" tooltip="QWord 图片目录：resource/images/illustration/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42365" name="图片 1" descr="图示&#10;&#10;描述已自动生成" title="QWord_ImageMark_84"/>
                    <pic:cNvPicPr>
                      <a:picLocks noChangeAspect="1"/>
                    </pic:cNvPicPr>
                  </pic:nvPicPr>
                  <pic:blipFill>
                    <a:blip r:embed="rId352"/>
                    <a:stretch>
                      <a:fillRect/>
                    </a:stretch>
                  </pic:blipFill>
                  <pic:spPr>
                    <a:xfrm>
                      <a:off x="0" y="0"/>
                      <a:ext cx="3879850" cy="655412"/>
                    </a:xfrm>
                    <a:prstGeom prst="rect">
                      <a:avLst/>
                    </a:prstGeom>
                  </pic:spPr>
                </pic:pic>
              </a:graphicData>
            </a:graphic>
          </wp:inline>
        </w:drawing>
      </w:r>
      <w:bookmarkEnd w:id="11799"/>
    </w:p>
    <w:p w14:paraId="50FDD8CD">
      <w:pPr>
        <w:pStyle w:val="68"/>
      </w:pPr>
      <w:bookmarkStart w:id="11800" w:name="QWord_XRef_Figure__E3BunO"/>
      <w:r>
        <w:rPr>
          <w:rFonts w:hint="eastAsia"/>
        </w:rPr>
        <w:t>图 </w:t>
      </w:r>
      <w:r>
        <w:fldChar w:fldCharType="begin"/>
      </w:r>
      <w:r>
        <w:instrText xml:space="preserve"> SEQ QWord_Heading1_Sequence \c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bookmarkEnd w:id="11800"/>
      <w:r>
        <w:rPr>
          <w:rFonts w:hint="eastAsia"/>
        </w:rPr>
        <w:t xml:space="preserve">  </w:t>
      </w:r>
      <w:r>
        <w:t>嵌入式系统的开发流程图</w:t>
      </w:r>
    </w:p>
    <w:p w14:paraId="35730153">
      <w:pPr>
        <w:pStyle w:val="63"/>
        <w:numPr>
          <w:ilvl w:val="-1"/>
          <w:numId w:val="0"/>
        </w:numPr>
        <w:spacing w:before="352" w:after="352"/>
        <w:ind w:left="420" w:firstLine="0"/>
      </w:pPr>
      <w:bookmarkStart w:id="11801" w:name="_Toc2532"/>
      <w:r>
        <w:rPr>
          <w:rFonts w:hint="eastAsia"/>
          <w:lang w:val="en-US" w:eastAsia="zh-CN"/>
        </w:rPr>
        <w:t>6.0.3</w:t>
      </w:r>
      <w:r>
        <w:t>离子色谱仪设计要求</w:t>
      </w:r>
      <w:bookmarkEnd w:id="11801"/>
    </w:p>
    <w:p w14:paraId="18068BB8">
      <w:pPr>
        <w:pStyle w:val="4"/>
        <w:ind w:firstLine="420"/>
      </w:pPr>
      <w:r>
        <w:t>老款的离子色谱分析仪器，采用按键、旋钮等进行手工操作。现要求将操作控制方式改为触摸屏，并允许远程控制。总体功能要求如下：</w:t>
      </w:r>
    </w:p>
    <w:p w14:paraId="4E2ADF05">
      <w:pPr>
        <w:pStyle w:val="66"/>
        <w:numPr>
          <w:ilvl w:val="4"/>
          <w:numId w:val="20"/>
        </w:numPr>
      </w:pPr>
      <w:r>
        <w:t>本机配备彩色触摸屏。</w:t>
      </w:r>
    </w:p>
    <w:p w14:paraId="5DBAA01A">
      <w:pPr>
        <w:pStyle w:val="66"/>
        <w:numPr>
          <w:ilvl w:val="4"/>
          <w:numId w:val="20"/>
        </w:numPr>
      </w:pPr>
      <w:r>
        <w:t>允许本地操作控制。</w:t>
      </w:r>
    </w:p>
    <w:p w14:paraId="5B9CE4C1">
      <w:pPr>
        <w:pStyle w:val="66"/>
        <w:numPr>
          <w:ilvl w:val="4"/>
          <w:numId w:val="20"/>
        </w:numPr>
      </w:pPr>
      <w:r>
        <w:t>允许远程操作控制。</w:t>
      </w:r>
    </w:p>
    <w:p w14:paraId="2D009BC1">
      <w:pPr>
        <w:pStyle w:val="66"/>
        <w:numPr>
          <w:ilvl w:val="4"/>
          <w:numId w:val="20"/>
        </w:numPr>
      </w:pPr>
      <w:r>
        <w:t>仪器采集的数据可远程传输</w:t>
      </w:r>
      <w:r>
        <w:rPr>
          <w:rFonts w:hint="eastAsia"/>
        </w:rPr>
        <w:t>。</w:t>
      </w:r>
    </w:p>
    <w:p w14:paraId="0B63F436">
      <w:pPr>
        <w:pStyle w:val="4"/>
        <w:ind w:firstLine="420"/>
      </w:pPr>
      <w:r>
        <w:rPr>
          <w:rFonts w:hint="eastAsia"/>
        </w:rPr>
        <w:t>老款</w:t>
      </w:r>
      <w:r>
        <w:t>仪器的控制面板如</w:t>
      </w:r>
      <w:r>
        <w:fldChar w:fldCharType="begin"/>
      </w:r>
      <w:r>
        <w:instrText xml:space="preserve"> REF QWord_XRef_Figure__vid58u \h \* CHARFORMAT </w:instrText>
      </w:r>
      <w:r>
        <w:fldChar w:fldCharType="separate"/>
      </w:r>
      <w:r>
        <w:rPr>
          <w:rFonts w:hint="eastAsia"/>
        </w:rPr>
        <w:t>图 </w:t>
      </w:r>
      <w:r>
        <w:t>6</w:t>
      </w:r>
      <w:r>
        <w:noBreakHyphen/>
      </w:r>
      <w:r>
        <w:t>2</w:t>
      </w:r>
      <w:r>
        <w:fldChar w:fldCharType="end"/>
      </w:r>
      <w:r>
        <w:t>所示</w:t>
      </w:r>
      <w:r>
        <w:rPr>
          <w:rFonts w:hint="eastAsia"/>
        </w:rPr>
        <w:t>。</w:t>
      </w:r>
    </w:p>
    <w:p w14:paraId="149C7ED5">
      <w:pPr>
        <w:pStyle w:val="105"/>
      </w:pPr>
      <w:r>
        <w:t>‌</w:t>
      </w:r>
      <w:bookmarkStart w:id="11802" w:name="_QWord_ImageIndex_85"/>
      <w:r>
        <w:drawing>
          <wp:inline distT="0" distB="0" distL="0" distR="0">
            <wp:extent cx="3070860" cy="2495550"/>
            <wp:effectExtent l="0" t="0" r="0" b="0"/>
            <wp:docPr id="8194" name="Picture 5" descr="在烤箱的厨房&#10;&#10;中度可信度描述已自动生成" title="QWord_ImageMark_85">
              <a:hlinkClick xmlns:a="http://schemas.openxmlformats.org/drawingml/2006/main" r:id="rId353" tooltip="QWord 图片目录：resource/images/illustration/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5" descr="在烤箱的厨房&#10;&#10;中度可信度描述已自动生成" title="QWord_ImageMark_85"/>
                    <pic:cNvPicPr>
                      <a:picLocks noChangeAspect="1"/>
                    </pic:cNvPicPr>
                  </pic:nvPicPr>
                  <pic:blipFill>
                    <a:blip r:embed="rId354"/>
                    <a:stretch>
                      <a:fillRect/>
                    </a:stretch>
                  </pic:blipFill>
                  <pic:spPr>
                    <a:xfrm>
                      <a:off x="0" y="0"/>
                      <a:ext cx="3070860" cy="2495733"/>
                    </a:xfrm>
                    <a:prstGeom prst="rect">
                      <a:avLst/>
                    </a:prstGeom>
                    <a:noFill/>
                    <a:ln w="9525">
                      <a:noFill/>
                    </a:ln>
                  </pic:spPr>
                </pic:pic>
              </a:graphicData>
            </a:graphic>
          </wp:inline>
        </w:drawing>
      </w:r>
      <w:bookmarkEnd w:id="11802"/>
    </w:p>
    <w:p w14:paraId="52BA623B">
      <w:pPr>
        <w:pStyle w:val="68"/>
      </w:pPr>
      <w:bookmarkStart w:id="11803" w:name="QWord_XRef_Figure__vid58u"/>
      <w:r>
        <w:rPr>
          <w:rFonts w:hint="eastAsia"/>
        </w:rPr>
        <w:t>图 </w:t>
      </w:r>
      <w:r>
        <w:fldChar w:fldCharType="begin"/>
      </w:r>
      <w:r>
        <w:instrText xml:space="preserve"> SEQ QWord_Heading1_Sequence \c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bookmarkEnd w:id="11803"/>
      <w:r>
        <w:rPr>
          <w:rFonts w:hint="eastAsia"/>
        </w:rPr>
        <w:t xml:space="preserve">  </w:t>
      </w:r>
      <w:r>
        <w:t>仪器的控制面板图</w:t>
      </w:r>
    </w:p>
    <w:p w14:paraId="53575BC2">
      <w:pPr>
        <w:pStyle w:val="63"/>
        <w:numPr>
          <w:ilvl w:val="-1"/>
          <w:numId w:val="0"/>
        </w:numPr>
        <w:spacing w:before="352" w:after="352"/>
        <w:ind w:left="420" w:firstLine="0"/>
      </w:pPr>
      <w:bookmarkStart w:id="11804" w:name="_Toc7952"/>
      <w:r>
        <w:rPr>
          <w:rFonts w:hint="eastAsia"/>
          <w:lang w:val="en-US" w:eastAsia="zh-CN"/>
        </w:rPr>
        <w:t>6.0.4</w:t>
      </w:r>
      <w:r>
        <w:t>可行性分析</w:t>
      </w:r>
      <w:bookmarkEnd w:id="11804"/>
    </w:p>
    <w:p w14:paraId="5967F1A6">
      <w:pPr>
        <w:pStyle w:val="4"/>
        <w:ind w:firstLine="420"/>
      </w:pPr>
      <w:r>
        <w:t>可行性分析包括技术、经济和社会因素三方面的可行性。技术可行性分析确定是否有能力实现设计要求，经济可行性分析评估项目成本，社会因素分析评估项目对社会的影响。示例如</w:t>
      </w:r>
      <w:r>
        <w:fldChar w:fldCharType="begin"/>
      </w:r>
      <w:r>
        <w:instrText xml:space="preserve"> REF QWord_XRef_Figure__nH6Q2Q \h \* CHARFORMAT </w:instrText>
      </w:r>
      <w:r>
        <w:fldChar w:fldCharType="separate"/>
      </w:r>
      <w:r>
        <w:rPr>
          <w:rFonts w:hint="eastAsia"/>
        </w:rPr>
        <w:t>图 </w:t>
      </w:r>
      <w:r>
        <w:t>6</w:t>
      </w:r>
      <w:r>
        <w:noBreakHyphen/>
      </w:r>
      <w:r>
        <w:t>3</w:t>
      </w:r>
      <w:r>
        <w:fldChar w:fldCharType="end"/>
      </w:r>
      <w:r>
        <w:t>所示。</w:t>
      </w:r>
    </w:p>
    <w:p w14:paraId="03AE54C9">
      <w:pPr>
        <w:pStyle w:val="105"/>
      </w:pPr>
      <w:r>
        <w:t>‌</w:t>
      </w:r>
      <w:bookmarkStart w:id="11805" w:name="_QWord_ImageIndex_86"/>
      <w:r>
        <w:drawing>
          <wp:inline distT="0" distB="0" distL="0" distR="0">
            <wp:extent cx="2794000" cy="2085975"/>
            <wp:effectExtent l="0" t="0" r="6350" b="9525"/>
            <wp:docPr id="89" name="图片 1" descr="一些文字和图案&#10;&#10;描述已自动生成" title="QWord_ImageMark_86">
              <a:hlinkClick xmlns:a="http://schemas.openxmlformats.org/drawingml/2006/main" r:id="rId355" tooltip="QWord 图片目录：resource/images/illustration/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 descr="一些文字和图案&#10;&#10;描述已自动生成" title="QWord_ImageMark_86"/>
                    <pic:cNvPicPr>
                      <a:picLocks noChangeAspect="1"/>
                    </pic:cNvPicPr>
                  </pic:nvPicPr>
                  <pic:blipFill>
                    <a:blip r:embed="rId356"/>
                    <a:stretch>
                      <a:fillRect/>
                    </a:stretch>
                  </pic:blipFill>
                  <pic:spPr>
                    <a:xfrm>
                      <a:off x="0" y="0"/>
                      <a:ext cx="2794000" cy="2086568"/>
                    </a:xfrm>
                    <a:prstGeom prst="rect">
                      <a:avLst/>
                    </a:prstGeom>
                  </pic:spPr>
                </pic:pic>
              </a:graphicData>
            </a:graphic>
          </wp:inline>
        </w:drawing>
      </w:r>
      <w:bookmarkEnd w:id="11805"/>
    </w:p>
    <w:p w14:paraId="51F75093">
      <w:pPr>
        <w:pStyle w:val="68"/>
      </w:pPr>
      <w:bookmarkStart w:id="11806" w:name="QWord_XRef_Figure__nH6Q2Q"/>
      <w:r>
        <w:rPr>
          <w:rFonts w:hint="eastAsia"/>
        </w:rPr>
        <w:t>图 </w:t>
      </w:r>
      <w:r>
        <w:fldChar w:fldCharType="begin"/>
      </w:r>
      <w:r>
        <w:instrText xml:space="preserve"> SEQ QWord_Heading1_Sequence \c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bookmarkEnd w:id="11806"/>
      <w:r>
        <w:rPr>
          <w:rFonts w:hint="eastAsia"/>
        </w:rPr>
        <w:t xml:space="preserve">  </w:t>
      </w:r>
      <w:r>
        <w:t>可行性分析提纲示例图</w:t>
      </w:r>
    </w:p>
    <w:p w14:paraId="17DB0207">
      <w:pPr>
        <w:pStyle w:val="63"/>
        <w:numPr>
          <w:ilvl w:val="-1"/>
          <w:numId w:val="0"/>
        </w:numPr>
        <w:spacing w:before="352" w:after="352"/>
        <w:ind w:left="420" w:firstLine="0"/>
      </w:pPr>
      <w:bookmarkStart w:id="11807" w:name="_Toc25553"/>
      <w:r>
        <w:rPr>
          <w:rFonts w:hint="eastAsia"/>
          <w:lang w:val="en-US" w:eastAsia="zh-CN"/>
        </w:rPr>
        <w:t>6.0.5</w:t>
      </w:r>
      <w:r>
        <w:t>需求分析</w:t>
      </w:r>
      <w:bookmarkEnd w:id="11807"/>
    </w:p>
    <w:p w14:paraId="47E98C3A">
      <w:pPr>
        <w:pStyle w:val="4"/>
        <w:ind w:firstLine="420"/>
      </w:pPr>
      <w:r>
        <w:t>需求分析是整个系统定义阶段最重要的步骤，涉及详细分析系统要实现的每一项功能及其性能指标。需求分析可以分为功能性需求和非功能性需求</w:t>
      </w:r>
      <w:r>
        <w:rPr>
          <w:rFonts w:hint="eastAsia"/>
        </w:rPr>
        <w:t>。</w:t>
      </w:r>
    </w:p>
    <w:p w14:paraId="65B5640F">
      <w:pPr>
        <w:pStyle w:val="175"/>
      </w:pPr>
      <w:r>
        <w:t>功能性需求：系统应实现哪些功能。</w:t>
      </w:r>
    </w:p>
    <w:p w14:paraId="7ACC8F3A">
      <w:pPr>
        <w:pStyle w:val="175"/>
      </w:pPr>
      <w:r>
        <w:t>非功能性需求：系统的性能、价格、物理尺寸、重量、功耗等。</w:t>
      </w:r>
    </w:p>
    <w:p w14:paraId="149FA6F9">
      <w:pPr>
        <w:pStyle w:val="4"/>
        <w:ind w:firstLine="420"/>
      </w:pPr>
      <w:r>
        <w:t>利用统一建模语言（UML）可以帮助准确描述需求。需求分析过程需要与用户充分沟通，确保最终的系统满足用户要求。</w:t>
      </w:r>
    </w:p>
    <w:p w14:paraId="4BD55E85">
      <w:pPr>
        <w:pStyle w:val="4"/>
        <w:ind w:firstLine="420"/>
      </w:pPr>
      <w:r>
        <w:rPr>
          <w:rFonts w:hint="eastAsia"/>
        </w:rPr>
        <w:t>示例</w:t>
      </w:r>
      <w:r>
        <w:rPr>
          <w:rFonts w:hint="eastAsia"/>
          <w:position w:val="2"/>
          <w:lang w:eastAsia="zh-CN"/>
        </w:rPr>
        <w:t>——</w:t>
      </w:r>
      <w:r>
        <w:t>远程监控系统</w:t>
      </w:r>
    </w:p>
    <w:p w14:paraId="5397F9C5">
      <w:pPr>
        <w:pStyle w:val="66"/>
        <w:numPr>
          <w:ilvl w:val="4"/>
          <w:numId w:val="21"/>
        </w:numPr>
      </w:pPr>
      <w:r>
        <w:t>触摸屏</w:t>
      </w:r>
    </w:p>
    <w:p w14:paraId="0855D229">
      <w:pPr>
        <w:pStyle w:val="175"/>
      </w:pPr>
      <w:r>
        <w:t>采用哪种类型的，电阻、电容触摸屏？</w:t>
      </w:r>
    </w:p>
    <w:p w14:paraId="5F6C2F55">
      <w:pPr>
        <w:pStyle w:val="175"/>
      </w:pPr>
      <w:r>
        <w:t>屏的尺寸需要多大？</w:t>
      </w:r>
    </w:p>
    <w:p w14:paraId="5460B1CF">
      <w:pPr>
        <w:pStyle w:val="175"/>
      </w:pPr>
      <w:r>
        <w:t>色彩分辨率等的要求。</w:t>
      </w:r>
    </w:p>
    <w:p w14:paraId="1C923B8D">
      <w:pPr>
        <w:pStyle w:val="66"/>
        <w:numPr>
          <w:ilvl w:val="4"/>
          <w:numId w:val="21"/>
        </w:numPr>
      </w:pPr>
      <w:r>
        <w:t>本地操作界面</w:t>
      </w:r>
    </w:p>
    <w:p w14:paraId="31035289">
      <w:pPr>
        <w:pStyle w:val="175"/>
      </w:pPr>
      <w:r>
        <w:t>可以画草图与用户沟通，如</w:t>
      </w:r>
      <w:r>
        <w:fldChar w:fldCharType="begin"/>
      </w:r>
      <w:r>
        <w:instrText xml:space="preserve"> REF QWord_XRef_Figure__tyMZaq \h \* CHARFORMAT </w:instrText>
      </w:r>
      <w:r>
        <w:fldChar w:fldCharType="separate"/>
      </w:r>
      <w:r>
        <w:rPr>
          <w:rFonts w:hint="eastAsia"/>
        </w:rPr>
        <w:t>图 </w:t>
      </w:r>
      <w:r>
        <w:t>6</w:t>
      </w:r>
      <w:r>
        <w:noBreakHyphen/>
      </w:r>
      <w:r>
        <w:t>4</w:t>
      </w:r>
      <w:r>
        <w:fldChar w:fldCharType="end"/>
      </w:r>
      <w:r>
        <w:t>所示</w:t>
      </w:r>
      <w:r>
        <w:rPr>
          <w:rFonts w:hint="eastAsia"/>
        </w:rPr>
        <w:t>。</w:t>
      </w:r>
    </w:p>
    <w:p w14:paraId="67822217">
      <w:pPr>
        <w:pStyle w:val="105"/>
      </w:pPr>
      <w:r>
        <w:t>‌</w:t>
      </w:r>
      <w:bookmarkStart w:id="11808" w:name="_QWord_ImageIndex_87"/>
      <w:r>
        <w:drawing>
          <wp:inline distT="0" distB="0" distL="0" distR="0">
            <wp:extent cx="2835910" cy="2032000"/>
            <wp:effectExtent l="0" t="0" r="2540" b="6350"/>
            <wp:docPr id="12293" name="Picture 6" descr="图形用户界面&#10;&#10;描述已自动生成" title="QWord_ImageMark_87">
              <a:hlinkClick xmlns:a="http://schemas.openxmlformats.org/drawingml/2006/main" r:id="rId357" tooltip="QWord 图片目录：resource/images/illustration/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 name="Picture 6" descr="图形用户界面&#10;&#10;描述已自动生成" title="QWord_ImageMark_87"/>
                    <pic:cNvPicPr>
                      <a:picLocks noChangeAspect="1"/>
                    </pic:cNvPicPr>
                  </pic:nvPicPr>
                  <pic:blipFill>
                    <a:blip r:embed="rId358"/>
                    <a:stretch>
                      <a:fillRect/>
                    </a:stretch>
                  </pic:blipFill>
                  <pic:spPr>
                    <a:xfrm>
                      <a:off x="0" y="0"/>
                      <a:ext cx="2835910" cy="2032211"/>
                    </a:xfrm>
                    <a:prstGeom prst="rect">
                      <a:avLst/>
                    </a:prstGeom>
                    <a:noFill/>
                    <a:ln w="9525">
                      <a:noFill/>
                    </a:ln>
                  </pic:spPr>
                </pic:pic>
              </a:graphicData>
            </a:graphic>
          </wp:inline>
        </w:drawing>
      </w:r>
      <w:bookmarkEnd w:id="11808"/>
    </w:p>
    <w:p w14:paraId="0662C1C6">
      <w:pPr>
        <w:pStyle w:val="68"/>
      </w:pPr>
      <w:bookmarkStart w:id="11809" w:name="QWord_XRef_Figure__tyMZaq"/>
      <w:r>
        <w:rPr>
          <w:rFonts w:hint="eastAsia"/>
        </w:rPr>
        <w:t>图 </w:t>
      </w:r>
      <w:r>
        <w:fldChar w:fldCharType="begin"/>
      </w:r>
      <w:r>
        <w:instrText xml:space="preserve"> SEQ QWord_Heading1_Sequence \c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bookmarkEnd w:id="11809"/>
      <w:r>
        <w:rPr>
          <w:rFonts w:hint="eastAsia"/>
        </w:rPr>
        <w:t xml:space="preserve">  </w:t>
      </w:r>
      <w:r>
        <w:t>操作界面草图</w:t>
      </w:r>
    </w:p>
    <w:p w14:paraId="15B06E3F">
      <w:pPr>
        <w:pStyle w:val="66"/>
        <w:numPr>
          <w:ilvl w:val="4"/>
          <w:numId w:val="21"/>
        </w:numPr>
      </w:pPr>
      <w:r>
        <w:t>远程</w:t>
      </w:r>
      <w:r>
        <w:rPr>
          <w:rFonts w:hint="eastAsia"/>
        </w:rPr>
        <w:t>通信</w:t>
      </w:r>
    </w:p>
    <w:p w14:paraId="2C822BE6">
      <w:pPr>
        <w:pStyle w:val="175"/>
      </w:pPr>
      <w:r>
        <w:t>通信方式及距离</w:t>
      </w:r>
      <w:r>
        <w:rPr>
          <w:rFonts w:hint="eastAsia"/>
        </w:rPr>
        <w:t>是</w:t>
      </w:r>
      <w:r>
        <w:t>以太网络/串口？</w:t>
      </w:r>
    </w:p>
    <w:p w14:paraId="18DAD533">
      <w:pPr>
        <w:pStyle w:val="175"/>
      </w:pPr>
      <w:r>
        <w:t>远程控制与本地控制如何协调？</w:t>
      </w:r>
    </w:p>
    <w:p w14:paraId="1E31B350">
      <w:pPr>
        <w:pStyle w:val="175"/>
      </w:pPr>
      <w:r>
        <w:t>有几个远程控制终端</w:t>
      </w:r>
      <w:r>
        <w:rPr>
          <w:rFonts w:hint="eastAsia"/>
        </w:rPr>
        <w:t>？</w:t>
      </w:r>
    </w:p>
    <w:p w14:paraId="73B8B6DC">
      <w:pPr>
        <w:pStyle w:val="66"/>
        <w:numPr>
          <w:ilvl w:val="4"/>
          <w:numId w:val="21"/>
        </w:numPr>
      </w:pPr>
      <w:r>
        <w:t>远程数据传输</w:t>
      </w:r>
    </w:p>
    <w:p w14:paraId="104C1BF9">
      <w:pPr>
        <w:pStyle w:val="175"/>
      </w:pPr>
      <w:r>
        <w:t>传输什么数据：仪器采集到的谱图数据。具体电压值：</w:t>
      </w:r>
      <m:oMath>
        <m:r>
          <m:rPr/>
          <w:rPr>
            <w:rFonts w:ascii="Cambria Math" w:hAnsi="Cambria Math"/>
          </w:rPr>
          <m:t>−</m:t>
        </m:r>
      </m:oMath>
      <w:r>
        <w:t>2500mV至2500mV之间。采集精度要求为20位以上。</w:t>
      </w:r>
    </w:p>
    <w:p w14:paraId="52D9D149">
      <w:pPr>
        <w:pStyle w:val="175"/>
      </w:pPr>
      <w:r>
        <w:t>数据采集周期：最快为100ms采集一次。</w:t>
      </w:r>
    </w:p>
    <w:p w14:paraId="093EAF58">
      <w:pPr>
        <w:pStyle w:val="175"/>
      </w:pPr>
      <w:r>
        <w:t>采集方式：在分析过程进行采集，其他过程不采集。</w:t>
      </w:r>
    </w:p>
    <w:p w14:paraId="44D983EE">
      <w:pPr>
        <w:pStyle w:val="66"/>
        <w:numPr>
          <w:ilvl w:val="4"/>
          <w:numId w:val="21"/>
        </w:numPr>
      </w:pPr>
      <w:r>
        <w:t>其他要求：</w:t>
      </w:r>
    </w:p>
    <w:p w14:paraId="67A72DCE">
      <w:pPr>
        <w:pStyle w:val="4"/>
        <w:ind w:firstLine="420"/>
      </w:pPr>
      <w:r>
        <w:t>存储要求：在用户的设计要求中，没有明确提出存储要求。但从使用角度考虑，用户设定档位、电流等信息应该记忆，便于下次使用。仪器的分析数据是否需要保存；电源方面的考虑；运行环境：温度、湿度等；机械尺寸方面。</w:t>
      </w:r>
    </w:p>
    <w:p w14:paraId="13952AB4">
      <w:pPr>
        <w:pStyle w:val="63"/>
        <w:numPr>
          <w:ilvl w:val="-1"/>
          <w:numId w:val="0"/>
        </w:numPr>
        <w:spacing w:before="352" w:after="352"/>
        <w:ind w:left="420" w:firstLine="0"/>
      </w:pPr>
      <w:bookmarkStart w:id="11810" w:name="_Toc21044"/>
      <w:r>
        <w:rPr>
          <w:rFonts w:hint="eastAsia"/>
          <w:lang w:val="en-US" w:eastAsia="zh-CN"/>
        </w:rPr>
        <w:t>6.0.6</w:t>
      </w:r>
      <w:r>
        <w:t>需求规格说明书</w:t>
      </w:r>
      <w:bookmarkEnd w:id="11810"/>
    </w:p>
    <w:p w14:paraId="5C940053">
      <w:pPr>
        <w:pStyle w:val="4"/>
        <w:ind w:firstLine="420"/>
      </w:pPr>
      <w:r>
        <w:t>需求规格说明书详细描述目标系统的各方面，包括外观、内部架构、机械架构、电气连接情况、各个功能模块及其性能指标。规范的需求规格说明书可以准确刻画系统，为后续的设计和开发提供依据。</w:t>
      </w:r>
    </w:p>
    <w:p w14:paraId="34DD4E30">
      <w:pPr>
        <w:pStyle w:val="63"/>
        <w:numPr>
          <w:ilvl w:val="-1"/>
          <w:numId w:val="0"/>
        </w:numPr>
        <w:spacing w:before="352" w:after="352"/>
        <w:ind w:left="420" w:firstLine="0"/>
      </w:pPr>
      <w:bookmarkStart w:id="11811" w:name="_Toc13515"/>
      <w:r>
        <w:rPr>
          <w:rFonts w:hint="eastAsia"/>
          <w:lang w:val="en-US" w:eastAsia="zh-CN"/>
        </w:rPr>
        <w:t>6.0.7</w:t>
      </w:r>
      <w:r>
        <w:rPr>
          <w:rFonts w:hint="eastAsia"/>
        </w:rPr>
        <w:t>小结</w:t>
      </w:r>
      <w:bookmarkEnd w:id="11811"/>
    </w:p>
    <w:p w14:paraId="290D5FB4">
      <w:pPr>
        <w:pStyle w:val="4"/>
        <w:ind w:firstLine="420"/>
      </w:pPr>
      <w:r>
        <w:t>通过介绍离子色谱仪的设计要求，逐步掌握了嵌入式系统设计的第一个阶段</w:t>
      </w:r>
      <w:r>
        <w:rPr>
          <w:rFonts w:hint="eastAsia"/>
          <w:position w:val="2"/>
          <w:lang w:eastAsia="zh-CN"/>
        </w:rPr>
        <w:t>——</w:t>
      </w:r>
      <w:r>
        <w:t>系统定义阶段的工作内容。系统定义阶段主要是逐步了解目标系统并准确刻画系统的过程，包括提出设计要求、进行可行性分析、需求分析</w:t>
      </w:r>
      <w:r>
        <w:rPr>
          <w:rFonts w:hint="eastAsia"/>
        </w:rPr>
        <w:t>。</w:t>
      </w:r>
    </w:p>
    <w:p w14:paraId="011D552F">
      <w:pPr>
        <w:pStyle w:val="5"/>
        <w:numPr>
          <w:ilvl w:val="1"/>
          <w:numId w:val="22"/>
        </w:numPr>
        <w:spacing w:before="705" w:after="352"/>
      </w:pPr>
      <w:bookmarkStart w:id="11812" w:name="_Toc6324"/>
      <w:r>
        <w:rPr>
          <w:rFonts w:hint="eastAsia"/>
        </w:rPr>
        <w:t>嵌入式操作系统</w:t>
      </w:r>
      <w:bookmarkEnd w:id="11812"/>
    </w:p>
    <w:p w14:paraId="5D59A8EA">
      <w:pPr>
        <w:pStyle w:val="4"/>
        <w:ind w:firstLine="420"/>
      </w:pPr>
      <w:r>
        <w:t>本</w:t>
      </w:r>
      <w:r>
        <w:rPr>
          <w:rFonts w:hint="eastAsia"/>
        </w:rPr>
        <w:t>节</w:t>
      </w:r>
      <w:r>
        <w:t>介绍嵌入式操作系统的相关知识，嵌入式操作系统是嵌入式系统内部最重要的系统软件之一。通过学习嵌入式操作系统的基本情况，并以嵌入式Linux系统为例，学习其使用方法、系统打造及应用程序开发的步骤，最后了解在Linux系统内如何编写驱动程序。</w:t>
      </w:r>
    </w:p>
    <w:p w14:paraId="445D0419">
      <w:pPr>
        <w:pStyle w:val="109"/>
        <w:ind w:firstLine="360"/>
        <w:rPr>
          <w:rStyle w:val="174"/>
          <w:rFonts w:hint="eastAsia" w:eastAsia="宋体"/>
          <w:lang w:eastAsia="zh-CN"/>
        </w:rPr>
      </w:pPr>
      <w:r>
        <w:rPr>
          <w:rStyle w:val="174"/>
          <w:rFonts w:hint="eastAsia" w:eastAsia="宋体"/>
          <w:lang w:eastAsia="zh-CN"/>
        </w:rPr>
        <w:drawing>
          <wp:inline distT="0" distB="0" distL="114300" distR="114300">
            <wp:extent cx="2286000" cy="2286000"/>
            <wp:effectExtent l="0" t="0" r="0" b="0"/>
            <wp:docPr id="30" name="图片 30" descr="6-1 嵌入式操作系统简介.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6-1 嵌入式操作系统简介.mp4"/>
                    <pic:cNvPicPr>
                      <a:picLocks noChangeAspect="1"/>
                    </pic:cNvPicPr>
                  </pic:nvPicPr>
                  <pic:blipFill>
                    <a:blip r:embed="rId359"/>
                    <a:stretch>
                      <a:fillRect/>
                    </a:stretch>
                  </pic:blipFill>
                  <pic:spPr>
                    <a:xfrm>
                      <a:off x="0" y="0"/>
                      <a:ext cx="2286000" cy="2286000"/>
                    </a:xfrm>
                    <a:prstGeom prst="rect">
                      <a:avLst/>
                    </a:prstGeom>
                  </pic:spPr>
                </pic:pic>
              </a:graphicData>
            </a:graphic>
          </wp:inline>
        </w:drawing>
      </w:r>
    </w:p>
    <w:p w14:paraId="53B205BB">
      <w:pPr>
        <w:pStyle w:val="109"/>
        <w:ind w:firstLine="360"/>
      </w:pPr>
      <w:r>
        <w:rPr>
          <w:rStyle w:val="174"/>
          <w:rFonts w:hint="eastAsia"/>
        </w:rPr>
        <w:t>6</w:t>
      </w:r>
      <w:r>
        <w:rPr>
          <w:rStyle w:val="174"/>
        </w:rPr>
        <w:noBreakHyphen/>
      </w:r>
      <w:r>
        <w:rPr>
          <w:rStyle w:val="174"/>
          <w:rFonts w:hint="eastAsia"/>
          <w:lang w:val="en-US" w:eastAsia="zh-CN"/>
        </w:rPr>
        <w:t>1</w:t>
      </w:r>
      <w:r>
        <w:rPr>
          <w:rStyle w:val="174"/>
          <w:rFonts w:hint="eastAsia"/>
        </w:rPr>
        <w:t xml:space="preserve"> 嵌入式操作系统简介</w:t>
      </w:r>
    </w:p>
    <w:p w14:paraId="6F92AB60">
      <w:pPr>
        <w:pStyle w:val="63"/>
        <w:numPr>
          <w:ilvl w:val="2"/>
          <w:numId w:val="22"/>
        </w:numPr>
        <w:spacing w:before="352" w:after="352"/>
      </w:pPr>
      <w:bookmarkStart w:id="11813" w:name="_Toc19229"/>
      <w:r>
        <w:t>嵌入式操作系统的简介</w:t>
      </w:r>
      <w:bookmarkEnd w:id="11813"/>
    </w:p>
    <w:p w14:paraId="68C576E9">
      <w:pPr>
        <w:pStyle w:val="66"/>
        <w:numPr>
          <w:ilvl w:val="4"/>
          <w:numId w:val="22"/>
        </w:numPr>
      </w:pPr>
      <w:r>
        <w:t>嵌入式操作系统的地位和作用</w:t>
      </w:r>
    </w:p>
    <w:p w14:paraId="7A6FBE5B">
      <w:pPr>
        <w:pStyle w:val="4"/>
        <w:ind w:firstLine="420"/>
      </w:pPr>
      <w:r>
        <w:t>嵌入式计算机和通用计算机在硬件结构上没有太大区别，都是由CPU、存储器和硬件接口设备组成。当嵌入式硬件平台足够复杂时，需要一个系统资源的管家</w:t>
      </w:r>
      <w:r>
        <w:rPr>
          <w:rFonts w:hint="eastAsia"/>
          <w:position w:val="2"/>
          <w:lang w:eastAsia="zh-CN"/>
        </w:rPr>
        <w:t>——</w:t>
      </w:r>
      <w:r>
        <w:t>操作系统来管理这些硬件资源。嵌入式操作系统通常包括内核、文件系统和设备驱动等内容。如</w:t>
      </w:r>
      <w:r>
        <w:fldChar w:fldCharType="begin"/>
      </w:r>
      <w:r>
        <w:instrText xml:space="preserve"> REF QWord_XRef_Figure__Pa8FGD \h \* CHARFORMAT </w:instrText>
      </w:r>
      <w:r>
        <w:fldChar w:fldCharType="separate"/>
      </w:r>
      <w:r>
        <w:rPr>
          <w:rFonts w:hint="eastAsia"/>
        </w:rPr>
        <w:t>图 </w:t>
      </w:r>
      <w:r>
        <w:t>6</w:t>
      </w:r>
      <w:r>
        <w:noBreakHyphen/>
      </w:r>
      <w:r>
        <w:t>5</w:t>
      </w:r>
      <w:r>
        <w:fldChar w:fldCharType="end"/>
      </w:r>
      <w:r>
        <w:t>所示。</w:t>
      </w:r>
    </w:p>
    <w:p w14:paraId="2BE6909C">
      <w:pPr>
        <w:pStyle w:val="105"/>
      </w:pPr>
      <w:r>
        <w:t>‌</w:t>
      </w:r>
      <w:bookmarkStart w:id="11814" w:name="_QWord_ImageIndex_88"/>
      <w:r>
        <w:drawing>
          <wp:inline distT="0" distB="0" distL="0" distR="0">
            <wp:extent cx="3162300" cy="2320290"/>
            <wp:effectExtent l="0" t="0" r="0" b="3810"/>
            <wp:docPr id="782459216" name="图片 1" descr="图片包含 表格&#10;&#10;描述已自动生成" title="QWord_ImageMark_88">
              <a:hlinkClick xmlns:a="http://schemas.openxmlformats.org/drawingml/2006/main" r:id="rId360" tooltip="QWord 图片目录：resource/images/illustration/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59216" name="图片 1" descr="图片包含 表格&#10;&#10;描述已自动生成" title="QWord_ImageMark_88"/>
                    <pic:cNvPicPr>
                      <a:picLocks noChangeAspect="1"/>
                    </pic:cNvPicPr>
                  </pic:nvPicPr>
                  <pic:blipFill>
                    <a:blip r:embed="rId361"/>
                    <a:stretch>
                      <a:fillRect/>
                    </a:stretch>
                  </pic:blipFill>
                  <pic:spPr>
                    <a:xfrm>
                      <a:off x="0" y="0"/>
                      <a:ext cx="3162300" cy="2320389"/>
                    </a:xfrm>
                    <a:prstGeom prst="rect">
                      <a:avLst/>
                    </a:prstGeom>
                  </pic:spPr>
                </pic:pic>
              </a:graphicData>
            </a:graphic>
          </wp:inline>
        </w:drawing>
      </w:r>
      <w:bookmarkEnd w:id="11814"/>
    </w:p>
    <w:p w14:paraId="47468BB6">
      <w:pPr>
        <w:pStyle w:val="68"/>
      </w:pPr>
      <w:bookmarkStart w:id="11815" w:name="QWord_XRef_Figure__Pa8FGD"/>
      <w:r>
        <w:rPr>
          <w:rFonts w:hint="eastAsia"/>
        </w:rPr>
        <w:t>图 </w:t>
      </w:r>
      <w:r>
        <w:fldChar w:fldCharType="begin"/>
      </w:r>
      <w:r>
        <w:instrText xml:space="preserve"> SEQ QWord_Heading1_Sequence \c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bookmarkEnd w:id="11815"/>
      <w:r>
        <w:rPr>
          <w:rFonts w:hint="eastAsia"/>
        </w:rPr>
        <w:t xml:space="preserve">  </w:t>
      </w:r>
      <w:r>
        <w:t>嵌入式系统结构图</w:t>
      </w:r>
    </w:p>
    <w:p w14:paraId="786A9330">
      <w:pPr>
        <w:pStyle w:val="4"/>
        <w:ind w:firstLine="420"/>
      </w:pPr>
      <w:r>
        <w:t>当安装了嵌入式操作系统后，开发应用程序变得相对简单，因为操作系统已经管理好硬件平台。通过调用驱动，应用程序可以方便地使用硬件接口，而不需要了解硬件设备的驱动细节。</w:t>
      </w:r>
    </w:p>
    <w:p w14:paraId="2B9DA2FB">
      <w:pPr>
        <w:pStyle w:val="66"/>
        <w:numPr>
          <w:ilvl w:val="4"/>
          <w:numId w:val="22"/>
        </w:numPr>
      </w:pPr>
      <w:r>
        <w:t>为什么需要嵌入式操作系统</w:t>
      </w:r>
    </w:p>
    <w:p w14:paraId="59824B7A">
      <w:pPr>
        <w:pStyle w:val="4"/>
        <w:ind w:firstLine="420"/>
      </w:pPr>
      <w:r>
        <w:t>当硬件平台和软件系统足够复杂时，需要操作系统进行资源管理。如果从零开始编写复杂的驱动程序（如彩色液晶、网络</w:t>
      </w:r>
      <w:r>
        <w:rPr>
          <w:rFonts w:hint="eastAsia"/>
        </w:rPr>
        <w:t>通信</w:t>
      </w:r>
      <w:r>
        <w:t>、Flash电子盘管理），既麻烦又不必要。而操作系统通常</w:t>
      </w:r>
      <w:r>
        <w:rPr>
          <w:rFonts w:hint="eastAsia"/>
        </w:rPr>
        <w:t>都</w:t>
      </w:r>
      <w:r>
        <w:t>提供了这些功能的驱动，可以直接使用。</w:t>
      </w:r>
    </w:p>
    <w:p w14:paraId="76966E6B">
      <w:pPr>
        <w:pStyle w:val="4"/>
        <w:ind w:firstLine="420"/>
      </w:pPr>
      <w:r>
        <w:t>应用的复杂程度也是考虑因素。当应用程序非常复杂时，基础编程方式可能无法应对，这时操作系统可以提供很好的支持，例如互联网连接、视频处理、云计算调用和数据库管理等功能的实现。</w:t>
      </w:r>
    </w:p>
    <w:p w14:paraId="0416FCAE">
      <w:pPr>
        <w:pStyle w:val="4"/>
        <w:ind w:firstLine="420"/>
      </w:pPr>
      <w:r>
        <w:t>为了充分发挥CPU的能力（如多核CPU），操作系统能够协调和管理这些资源。此外，数字信号处理芯片或集成到CPU内部的功能部分，操作系统也能提供支持。</w:t>
      </w:r>
    </w:p>
    <w:p w14:paraId="00E851CB">
      <w:pPr>
        <w:pStyle w:val="66"/>
        <w:numPr>
          <w:ilvl w:val="4"/>
          <w:numId w:val="22"/>
        </w:numPr>
      </w:pPr>
      <w:r>
        <w:t>嵌入式操作系统的发展</w:t>
      </w:r>
    </w:p>
    <w:p w14:paraId="6B967D29">
      <w:pPr>
        <w:pStyle w:val="4"/>
        <w:ind w:firstLine="420"/>
      </w:pPr>
      <w:r>
        <w:t>通用操作系统从20世纪70年代开始出现</w:t>
      </w:r>
      <w:r>
        <w:rPr>
          <w:rFonts w:hint="eastAsia"/>
        </w:rPr>
        <w:t>，而</w:t>
      </w:r>
      <w:r>
        <w:t>嵌入式操作系统的发展始于20世纪80年代初。最初的嵌入式操作系统主要支撑硬件、编写驱动，并提供最简单的内核，实现多任务处理。随着发展，操作系统逐渐增加了文件系统管理、应用程序调用接口和图形化用户接口等功能，使得应用程序的编写更加方便和美观。</w:t>
      </w:r>
    </w:p>
    <w:p w14:paraId="074C7261">
      <w:pPr>
        <w:pStyle w:val="4"/>
        <w:ind w:firstLine="420"/>
      </w:pPr>
      <w:r>
        <w:t>目前，嵌入式操作系统功能已非常强大，可以与通用操作系统</w:t>
      </w:r>
      <w:r>
        <w:rPr>
          <w:rFonts w:hint="eastAsia"/>
        </w:rPr>
        <w:t>相</w:t>
      </w:r>
      <w:r>
        <w:t>媲美。嵌入式系统的发展过程如</w:t>
      </w:r>
      <w:r>
        <w:fldChar w:fldCharType="begin"/>
      </w:r>
      <w:r>
        <w:instrText xml:space="preserve"> REF QWord_XRef_Figure__BMyGG0 \h \* CHARFORMAT </w:instrText>
      </w:r>
      <w:r>
        <w:fldChar w:fldCharType="separate"/>
      </w:r>
      <w:r>
        <w:rPr>
          <w:rFonts w:hint="eastAsia"/>
        </w:rPr>
        <w:t>图 </w:t>
      </w:r>
      <w:r>
        <w:t>6</w:t>
      </w:r>
      <w:r>
        <w:noBreakHyphen/>
      </w:r>
      <w:r>
        <w:t>6</w:t>
      </w:r>
      <w:r>
        <w:fldChar w:fldCharType="end"/>
      </w:r>
      <w:r>
        <w:t>所示。</w:t>
      </w:r>
    </w:p>
    <w:p w14:paraId="1ACCA239">
      <w:pPr>
        <w:pStyle w:val="105"/>
      </w:pPr>
      <w:r>
        <w:t>‌</w:t>
      </w:r>
      <w:bookmarkStart w:id="11816" w:name="_QWord_ImageIndex_89"/>
      <w:r>
        <w:drawing>
          <wp:inline distT="0" distB="0" distL="0" distR="0">
            <wp:extent cx="3373120" cy="2063115"/>
            <wp:effectExtent l="0" t="0" r="0" b="0"/>
            <wp:docPr id="834565363" name="图片 1" descr="图示&#10;&#10;描述已自动生成" title="QWord_ImageMark_89">
              <a:hlinkClick xmlns:a="http://schemas.openxmlformats.org/drawingml/2006/main" r:id="rId362" tooltip="QWord 图片目录：resource/images/illustration/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65363" name="图片 1" descr="图示&#10;&#10;描述已自动生成" title="QWord_ImageMark_89"/>
                    <pic:cNvPicPr>
                      <a:picLocks noChangeAspect="1"/>
                    </pic:cNvPicPr>
                  </pic:nvPicPr>
                  <pic:blipFill>
                    <a:blip r:embed="rId363"/>
                    <a:stretch>
                      <a:fillRect/>
                    </a:stretch>
                  </pic:blipFill>
                  <pic:spPr>
                    <a:xfrm>
                      <a:off x="0" y="0"/>
                      <a:ext cx="3373120" cy="2063615"/>
                    </a:xfrm>
                    <a:prstGeom prst="rect">
                      <a:avLst/>
                    </a:prstGeom>
                  </pic:spPr>
                </pic:pic>
              </a:graphicData>
            </a:graphic>
          </wp:inline>
        </w:drawing>
      </w:r>
      <w:bookmarkEnd w:id="11816"/>
    </w:p>
    <w:p w14:paraId="377813EA">
      <w:pPr>
        <w:pStyle w:val="68"/>
      </w:pPr>
      <w:bookmarkStart w:id="11817" w:name="QWord_XRef_Figure__BMyGG0"/>
      <w:r>
        <w:rPr>
          <w:rFonts w:hint="eastAsia"/>
        </w:rPr>
        <w:t>图 </w:t>
      </w:r>
      <w:r>
        <w:fldChar w:fldCharType="begin"/>
      </w:r>
      <w:r>
        <w:instrText xml:space="preserve"> SEQ QWord_Heading1_Sequence \c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bookmarkEnd w:id="11817"/>
      <w:r>
        <w:rPr>
          <w:rFonts w:hint="eastAsia"/>
        </w:rPr>
        <w:t xml:space="preserve">  </w:t>
      </w:r>
      <w:r>
        <w:t>嵌入式操作系统发展过程图</w:t>
      </w:r>
    </w:p>
    <w:p w14:paraId="14A0BC1F">
      <w:pPr>
        <w:pStyle w:val="66"/>
        <w:numPr>
          <w:ilvl w:val="4"/>
          <w:numId w:val="22"/>
        </w:numPr>
      </w:pPr>
      <w:r>
        <w:t>嵌入式操作系统的种类</w:t>
      </w:r>
    </w:p>
    <w:p w14:paraId="755DA901">
      <w:pPr>
        <w:pStyle w:val="4"/>
        <w:ind w:firstLine="420"/>
      </w:pPr>
      <w:r>
        <w:t>常用的嵌入式操作系统按是否开源分为开源和商用非开源两类。开源系统如嵌入式Linux</w:t>
      </w:r>
      <w:r>
        <w:rPr>
          <w:rFonts w:hint="eastAsia"/>
        </w:rPr>
        <w:t>开源免费，</w:t>
      </w:r>
      <w:r>
        <w:t>功能强大，资源丰富，使用方便。而商用</w:t>
      </w:r>
      <w:r>
        <w:rPr>
          <w:rFonts w:hint="eastAsia"/>
        </w:rPr>
        <w:t>非开源</w:t>
      </w:r>
      <w:r>
        <w:t>系统如</w:t>
      </w:r>
      <w:r>
        <w:rPr>
          <w:rFonts w:hint="eastAsia"/>
        </w:rPr>
        <w:t>Android、</w:t>
      </w:r>
      <w:r>
        <w:t>V</w:t>
      </w:r>
      <w:r>
        <w:rPr>
          <w:rFonts w:hint="eastAsia"/>
        </w:rPr>
        <w:t>x</w:t>
      </w:r>
      <w:r>
        <w:t>Works和Windows CE则在特定领域有其优势。</w:t>
      </w:r>
    </w:p>
    <w:p w14:paraId="252990F6">
      <w:pPr>
        <w:pStyle w:val="66"/>
        <w:numPr>
          <w:ilvl w:val="4"/>
          <w:numId w:val="22"/>
        </w:numPr>
      </w:pPr>
      <w:r>
        <w:t>嵌入式Linux的学习建议</w:t>
      </w:r>
    </w:p>
    <w:p w14:paraId="46AB021C">
      <w:pPr>
        <w:pStyle w:val="4"/>
        <w:ind w:firstLine="420"/>
      </w:pPr>
      <w:r>
        <w:t>嵌入式Linux在嵌入式领域应用广泛，是目前流行的安卓操作系统的基础。因此，重点学习嵌入式Linux的使用、应用程序开发和驱动程序编写。</w:t>
      </w:r>
    </w:p>
    <w:p w14:paraId="297CD6B9">
      <w:pPr>
        <w:pStyle w:val="4"/>
        <w:ind w:firstLine="420"/>
      </w:pPr>
      <w:r>
        <w:t>学习嵌入式操作系统的方法包括分析实时操作系统的源码，如</w:t>
      </w:r>
      <w:r>
        <w:rPr>
          <w:rFonts w:hint="eastAsia"/>
          <w:lang w:val="en-US" w:eastAsia="zh-CN"/>
        </w:rPr>
        <w:t>u</w:t>
      </w:r>
      <w:r>
        <w:t xml:space="preserve"> C</w:t>
      </w:r>
      <w:r>
        <w:rPr>
          <w:rFonts w:hint="eastAsia"/>
          <w:lang w:val="en-US" w:eastAsia="zh-CN"/>
        </w:rPr>
        <w:t>/</w:t>
      </w:r>
      <w:r>
        <w:t>OS，通过源码解读深入了解操作系统的概念和设计方法。通过提供的资料，自行研究</w:t>
      </w:r>
      <w:r>
        <w:rPr>
          <w:rFonts w:hint="eastAsia"/>
          <w:lang w:val="en-US" w:eastAsia="zh-CN"/>
        </w:rPr>
        <w:t>u</w:t>
      </w:r>
      <w:r>
        <w:t xml:space="preserve"> C</w:t>
      </w:r>
      <w:r>
        <w:rPr>
          <w:rFonts w:hint="eastAsia"/>
          <w:lang w:val="en-US" w:eastAsia="zh-CN"/>
        </w:rPr>
        <w:t>/</w:t>
      </w:r>
      <w:r>
        <w:t>OS的多任务实现等功能。逐步掌握嵌入式Linux的使用，并在其基础上开发应用程序和驱动程序。</w:t>
      </w:r>
      <w:r>
        <w:rPr>
          <w:rFonts w:hint="eastAsia"/>
        </w:rPr>
        <w:t>也</w:t>
      </w:r>
      <w:r>
        <w:t>可以尝试写一个简单的嵌入式操作系统，因为了解</w:t>
      </w:r>
      <w:r>
        <w:rPr>
          <w:rFonts w:hint="eastAsia"/>
          <w:lang w:val="en-US" w:eastAsia="zh-CN"/>
        </w:rPr>
        <w:t>u</w:t>
      </w:r>
      <w:r>
        <w:t xml:space="preserve"> C</w:t>
      </w:r>
      <w:r>
        <w:rPr>
          <w:rFonts w:hint="eastAsia"/>
          <w:lang w:val="en-US" w:eastAsia="zh-CN"/>
        </w:rPr>
        <w:t>/</w:t>
      </w:r>
      <w:r>
        <w:t>OS后，编写一个嵌入式操作系统并不是不可能的。</w:t>
      </w:r>
    </w:p>
    <w:p w14:paraId="354635EC">
      <w:pPr>
        <w:pStyle w:val="4"/>
        <w:ind w:firstLine="420"/>
      </w:pPr>
      <w:r>
        <w:t>总之，操作系统是计算机软件中最重要的一种，始终影响着国家的经济发展。从大学开始编写并推广使用操作系统是非常有意义的事情。</w:t>
      </w:r>
    </w:p>
    <w:p w14:paraId="618F79D8">
      <w:pPr>
        <w:pStyle w:val="63"/>
        <w:numPr>
          <w:ilvl w:val="2"/>
          <w:numId w:val="22"/>
        </w:numPr>
        <w:spacing w:before="352" w:after="352"/>
      </w:pPr>
      <w:bookmarkStart w:id="11818" w:name="_Toc21989"/>
      <w:r>
        <w:t>小结</w:t>
      </w:r>
      <w:bookmarkEnd w:id="11818"/>
    </w:p>
    <w:p w14:paraId="58424EE0">
      <w:pPr>
        <w:pStyle w:val="4"/>
        <w:ind w:firstLine="420"/>
      </w:pPr>
      <w:r>
        <w:t>本</w:t>
      </w:r>
      <w:r>
        <w:rPr>
          <w:rFonts w:hint="eastAsia"/>
        </w:rPr>
        <w:t>节</w:t>
      </w:r>
      <w:r>
        <w:t>主要介绍了嵌入式操作系统的基本情况、作用和发展历程。</w:t>
      </w:r>
    </w:p>
    <w:p w14:paraId="02D8C770">
      <w:pPr>
        <w:pStyle w:val="5"/>
        <w:numPr>
          <w:ilvl w:val="1"/>
          <w:numId w:val="22"/>
        </w:numPr>
        <w:spacing w:before="705" w:after="352"/>
      </w:pPr>
      <w:bookmarkStart w:id="11819" w:name="_Toc23092"/>
      <w:r>
        <w:rPr>
          <w:rFonts w:hint="eastAsia"/>
        </w:rPr>
        <w:t>嵌入式Linux</w:t>
      </w:r>
      <w:bookmarkEnd w:id="11819"/>
    </w:p>
    <w:p w14:paraId="5167C1EB">
      <w:pPr>
        <w:pStyle w:val="4"/>
        <w:ind w:firstLine="420"/>
      </w:pPr>
      <w:r>
        <w:rPr>
          <w:rFonts w:hint="eastAsia"/>
        </w:rPr>
        <w:t>本节主要介绍嵌入式Linux的基本原理及其使用方法，包括Linux的体系结构、内核组成部分、用户空间和内核空间的接口以及Linux下应用程序的开发和调试方法。这些内容对于学习和应用嵌入式Linux至关重要，本节旨在复习这些基本概念，并为嵌入式系统开发提供指导。嵌入式Linux是一种广泛应用于嵌入式系统的操作系统，其具有开源、稳定、安全等优点。</w:t>
      </w:r>
    </w:p>
    <w:p w14:paraId="4EF3189F">
      <w:pPr>
        <w:pStyle w:val="109"/>
        <w:ind w:firstLine="360"/>
        <w:rPr>
          <w:rStyle w:val="174"/>
          <w:rFonts w:hint="eastAsia" w:eastAsia="宋体"/>
          <w:lang w:eastAsia="zh-CN"/>
        </w:rPr>
      </w:pPr>
      <w:r>
        <w:rPr>
          <w:rStyle w:val="174"/>
          <w:rFonts w:hint="eastAsia" w:eastAsia="宋体"/>
          <w:lang w:eastAsia="zh-CN"/>
        </w:rPr>
        <w:drawing>
          <wp:inline distT="0" distB="0" distL="114300" distR="114300">
            <wp:extent cx="2286000" cy="2286000"/>
            <wp:effectExtent l="0" t="0" r="0" b="0"/>
            <wp:docPr id="31" name="图片 31" descr="6-2 嵌入式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6-2 嵌入式Linux"/>
                    <pic:cNvPicPr>
                      <a:picLocks noChangeAspect="1"/>
                    </pic:cNvPicPr>
                  </pic:nvPicPr>
                  <pic:blipFill>
                    <a:blip r:embed="rId364"/>
                    <a:stretch>
                      <a:fillRect/>
                    </a:stretch>
                  </pic:blipFill>
                  <pic:spPr>
                    <a:xfrm>
                      <a:off x="0" y="0"/>
                      <a:ext cx="2286000" cy="2286000"/>
                    </a:xfrm>
                    <a:prstGeom prst="rect">
                      <a:avLst/>
                    </a:prstGeom>
                  </pic:spPr>
                </pic:pic>
              </a:graphicData>
            </a:graphic>
          </wp:inline>
        </w:drawing>
      </w:r>
    </w:p>
    <w:p w14:paraId="148730FD">
      <w:pPr>
        <w:pStyle w:val="109"/>
        <w:ind w:firstLine="360"/>
      </w:pPr>
      <w:r>
        <w:rPr>
          <w:rStyle w:val="174"/>
          <w:rFonts w:hint="eastAsia"/>
        </w:rPr>
        <w:t>6</w:t>
      </w:r>
      <w:r>
        <w:rPr>
          <w:rStyle w:val="174"/>
        </w:rPr>
        <w:noBreakHyphen/>
      </w:r>
      <w:r>
        <w:rPr>
          <w:rStyle w:val="174"/>
          <w:rFonts w:hint="eastAsia"/>
          <w:lang w:val="en-US" w:eastAsia="zh-CN"/>
        </w:rPr>
        <w:t>2</w:t>
      </w:r>
      <w:r>
        <w:rPr>
          <w:rStyle w:val="174"/>
          <w:rFonts w:hint="eastAsia"/>
        </w:rPr>
        <w:t xml:space="preserve"> 嵌入式Linux</w:t>
      </w:r>
    </w:p>
    <w:p w14:paraId="216F1182">
      <w:pPr>
        <w:pStyle w:val="63"/>
        <w:numPr>
          <w:ilvl w:val="2"/>
          <w:numId w:val="22"/>
        </w:numPr>
        <w:spacing w:before="352" w:after="352"/>
      </w:pPr>
      <w:bookmarkStart w:id="11820" w:name="_Toc32578"/>
      <w:r>
        <w:t>嵌入式</w:t>
      </w:r>
      <w:r>
        <w:rPr>
          <w:rFonts w:hint="eastAsia"/>
        </w:rPr>
        <w:t>Linux体系结构</w:t>
      </w:r>
      <w:bookmarkEnd w:id="11820"/>
    </w:p>
    <w:p w14:paraId="3CFF7986">
      <w:pPr>
        <w:pStyle w:val="4"/>
        <w:ind w:firstLine="420"/>
      </w:pPr>
      <w:r>
        <w:rPr>
          <w:rFonts w:hint="eastAsia"/>
        </w:rPr>
        <w:t>Linux操作系统主要分为内核空间（Kernel Space）和用户空间（User Space）两大部分，如</w:t>
      </w:r>
      <w:r>
        <w:fldChar w:fldCharType="begin"/>
      </w:r>
      <w:r>
        <w:instrText xml:space="preserve"> </w:instrText>
      </w:r>
      <w:r>
        <w:rPr>
          <w:rFonts w:hint="eastAsia"/>
        </w:rPr>
        <w:instrText xml:space="preserve">REF QWord_XRef_Figure__HOCbmL \h \* CHARFORMAT</w:instrText>
      </w:r>
      <w:r>
        <w:instrText xml:space="preserve"> </w:instrText>
      </w:r>
      <w:r>
        <w:fldChar w:fldCharType="separate"/>
      </w:r>
      <w:r>
        <w:rPr>
          <w:rFonts w:hint="eastAsia"/>
        </w:rPr>
        <w:t>图 </w:t>
      </w:r>
      <w:r>
        <w:t>6</w:t>
      </w:r>
      <w:r>
        <w:noBreakHyphen/>
      </w:r>
      <w:r>
        <w:t>7</w:t>
      </w:r>
      <w:r>
        <w:fldChar w:fldCharType="end"/>
      </w:r>
      <w:r>
        <w:rPr>
          <w:rFonts w:hint="eastAsia"/>
        </w:rPr>
        <w:t>所示。内核空间负责操作系统内部的所有硬件资源，而用户空间的权限则受到限制。像ARM里的七种工作模式分为六种特权模式和用户模式，前者可以操作系统内部的所有的硬件的资源，而后者权限是受限制的，所以操作系统把系统的功能都放在内核空间实现，而用户的程序都放在内核空间运行，这样对权限就可以很好地进行相应的管理。</w:t>
      </w:r>
    </w:p>
    <w:p w14:paraId="2FE5E698">
      <w:pPr>
        <w:pStyle w:val="105"/>
      </w:pPr>
      <w:r>
        <w:t>‌</w:t>
      </w:r>
      <w:bookmarkStart w:id="11821" w:name="_QWord_ImageIndex_90"/>
      <w:r>
        <w:drawing>
          <wp:inline distT="0" distB="0" distL="0" distR="0">
            <wp:extent cx="3300730" cy="2220595"/>
            <wp:effectExtent l="0" t="0" r="0" b="8255"/>
            <wp:docPr id="9220" name="图片 9219" title="QWord_ImageMark_90">
              <a:hlinkClick xmlns:a="http://schemas.openxmlformats.org/drawingml/2006/main" r:id="rId365" tooltip="QWord 图片目录：resource/images/illustration/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 name="图片 9219" title="QWord_ImageMark_90"/>
                    <pic:cNvPicPr>
                      <a:picLocks noChangeAspect="1"/>
                    </pic:cNvPicPr>
                  </pic:nvPicPr>
                  <pic:blipFill>
                    <a:blip r:embed="rId366"/>
                    <a:stretch>
                      <a:fillRect/>
                    </a:stretch>
                  </pic:blipFill>
                  <pic:spPr>
                    <a:xfrm>
                      <a:off x="0" y="0"/>
                      <a:ext cx="3301200" cy="2221200"/>
                    </a:xfrm>
                    <a:prstGeom prst="rect">
                      <a:avLst/>
                    </a:prstGeom>
                    <a:noFill/>
                    <a:ln w="9525">
                      <a:noFill/>
                    </a:ln>
                  </pic:spPr>
                </pic:pic>
              </a:graphicData>
            </a:graphic>
          </wp:inline>
        </w:drawing>
      </w:r>
      <w:bookmarkEnd w:id="11821"/>
    </w:p>
    <w:p w14:paraId="21CC11B0">
      <w:pPr>
        <w:pStyle w:val="68"/>
      </w:pPr>
      <w:bookmarkStart w:id="11822" w:name="QWord_XRef_Figure__HOCbmL"/>
      <w:r>
        <w:rPr>
          <w:rFonts w:hint="eastAsia"/>
        </w:rPr>
        <w:t>图 </w:t>
      </w:r>
      <w:r>
        <w:fldChar w:fldCharType="begin"/>
      </w:r>
      <w:r>
        <w:instrText xml:space="preserve"> SEQ QWord_Heading1_Sequence \c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bookmarkEnd w:id="11822"/>
      <w:r>
        <w:rPr>
          <w:rFonts w:hint="eastAsia"/>
        </w:rPr>
        <w:t xml:space="preserve">  Linux体系结构</w:t>
      </w:r>
    </w:p>
    <w:p w14:paraId="2CCF56D1">
      <w:pPr>
        <w:pStyle w:val="4"/>
        <w:ind w:firstLine="420"/>
      </w:pPr>
      <w:r>
        <w:rPr>
          <w:rFonts w:hint="eastAsia"/>
        </w:rPr>
        <w:t>内核空间包含操作系统的管理功能，包括进程管理、内存管理、文件系统管理、设备驱动等。用户空间则运行用户的应用程序，通过系统调用接口与内核空间交互，为用户的应用程序提供支撑，从而实现对系统资源的访问。</w:t>
      </w:r>
    </w:p>
    <w:p w14:paraId="29426D83">
      <w:pPr>
        <w:pStyle w:val="63"/>
        <w:numPr>
          <w:ilvl w:val="2"/>
          <w:numId w:val="22"/>
        </w:numPr>
        <w:spacing w:before="352" w:after="352"/>
      </w:pPr>
      <w:bookmarkStart w:id="11823" w:name="_Toc23129"/>
      <w:r>
        <w:rPr>
          <w:rFonts w:hint="eastAsia"/>
        </w:rPr>
        <w:t>Linux内核架构</w:t>
      </w:r>
      <w:bookmarkEnd w:id="11823"/>
    </w:p>
    <w:p w14:paraId="74700F68">
      <w:pPr>
        <w:pStyle w:val="4"/>
        <w:ind w:firstLine="420"/>
      </w:pPr>
      <w:r>
        <w:rPr>
          <w:rFonts w:hint="eastAsia"/>
        </w:rPr>
        <w:t>进程管理模块与内存管理。进程管理模块的主要作用是创建、停止进程，控制进程的调度，确保多个进程能够有效地共享CPU资源，同时管理进程的生命周期。内存管理负责控制多个进程能够安全地共享内存区域，为进程管理提供支撑，是操作系统的基础管理功能。</w:t>
      </w:r>
    </w:p>
    <w:p w14:paraId="0A0BFA4D">
      <w:pPr>
        <w:pStyle w:val="4"/>
        <w:ind w:firstLine="420"/>
      </w:pPr>
      <w:r>
        <w:rPr>
          <w:rFonts w:hint="eastAsia"/>
        </w:rPr>
        <w:t>设备驱动模块。与硬件直接交互，负责管理各种接口设备。硬件接口设备都需提供设备驱动程序，操作系统才能够把它们利用起来。没有设备驱动，相应的硬件接口就无法使用。所以如果有一种新的硬件的接口，操作系统原来不具备驱动，需要在操作系统内部编写对应的设备的驱动程序。</w:t>
      </w:r>
    </w:p>
    <w:p w14:paraId="088E16A5">
      <w:pPr>
        <w:pStyle w:val="4"/>
        <w:ind w:firstLine="420"/>
      </w:pPr>
      <w:r>
        <w:rPr>
          <w:rFonts w:hint="eastAsia"/>
        </w:rPr>
        <w:t>虚拟文件系统。可以隐藏各种文件系统的具体的细节，为文件操作提供统一的接口，允许用户和应用程序通过统一方式访问不同的文件系统，而不需要关心文件的实际存储位置。</w:t>
      </w:r>
    </w:p>
    <w:p w14:paraId="4E077409">
      <w:pPr>
        <w:pStyle w:val="63"/>
        <w:numPr>
          <w:ilvl w:val="2"/>
          <w:numId w:val="22"/>
        </w:numPr>
        <w:spacing w:before="352" w:after="352"/>
      </w:pPr>
      <w:bookmarkStart w:id="11824" w:name="_Toc2496"/>
      <w:r>
        <w:rPr>
          <w:rFonts w:hint="eastAsia"/>
        </w:rPr>
        <w:t>Linux的用户Shell</w:t>
      </w:r>
      <w:bookmarkEnd w:id="11824"/>
    </w:p>
    <w:p w14:paraId="0EFB4AAC">
      <w:pPr>
        <w:pStyle w:val="4"/>
        <w:ind w:firstLine="420"/>
      </w:pPr>
      <w:r>
        <w:rPr>
          <w:rFonts w:hint="eastAsia"/>
        </w:rPr>
        <w:t>Linux的移植性与用户shell。Linux内核设计的一个重要特点是高度的移植性，即Linux可以运行在不同的CPU架构上。</w:t>
      </w:r>
    </w:p>
    <w:p w14:paraId="596C7450">
      <w:pPr>
        <w:pStyle w:val="4"/>
        <w:ind w:firstLine="420"/>
      </w:pPr>
      <w:r>
        <w:rPr>
          <w:rFonts w:hint="eastAsia"/>
        </w:rPr>
        <w:t>Linux移植主要涉及架构相关代码（arch）和设备驱动两方面的移植。架构相关代码（arch），不同CPU架构需要不同的体系结构代码，移植Linux到新的CPU架构时，主要修改的就是这一部分代码。设备驱动，与硬件打交道的设备驱动程序需要针对新的硬件平台进行调整和编写。</w:t>
      </w:r>
    </w:p>
    <w:p w14:paraId="30B6F402">
      <w:pPr>
        <w:pStyle w:val="4"/>
        <w:ind w:firstLine="420"/>
      </w:pPr>
      <w:r>
        <w:rPr>
          <w:rFonts w:hint="eastAsia"/>
        </w:rPr>
        <w:t>除了这两个方面，上层的功能模块基本不需要修改，这使得Linux系统可以相对容易地移植到不同的计算机系统上。例如，在嵌入式系统中使用的嵌入式Linux，通常就是从通用Linux裁剪而来的，然后根据具体的硬件平台进行适当的移植和调整。</w:t>
      </w:r>
    </w:p>
    <w:p w14:paraId="75BBCD7C">
      <w:pPr>
        <w:pStyle w:val="4"/>
        <w:ind w:firstLine="420"/>
      </w:pPr>
      <w:r>
        <w:rPr>
          <w:rFonts w:hint="eastAsia"/>
        </w:rPr>
        <w:t>Linux的常用Shell命令：</w:t>
      </w:r>
    </w:p>
    <w:p w14:paraId="40C7094E">
      <w:pPr>
        <w:pStyle w:val="179"/>
        <w:ind w:firstLine="420"/>
      </w:pPr>
      <w:r>
        <w:tab/>
      </w:r>
      <w:r>
        <w:t>ls,cd,mkdir,rm</w:t>
      </w:r>
    </w:p>
    <w:p w14:paraId="2EBCC789">
      <w:pPr>
        <w:pStyle w:val="179"/>
        <w:ind w:firstLine="420"/>
      </w:pPr>
      <w:r>
        <w:tab/>
      </w:r>
      <w:r>
        <w:t>cp,mv,chmod</w:t>
      </w:r>
    </w:p>
    <w:p w14:paraId="1B3F9037">
      <w:pPr>
        <w:pStyle w:val="179"/>
        <w:ind w:firstLine="420"/>
      </w:pPr>
      <w:r>
        <w:tab/>
      </w:r>
      <w:r>
        <w:t>ftp</w:t>
      </w:r>
    </w:p>
    <w:p w14:paraId="708C3F5B">
      <w:pPr>
        <w:pStyle w:val="4"/>
        <w:ind w:firstLine="420"/>
      </w:pPr>
      <w:r>
        <w:rPr>
          <w:rFonts w:hint="eastAsia"/>
        </w:rPr>
        <w:t>Linux操作系统内核具有各大管理功能，如何操作和控制系统运行？需要用Linux的用户Shell。Shell是Linux下的一个应用程序，提供了用户与内核交互的接口。通过Shell，用户可以使用命令行输入各种命令来管理文件系统、进程等，例如输入shell的命令来观察Linux文件系统来进行创建进程的管理，如</w:t>
      </w:r>
      <w:r>
        <w:fldChar w:fldCharType="begin"/>
      </w:r>
      <w:r>
        <w:instrText xml:space="preserve"> </w:instrText>
      </w:r>
      <w:r>
        <w:rPr>
          <w:rFonts w:hint="eastAsia"/>
        </w:rPr>
        <w:instrText xml:space="preserve">REF QWord_XRef_Figure__RJfH0V \h \* CHARFORMAT</w:instrText>
      </w:r>
      <w:r>
        <w:instrText xml:space="preserve"> </w:instrText>
      </w:r>
      <w:r>
        <w:fldChar w:fldCharType="separate"/>
      </w:r>
      <w:r>
        <w:rPr>
          <w:rFonts w:hint="eastAsia"/>
        </w:rPr>
        <w:t>图 </w:t>
      </w:r>
      <w:r>
        <w:t>6</w:t>
      </w:r>
      <w:r>
        <w:noBreakHyphen/>
      </w:r>
      <w:r>
        <w:t>8</w:t>
      </w:r>
      <w:r>
        <w:fldChar w:fldCharType="end"/>
      </w:r>
      <w:r>
        <w:rPr>
          <w:rFonts w:hint="eastAsia"/>
        </w:rPr>
        <w:t>所示。</w:t>
      </w:r>
    </w:p>
    <w:p w14:paraId="4F677ACC">
      <w:pPr>
        <w:pStyle w:val="4"/>
        <w:ind w:firstLine="420"/>
      </w:pPr>
      <w:r>
        <w:rPr>
          <w:rFonts w:hint="eastAsia"/>
        </w:rPr>
        <w:t>当然比较方便的是桌面系统，通用的PC机上会提供比较完整的桌面系统，但是系统非常庞大。在嵌入式的Linux里边，一般不采用庞大的桌面系统，而是单独编写一个非常简单的小的界面就可以了。比如说用qt编写的一个操控的界面。</w:t>
      </w:r>
    </w:p>
    <w:p w14:paraId="4FDEBDF3">
      <w:pPr>
        <w:pStyle w:val="105"/>
      </w:pPr>
      <w:r>
        <w:t>‌</w:t>
      </w:r>
      <w:bookmarkStart w:id="11825" w:name="_QWord_ImageIndex_91"/>
      <w:r>
        <w:drawing>
          <wp:inline distT="0" distB="0" distL="0" distR="0">
            <wp:extent cx="4897755" cy="2643505"/>
            <wp:effectExtent l="0" t="0" r="0" b="4445"/>
            <wp:docPr id="2118732086" name="图片 3" descr="文本&#10;&#10;描述已自动生成" title="QWord_ImageMark_91">
              <a:hlinkClick xmlns:a="http://schemas.openxmlformats.org/drawingml/2006/main" r:id="rId367" tooltip="QWord 图片目录：resource/images/illustration/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32086" name="图片 3" descr="文本&#10;&#10;描述已自动生成" title="QWord_ImageMark_91"/>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a:xfrm>
                      <a:off x="0" y="0"/>
                      <a:ext cx="4897755" cy="2643980"/>
                    </a:xfrm>
                    <a:prstGeom prst="rect">
                      <a:avLst/>
                    </a:prstGeom>
                    <a:noFill/>
                    <a:ln>
                      <a:noFill/>
                    </a:ln>
                  </pic:spPr>
                </pic:pic>
              </a:graphicData>
            </a:graphic>
          </wp:inline>
        </w:drawing>
      </w:r>
      <w:bookmarkEnd w:id="11825"/>
    </w:p>
    <w:p w14:paraId="2F29E4F3">
      <w:pPr>
        <w:pStyle w:val="68"/>
      </w:pPr>
      <w:bookmarkStart w:id="11826" w:name="QWord_XRef_Figure__RJfH0V"/>
      <w:r>
        <w:rPr>
          <w:rFonts w:hint="eastAsia"/>
        </w:rPr>
        <w:t>图 </w:t>
      </w:r>
      <w:r>
        <w:fldChar w:fldCharType="begin"/>
      </w:r>
      <w:r>
        <w:instrText xml:space="preserve"> SEQ QWord_Heading1_Sequence \c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bookmarkEnd w:id="11826"/>
      <w:r>
        <w:rPr>
          <w:rFonts w:hint="eastAsia"/>
        </w:rPr>
        <w:t xml:space="preserve">  命令行shell</w:t>
      </w:r>
    </w:p>
    <w:p w14:paraId="754117AA">
      <w:pPr>
        <w:pStyle w:val="4"/>
        <w:ind w:firstLine="420"/>
      </w:pPr>
      <w:r>
        <w:rPr>
          <w:rFonts w:hint="eastAsia"/>
        </w:rPr>
        <w:t>为了掌握Linux系统，建议安装桌面Linux系统（如Ubuntu）在PC机上。可以使用虚拟机来安装最新版本的Ubuntu系统，熟悉命令行操作方式，通过终端使用上述常用命令进行实践，这将为后续的嵌入式Linux操作打下坚实的基础。</w:t>
      </w:r>
    </w:p>
    <w:p w14:paraId="5D35C958">
      <w:pPr>
        <w:pStyle w:val="63"/>
        <w:numPr>
          <w:ilvl w:val="2"/>
          <w:numId w:val="22"/>
        </w:numPr>
        <w:spacing w:before="352" w:after="352"/>
      </w:pPr>
      <w:bookmarkStart w:id="11827" w:name="_Toc6964"/>
      <w:r>
        <w:rPr>
          <w:rFonts w:hint="eastAsia"/>
        </w:rPr>
        <w:t>Linux下应用程序的开发方法</w:t>
      </w:r>
      <w:bookmarkEnd w:id="11827"/>
    </w:p>
    <w:p w14:paraId="737A2715">
      <w:pPr>
        <w:pStyle w:val="4"/>
        <w:ind w:firstLine="420"/>
      </w:pPr>
      <w:r>
        <w:rPr>
          <w:rFonts w:hint="eastAsia"/>
        </w:rPr>
        <w:t>Linux下应用程序的开发的方法有不同的工具。基于arm来进行程序设计，可以编它的逻辑的程序，也可以基于操作系统编写相应的应用程序，还可以在操作系统内部编写一部分驱动程序，如</w:t>
      </w:r>
      <w:r>
        <w:fldChar w:fldCharType="begin"/>
      </w:r>
      <w:r>
        <w:instrText xml:space="preserve"> </w:instrText>
      </w:r>
      <w:r>
        <w:rPr>
          <w:rFonts w:hint="eastAsia"/>
        </w:rPr>
        <w:instrText xml:space="preserve">REF QWord_XRef_Figure__irrJBr \h \* CHARFORMAT</w:instrText>
      </w:r>
      <w:r>
        <w:instrText xml:space="preserve"> </w:instrText>
      </w:r>
      <w:r>
        <w:fldChar w:fldCharType="separate"/>
      </w:r>
      <w:r>
        <w:rPr>
          <w:rFonts w:hint="eastAsia"/>
        </w:rPr>
        <w:t>图 </w:t>
      </w:r>
      <w:r>
        <w:t>6</w:t>
      </w:r>
      <w:r>
        <w:noBreakHyphen/>
      </w:r>
      <w:r>
        <w:t>9</w:t>
      </w:r>
      <w:r>
        <w:fldChar w:fldCharType="end"/>
      </w:r>
      <w:r>
        <w:rPr>
          <w:rFonts w:hint="eastAsia"/>
        </w:rPr>
        <w:t>所示。如果注重于操作系统下的应用程序的开发，可以使用最常规的gcc的编译器来进行开发，既可以开发应用程序，也可以开发相应的驱动程序。当然还可以使用一些集成的开发环境，比如说qt或者Eclipse，用起来非常方便，开发的应用程序，可以具备比较好的用户的界面等等。</w:t>
      </w:r>
    </w:p>
    <w:p w14:paraId="303A42F9">
      <w:pPr>
        <w:pStyle w:val="105"/>
      </w:pPr>
      <w:r>
        <w:t>‌</w:t>
      </w:r>
      <w:bookmarkStart w:id="11828" w:name="_QWord_ImageIndex_92"/>
      <w:r>
        <w:drawing>
          <wp:inline distT="0" distB="0" distL="114300" distR="114300">
            <wp:extent cx="4577080" cy="2447925"/>
            <wp:effectExtent l="0" t="0" r="0" b="0"/>
            <wp:docPr id="1982562748" name="图片 9" descr="图示&#10;&#10;描述已自动生成" title="QWord_ImageMark_92">
              <a:hlinkClick xmlns:a="http://schemas.openxmlformats.org/drawingml/2006/main" r:id="rId369" tooltip="QWord 图片目录：resource/images/illustration/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62748" name="图片 9" descr="图示&#10;&#10;描述已自动生成" title="QWord_ImageMark_92"/>
                    <pic:cNvPicPr>
                      <a:picLocks noChangeAspect="1"/>
                    </pic:cNvPicPr>
                  </pic:nvPicPr>
                  <pic:blipFill>
                    <a:blip r:embed="rId370"/>
                    <a:stretch>
                      <a:fillRect/>
                    </a:stretch>
                  </pic:blipFill>
                  <pic:spPr>
                    <a:xfrm>
                      <a:off x="0" y="0"/>
                      <a:ext cx="4577649" cy="2448000"/>
                    </a:xfrm>
                    <a:prstGeom prst="rect">
                      <a:avLst/>
                    </a:prstGeom>
                    <a:noFill/>
                    <a:ln>
                      <a:noFill/>
                    </a:ln>
                  </pic:spPr>
                </pic:pic>
              </a:graphicData>
            </a:graphic>
          </wp:inline>
        </w:drawing>
      </w:r>
      <w:bookmarkEnd w:id="11828"/>
    </w:p>
    <w:p w14:paraId="46280520">
      <w:pPr>
        <w:pStyle w:val="68"/>
      </w:pPr>
      <w:bookmarkStart w:id="11829" w:name="QWord_XRef_Figure__irrJBr"/>
      <w:r>
        <w:rPr>
          <w:rFonts w:hint="eastAsia"/>
        </w:rPr>
        <w:t>图 </w:t>
      </w:r>
      <w:r>
        <w:fldChar w:fldCharType="begin"/>
      </w:r>
      <w:r>
        <w:instrText xml:space="preserve"> SEQ QWord_Heading1_Sequence \c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bookmarkEnd w:id="11829"/>
      <w:r>
        <w:rPr>
          <w:rFonts w:hint="eastAsia"/>
        </w:rPr>
        <w:t xml:space="preserve">  基于ARM的程序设计</w:t>
      </w:r>
    </w:p>
    <w:p w14:paraId="08597F16">
      <w:pPr>
        <w:pStyle w:val="65"/>
        <w:numPr>
          <w:ilvl w:val="3"/>
          <w:numId w:val="22"/>
        </w:numPr>
      </w:pPr>
      <w:r>
        <w:rPr>
          <w:rFonts w:hint="eastAsia"/>
        </w:rPr>
        <w:t>使用GNU cc</w:t>
      </w:r>
    </w:p>
    <w:p w14:paraId="6C6D1607">
      <w:pPr>
        <w:pStyle w:val="4"/>
        <w:ind w:firstLine="420"/>
      </w:pPr>
      <w:r>
        <w:rPr>
          <w:rFonts w:hint="eastAsia"/>
        </w:rPr>
        <w:t>gcc可以使程序员灵活地控制编译过程。编译过程一般可以分为下面四个阶段，每个阶段分别调用不同的工具进行处理，如</w:t>
      </w:r>
      <w:r>
        <w:fldChar w:fldCharType="begin"/>
      </w:r>
      <w:r>
        <w:instrText xml:space="preserve"> </w:instrText>
      </w:r>
      <w:r>
        <w:rPr>
          <w:rFonts w:hint="eastAsia"/>
        </w:rPr>
        <w:instrText xml:space="preserve">REF QWord_XRef_Figure__OFTaFc \h \* CHARFORMAT</w:instrText>
      </w:r>
      <w:r>
        <w:instrText xml:space="preserve"> </w:instrText>
      </w:r>
      <w:r>
        <w:fldChar w:fldCharType="separate"/>
      </w:r>
      <w:r>
        <w:rPr>
          <w:rFonts w:hint="eastAsia"/>
        </w:rPr>
        <w:t>图 </w:t>
      </w:r>
      <w:r>
        <w:t>6</w:t>
      </w:r>
      <w:r>
        <w:noBreakHyphen/>
      </w:r>
      <w:r>
        <w:t>10</w:t>
      </w:r>
      <w:r>
        <w:fldChar w:fldCharType="end"/>
      </w:r>
      <w:r>
        <w:rPr>
          <w:rFonts w:hint="eastAsia"/>
        </w:rPr>
        <w:t>所示。</w:t>
      </w:r>
    </w:p>
    <w:p w14:paraId="2FF2FCBC">
      <w:pPr>
        <w:pStyle w:val="105"/>
      </w:pPr>
      <w:r>
        <w:t>‌</w:t>
      </w:r>
      <w:bookmarkStart w:id="11830" w:name="_QWord_ImageIndex_93"/>
      <w:r>
        <w:drawing>
          <wp:inline distT="0" distB="0" distL="114300" distR="114300">
            <wp:extent cx="4805680" cy="1563370"/>
            <wp:effectExtent l="0" t="0" r="0" b="0"/>
            <wp:docPr id="1210709298" name="图片 10" descr="图表, 箱线图&#10;&#10;描述已自动生成" title="QWord_ImageMark_93">
              <a:hlinkClick xmlns:a="http://schemas.openxmlformats.org/drawingml/2006/main" r:id="rId371" tooltip="QWord 图片目录：resource/images/illustration/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09298" name="图片 10" descr="图表, 箱线图&#10;&#10;描述已自动生成" title="QWord_ImageMark_93"/>
                    <pic:cNvPicPr>
                      <a:picLocks noChangeAspect="1"/>
                    </pic:cNvPicPr>
                  </pic:nvPicPr>
                  <pic:blipFill>
                    <a:blip r:embed="rId372"/>
                    <a:stretch>
                      <a:fillRect/>
                    </a:stretch>
                  </pic:blipFill>
                  <pic:spPr>
                    <a:xfrm>
                      <a:off x="0" y="0"/>
                      <a:ext cx="4805680" cy="1563927"/>
                    </a:xfrm>
                    <a:prstGeom prst="rect">
                      <a:avLst/>
                    </a:prstGeom>
                    <a:noFill/>
                    <a:ln>
                      <a:noFill/>
                    </a:ln>
                  </pic:spPr>
                </pic:pic>
              </a:graphicData>
            </a:graphic>
          </wp:inline>
        </w:drawing>
      </w:r>
      <w:bookmarkEnd w:id="11830"/>
    </w:p>
    <w:p w14:paraId="17D68B3F">
      <w:pPr>
        <w:pStyle w:val="68"/>
      </w:pPr>
      <w:bookmarkStart w:id="11831" w:name="QWord_XRef_Figure__OFTaFc"/>
      <w:r>
        <w:rPr>
          <w:rFonts w:hint="eastAsia"/>
        </w:rPr>
        <w:t>图 </w:t>
      </w:r>
      <w:r>
        <w:fldChar w:fldCharType="begin"/>
      </w:r>
      <w:r>
        <w:instrText xml:space="preserve"> SEQ QWord_Heading1_Sequence \c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bookmarkEnd w:id="11831"/>
      <w:r>
        <w:rPr>
          <w:rFonts w:hint="eastAsia"/>
        </w:rPr>
        <w:t xml:space="preserve">  gcc编译过程</w:t>
      </w:r>
    </w:p>
    <w:p w14:paraId="1CA8A64A">
      <w:pPr>
        <w:pStyle w:val="65"/>
        <w:numPr>
          <w:ilvl w:val="3"/>
          <w:numId w:val="22"/>
        </w:numPr>
      </w:pPr>
      <w:r>
        <w:rPr>
          <w:rFonts w:hint="eastAsia"/>
        </w:rPr>
        <w:t>gcc的使用</w:t>
      </w:r>
    </w:p>
    <w:p w14:paraId="0D00136B">
      <w:pPr>
        <w:pStyle w:val="4"/>
        <w:ind w:firstLine="420"/>
      </w:pPr>
      <w:r>
        <w:rPr>
          <w:rFonts w:hint="eastAsia"/>
        </w:rPr>
        <w:t>了解最基础的gcc的开发过程，C语言</w:t>
      </w:r>
      <w:r>
        <w:rPr>
          <w:rFonts w:hint="eastAsia"/>
          <w:lang w:eastAsia="zh-CN"/>
        </w:rPr>
        <w:t>程序</w:t>
      </w:r>
      <w:r>
        <w:rPr>
          <w:rFonts w:hint="eastAsia"/>
        </w:rPr>
        <w:t>灵活</w:t>
      </w:r>
      <w:r>
        <w:rPr>
          <w:rFonts w:hint="eastAsia"/>
          <w:lang w:val="en-US" w:eastAsia="zh-CN"/>
        </w:rPr>
        <w:t>地</w:t>
      </w:r>
      <w:r>
        <w:rPr>
          <w:rFonts w:hint="eastAsia"/>
        </w:rPr>
        <w:t>控制整个的编译的过程。编译过程可以分为预处理、编译、汇编、链接等等步骤。当然使用</w:t>
      </w:r>
      <w:r>
        <w:t>gcc</w:t>
      </w:r>
      <w:r>
        <w:rPr>
          <w:rFonts w:hint="eastAsia"/>
        </w:rPr>
        <w:t>时，需要安装相应的开发环境，大多数情况下</w:t>
      </w:r>
      <w:r>
        <w:t>gcc</w:t>
      </w:r>
      <w:r>
        <w:rPr>
          <w:rFonts w:hint="eastAsia"/>
        </w:rPr>
        <w:t>编译器在Linux内部是自带的，即安装的时候可以有相应的选项。gcc的使用格式如下：</w:t>
      </w:r>
    </w:p>
    <w:p w14:paraId="56F59BA1">
      <w:pPr>
        <w:pStyle w:val="179"/>
        <w:ind w:firstLine="420"/>
      </w:pPr>
      <w:r>
        <w:t>$ gcc [options][filenames]</w:t>
      </w:r>
    </w:p>
    <w:p w14:paraId="27604C54">
      <w:pPr>
        <w:pStyle w:val="4"/>
        <w:ind w:firstLine="420"/>
      </w:pPr>
      <w:r>
        <w:rPr>
          <w:rFonts w:hint="eastAsia"/>
        </w:rPr>
        <w:t>其中filenames为所要编译的程序源文件。</w:t>
      </w:r>
    </w:p>
    <w:p w14:paraId="345CE804">
      <w:pPr>
        <w:pStyle w:val="4"/>
        <w:ind w:firstLine="420"/>
      </w:pPr>
      <w:r>
        <w:rPr>
          <w:rFonts w:hint="eastAsia"/>
        </w:rPr>
        <w:t>当使用gcc时，gcc会完成预处理、编译、汇编和链接。前三步分别生成目标文件，链接时，把生成的目标文件链接成可执行文件。gcc可以针对支持不同的源程序文件进行不同处理，文件格式以文件的后缀来识别，要编译的文件名字一般是.c的文件名，如果不指定输出文件名，gcc会默认生成a.out文件。</w:t>
      </w:r>
    </w:p>
    <w:p w14:paraId="6B3DAF73">
      <w:pPr>
        <w:pStyle w:val="65"/>
        <w:numPr>
          <w:ilvl w:val="3"/>
          <w:numId w:val="22"/>
        </w:numPr>
      </w:pPr>
      <w:r>
        <w:rPr>
          <w:rFonts w:hint="eastAsia"/>
        </w:rPr>
        <w:t>使用Makefile实现多文件编译</w:t>
      </w:r>
    </w:p>
    <w:p w14:paraId="3880D25A">
      <w:pPr>
        <w:pStyle w:val="4"/>
        <w:ind w:firstLine="420"/>
      </w:pPr>
      <w:r>
        <w:rPr>
          <w:rFonts w:hint="eastAsia"/>
        </w:rPr>
        <w:t>在开发大型软件项目时，通常会涉及多个源文件和目标文件的编译和链接。手动管理这些文件的编译过程非常</w:t>
      </w:r>
      <w:r>
        <w:rPr>
          <w:rFonts w:hint="eastAsia"/>
          <w:lang w:eastAsia="zh-CN"/>
        </w:rPr>
        <w:t>烦琐</w:t>
      </w:r>
      <w:r>
        <w:rPr>
          <w:rFonts w:hint="eastAsia"/>
        </w:rPr>
        <w:t>，因此可以使用Makefile来简化这个过程。Makefile是一个描述文件，一个软件包通常由多个源码文件及库文件等组成，该文件描述了软件包中文件之间的关系，提供更新每个文件的命令，一般在一个软件包里，通常是可执行文件靠目标文件来更新，目标文件靠编译源文件来更新，一个Makefile文件主要含有一系列的规则，每条规则包含以下内容：</w:t>
      </w:r>
    </w:p>
    <w:p w14:paraId="41129F09">
      <w:pPr>
        <w:pStyle w:val="66"/>
        <w:numPr>
          <w:ilvl w:val="4"/>
          <w:numId w:val="22"/>
        </w:numPr>
      </w:pPr>
      <w:r>
        <w:rPr>
          <w:rFonts w:hint="eastAsia"/>
        </w:rPr>
        <w:t>一个目标（target），即make最终需要创建的文件，如可执行文件和目标文件；目标也可以是要执行的动作，如“clean”。</w:t>
      </w:r>
    </w:p>
    <w:p w14:paraId="026BFC08">
      <w:pPr>
        <w:pStyle w:val="66"/>
        <w:numPr>
          <w:ilvl w:val="4"/>
          <w:numId w:val="22"/>
        </w:numPr>
      </w:pPr>
      <w:r>
        <w:rPr>
          <w:rFonts w:hint="eastAsia"/>
        </w:rPr>
        <w:t>一个或多个依赖文件（dependency）列表，通常是编译目标文件所需要的其他文件。</w:t>
      </w:r>
    </w:p>
    <w:p w14:paraId="03B077A2">
      <w:pPr>
        <w:pStyle w:val="66"/>
        <w:numPr>
          <w:ilvl w:val="4"/>
          <w:numId w:val="22"/>
        </w:numPr>
      </w:pPr>
      <w:r>
        <w:rPr>
          <w:rFonts w:hint="eastAsia"/>
        </w:rPr>
        <w:t>一系列命</w:t>
      </w:r>
      <w:r>
        <w:rPr>
          <w:rFonts w:hint="eastAsia"/>
          <w:lang w:eastAsia="zh-CN"/>
        </w:rPr>
        <w:t>令</w:t>
      </w:r>
      <w:r>
        <w:rPr>
          <w:rFonts w:hint="eastAsia"/>
        </w:rPr>
        <w:t>（command），是make执行的动作，通常是把指定的相关文件编译成目标文件的编译命令，每个命令占一行，且每个命令行的起始字符必须为TAB字符。</w:t>
      </w:r>
    </w:p>
    <w:p w14:paraId="23EA223A">
      <w:pPr>
        <w:pStyle w:val="4"/>
        <w:ind w:firstLine="420"/>
      </w:pPr>
      <w:r>
        <w:rPr>
          <w:rFonts w:hint="eastAsia"/>
        </w:rPr>
        <w:t>简单的 Makefile的例子如</w:t>
      </w:r>
      <w:r>
        <w:fldChar w:fldCharType="begin"/>
      </w:r>
      <w:r>
        <w:instrText xml:space="preserve"> </w:instrText>
      </w:r>
      <w:r>
        <w:rPr>
          <w:rFonts w:hint="eastAsia"/>
        </w:rPr>
        <w:instrText xml:space="preserve">REF QWord_XRef_Figure__GPCAul \h \* CHARFORMAT</w:instrText>
      </w:r>
      <w:r>
        <w:instrText xml:space="preserve"> </w:instrText>
      </w:r>
      <w:r>
        <w:fldChar w:fldCharType="separate"/>
      </w:r>
      <w:r>
        <w:rPr>
          <w:rFonts w:hint="eastAsia"/>
        </w:rPr>
        <w:t>图 </w:t>
      </w:r>
      <w:r>
        <w:t>6</w:t>
      </w:r>
      <w:r>
        <w:noBreakHyphen/>
      </w:r>
      <w:r>
        <w:t>11</w:t>
      </w:r>
      <w:r>
        <w:fldChar w:fldCharType="end"/>
      </w:r>
      <w:r>
        <w:rPr>
          <w:rFonts w:hint="eastAsia"/>
        </w:rPr>
        <w:t>所示。</w:t>
      </w:r>
    </w:p>
    <w:p w14:paraId="682FC128">
      <w:pPr>
        <w:pStyle w:val="105"/>
      </w:pPr>
      <w:r>
        <w:t>‌</w:t>
      </w:r>
      <w:bookmarkStart w:id="11832" w:name="_QWord_ImageIndex_94"/>
      <w:r>
        <w:drawing>
          <wp:inline distT="0" distB="0" distL="114300" distR="114300">
            <wp:extent cx="3540125" cy="2230755"/>
            <wp:effectExtent l="0" t="0" r="3175" b="0"/>
            <wp:docPr id="955457506" name="图片 11" descr="图示&#10;&#10;描述已自动生成" title="QWord_ImageMark_94">
              <a:hlinkClick xmlns:a="http://schemas.openxmlformats.org/drawingml/2006/main" r:id="rId373" tooltip="QWord 图片目录：resource/images/illustration/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57506" name="图片 11" descr="图示&#10;&#10;描述已自动生成" title="QWord_ImageMark_94"/>
                    <pic:cNvPicPr>
                      <a:picLocks noChangeAspect="1"/>
                    </pic:cNvPicPr>
                  </pic:nvPicPr>
                  <pic:blipFill>
                    <a:blip r:embed="rId374"/>
                    <a:srcRect t="9333" r="1542"/>
                    <a:stretch>
                      <a:fillRect/>
                    </a:stretch>
                  </pic:blipFill>
                  <pic:spPr>
                    <a:xfrm>
                      <a:off x="0" y="0"/>
                      <a:ext cx="3540125" cy="2231029"/>
                    </a:xfrm>
                    <a:prstGeom prst="rect">
                      <a:avLst/>
                    </a:prstGeom>
                    <a:noFill/>
                    <a:ln>
                      <a:noFill/>
                    </a:ln>
                  </pic:spPr>
                </pic:pic>
              </a:graphicData>
            </a:graphic>
          </wp:inline>
        </w:drawing>
      </w:r>
      <w:bookmarkEnd w:id="11832"/>
    </w:p>
    <w:p w14:paraId="0B121209">
      <w:pPr>
        <w:pStyle w:val="68"/>
      </w:pPr>
      <w:bookmarkStart w:id="11833" w:name="QWord_XRef_Figure__GPCAul"/>
      <w:r>
        <w:rPr>
          <w:rFonts w:hint="eastAsia"/>
        </w:rPr>
        <w:t>图 </w:t>
      </w:r>
      <w:r>
        <w:fldChar w:fldCharType="begin"/>
      </w:r>
      <w:r>
        <w:instrText xml:space="preserve"> SEQ QWord_Heading1_Sequence \c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bookmarkEnd w:id="11833"/>
      <w:r>
        <w:rPr>
          <w:rFonts w:hint="eastAsia"/>
        </w:rPr>
        <w:t xml:space="preserve">  Makefile的例子</w:t>
      </w:r>
    </w:p>
    <w:p w14:paraId="4F4A8DAE">
      <w:pPr>
        <w:pStyle w:val="4"/>
        <w:ind w:firstLine="420"/>
      </w:pPr>
      <w:r>
        <w:rPr>
          <w:rFonts w:hint="eastAsia"/>
        </w:rPr>
        <w:t>执行文件是由两个目标文件prog.o和code.o来生成的test可执行文件，使用gcc编译器来进行编译的，编译器会把两个目标文件和一些默认的库文件链接起来，最终生成一个可执行的文件。</w:t>
      </w:r>
    </w:p>
    <w:p w14:paraId="7A2A1EB4">
      <w:pPr>
        <w:pStyle w:val="4"/>
        <w:ind w:firstLine="420"/>
      </w:pPr>
      <w:r>
        <w:rPr>
          <w:rFonts w:hint="eastAsia"/>
        </w:rPr>
        <w:t>prog.o是由prog.c、prog.h和code.c这三个文件生成的。生成的步骤是用gcc命令来生成.o的文件，.o的文件</w:t>
      </w:r>
      <w:r>
        <w:rPr>
          <w:rFonts w:hint="eastAsia"/>
          <w:lang w:eastAsia="zh-CN"/>
        </w:rPr>
        <w:t>要是</w:t>
      </w:r>
      <w:r>
        <w:rPr>
          <w:rFonts w:hint="eastAsia"/>
        </w:rPr>
        <w:t>就针对prog.c进行相应的编译，输出 prog.o目标文件。同样的code.o也有相应的 gcc的命令。</w:t>
      </w:r>
    </w:p>
    <w:p w14:paraId="3CE8DF12">
      <w:pPr>
        <w:pStyle w:val="4"/>
        <w:ind w:firstLine="420"/>
      </w:pPr>
      <w:r>
        <w:rPr>
          <w:rFonts w:hint="eastAsia"/>
        </w:rPr>
        <w:t>在简单的Makefile里面声明了目标test，实际上有两个源文件，源代码的文件是由prog.c和code.c组成的。直接在和Makefile同一个文件夹内部直接敲入make之后，它会自动地去寻找当前文件夹内部的Makefile，找到之</w:t>
      </w:r>
      <w:r>
        <w:rPr>
          <w:rFonts w:hint="eastAsia"/>
          <w:lang w:eastAsia="zh-CN"/>
        </w:rPr>
        <w:t>按照</w:t>
      </w:r>
      <w:r>
        <w:rPr>
          <w:rFonts w:hint="eastAsia"/>
        </w:rPr>
        <w:t>Makefile的指示来进行生成。</w:t>
      </w:r>
    </w:p>
    <w:p w14:paraId="4CC27CCC">
      <w:pPr>
        <w:pStyle w:val="4"/>
        <w:ind w:firstLine="420"/>
      </w:pPr>
      <w:r>
        <w:rPr>
          <w:rFonts w:hint="eastAsia"/>
        </w:rPr>
        <w:t>有了Makefile，对一个软件包的管理就变</w:t>
      </w:r>
      <w:r>
        <w:rPr>
          <w:rFonts w:hint="eastAsia"/>
          <w:lang w:eastAsia="zh-CN"/>
        </w:rPr>
        <w:t>非常</w:t>
      </w:r>
      <w:r>
        <w:rPr>
          <w:rFonts w:hint="eastAsia"/>
        </w:rPr>
        <w:t>的简单。从网上下载的很多的开源的源代码，解压就会发现里边的源程序可能有很多，若需要编译生成一个总的可执行文件，需查找内部有没有Makefile。如果没有，需查找有没有对应的config，这</w:t>
      </w:r>
      <w:r>
        <w:rPr>
          <w:rFonts w:hint="eastAsia"/>
          <w:lang w:eastAsia="zh-CN"/>
        </w:rPr>
        <w:t>可以自动地</w:t>
      </w:r>
      <w:r>
        <w:rPr>
          <w:rFonts w:hint="eastAsia"/>
        </w:rPr>
        <w:t>先生成Makefile，接着可以直接输入make，从而最终生成所需要的可执行的文件。</w:t>
      </w:r>
    </w:p>
    <w:p w14:paraId="5C3A6DFB">
      <w:pPr>
        <w:pStyle w:val="63"/>
        <w:numPr>
          <w:ilvl w:val="2"/>
          <w:numId w:val="22"/>
        </w:numPr>
        <w:spacing w:before="352" w:after="352"/>
      </w:pPr>
      <w:bookmarkStart w:id="11834" w:name="_Toc8908"/>
      <w:r>
        <w:rPr>
          <w:rFonts w:hint="eastAsia"/>
        </w:rPr>
        <w:t>Linux下应用程序的调试</w:t>
      </w:r>
      <w:bookmarkEnd w:id="11834"/>
    </w:p>
    <w:p w14:paraId="489A2826">
      <w:pPr>
        <w:pStyle w:val="65"/>
        <w:numPr>
          <w:ilvl w:val="3"/>
          <w:numId w:val="22"/>
        </w:numPr>
      </w:pPr>
      <w:r>
        <w:t>GDB</w:t>
      </w:r>
      <w:r>
        <w:rPr>
          <w:rFonts w:hint="eastAsia"/>
        </w:rPr>
        <w:t>调试器简介</w:t>
      </w:r>
    </w:p>
    <w:p w14:paraId="5D031E35">
      <w:pPr>
        <w:pStyle w:val="4"/>
        <w:ind w:firstLine="420"/>
      </w:pPr>
      <w:r>
        <w:rPr>
          <w:rFonts w:hint="eastAsia"/>
        </w:rPr>
        <w:t>Linux系统中包含了GNU 调试程序GDB，它是用来调试C和C</w:t>
      </w:r>
      <w:r>
        <w:t>++</w:t>
      </w:r>
      <w:r>
        <w:rPr>
          <w:rFonts w:hint="eastAsia"/>
        </w:rPr>
        <w:t>程序的调试器。可以使程序开发者在程序运行时观察程序的内部结构和内存的使用情况。</w:t>
      </w:r>
    </w:p>
    <w:p w14:paraId="5BAAC060">
      <w:pPr>
        <w:pStyle w:val="66"/>
        <w:numPr>
          <w:ilvl w:val="4"/>
          <w:numId w:val="22"/>
        </w:numPr>
      </w:pPr>
      <w:r>
        <w:rPr>
          <w:rFonts w:hint="eastAsia"/>
        </w:rPr>
        <w:t>运行程序，设置所有的能影响程序运行的参数和环境。</w:t>
      </w:r>
    </w:p>
    <w:p w14:paraId="40A31D02">
      <w:pPr>
        <w:pStyle w:val="66"/>
        <w:numPr>
          <w:ilvl w:val="4"/>
          <w:numId w:val="22"/>
        </w:numPr>
      </w:pPr>
      <w:r>
        <w:rPr>
          <w:rFonts w:hint="eastAsia"/>
        </w:rPr>
        <w:t>控制程序在指定的条件下停止运行。</w:t>
      </w:r>
    </w:p>
    <w:p w14:paraId="4C9CB26A">
      <w:pPr>
        <w:pStyle w:val="66"/>
        <w:numPr>
          <w:ilvl w:val="4"/>
          <w:numId w:val="22"/>
        </w:numPr>
      </w:pPr>
      <w:r>
        <w:rPr>
          <w:rFonts w:hint="eastAsia"/>
        </w:rPr>
        <w:t>当程序停止时，可以检查程序的状态。</w:t>
      </w:r>
    </w:p>
    <w:p w14:paraId="32755A6F">
      <w:pPr>
        <w:pStyle w:val="66"/>
        <w:numPr>
          <w:ilvl w:val="4"/>
          <w:numId w:val="22"/>
        </w:numPr>
      </w:pPr>
      <w:r>
        <w:rPr>
          <w:rFonts w:hint="eastAsia"/>
        </w:rPr>
        <w:t>修改程序的错误，并重新运行程序。</w:t>
      </w:r>
    </w:p>
    <w:p w14:paraId="5B1B2A91">
      <w:pPr>
        <w:pStyle w:val="66"/>
        <w:numPr>
          <w:ilvl w:val="4"/>
          <w:numId w:val="22"/>
        </w:numPr>
      </w:pPr>
      <w:r>
        <w:rPr>
          <w:rFonts w:hint="eastAsia"/>
        </w:rPr>
        <w:t>动态监视程序中变量的值。</w:t>
      </w:r>
    </w:p>
    <w:p w14:paraId="3C3CD923">
      <w:pPr>
        <w:pStyle w:val="66"/>
        <w:numPr>
          <w:ilvl w:val="4"/>
          <w:numId w:val="22"/>
        </w:numPr>
      </w:pPr>
      <w:r>
        <w:rPr>
          <w:rFonts w:hint="eastAsia"/>
        </w:rPr>
        <w:t>可以单步执行代码，观察程序的运行状态。</w:t>
      </w:r>
    </w:p>
    <w:p w14:paraId="0562F31A">
      <w:pPr>
        <w:pStyle w:val="65"/>
        <w:numPr>
          <w:ilvl w:val="3"/>
          <w:numId w:val="22"/>
        </w:numPr>
      </w:pPr>
      <w:r>
        <w:rPr>
          <w:rFonts w:hint="eastAsia"/>
        </w:rPr>
        <w:t>GDB基本命令</w:t>
      </w:r>
    </w:p>
    <w:p w14:paraId="4014E8B0">
      <w:pPr>
        <w:pStyle w:val="4"/>
        <w:ind w:firstLine="420"/>
      </w:pPr>
      <w:r>
        <w:rPr>
          <w:rFonts w:hint="eastAsia"/>
        </w:rPr>
        <w:t>可以用下面的方式来运行GDB：</w:t>
      </w:r>
    </w:p>
    <w:p w14:paraId="7D2F8346">
      <w:pPr>
        <w:pStyle w:val="179"/>
        <w:ind w:firstLine="420"/>
      </w:pPr>
      <w:r>
        <w:tab/>
      </w:r>
      <w:r>
        <w:tab/>
      </w:r>
      <w:r>
        <w:t>gdb filename</w:t>
      </w:r>
    </w:p>
    <w:p w14:paraId="22CBFE61">
      <w:pPr>
        <w:pStyle w:val="4"/>
        <w:ind w:firstLine="420"/>
      </w:pPr>
      <w:r>
        <w:rPr>
          <w:rFonts w:hint="eastAsia"/>
        </w:rPr>
        <w:t>其中，filename是要调试的可执行文件，用这种方式运行GDB可以直接指定想要调试的程序，这与启动gdb后执行file filename命令效果完全一样。还可以用GDB去检查一个因程序异常终止而产生的core文件，或者与一个正在运行的程序相连。</w:t>
      </w:r>
    </w:p>
    <w:p w14:paraId="06EAA316">
      <w:pPr>
        <w:pStyle w:val="4"/>
        <w:ind w:firstLine="420"/>
      </w:pPr>
      <w:r>
        <w:rPr>
          <w:rFonts w:hint="eastAsia"/>
        </w:rPr>
        <w:t>GDB支持很多命令且能实现不同的功能。这些命令包含从简单的文件装入到允许检查所调用的堆栈内容的复杂命令。</w:t>
      </w:r>
    </w:p>
    <w:p w14:paraId="727F4048">
      <w:pPr>
        <w:pStyle w:val="4"/>
        <w:ind w:firstLine="420"/>
      </w:pPr>
      <w:r>
        <w:rPr>
          <w:rFonts w:hint="eastAsia"/>
        </w:rPr>
        <w:t>下面是使用GDB调试用到的常用命令。</w:t>
      </w:r>
    </w:p>
    <w:p w14:paraId="16D1FA54">
      <w:pPr>
        <w:pStyle w:val="66"/>
        <w:numPr>
          <w:ilvl w:val="4"/>
          <w:numId w:val="22"/>
        </w:numPr>
      </w:pPr>
      <w:r>
        <w:rPr>
          <w:rFonts w:hint="eastAsia"/>
        </w:rPr>
        <w:t>file命令：装入想要调试的可执行文件。</w:t>
      </w:r>
    </w:p>
    <w:p w14:paraId="107D18D9">
      <w:pPr>
        <w:pStyle w:val="66"/>
        <w:numPr>
          <w:ilvl w:val="4"/>
          <w:numId w:val="22"/>
        </w:numPr>
      </w:pPr>
      <w:r>
        <w:rPr>
          <w:rFonts w:hint="eastAsia"/>
        </w:rPr>
        <w:t>cd命令：改变工作目录。</w:t>
      </w:r>
    </w:p>
    <w:p w14:paraId="2A2EF661">
      <w:pPr>
        <w:pStyle w:val="66"/>
        <w:numPr>
          <w:ilvl w:val="4"/>
          <w:numId w:val="22"/>
        </w:numPr>
      </w:pPr>
      <w:r>
        <w:rPr>
          <w:rFonts w:hint="eastAsia"/>
        </w:rPr>
        <w:t>pwd命令：返回当前工</w:t>
      </w:r>
      <w:r>
        <w:rPr>
          <w:rFonts w:hint="eastAsia"/>
          <w:lang w:eastAsia="zh-CN"/>
        </w:rPr>
        <w:t>记</w:t>
      </w:r>
      <w:r>
        <w:rPr>
          <w:rFonts w:hint="eastAsia"/>
        </w:rPr>
        <w:t>录。</w:t>
      </w:r>
    </w:p>
    <w:p w14:paraId="66AEADE5">
      <w:pPr>
        <w:pStyle w:val="66"/>
        <w:numPr>
          <w:ilvl w:val="4"/>
          <w:numId w:val="22"/>
        </w:numPr>
      </w:pPr>
      <w:r>
        <w:rPr>
          <w:rFonts w:hint="eastAsia"/>
        </w:rPr>
        <w:t>run命令：执行当前被调试的程序。</w:t>
      </w:r>
    </w:p>
    <w:p w14:paraId="56520F0B">
      <w:pPr>
        <w:pStyle w:val="66"/>
        <w:numPr>
          <w:ilvl w:val="4"/>
          <w:numId w:val="22"/>
        </w:numPr>
      </w:pPr>
      <w:r>
        <w:rPr>
          <w:rFonts w:hint="eastAsia"/>
        </w:rPr>
        <w:t>kill命令：停止正在调试的应用程序。</w:t>
      </w:r>
    </w:p>
    <w:p w14:paraId="25180592">
      <w:pPr>
        <w:pStyle w:val="66"/>
        <w:numPr>
          <w:ilvl w:val="4"/>
          <w:numId w:val="22"/>
        </w:numPr>
      </w:pPr>
      <w:r>
        <w:rPr>
          <w:rFonts w:hint="eastAsia"/>
        </w:rPr>
        <w:t>list命令：列出正在调试的应用程序的源代码。</w:t>
      </w:r>
    </w:p>
    <w:p w14:paraId="259A6D16">
      <w:pPr>
        <w:pStyle w:val="66"/>
        <w:numPr>
          <w:ilvl w:val="4"/>
          <w:numId w:val="22"/>
        </w:numPr>
      </w:pPr>
      <w:r>
        <w:rPr>
          <w:rFonts w:hint="eastAsia"/>
        </w:rPr>
        <w:t>break命令：设置断点。</w:t>
      </w:r>
    </w:p>
    <w:p w14:paraId="30579D90">
      <w:pPr>
        <w:pStyle w:val="66"/>
        <w:numPr>
          <w:ilvl w:val="4"/>
          <w:numId w:val="22"/>
        </w:numPr>
      </w:pPr>
      <w:r>
        <w:rPr>
          <w:rFonts w:hint="eastAsia"/>
        </w:rPr>
        <w:t>Tbreak命令；设置临时断点。它的语法与break相同。</w:t>
      </w:r>
    </w:p>
    <w:p w14:paraId="2C447C79">
      <w:pPr>
        <w:pStyle w:val="66"/>
        <w:numPr>
          <w:ilvl w:val="4"/>
          <w:numId w:val="22"/>
        </w:numPr>
      </w:pPr>
      <w:r>
        <w:rPr>
          <w:rFonts w:hint="eastAsia"/>
        </w:rPr>
        <w:t>watch命令：设置监视点，监视表达式的变化。</w:t>
      </w:r>
    </w:p>
    <w:p w14:paraId="5A67FBA8">
      <w:pPr>
        <w:pStyle w:val="66"/>
        <w:numPr>
          <w:ilvl w:val="4"/>
          <w:numId w:val="22"/>
        </w:numPr>
      </w:pPr>
      <w:r>
        <w:rPr>
          <w:rFonts w:hint="eastAsia"/>
        </w:rPr>
        <w:t>awatch命令：设置读写监视点。当要监视的表达式被读或写时将应用程序挂起。</w:t>
      </w:r>
    </w:p>
    <w:p w14:paraId="622E43BB">
      <w:pPr>
        <w:pStyle w:val="66"/>
        <w:numPr>
          <w:ilvl w:val="4"/>
          <w:numId w:val="22"/>
        </w:numPr>
      </w:pPr>
      <w:r>
        <w:rPr>
          <w:rFonts w:hint="eastAsia"/>
        </w:rPr>
        <w:t>rwatch命令：设置读监视点，当监视表达式被读时将程序挂起，等待调试。</w:t>
      </w:r>
    </w:p>
    <w:p w14:paraId="23E945C3">
      <w:pPr>
        <w:pStyle w:val="66"/>
        <w:numPr>
          <w:ilvl w:val="4"/>
          <w:numId w:val="22"/>
        </w:numPr>
      </w:pPr>
      <w:r>
        <w:rPr>
          <w:rFonts w:hint="eastAsia"/>
        </w:rPr>
        <w:t>next命令：执行下一条源代码，但是不进入函数内部。也就是说，将一条函数调用作为一条语句执行。执行这个命令的前提是已经用run开始执行代码。</w:t>
      </w:r>
    </w:p>
    <w:p w14:paraId="472601BC">
      <w:pPr>
        <w:pStyle w:val="66"/>
        <w:numPr>
          <w:ilvl w:val="4"/>
          <w:numId w:val="22"/>
        </w:numPr>
      </w:pPr>
      <w:r>
        <w:rPr>
          <w:rFonts w:hint="eastAsia"/>
        </w:rPr>
        <w:t>step命令：执行下一条源代码，进入函数内部。如果调用了某个函数，会跳到函数所在的代码中等候一步步执行。执行这个命令的前提是已经用run开始执行代码。</w:t>
      </w:r>
    </w:p>
    <w:p w14:paraId="181D7678">
      <w:pPr>
        <w:pStyle w:val="66"/>
        <w:numPr>
          <w:ilvl w:val="4"/>
          <w:numId w:val="22"/>
        </w:numPr>
      </w:pPr>
      <w:r>
        <w:rPr>
          <w:rFonts w:hint="eastAsia"/>
        </w:rPr>
        <w:t>display命令：在应用程序每次停止运行时显示表达式的值。</w:t>
      </w:r>
    </w:p>
    <w:p w14:paraId="3D56A605">
      <w:pPr>
        <w:pStyle w:val="66"/>
        <w:numPr>
          <w:ilvl w:val="4"/>
          <w:numId w:val="22"/>
        </w:numPr>
      </w:pPr>
      <w:r>
        <w:rPr>
          <w:rFonts w:hint="eastAsia"/>
        </w:rPr>
        <w:t>info break命令：显示当前断点列表，包括每个断点到达的次数。</w:t>
      </w:r>
    </w:p>
    <w:p w14:paraId="402BF225">
      <w:pPr>
        <w:pStyle w:val="66"/>
        <w:numPr>
          <w:ilvl w:val="4"/>
          <w:numId w:val="22"/>
        </w:numPr>
      </w:pPr>
      <w:r>
        <w:rPr>
          <w:rFonts w:hint="eastAsia"/>
        </w:rPr>
        <w:t>info files命令：显示调试文件的信息。</w:t>
      </w:r>
    </w:p>
    <w:p w14:paraId="70F55798">
      <w:pPr>
        <w:pStyle w:val="66"/>
        <w:numPr>
          <w:ilvl w:val="4"/>
          <w:numId w:val="22"/>
        </w:numPr>
      </w:pPr>
      <w:r>
        <w:rPr>
          <w:rFonts w:hint="eastAsia"/>
        </w:rPr>
        <w:t>info func命令：显示所有的函数名。</w:t>
      </w:r>
    </w:p>
    <w:p w14:paraId="0F2E607A">
      <w:pPr>
        <w:pStyle w:val="66"/>
        <w:numPr>
          <w:ilvl w:val="4"/>
          <w:numId w:val="22"/>
        </w:numPr>
      </w:pPr>
      <w:r>
        <w:rPr>
          <w:rFonts w:hint="eastAsia"/>
        </w:rPr>
        <w:t>info local命令：显示当前函数的所有局部变量的信息。</w:t>
      </w:r>
    </w:p>
    <w:p w14:paraId="0137DE59">
      <w:pPr>
        <w:pStyle w:val="66"/>
        <w:numPr>
          <w:ilvl w:val="4"/>
          <w:numId w:val="22"/>
        </w:numPr>
      </w:pPr>
      <w:r>
        <w:rPr>
          <w:rFonts w:hint="eastAsia"/>
        </w:rPr>
        <w:t>info prog命令：显示调试程序的执行状态。</w:t>
      </w:r>
    </w:p>
    <w:p w14:paraId="5759AE62">
      <w:pPr>
        <w:pStyle w:val="66"/>
        <w:numPr>
          <w:ilvl w:val="4"/>
          <w:numId w:val="22"/>
        </w:numPr>
      </w:pPr>
      <w:r>
        <w:rPr>
          <w:rFonts w:hint="eastAsia"/>
        </w:rPr>
        <w:t>print命令；显示表达式的值。</w:t>
      </w:r>
    </w:p>
    <w:p w14:paraId="2683CC55">
      <w:pPr>
        <w:pStyle w:val="66"/>
        <w:numPr>
          <w:ilvl w:val="4"/>
          <w:numId w:val="22"/>
        </w:numPr>
      </w:pPr>
      <w:r>
        <w:rPr>
          <w:rFonts w:hint="eastAsia"/>
        </w:rPr>
        <w:t>delete命令：删除断点。指定一个断点号码，则删除指定断点。不指定参数则删除所有的断点。</w:t>
      </w:r>
    </w:p>
    <w:p w14:paraId="294298F2">
      <w:pPr>
        <w:pStyle w:val="66"/>
        <w:numPr>
          <w:ilvl w:val="4"/>
          <w:numId w:val="22"/>
        </w:numPr>
      </w:pPr>
      <w:r>
        <w:rPr>
          <w:rFonts w:hint="eastAsia"/>
        </w:rPr>
        <w:t>Shell命令：执行Linux Shell命令。</w:t>
      </w:r>
    </w:p>
    <w:p w14:paraId="7AF23B00">
      <w:pPr>
        <w:pStyle w:val="66"/>
        <w:numPr>
          <w:ilvl w:val="4"/>
          <w:numId w:val="22"/>
        </w:numPr>
      </w:pPr>
      <w:r>
        <w:rPr>
          <w:rFonts w:hint="eastAsia"/>
        </w:rPr>
        <w:t>make命令：不退出gdb而重新编译生成可执行文件。</w:t>
      </w:r>
    </w:p>
    <w:p w14:paraId="39CE6CF5">
      <w:pPr>
        <w:pStyle w:val="66"/>
        <w:numPr>
          <w:ilvl w:val="4"/>
          <w:numId w:val="22"/>
        </w:numPr>
      </w:pPr>
      <w:r>
        <w:rPr>
          <w:rFonts w:hint="eastAsia"/>
        </w:rPr>
        <w:t>Quit命令：退出gdb。</w:t>
      </w:r>
    </w:p>
    <w:p w14:paraId="3F36B384">
      <w:pPr>
        <w:pStyle w:val="63"/>
        <w:numPr>
          <w:ilvl w:val="2"/>
          <w:numId w:val="22"/>
        </w:numPr>
        <w:spacing w:before="352" w:after="352"/>
      </w:pPr>
      <w:bookmarkStart w:id="11835" w:name="_Toc18270"/>
      <w:r>
        <w:rPr>
          <w:rFonts w:hint="eastAsia"/>
        </w:rPr>
        <w:t>嵌入式Linux的应用开发环境</w:t>
      </w:r>
      <w:bookmarkEnd w:id="11835"/>
    </w:p>
    <w:p w14:paraId="3091B7DB">
      <w:pPr>
        <w:pStyle w:val="4"/>
        <w:ind w:firstLine="420"/>
      </w:pPr>
      <w:r>
        <w:t>嵌入式Linux的应用开发环境一般有两种方式：一种是</w:t>
      </w:r>
      <w:r>
        <w:rPr>
          <w:rFonts w:hint="eastAsia"/>
        </w:rPr>
        <w:t>交叉开发环境。</w:t>
      </w:r>
      <w:r>
        <w:t>把开发环境放在PC机上</w:t>
      </w:r>
      <w:r>
        <w:rPr>
          <w:rFonts w:hint="eastAsia"/>
        </w:rPr>
        <w:t>，在宿主机上编写程序进行编译连接，编写好的程序编译完之后，要下载到目标机运行。宿主机与目标机之间一般采用专用的连接方式来进行通信，比如网络或者串行通信。如</w:t>
      </w:r>
      <w:r>
        <w:fldChar w:fldCharType="begin"/>
      </w:r>
      <w:r>
        <w:instrText xml:space="preserve"> </w:instrText>
      </w:r>
      <w:r>
        <w:rPr>
          <w:rFonts w:hint="eastAsia"/>
        </w:rPr>
        <w:instrText xml:space="preserve">REF QWord_XRef_Figure__WH069d \h \* CHARFORMAT</w:instrText>
      </w:r>
      <w:r>
        <w:instrText xml:space="preserve"> </w:instrText>
      </w:r>
      <w:r>
        <w:fldChar w:fldCharType="separate"/>
      </w:r>
      <w:r>
        <w:rPr>
          <w:rFonts w:hint="eastAsia"/>
        </w:rPr>
        <w:t>图 </w:t>
      </w:r>
      <w:r>
        <w:t>6</w:t>
      </w:r>
      <w:r>
        <w:noBreakHyphen/>
      </w:r>
      <w:r>
        <w:t>12</w:t>
      </w:r>
      <w:r>
        <w:fldChar w:fldCharType="end"/>
      </w:r>
      <w:r>
        <w:rPr>
          <w:rFonts w:hint="eastAsia"/>
        </w:rPr>
        <w:t>所示。</w:t>
      </w:r>
    </w:p>
    <w:p w14:paraId="61470B6C">
      <w:pPr>
        <w:pStyle w:val="105"/>
      </w:pPr>
      <w:r>
        <w:t>‌</w:t>
      </w:r>
      <w:bookmarkStart w:id="11836" w:name="_QWord_ImageIndex_95"/>
      <w:r>
        <w:drawing>
          <wp:inline distT="0" distB="0" distL="114300" distR="114300">
            <wp:extent cx="4125595" cy="2186940"/>
            <wp:effectExtent l="0" t="0" r="8255" b="3810"/>
            <wp:docPr id="1350933521" name="图片 12" descr="图示, 示意图&#10;&#10;描述已自动生成" title="QWord_ImageMark_95">
              <a:hlinkClick xmlns:a="http://schemas.openxmlformats.org/drawingml/2006/main" r:id="rId375" tooltip="QWord 图片目录：resource/images/illustration/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33521" name="图片 12" descr="图示, 示意图&#10;&#10;描述已自动生成" title="QWord_ImageMark_95"/>
                    <pic:cNvPicPr>
                      <a:picLocks noChangeAspect="1"/>
                    </pic:cNvPicPr>
                  </pic:nvPicPr>
                  <pic:blipFill>
                    <a:blip r:embed="rId376"/>
                    <a:stretch>
                      <a:fillRect/>
                    </a:stretch>
                  </pic:blipFill>
                  <pic:spPr>
                    <a:xfrm>
                      <a:off x="0" y="0"/>
                      <a:ext cx="4125595" cy="2187277"/>
                    </a:xfrm>
                    <a:prstGeom prst="rect">
                      <a:avLst/>
                    </a:prstGeom>
                    <a:noFill/>
                    <a:ln>
                      <a:noFill/>
                    </a:ln>
                  </pic:spPr>
                </pic:pic>
              </a:graphicData>
            </a:graphic>
          </wp:inline>
        </w:drawing>
      </w:r>
      <w:bookmarkEnd w:id="11836"/>
    </w:p>
    <w:p w14:paraId="7D8E1748">
      <w:pPr>
        <w:pStyle w:val="68"/>
      </w:pPr>
      <w:bookmarkStart w:id="11837" w:name="QWord_XRef_Figure__WH069d"/>
      <w:r>
        <w:rPr>
          <w:rFonts w:hint="eastAsia"/>
        </w:rPr>
        <w:t>图 </w:t>
      </w:r>
      <w:r>
        <w:fldChar w:fldCharType="begin"/>
      </w:r>
      <w:r>
        <w:instrText xml:space="preserve"> SEQ QWord_Heading1_Sequence \c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bookmarkEnd w:id="11837"/>
      <w:r>
        <w:rPr>
          <w:rFonts w:hint="eastAsia"/>
        </w:rPr>
        <w:t xml:space="preserve">  交叉开发环境</w:t>
      </w:r>
    </w:p>
    <w:p w14:paraId="4F201852">
      <w:pPr>
        <w:pStyle w:val="4"/>
        <w:ind w:firstLine="420"/>
      </w:pPr>
      <w:r>
        <w:rPr>
          <w:rFonts w:hint="eastAsia"/>
        </w:rPr>
        <w:t>另一种是本地开发环境。例如，</w:t>
      </w:r>
      <w:r>
        <w:t>在目标机</w:t>
      </w:r>
      <w:r>
        <w:rPr>
          <w:rFonts w:hint="eastAsia"/>
          <w:position w:val="2"/>
          <w:lang w:eastAsia="zh-CN"/>
        </w:rPr>
        <w:t>——</w:t>
      </w:r>
      <w:r>
        <w:t>树莓派上进行开发</w:t>
      </w:r>
      <w:r>
        <w:rPr>
          <w:rFonts w:hint="eastAsia"/>
        </w:rPr>
        <w:t>，</w:t>
      </w:r>
      <w:r>
        <w:t>树莓派自带Linux操作系统，并安装了gcc等开发环境，启动后即可进行编写、编译、连接和运行程序。</w:t>
      </w:r>
      <w:r>
        <w:rPr>
          <w:rFonts w:hint="eastAsia"/>
        </w:rPr>
        <w:t>如</w:t>
      </w:r>
      <w:r>
        <w:fldChar w:fldCharType="begin"/>
      </w:r>
      <w:r>
        <w:instrText xml:space="preserve"> </w:instrText>
      </w:r>
      <w:r>
        <w:rPr>
          <w:rFonts w:hint="eastAsia"/>
        </w:rPr>
        <w:instrText xml:space="preserve">REF QWord_XRef_Figure__dhc18r \h \* CHARFORMAT</w:instrText>
      </w:r>
      <w:r>
        <w:instrText xml:space="preserve"> </w:instrText>
      </w:r>
      <w:r>
        <w:fldChar w:fldCharType="separate"/>
      </w:r>
      <w:r>
        <w:rPr>
          <w:rFonts w:hint="eastAsia"/>
        </w:rPr>
        <w:t>图 </w:t>
      </w:r>
      <w:r>
        <w:t>6</w:t>
      </w:r>
      <w:r>
        <w:noBreakHyphen/>
      </w:r>
      <w:r>
        <w:t>13</w:t>
      </w:r>
      <w:r>
        <w:fldChar w:fldCharType="end"/>
      </w:r>
      <w:r>
        <w:rPr>
          <w:rFonts w:hint="eastAsia"/>
        </w:rPr>
        <w:t>所示。与</w:t>
      </w:r>
      <w:r>
        <w:t>交叉开发环境</w:t>
      </w:r>
      <w:r>
        <w:rPr>
          <w:rFonts w:hint="eastAsia"/>
        </w:rPr>
        <w:t>相比</w:t>
      </w:r>
      <w:r>
        <w:t>，本地开发</w:t>
      </w:r>
      <w:r>
        <w:rPr>
          <w:rFonts w:hint="eastAsia"/>
        </w:rPr>
        <w:t>环境</w:t>
      </w:r>
      <w:r>
        <w:t>更加方便，但交叉开发环境的宿主机速度较快，编译效率高。</w:t>
      </w:r>
    </w:p>
    <w:p w14:paraId="1D51E2AC">
      <w:pPr>
        <w:pStyle w:val="105"/>
      </w:pPr>
      <w:r>
        <w:t>‌</w:t>
      </w:r>
      <w:bookmarkStart w:id="11838" w:name="_QWord_ImageIndex_96"/>
      <w:r>
        <w:drawing>
          <wp:inline distT="0" distB="0" distL="114300" distR="114300">
            <wp:extent cx="4008120" cy="2004060"/>
            <wp:effectExtent l="0" t="0" r="0" b="0"/>
            <wp:docPr id="56631994" name="图片 13" descr="图片包含 图示&#10;&#10;描述已自动生成" title="QWord_ImageMark_96">
              <a:hlinkClick xmlns:a="http://schemas.openxmlformats.org/drawingml/2006/main" r:id="rId377" tooltip="QWord 图片目录：resource/images/illustration/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1994" name="图片 13" descr="图片包含 图示&#10;&#10;描述已自动生成" title="QWord_ImageMark_96"/>
                    <pic:cNvPicPr>
                      <a:picLocks noChangeAspect="1"/>
                    </pic:cNvPicPr>
                  </pic:nvPicPr>
                  <pic:blipFill>
                    <a:blip r:embed="rId378"/>
                    <a:stretch>
                      <a:fillRect/>
                    </a:stretch>
                  </pic:blipFill>
                  <pic:spPr>
                    <a:xfrm>
                      <a:off x="0" y="0"/>
                      <a:ext cx="4008120" cy="2004060"/>
                    </a:xfrm>
                    <a:prstGeom prst="rect">
                      <a:avLst/>
                    </a:prstGeom>
                    <a:noFill/>
                    <a:ln>
                      <a:noFill/>
                    </a:ln>
                  </pic:spPr>
                </pic:pic>
              </a:graphicData>
            </a:graphic>
          </wp:inline>
        </w:drawing>
      </w:r>
      <w:bookmarkEnd w:id="11838"/>
    </w:p>
    <w:p w14:paraId="6971B500">
      <w:pPr>
        <w:pStyle w:val="68"/>
      </w:pPr>
      <w:bookmarkStart w:id="11839" w:name="QWord_XRef_Figure__dhc18r"/>
      <w:r>
        <w:rPr>
          <w:rFonts w:hint="eastAsia"/>
        </w:rPr>
        <w:t>图 </w:t>
      </w:r>
      <w:r>
        <w:fldChar w:fldCharType="begin"/>
      </w:r>
      <w:r>
        <w:instrText xml:space="preserve"> SEQ QWord_Heading1_Sequence \c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13</w:t>
      </w:r>
      <w:r>
        <w:fldChar w:fldCharType="end"/>
      </w:r>
      <w:bookmarkEnd w:id="11839"/>
      <w:r>
        <w:rPr>
          <w:rFonts w:hint="eastAsia"/>
        </w:rPr>
        <w:t xml:space="preserve">  本地开发环境</w:t>
      </w:r>
    </w:p>
    <w:p w14:paraId="4A39BD02">
      <w:pPr>
        <w:pStyle w:val="4"/>
        <w:ind w:firstLine="420"/>
      </w:pPr>
      <w:r>
        <w:t>交叉开发环境中的连接方式</w:t>
      </w:r>
      <w:r>
        <w:rPr>
          <w:rFonts w:hint="eastAsia"/>
        </w:rPr>
        <w:t>分为物理连接和逻辑连接。</w:t>
      </w:r>
      <w:r>
        <w:t>物理连接是逻辑连接的基础。</w:t>
      </w:r>
    </w:p>
    <w:p w14:paraId="2414C0CF">
      <w:pPr>
        <w:pStyle w:val="4"/>
        <w:ind w:firstLine="420"/>
      </w:pPr>
      <w:r>
        <w:t>物理连接是指宿主机与目标机通过物理线路连接在一起，连接方式主要有三种：</w:t>
      </w:r>
    </w:p>
    <w:p w14:paraId="4B3578D3">
      <w:pPr>
        <w:pStyle w:val="175"/>
      </w:pPr>
      <w:r>
        <w:t>串口</w:t>
      </w:r>
      <w:r>
        <w:rPr>
          <w:rFonts w:hint="eastAsia"/>
        </w:rPr>
        <w:t>；</w:t>
      </w:r>
    </w:p>
    <w:p w14:paraId="5D691642">
      <w:pPr>
        <w:pStyle w:val="175"/>
      </w:pPr>
      <w:r>
        <w:t>以太口</w:t>
      </w:r>
      <w:r>
        <w:rPr>
          <w:rFonts w:hint="eastAsia"/>
        </w:rPr>
        <w:t>；</w:t>
      </w:r>
    </w:p>
    <w:p w14:paraId="2387D97D">
      <w:pPr>
        <w:pStyle w:val="175"/>
      </w:pPr>
      <w:r>
        <w:t>OCD方式，如JTAG、BDM等</w:t>
      </w:r>
      <w:r>
        <w:rPr>
          <w:rFonts w:hint="eastAsia"/>
          <w:lang w:eastAsia="zh-CN"/>
        </w:rPr>
        <w:t>。</w:t>
      </w:r>
    </w:p>
    <w:p w14:paraId="2DAF5F63">
      <w:pPr>
        <w:pStyle w:val="4"/>
        <w:ind w:firstLine="420"/>
      </w:pPr>
      <w:r>
        <w:t>逻辑连接指宿主机与目标</w:t>
      </w:r>
      <w:r>
        <w:rPr>
          <w:rFonts w:hint="eastAsia"/>
        </w:rPr>
        <w:t>接口</w:t>
      </w:r>
      <w:r>
        <w:t>间</w:t>
      </w:r>
      <w:r>
        <w:rPr>
          <w:rFonts w:hint="eastAsia"/>
        </w:rPr>
        <w:t>通过</w:t>
      </w:r>
      <w:r>
        <w:t>某种通信协议建立起来的通信连接，目前逐步形成了一些通信协议的标准</w:t>
      </w:r>
      <w:r>
        <w:rPr>
          <w:rFonts w:hint="eastAsia"/>
        </w:rPr>
        <w:t>。主要包括两种方式：</w:t>
      </w:r>
    </w:p>
    <w:p w14:paraId="3BEB1DAD">
      <w:pPr>
        <w:pStyle w:val="175"/>
      </w:pPr>
      <w:r>
        <w:rPr>
          <w:rFonts w:hint="eastAsia"/>
        </w:rPr>
        <w:t>终端方式。通过命令行操作方式控制目标机，包括串口终端（RS232连接）和telnet方式（TCP连接）。串口终端，超级终端、DNW等软件（演示），可以使用zModem或xModem协议传输文件；telnet方式（TCP连接），利用网线连接，使用方便。</w:t>
      </w:r>
    </w:p>
    <w:p w14:paraId="45DE3EFA">
      <w:pPr>
        <w:pStyle w:val="175"/>
      </w:pPr>
      <w:r>
        <w:t>文件传输</w:t>
      </w:r>
      <w:r>
        <w:rPr>
          <w:rFonts w:hint="eastAsia"/>
        </w:rPr>
        <w:t>。</w:t>
      </w:r>
      <w:r>
        <w:t>ftp方式</w:t>
      </w:r>
      <w:r>
        <w:rPr>
          <w:rFonts w:hint="eastAsia"/>
          <w:position w:val="2"/>
          <w:lang w:eastAsia="zh-CN"/>
        </w:rPr>
        <w:t>——</w:t>
      </w:r>
      <w:r>
        <w:t>这是使用最多的一种方式</w:t>
      </w:r>
      <w:r>
        <w:rPr>
          <w:rFonts w:hint="eastAsia"/>
        </w:rPr>
        <w:t>，</w:t>
      </w:r>
      <w:r>
        <w:t>需要一方作为服务端，即ftp server</w:t>
      </w:r>
      <w:r>
        <w:rPr>
          <w:rFonts w:hint="eastAsia"/>
        </w:rPr>
        <w:t>，</w:t>
      </w:r>
      <w:r>
        <w:t>另一方作为客户端。通常，目标机作为服务端运行tftp软件</w:t>
      </w:r>
      <w:r>
        <w:rPr>
          <w:rFonts w:hint="eastAsia"/>
        </w:rPr>
        <w:t>，</w:t>
      </w:r>
      <w:r>
        <w:t>宿主机使用ftp命令去访问目标机。</w:t>
      </w:r>
      <w:r>
        <w:rPr>
          <w:rFonts w:hint="eastAsia"/>
        </w:rPr>
        <w:t>如</w:t>
      </w:r>
      <w:r>
        <w:fldChar w:fldCharType="begin"/>
      </w:r>
      <w:r>
        <w:instrText xml:space="preserve"> </w:instrText>
      </w:r>
      <w:r>
        <w:rPr>
          <w:rFonts w:hint="eastAsia"/>
        </w:rPr>
        <w:instrText xml:space="preserve">REF QWord_XRef_Figure__a8acme \h \* CHARFORMAT</w:instrText>
      </w:r>
      <w:r>
        <w:instrText xml:space="preserve"> </w:instrText>
      </w:r>
      <w:r>
        <w:fldChar w:fldCharType="separate"/>
      </w:r>
      <w:r>
        <w:rPr>
          <w:rFonts w:hint="eastAsia"/>
        </w:rPr>
        <w:t>图 </w:t>
      </w:r>
      <w:r>
        <w:t>6</w:t>
      </w:r>
      <w:r>
        <w:noBreakHyphen/>
      </w:r>
      <w:r>
        <w:t>14</w:t>
      </w:r>
      <w:r>
        <w:fldChar w:fldCharType="end"/>
      </w:r>
      <w:r>
        <w:rPr>
          <w:rFonts w:hint="eastAsia"/>
        </w:rPr>
        <w:t>所示。</w:t>
      </w:r>
    </w:p>
    <w:p w14:paraId="7A22E172">
      <w:pPr>
        <w:pStyle w:val="105"/>
      </w:pPr>
      <w:r>
        <w:t>‌</w:t>
      </w:r>
      <w:bookmarkStart w:id="11840" w:name="_QWord_ImageIndex_97"/>
      <w:r>
        <w:drawing>
          <wp:inline distT="0" distB="0" distL="114300" distR="114300">
            <wp:extent cx="3188970" cy="1970405"/>
            <wp:effectExtent l="0" t="0" r="0" b="0"/>
            <wp:docPr id="605462361" name="图片 14" descr="文本&#10;&#10;描述已自动生成" title="QWord_ImageMark_97">
              <a:hlinkClick xmlns:a="http://schemas.openxmlformats.org/drawingml/2006/main" r:id="rId379" tooltip="QWord 图片目录：resource/images/illustration/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62361" name="图片 14" descr="文本&#10;&#10;描述已自动生成" title="QWord_ImageMark_97"/>
                    <pic:cNvPicPr>
                      <a:picLocks noChangeAspect="1"/>
                    </pic:cNvPicPr>
                  </pic:nvPicPr>
                  <pic:blipFill>
                    <a:blip r:embed="rId380"/>
                    <a:stretch>
                      <a:fillRect/>
                    </a:stretch>
                  </pic:blipFill>
                  <pic:spPr>
                    <a:xfrm>
                      <a:off x="0" y="0"/>
                      <a:ext cx="3188970" cy="1970712"/>
                    </a:xfrm>
                    <a:prstGeom prst="rect">
                      <a:avLst/>
                    </a:prstGeom>
                    <a:noFill/>
                    <a:ln>
                      <a:noFill/>
                    </a:ln>
                  </pic:spPr>
                </pic:pic>
              </a:graphicData>
            </a:graphic>
          </wp:inline>
        </w:drawing>
      </w:r>
      <w:bookmarkEnd w:id="11840"/>
    </w:p>
    <w:p w14:paraId="272FD072">
      <w:pPr>
        <w:pStyle w:val="68"/>
      </w:pPr>
      <w:bookmarkStart w:id="11841" w:name="QWord_XRef_Figure__a8acme"/>
      <w:r>
        <w:rPr>
          <w:rFonts w:hint="eastAsia"/>
        </w:rPr>
        <w:t>图 </w:t>
      </w:r>
      <w:r>
        <w:fldChar w:fldCharType="begin"/>
      </w:r>
      <w:r>
        <w:instrText xml:space="preserve"> SEQ QWord_Heading1_Sequence \c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14</w:t>
      </w:r>
      <w:r>
        <w:fldChar w:fldCharType="end"/>
      </w:r>
      <w:bookmarkEnd w:id="11841"/>
      <w:r>
        <w:rPr>
          <w:rFonts w:hint="eastAsia"/>
        </w:rPr>
        <w:t xml:space="preserve">  ftp常用命令</w:t>
      </w:r>
    </w:p>
    <w:p w14:paraId="705C6CF8">
      <w:pPr>
        <w:pStyle w:val="4"/>
        <w:ind w:firstLine="420"/>
      </w:pPr>
      <w:r>
        <w:t>联机调试</w:t>
      </w:r>
      <w:r>
        <w:rPr>
          <w:rFonts w:hint="eastAsia"/>
        </w:rPr>
        <w:t>。</w:t>
      </w:r>
      <w:r>
        <w:t>单片机通常采用串口或JTAG口进行联机调试。ARM系统如果安装了操作系统，则通常采用基于TCP协议的联机调试方式。</w:t>
      </w:r>
    </w:p>
    <w:p w14:paraId="24CD51D8">
      <w:pPr>
        <w:pStyle w:val="4"/>
        <w:ind w:firstLine="420"/>
      </w:pPr>
      <w:r>
        <w:t>宿主机上的交叉开发环境</w:t>
      </w:r>
      <w:r>
        <w:rPr>
          <w:rFonts w:hint="eastAsia"/>
        </w:rPr>
        <w:t>。</w:t>
      </w:r>
      <w:r>
        <w:t>Linux使用GNU工具链</w:t>
      </w:r>
      <w:r>
        <w:rPr>
          <w:rFonts w:hint="eastAsia"/>
        </w:rPr>
        <w:t>，</w:t>
      </w:r>
      <w:r>
        <w:t>这些工具链是免费的，可以下载使用</w:t>
      </w:r>
      <w:r>
        <w:rPr>
          <w:rFonts w:hint="eastAsia"/>
        </w:rPr>
        <w:t>，</w:t>
      </w:r>
      <w:r>
        <w:t>各工具软件版本要匹配，才能正常使用</w:t>
      </w:r>
      <w:r>
        <w:rPr>
          <w:rFonts w:hint="eastAsia"/>
        </w:rPr>
        <w:t>，</w:t>
      </w:r>
      <w:r>
        <w:t>工具链包括：BINTUTILS、GCC、GLIBC和GDB，可从http</w:t>
      </w:r>
      <w:r>
        <w:rPr>
          <w:rFonts w:hint="eastAsia"/>
        </w:rPr>
        <w:t>：</w:t>
      </w:r>
      <w:r>
        <w:t>//www.gnu.org下载</w:t>
      </w:r>
      <w:r>
        <w:rPr>
          <w:rFonts w:hint="eastAsia"/>
        </w:rPr>
        <w:t>。</w:t>
      </w:r>
    </w:p>
    <w:p w14:paraId="73C986BC">
      <w:pPr>
        <w:pStyle w:val="4"/>
        <w:ind w:firstLine="420"/>
      </w:pPr>
      <w:r>
        <w:rPr>
          <w:rFonts w:hint="eastAsia"/>
        </w:rPr>
        <w:t>下面进行实例演示。</w:t>
      </w:r>
    </w:p>
    <w:p w14:paraId="1542CE24">
      <w:pPr>
        <w:pStyle w:val="4"/>
        <w:ind w:firstLine="420"/>
      </w:pPr>
      <w:r>
        <w:t>实验用ARM开发板，其配套的Linux交叉开发工具已经编译并打包，命名为arm</w:t>
      </w:r>
      <w:r>
        <w:noBreakHyphen/>
      </w:r>
      <w:r>
        <w:t>linux</w:t>
      </w:r>
      <w:r>
        <w:noBreakHyphen/>
      </w:r>
      <w:r>
        <w:t>gcc</w:t>
      </w:r>
      <w:r>
        <w:noBreakHyphen/>
      </w:r>
      <w:r>
        <w:t>4.5.1</w:t>
      </w:r>
      <w:r>
        <w:noBreakHyphen/>
      </w:r>
      <w:r>
        <w:t>XXX.tgz，文件名中的数字表示其版本号。</w:t>
      </w:r>
    </w:p>
    <w:p w14:paraId="3EEAE7A9">
      <w:pPr>
        <w:pStyle w:val="66"/>
        <w:numPr>
          <w:ilvl w:val="4"/>
          <w:numId w:val="22"/>
        </w:numPr>
      </w:pPr>
      <w:r>
        <w:t>将交叉开发工具包解压安装到Linux下即可，</w:t>
      </w:r>
      <w:r>
        <w:rPr>
          <w:rFonts w:hint="eastAsia"/>
        </w:rPr>
        <w:t>无须</w:t>
      </w:r>
      <w:r>
        <w:t>重新编译。</w:t>
      </w:r>
    </w:p>
    <w:p w14:paraId="54C61B28">
      <w:pPr>
        <w:pStyle w:val="179"/>
        <w:ind w:firstLine="420"/>
      </w:pPr>
      <w:r>
        <w:t>tar zxvf arm</w:t>
      </w:r>
      <w:r>
        <w:noBreakHyphen/>
      </w:r>
      <w:r>
        <w:t>linux</w:t>
      </w:r>
      <w:r>
        <w:noBreakHyphen/>
      </w:r>
      <w:r>
        <w:t>gcc</w:t>
      </w:r>
      <w:r>
        <w:noBreakHyphen/>
      </w:r>
      <w:r>
        <w:t>4.5.1</w:t>
      </w:r>
      <w:r>
        <w:noBreakHyphen/>
      </w:r>
      <w:r>
        <w:t>XXX.tgz –C /</w:t>
      </w:r>
    </w:p>
    <w:p w14:paraId="4F0CA26D">
      <w:pPr>
        <w:pStyle w:val="4"/>
        <w:ind w:firstLine="420"/>
      </w:pPr>
      <w:r>
        <w:t>安装在其默认的文件夹内，如/opt/FriendlyARM/toolschain/4.5.1文件夹下</w:t>
      </w:r>
      <w:r>
        <w:rPr>
          <w:rFonts w:hint="eastAsia"/>
        </w:rPr>
        <w:t>。</w:t>
      </w:r>
    </w:p>
    <w:p w14:paraId="32C001B8">
      <w:pPr>
        <w:pStyle w:val="66"/>
        <w:numPr>
          <w:ilvl w:val="4"/>
          <w:numId w:val="22"/>
        </w:numPr>
      </w:pPr>
      <w:r>
        <w:t>将交叉编译器路径添加到系统环境变量中，便于使用</w:t>
      </w:r>
      <w:r>
        <w:rPr>
          <w:rFonts w:hint="eastAsia"/>
        </w:rPr>
        <w:t>：</w:t>
      </w:r>
    </w:p>
    <w:p w14:paraId="0B0ECCAF">
      <w:pPr>
        <w:pStyle w:val="179"/>
        <w:ind w:firstLine="420"/>
      </w:pPr>
      <w:r>
        <w:t>gedit /etc/profile</w:t>
      </w:r>
    </w:p>
    <w:p w14:paraId="51CF0B12">
      <w:pPr>
        <w:pStyle w:val="4"/>
        <w:ind w:firstLine="420"/>
      </w:pPr>
      <w:r>
        <w:t>添加以下四行到该文件中</w:t>
      </w:r>
      <w:r>
        <w:rPr>
          <w:rFonts w:hint="eastAsia"/>
        </w:rPr>
        <w:t>：</w:t>
      </w:r>
    </w:p>
    <w:p w14:paraId="0EE8A5E8">
      <w:pPr>
        <w:pStyle w:val="179"/>
        <w:ind w:firstLine="420"/>
      </w:pPr>
      <w:r>
        <w:t>export PATH=/opt/FriendlyARM/toolschain/4.5.1:$PATH</w:t>
      </w:r>
    </w:p>
    <w:p w14:paraId="0E316C22">
      <w:pPr>
        <w:pStyle w:val="179"/>
        <w:ind w:firstLine="420"/>
      </w:pPr>
      <w:r>
        <w:t>export TOOLCHAIN=/opt/FriendlyARM/toolschain/4.5.1</w:t>
      </w:r>
    </w:p>
    <w:p w14:paraId="190E0655">
      <w:pPr>
        <w:pStyle w:val="179"/>
        <w:ind w:firstLine="420"/>
      </w:pPr>
      <w:r>
        <w:t>export TB_CC_PREFIX=arm</w:t>
      </w:r>
      <w:r>
        <w:noBreakHyphen/>
      </w:r>
      <w:r>
        <w:t>linux</w:t>
      </w:r>
    </w:p>
    <w:p w14:paraId="4A15A446">
      <w:pPr>
        <w:pStyle w:val="179"/>
        <w:ind w:firstLine="420"/>
      </w:pPr>
      <w:r>
        <w:t>export PKG_CONFIG_PREFIX=$TOOLCHAIN/arm</w:t>
      </w:r>
      <w:r>
        <w:noBreakHyphen/>
      </w:r>
      <w:r>
        <w:t>none</w:t>
      </w:r>
      <w:r>
        <w:noBreakHyphen/>
      </w:r>
      <w:r>
        <w:t>linux</w:t>
      </w:r>
      <w:r>
        <w:noBreakHyphen/>
      </w:r>
      <w:r>
        <w:t>gnueabi</w:t>
      </w:r>
    </w:p>
    <w:p w14:paraId="3B4BF084">
      <w:pPr>
        <w:pStyle w:val="66"/>
        <w:numPr>
          <w:ilvl w:val="4"/>
          <w:numId w:val="22"/>
        </w:numPr>
      </w:pPr>
      <w:r>
        <w:t>交叉编译</w:t>
      </w:r>
    </w:p>
    <w:p w14:paraId="6B56BEAF">
      <w:pPr>
        <w:pStyle w:val="4"/>
        <w:ind w:firstLine="420"/>
      </w:pPr>
      <w:r>
        <w:t>把在宿主机上编写的高级语言程序编译成可以运行在目标机上的代码，即在宿主机上能够编译生成另一种CPU（嵌入式微处理器）上的二进制程序</w:t>
      </w:r>
      <w:r>
        <w:rPr>
          <w:rFonts w:hint="eastAsia"/>
        </w:rPr>
        <w:t>，</w:t>
      </w:r>
      <w:r>
        <w:t>用arm</w:t>
      </w:r>
      <w:r>
        <w:noBreakHyphen/>
      </w:r>
      <w:r>
        <w:t>linux</w:t>
      </w:r>
      <w:r>
        <w:noBreakHyphen/>
      </w:r>
      <w:r>
        <w:t>gcc 代替原来的gcc编译器即可。</w:t>
      </w:r>
    </w:p>
    <w:p w14:paraId="79DE2B65">
      <w:pPr>
        <w:pStyle w:val="179"/>
        <w:ind w:firstLine="420"/>
      </w:pPr>
      <w:r>
        <w:t>#arm</w:t>
      </w:r>
      <w:r>
        <w:noBreakHyphen/>
      </w:r>
      <w:r>
        <w:t>linux</w:t>
      </w:r>
      <w:r>
        <w:noBreakHyphen/>
      </w:r>
      <w:r>
        <w:t xml:space="preserve">gcc  t.c </w:t>
      </w:r>
      <w:r>
        <w:noBreakHyphen/>
      </w:r>
      <w:r>
        <w:t>o t</w:t>
      </w:r>
    </w:p>
    <w:p w14:paraId="5B33AA37">
      <w:pPr>
        <w:pStyle w:val="5"/>
        <w:numPr>
          <w:ilvl w:val="1"/>
          <w:numId w:val="22"/>
        </w:numPr>
        <w:spacing w:before="705" w:after="352"/>
      </w:pPr>
      <w:bookmarkStart w:id="11842" w:name="_Toc6666"/>
      <w:r>
        <w:rPr>
          <w:rFonts w:hint="eastAsia"/>
        </w:rPr>
        <w:t>嵌入式Linux系统的打造</w:t>
      </w:r>
      <w:bookmarkEnd w:id="11842"/>
    </w:p>
    <w:p w14:paraId="6815E8CE">
      <w:pPr>
        <w:pStyle w:val="4"/>
        <w:ind w:firstLine="420"/>
      </w:pPr>
      <w:r>
        <w:rPr>
          <w:rFonts w:hint="eastAsia"/>
        </w:rPr>
        <w:t>本节</w:t>
      </w:r>
      <w:r>
        <w:t>学习如何在嵌入式计算机上裁剪和生成适合其运行的Linux系统，并将其安装运行</w:t>
      </w:r>
      <w:r>
        <w:rPr>
          <w:rFonts w:hint="eastAsia"/>
        </w:rPr>
        <w:t>在</w:t>
      </w:r>
      <w:r>
        <w:t>嵌入式计算机上。</w:t>
      </w:r>
    </w:p>
    <w:p w14:paraId="34914B5E">
      <w:pPr>
        <w:pStyle w:val="109"/>
        <w:ind w:firstLine="360"/>
        <w:rPr>
          <w:rStyle w:val="174"/>
          <w:rFonts w:hint="eastAsia" w:eastAsia="宋体"/>
          <w:lang w:eastAsia="zh-CN"/>
        </w:rPr>
      </w:pPr>
      <w:r>
        <w:rPr>
          <w:rStyle w:val="174"/>
          <w:rFonts w:hint="eastAsia" w:eastAsia="宋体"/>
          <w:lang w:eastAsia="zh-CN"/>
        </w:rPr>
        <w:drawing>
          <wp:inline distT="0" distB="0" distL="114300" distR="114300">
            <wp:extent cx="2286000" cy="2286000"/>
            <wp:effectExtent l="0" t="0" r="0" b="0"/>
            <wp:docPr id="32" name="图片 32" descr="6-3 嵌入式Linux系统的打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6-3 嵌入式Linux系统的打造"/>
                    <pic:cNvPicPr>
                      <a:picLocks noChangeAspect="1"/>
                    </pic:cNvPicPr>
                  </pic:nvPicPr>
                  <pic:blipFill>
                    <a:blip r:embed="rId381"/>
                    <a:stretch>
                      <a:fillRect/>
                    </a:stretch>
                  </pic:blipFill>
                  <pic:spPr>
                    <a:xfrm>
                      <a:off x="0" y="0"/>
                      <a:ext cx="2286000" cy="2286000"/>
                    </a:xfrm>
                    <a:prstGeom prst="rect">
                      <a:avLst/>
                    </a:prstGeom>
                  </pic:spPr>
                </pic:pic>
              </a:graphicData>
            </a:graphic>
          </wp:inline>
        </w:drawing>
      </w:r>
    </w:p>
    <w:p w14:paraId="2B910519">
      <w:pPr>
        <w:pStyle w:val="109"/>
        <w:ind w:firstLine="360"/>
      </w:pPr>
      <w:r>
        <w:rPr>
          <w:rStyle w:val="174"/>
          <w:rFonts w:hint="eastAsia"/>
        </w:rPr>
        <w:t>6</w:t>
      </w:r>
      <w:r>
        <w:rPr>
          <w:rStyle w:val="174"/>
        </w:rPr>
        <w:noBreakHyphen/>
      </w:r>
      <w:r>
        <w:rPr>
          <w:rStyle w:val="174"/>
          <w:rFonts w:hint="eastAsia"/>
          <w:lang w:val="en-US" w:eastAsia="zh-CN"/>
        </w:rPr>
        <w:t>3</w:t>
      </w:r>
      <w:r>
        <w:rPr>
          <w:rStyle w:val="174"/>
          <w:rFonts w:hint="eastAsia"/>
        </w:rPr>
        <w:t xml:space="preserve"> 嵌入式Linux系统的打造</w:t>
      </w:r>
    </w:p>
    <w:p w14:paraId="757D56E3">
      <w:pPr>
        <w:pStyle w:val="63"/>
        <w:numPr>
          <w:ilvl w:val="2"/>
          <w:numId w:val="22"/>
        </w:numPr>
        <w:spacing w:before="352" w:after="352"/>
      </w:pPr>
      <w:bookmarkStart w:id="11843" w:name="_Toc18830"/>
      <w:r>
        <w:rPr>
          <w:rFonts w:hint="eastAsia"/>
        </w:rPr>
        <w:t>嵌入式Linux软件组成</w:t>
      </w:r>
      <w:bookmarkEnd w:id="11843"/>
    </w:p>
    <w:p w14:paraId="647B3541">
      <w:pPr>
        <w:pStyle w:val="4"/>
        <w:ind w:firstLine="420"/>
      </w:pPr>
      <w:r>
        <w:rPr>
          <w:rFonts w:hint="eastAsia"/>
        </w:rPr>
        <w:t>目标板Flash上安装的嵌入式Linux系统，如</w:t>
      </w:r>
      <w:r>
        <w:fldChar w:fldCharType="begin"/>
      </w:r>
      <w:r>
        <w:instrText xml:space="preserve"> </w:instrText>
      </w:r>
      <w:r>
        <w:rPr>
          <w:rFonts w:hint="eastAsia"/>
        </w:rPr>
        <w:instrText xml:space="preserve">REF QWord_XRef_Figure__bSb6R1 \h \* CHARFORMAT</w:instrText>
      </w:r>
      <w:r>
        <w:instrText xml:space="preserve"> </w:instrText>
      </w:r>
      <w:r>
        <w:fldChar w:fldCharType="separate"/>
      </w:r>
      <w:r>
        <w:rPr>
          <w:rFonts w:hint="eastAsia"/>
        </w:rPr>
        <w:t>图 </w:t>
      </w:r>
      <w:r>
        <w:t>6</w:t>
      </w:r>
      <w:r>
        <w:noBreakHyphen/>
      </w:r>
      <w:r>
        <w:t>15</w:t>
      </w:r>
      <w:r>
        <w:fldChar w:fldCharType="end"/>
      </w:r>
      <w:r>
        <w:rPr>
          <w:rFonts w:hint="eastAsia"/>
        </w:rPr>
        <w:t>所示。通常包括：</w:t>
      </w:r>
    </w:p>
    <w:p w14:paraId="65B6E2F1">
      <w:pPr>
        <w:pStyle w:val="66"/>
        <w:numPr>
          <w:ilvl w:val="4"/>
          <w:numId w:val="22"/>
        </w:numPr>
      </w:pPr>
      <w:r>
        <w:rPr>
          <w:rFonts w:hint="eastAsia"/>
        </w:rPr>
        <w:t>BootLoader用于引导系统。</w:t>
      </w:r>
    </w:p>
    <w:p w14:paraId="342D19B5">
      <w:pPr>
        <w:pStyle w:val="66"/>
        <w:numPr>
          <w:ilvl w:val="4"/>
          <w:numId w:val="22"/>
        </w:numPr>
      </w:pPr>
      <w:r>
        <w:rPr>
          <w:rFonts w:hint="eastAsia"/>
        </w:rPr>
        <w:t>Linux内核完成OS核心功能的部分。</w:t>
      </w:r>
    </w:p>
    <w:p w14:paraId="41400CA5">
      <w:pPr>
        <w:pStyle w:val="66"/>
        <w:numPr>
          <w:ilvl w:val="4"/>
          <w:numId w:val="22"/>
        </w:numPr>
      </w:pPr>
      <w:r>
        <w:rPr>
          <w:rFonts w:hint="eastAsia"/>
        </w:rPr>
        <w:t>根文件系统包含支持Linux正常运行的内容，包括系统软件、库、驱动程序等。</w:t>
      </w:r>
    </w:p>
    <w:p w14:paraId="5131F241">
      <w:pPr>
        <w:pStyle w:val="105"/>
      </w:pPr>
      <w:r>
        <w:t>‌</w:t>
      </w:r>
      <w:bookmarkStart w:id="11844" w:name="_QWord_ImageIndex_98"/>
      <w:r>
        <w:drawing>
          <wp:inline distT="0" distB="0" distL="0" distR="0">
            <wp:extent cx="3731260" cy="1096010"/>
            <wp:effectExtent l="0" t="0" r="2540" b="8890"/>
            <wp:docPr id="90" name="图片 9223" descr="图片包含 日程表&#10;&#10;描述已自动生成" title="QWord_ImageMark_98">
              <a:hlinkClick xmlns:a="http://schemas.openxmlformats.org/drawingml/2006/main" r:id="rId382" tooltip="QWord 图片目录：resource/images/illustration/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223" descr="图片包含 日程表&#10;&#10;描述已自动生成" title="QWord_ImageMark_98"/>
                    <pic:cNvPicPr>
                      <a:picLocks noChangeAspect="1"/>
                    </pic:cNvPicPr>
                  </pic:nvPicPr>
                  <pic:blipFill>
                    <a:blip r:embed="rId383">
                      <a:extLst>
                        <a:ext uri="{28A0092B-C50C-407E-A947-70E740481C1C}">
                          <a14:useLocalDpi xmlns:a14="http://schemas.microsoft.com/office/drawing/2010/main" val="0"/>
                        </a:ext>
                      </a:extLst>
                    </a:blip>
                    <a:stretch>
                      <a:fillRect/>
                    </a:stretch>
                  </pic:blipFill>
                  <pic:spPr>
                    <a:xfrm>
                      <a:off x="0" y="0"/>
                      <a:ext cx="3731260" cy="1096058"/>
                    </a:xfrm>
                    <a:prstGeom prst="rect">
                      <a:avLst/>
                    </a:prstGeom>
                    <a:noFill/>
                    <a:ln w="9525">
                      <a:noFill/>
                    </a:ln>
                  </pic:spPr>
                </pic:pic>
              </a:graphicData>
            </a:graphic>
          </wp:inline>
        </w:drawing>
      </w:r>
      <w:bookmarkEnd w:id="11844"/>
    </w:p>
    <w:p w14:paraId="04277910">
      <w:pPr>
        <w:pStyle w:val="68"/>
      </w:pPr>
      <w:bookmarkStart w:id="11845" w:name="QWord_XRef_Figure__bSb6R1"/>
      <w:r>
        <w:rPr>
          <w:rFonts w:hint="eastAsia"/>
        </w:rPr>
        <w:t>图 </w:t>
      </w:r>
      <w:r>
        <w:fldChar w:fldCharType="begin"/>
      </w:r>
      <w:r>
        <w:instrText xml:space="preserve"> SEQ QWord_Heading1_Sequence \c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15</w:t>
      </w:r>
      <w:r>
        <w:fldChar w:fldCharType="end"/>
      </w:r>
      <w:bookmarkEnd w:id="11845"/>
      <w:r>
        <w:rPr>
          <w:rFonts w:hint="eastAsia"/>
        </w:rPr>
        <w:t xml:space="preserve">  Linux系统</w:t>
      </w:r>
    </w:p>
    <w:p w14:paraId="795C1F4B">
      <w:pPr>
        <w:pStyle w:val="63"/>
        <w:numPr>
          <w:ilvl w:val="2"/>
          <w:numId w:val="22"/>
        </w:numPr>
        <w:spacing w:before="352" w:after="352"/>
      </w:pPr>
      <w:bookmarkStart w:id="11846" w:name="_Toc19033"/>
      <w:r>
        <w:rPr>
          <w:rFonts w:hint="eastAsia"/>
        </w:rPr>
        <w:t>BootLoader的打造</w:t>
      </w:r>
      <w:bookmarkEnd w:id="11846"/>
    </w:p>
    <w:p w14:paraId="5E298132">
      <w:pPr>
        <w:pStyle w:val="65"/>
        <w:numPr>
          <w:ilvl w:val="3"/>
          <w:numId w:val="22"/>
        </w:numPr>
      </w:pPr>
      <w:r>
        <w:t>BootLoader的引导方式</w:t>
      </w:r>
    </w:p>
    <w:p w14:paraId="794E4C3A">
      <w:pPr>
        <w:pStyle w:val="66"/>
        <w:numPr>
          <w:ilvl w:val="4"/>
          <w:numId w:val="22"/>
        </w:numPr>
      </w:pPr>
      <w:r>
        <w:t>网络启动方式</w:t>
      </w:r>
      <w:r>
        <w:rPr>
          <w:rFonts w:hint="eastAsia"/>
        </w:rPr>
        <w:t>：</w:t>
      </w:r>
      <w:r>
        <w:t>只在Flash上放置BootLoader，然后通过网线远程下载Linux内核及文件系统</w:t>
      </w:r>
      <w:r>
        <w:rPr>
          <w:rFonts w:hint="eastAsia"/>
        </w:rPr>
        <w:t>，</w:t>
      </w:r>
      <w:r>
        <w:t>这样目标板可以只有少量的Flash存储器即可。</w:t>
      </w:r>
    </w:p>
    <w:p w14:paraId="4BCF50F2">
      <w:pPr>
        <w:pStyle w:val="66"/>
        <w:numPr>
          <w:ilvl w:val="4"/>
          <w:numId w:val="22"/>
        </w:numPr>
      </w:pPr>
      <w:r>
        <w:t>磁盘启动方式</w:t>
      </w:r>
      <w:r>
        <w:rPr>
          <w:rFonts w:hint="eastAsia"/>
        </w:rPr>
        <w:t>：</w:t>
      </w:r>
      <w:r>
        <w:t>适用于PC机</w:t>
      </w:r>
      <w:r>
        <w:rPr>
          <w:rFonts w:hint="eastAsia"/>
        </w:rPr>
        <w:t>，</w:t>
      </w:r>
      <w:r>
        <w:t>如PC机上安装Linux，通常使用Lilo作为其引导程序。</w:t>
      </w:r>
    </w:p>
    <w:p w14:paraId="6B6121C3">
      <w:pPr>
        <w:pStyle w:val="66"/>
        <w:numPr>
          <w:ilvl w:val="4"/>
          <w:numId w:val="22"/>
        </w:numPr>
      </w:pPr>
      <w:r>
        <w:t>Flash启动方式：适用于嵌入式目标板</w:t>
      </w:r>
      <w:r>
        <w:rPr>
          <w:rFonts w:hint="eastAsia"/>
        </w:rPr>
        <w:t>，</w:t>
      </w:r>
      <w:r>
        <w:t>通常采用UBoot等。</w:t>
      </w:r>
    </w:p>
    <w:p w14:paraId="08592B7B">
      <w:pPr>
        <w:pStyle w:val="65"/>
        <w:numPr>
          <w:ilvl w:val="3"/>
          <w:numId w:val="22"/>
        </w:numPr>
      </w:pPr>
      <w:r>
        <w:rPr>
          <w:rFonts w:hint="eastAsia"/>
        </w:rPr>
        <w:t>UBoot的生成</w:t>
      </w:r>
    </w:p>
    <w:p w14:paraId="5FE5C80D">
      <w:pPr>
        <w:pStyle w:val="4"/>
        <w:ind w:firstLine="420"/>
      </w:pPr>
      <w:r>
        <w:rPr>
          <w:rFonts w:hint="eastAsia"/>
        </w:rPr>
        <w:t>UBoot的生成步骤：</w:t>
      </w:r>
    </w:p>
    <w:p w14:paraId="0D3887AC">
      <w:pPr>
        <w:pStyle w:val="66"/>
        <w:numPr>
          <w:ilvl w:val="4"/>
          <w:numId w:val="22"/>
        </w:numPr>
      </w:pPr>
      <w:r>
        <w:rPr>
          <w:rFonts w:hint="eastAsia"/>
        </w:rPr>
        <w:t>下载UBoot源码（放在</w:t>
      </w:r>
      <w:r>
        <w:t>/</w:t>
      </w:r>
      <w:r>
        <w:rPr>
          <w:rFonts w:hint="eastAsia"/>
        </w:rPr>
        <w:t>forlinx</w:t>
      </w:r>
      <w:r>
        <w:t>/</w:t>
      </w:r>
      <w:r>
        <w:rPr>
          <w:rFonts w:hint="eastAsia"/>
        </w:rPr>
        <w:t>src内）。</w:t>
      </w:r>
    </w:p>
    <w:p w14:paraId="4CB98901">
      <w:pPr>
        <w:pStyle w:val="66"/>
        <w:numPr>
          <w:ilvl w:val="4"/>
          <w:numId w:val="22"/>
        </w:numPr>
      </w:pPr>
      <w:r>
        <w:rPr>
          <w:rFonts w:hint="eastAsia"/>
        </w:rPr>
        <w:t>修改源码中的配置文件，参考README。</w:t>
      </w:r>
    </w:p>
    <w:p w14:paraId="04C9DC0F">
      <w:pPr>
        <w:pStyle w:val="66"/>
        <w:numPr>
          <w:ilvl w:val="4"/>
          <w:numId w:val="22"/>
        </w:numPr>
      </w:pPr>
      <w:r>
        <w:rPr>
          <w:rFonts w:hint="eastAsia"/>
        </w:rPr>
        <w:t>用交叉编译工具编译，生成UBoot.bin文件(在当前文件夹内)，用于烧写到Flash的特定位置。</w:t>
      </w:r>
    </w:p>
    <w:p w14:paraId="4F0BE61E">
      <w:pPr>
        <w:pStyle w:val="4"/>
        <w:ind w:firstLine="420"/>
      </w:pPr>
      <w:r>
        <w:rPr>
          <w:rFonts w:hint="eastAsia"/>
        </w:rPr>
        <w:t>下面将演示OK6410A开发板配套的UBoot源码及生成过程。</w:t>
      </w:r>
    </w:p>
    <w:p w14:paraId="1687EF5B">
      <w:pPr>
        <w:pStyle w:val="179"/>
        <w:ind w:firstLine="420"/>
      </w:pPr>
      <w:r>
        <w:t>#cd /forlinx/src/uboot1.1.6   (进入 uboot 源码的目录)</w:t>
      </w:r>
    </w:p>
    <w:p w14:paraId="77F64375">
      <w:pPr>
        <w:pStyle w:val="179"/>
        <w:ind w:firstLine="420"/>
      </w:pPr>
      <w:r>
        <w:t># make forlinx_nand_ram128_config (配置适用于 128M 内存开发板的 config)</w:t>
      </w:r>
    </w:p>
    <w:p w14:paraId="3D86D1B2">
      <w:pPr>
        <w:pStyle w:val="179"/>
        <w:ind w:firstLine="420"/>
      </w:pPr>
      <w:r>
        <w:t>#make clean</w:t>
      </w:r>
    </w:p>
    <w:p w14:paraId="78276C9B">
      <w:pPr>
        <w:pStyle w:val="179"/>
        <w:ind w:firstLine="420"/>
      </w:pPr>
      <w:r>
        <w:t>#make (编译)</w:t>
      </w:r>
    </w:p>
    <w:p w14:paraId="1B7E7970">
      <w:pPr>
        <w:pStyle w:val="4"/>
        <w:ind w:firstLine="420"/>
      </w:pPr>
      <w:r>
        <w:rPr>
          <w:rFonts w:hint="eastAsia"/>
        </w:rPr>
        <w:t>如果编译成功，将在“uboot1.1.6”目录下产生名为“u</w:t>
      </w:r>
      <w:r>
        <w:noBreakHyphen/>
      </w:r>
      <w:r>
        <w:rPr>
          <w:rFonts w:hint="eastAsia"/>
        </w:rPr>
        <w:t>boot.bin”的二进制文件。</w:t>
      </w:r>
    </w:p>
    <w:p w14:paraId="5E056C5E">
      <w:pPr>
        <w:pStyle w:val="63"/>
        <w:numPr>
          <w:ilvl w:val="2"/>
          <w:numId w:val="22"/>
        </w:numPr>
        <w:spacing w:before="352" w:after="352"/>
      </w:pPr>
      <w:bookmarkStart w:id="11847" w:name="_Toc18469"/>
      <w:r>
        <w:rPr>
          <w:rFonts w:hint="eastAsia"/>
        </w:rPr>
        <w:t>嵌入式Linux内核的生成</w:t>
      </w:r>
      <w:bookmarkEnd w:id="11847"/>
    </w:p>
    <w:p w14:paraId="111B3236">
      <w:pPr>
        <w:pStyle w:val="65"/>
        <w:numPr>
          <w:ilvl w:val="3"/>
          <w:numId w:val="22"/>
        </w:numPr>
      </w:pPr>
      <w:r>
        <w:rPr>
          <w:rFonts w:hint="eastAsia"/>
        </w:rPr>
        <w:t>Linux内核生成准备工作</w:t>
      </w:r>
    </w:p>
    <w:p w14:paraId="5B61EFD9">
      <w:pPr>
        <w:pStyle w:val="4"/>
        <w:ind w:firstLine="420"/>
      </w:pPr>
      <w:r>
        <w:rPr>
          <w:rFonts w:hint="eastAsia"/>
        </w:rPr>
        <w:t>移植好的内核可以根据需要进行裁剪，以适合目标板的硬件系统。裁剪之前，需要具备的条件：</w:t>
      </w:r>
    </w:p>
    <w:p w14:paraId="573B3471">
      <w:pPr>
        <w:pStyle w:val="66"/>
        <w:numPr>
          <w:ilvl w:val="4"/>
          <w:numId w:val="22"/>
        </w:numPr>
      </w:pPr>
      <w:r>
        <w:rPr>
          <w:rFonts w:hint="eastAsia"/>
        </w:rPr>
        <w:t>Linux源码</w:t>
      </w:r>
    </w:p>
    <w:p w14:paraId="1557C060">
      <w:pPr>
        <w:pStyle w:val="66"/>
        <w:numPr>
          <w:ilvl w:val="4"/>
          <w:numId w:val="22"/>
        </w:numPr>
      </w:pPr>
      <w:r>
        <w:rPr>
          <w:rFonts w:hint="eastAsia"/>
        </w:rPr>
        <w:t>交叉编译工具</w:t>
      </w:r>
    </w:p>
    <w:p w14:paraId="627BD6E0">
      <w:pPr>
        <w:pStyle w:val="4"/>
        <w:ind w:firstLine="420"/>
      </w:pPr>
      <w:r>
        <w:rPr>
          <w:rFonts w:hint="eastAsia"/>
        </w:rPr>
        <w:t>目录结构：Linux内核源代码采用树形结构进行组织，非常合理地把功能相关的文件都放在同一个子目录下，使得程序更具可读性，内核源代码下载地址：http：</w:t>
      </w:r>
      <w:r>
        <w:t>//</w:t>
      </w:r>
      <w:r>
        <w:rPr>
          <w:rFonts w:hint="eastAsia"/>
        </w:rPr>
        <w:t>www.kernel.org</w:t>
      </w:r>
      <w:r>
        <w:t>/</w:t>
      </w:r>
      <w:r>
        <w:rPr>
          <w:rFonts w:hint="eastAsia"/>
        </w:rPr>
        <w:t>。</w:t>
      </w:r>
    </w:p>
    <w:p w14:paraId="43EF2B76">
      <w:pPr>
        <w:pStyle w:val="65"/>
        <w:numPr>
          <w:ilvl w:val="3"/>
          <w:numId w:val="22"/>
        </w:numPr>
      </w:pPr>
      <w:r>
        <w:rPr>
          <w:rFonts w:hint="eastAsia"/>
        </w:rPr>
        <w:t>内核的裁剪或配置</w:t>
      </w:r>
    </w:p>
    <w:p w14:paraId="496330C6">
      <w:pPr>
        <w:pStyle w:val="66"/>
        <w:numPr>
          <w:ilvl w:val="4"/>
          <w:numId w:val="22"/>
        </w:numPr>
      </w:pPr>
      <w:r>
        <w:rPr>
          <w:rFonts w:hint="eastAsia"/>
        </w:rPr>
        <w:t>内核源码解压。</w:t>
      </w:r>
    </w:p>
    <w:p w14:paraId="7D52ECC6">
      <w:pPr>
        <w:pStyle w:val="66"/>
        <w:numPr>
          <w:ilvl w:val="4"/>
          <w:numId w:val="22"/>
        </w:numPr>
      </w:pPr>
      <w:r>
        <w:rPr>
          <w:rFonts w:hint="eastAsia"/>
        </w:rPr>
        <w:t>可以使用命令行方式、菜单方式或窗口方式进行配置。在内核源码文件夹下： make config</w:t>
      </w:r>
      <w:r>
        <w:t>/</w:t>
      </w:r>
      <w:r>
        <w:rPr>
          <w:rFonts w:hint="eastAsia"/>
        </w:rPr>
        <w:t>menuconfig</w:t>
      </w:r>
      <w:r>
        <w:t>/</w:t>
      </w:r>
      <w:r>
        <w:rPr>
          <w:rFonts w:hint="eastAsia"/>
        </w:rPr>
        <w:t>xconfig 将进入各种选项，进行内核配置。Linux内核的裁剪主要是对源码文件进行配置，而不是修改源代码。配置方式有三种：make config（命令行方式）、make menuconfig（菜单方式）、make xconfig（图形界面方式），一般推荐使用make menuconfig，因为它提供菜单界面，更加直观。进入配置界面后，可以选择需要的功能和驱动，不需要的功能可以取消选择，配置完成后保存配置，会自动生成相应的Makefile。</w:t>
      </w:r>
    </w:p>
    <w:p w14:paraId="715267C1">
      <w:pPr>
        <w:pStyle w:val="65"/>
        <w:numPr>
          <w:ilvl w:val="3"/>
          <w:numId w:val="22"/>
        </w:numPr>
      </w:pPr>
      <w:r>
        <w:rPr>
          <w:rFonts w:hint="eastAsia"/>
        </w:rPr>
        <w:t>内核的生成</w:t>
      </w:r>
    </w:p>
    <w:p w14:paraId="016352D3">
      <w:pPr>
        <w:pStyle w:val="4"/>
        <w:ind w:firstLine="420"/>
      </w:pPr>
      <w:r>
        <w:rPr>
          <w:rFonts w:hint="eastAsia"/>
        </w:rPr>
        <w:t>配置完毕，使用交叉编译工具进行编译：</w:t>
      </w:r>
    </w:p>
    <w:p w14:paraId="5A6D17EE">
      <w:pPr>
        <w:pStyle w:val="4"/>
        <w:ind w:firstLine="420"/>
      </w:pPr>
      <w:r>
        <w:t>make zImage</w:t>
      </w:r>
    </w:p>
    <w:p w14:paraId="263BF6E8">
      <w:pPr>
        <w:pStyle w:val="4"/>
        <w:ind w:firstLine="420"/>
      </w:pPr>
      <w:r>
        <w:rPr>
          <w:rFonts w:hint="eastAsia"/>
        </w:rPr>
        <w:t>编译结束后将在内核源码目录的arch</w:t>
      </w:r>
      <w:r>
        <w:t>/</w:t>
      </w:r>
      <w:r>
        <w:rPr>
          <w:rFonts w:hint="eastAsia"/>
        </w:rPr>
        <w:t>arm</w:t>
      </w:r>
      <w:r>
        <w:t>/</w:t>
      </w:r>
      <w:r>
        <w:rPr>
          <w:rFonts w:hint="eastAsia"/>
        </w:rPr>
        <w:t>boot中得到Linux内核映像文件：zImage。</w:t>
      </w:r>
    </w:p>
    <w:p w14:paraId="657BE15E">
      <w:pPr>
        <w:pStyle w:val="63"/>
        <w:numPr>
          <w:ilvl w:val="2"/>
          <w:numId w:val="22"/>
        </w:numPr>
        <w:spacing w:before="352" w:after="352"/>
      </w:pPr>
      <w:bookmarkStart w:id="11848" w:name="_Toc934"/>
      <w:r>
        <w:rPr>
          <w:rFonts w:hint="eastAsia"/>
        </w:rPr>
        <w:t>嵌入式Linux根文件系统的打造</w:t>
      </w:r>
      <w:bookmarkEnd w:id="11848"/>
    </w:p>
    <w:p w14:paraId="5C81D11A">
      <w:pPr>
        <w:pStyle w:val="65"/>
        <w:numPr>
          <w:ilvl w:val="3"/>
          <w:numId w:val="22"/>
        </w:numPr>
      </w:pPr>
      <w:r>
        <w:rPr>
          <w:rFonts w:hint="eastAsia"/>
        </w:rPr>
        <w:t>嵌入式Linux根文件系统的打造</w:t>
      </w:r>
    </w:p>
    <w:p w14:paraId="7B3FB93E">
      <w:pPr>
        <w:pStyle w:val="4"/>
        <w:ind w:firstLine="420"/>
      </w:pPr>
      <w:r>
        <w:rPr>
          <w:rFonts w:hint="eastAsia"/>
        </w:rPr>
        <w:t>文件系统类似于电脑上的硬盘，包含各种系统和用户文件。</w:t>
      </w:r>
    </w:p>
    <w:p w14:paraId="56B287D1">
      <w:pPr>
        <w:pStyle w:val="4"/>
        <w:ind w:firstLine="420"/>
      </w:pPr>
      <w:r>
        <w:rPr>
          <w:rFonts w:hint="eastAsia"/>
        </w:rPr>
        <w:t>重要的目录和文件夹如</w:t>
      </w:r>
      <w:r>
        <w:fldChar w:fldCharType="begin"/>
      </w:r>
      <w:r>
        <w:instrText xml:space="preserve"> </w:instrText>
      </w:r>
      <w:r>
        <w:rPr>
          <w:rFonts w:hint="eastAsia"/>
        </w:rPr>
        <w:instrText xml:space="preserve">REF QWord_XRef_Figure__6w9pvx \h \* CHARFORMAT</w:instrText>
      </w:r>
      <w:r>
        <w:instrText xml:space="preserve"> </w:instrText>
      </w:r>
      <w:r>
        <w:fldChar w:fldCharType="separate"/>
      </w:r>
      <w:r>
        <w:rPr>
          <w:rFonts w:hint="eastAsia"/>
        </w:rPr>
        <w:t>图 </w:t>
      </w:r>
      <w:r>
        <w:t>6</w:t>
      </w:r>
      <w:r>
        <w:noBreakHyphen/>
      </w:r>
      <w:r>
        <w:t>16</w:t>
      </w:r>
      <w:r>
        <w:fldChar w:fldCharType="end"/>
      </w:r>
      <w:r>
        <w:rPr>
          <w:rFonts w:hint="eastAsia"/>
        </w:rPr>
        <w:t>所示。</w:t>
      </w:r>
    </w:p>
    <w:p w14:paraId="1A11465A">
      <w:pPr>
        <w:pStyle w:val="105"/>
      </w:pPr>
      <w:r>
        <w:t>‌</w:t>
      </w:r>
      <w:bookmarkStart w:id="11849" w:name="_QWord_ImageIndex_99"/>
      <w:r>
        <w:drawing>
          <wp:inline distT="0" distB="0" distL="0" distR="0">
            <wp:extent cx="1968500" cy="2874645"/>
            <wp:effectExtent l="0" t="0" r="0" b="1905"/>
            <wp:docPr id="932000458" name="图片 1" title="QWord_ImageMark_99">
              <a:hlinkClick xmlns:a="http://schemas.openxmlformats.org/drawingml/2006/main" r:id="rId384" tooltip="QWord 图片目录：resource/images/illustration/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00458" name="图片 1" title="QWord_ImageMark_99"/>
                    <pic:cNvPicPr>
                      <a:picLocks noChangeAspect="1" noChangeArrowheads="1"/>
                    </pic:cNvPicPr>
                  </pic:nvPicPr>
                  <pic:blipFill>
                    <a:blip r:embed="rId385">
                      <a:extLst>
                        <a:ext uri="{28A0092B-C50C-407E-A947-70E740481C1C}">
                          <a14:useLocalDpi xmlns:a14="http://schemas.microsoft.com/office/drawing/2010/main" val="0"/>
                        </a:ext>
                      </a:extLst>
                    </a:blip>
                    <a:srcRect/>
                    <a:stretch>
                      <a:fillRect/>
                    </a:stretch>
                  </pic:blipFill>
                  <pic:spPr>
                    <a:xfrm>
                      <a:off x="0" y="0"/>
                      <a:ext cx="1968500" cy="2874703"/>
                    </a:xfrm>
                    <a:prstGeom prst="rect">
                      <a:avLst/>
                    </a:prstGeom>
                    <a:noFill/>
                  </pic:spPr>
                </pic:pic>
              </a:graphicData>
            </a:graphic>
          </wp:inline>
        </w:drawing>
      </w:r>
      <w:bookmarkEnd w:id="11849"/>
    </w:p>
    <w:p w14:paraId="23C4B3FA">
      <w:pPr>
        <w:pStyle w:val="68"/>
      </w:pPr>
      <w:bookmarkStart w:id="11850" w:name="QWord_XRef_Figure__6w9pvx"/>
      <w:r>
        <w:rPr>
          <w:rFonts w:hint="eastAsia"/>
        </w:rPr>
        <w:t>图 </w:t>
      </w:r>
      <w:r>
        <w:fldChar w:fldCharType="begin"/>
      </w:r>
      <w:r>
        <w:instrText xml:space="preserve"> SEQ QWord_Heading1_Sequence \c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16</w:t>
      </w:r>
      <w:r>
        <w:fldChar w:fldCharType="end"/>
      </w:r>
      <w:bookmarkEnd w:id="11850"/>
      <w:r>
        <w:rPr>
          <w:rFonts w:hint="eastAsia"/>
        </w:rPr>
        <w:t xml:space="preserve">  OK6410A开发板上的Linux文件系统目录结构</w:t>
      </w:r>
    </w:p>
    <w:p w14:paraId="4C394A06">
      <w:pPr>
        <w:pStyle w:val="4"/>
        <w:ind w:firstLine="420"/>
      </w:pPr>
      <w:r>
        <w:rPr>
          <w:rFonts w:hint="eastAsia"/>
        </w:rPr>
        <w:t>其中，</w:t>
      </w:r>
    </w:p>
    <w:p w14:paraId="4CD9979A">
      <w:pPr>
        <w:pStyle w:val="4"/>
        <w:ind w:firstLine="420"/>
      </w:pPr>
      <w:r>
        <w:t>/bin：包含基本的用户命令</w:t>
      </w:r>
      <w:r>
        <w:rPr>
          <w:rFonts w:hint="eastAsia"/>
        </w:rPr>
        <w:t>；</w:t>
      </w:r>
    </w:p>
    <w:p w14:paraId="5299DD77">
      <w:pPr>
        <w:pStyle w:val="4"/>
        <w:ind w:firstLine="420"/>
      </w:pPr>
      <w:r>
        <w:t>/etc：包含系统配置文件</w:t>
      </w:r>
      <w:r>
        <w:rPr>
          <w:rFonts w:hint="eastAsia"/>
        </w:rPr>
        <w:t>；</w:t>
      </w:r>
    </w:p>
    <w:p w14:paraId="73D1F4FF">
      <w:pPr>
        <w:pStyle w:val="4"/>
        <w:ind w:firstLine="420"/>
      </w:pPr>
      <w:r>
        <w:t>/dev：包含设备文件</w:t>
      </w:r>
      <w:r>
        <w:rPr>
          <w:rFonts w:hint="eastAsia"/>
        </w:rPr>
        <w:t>；</w:t>
      </w:r>
    </w:p>
    <w:p w14:paraId="58B0C183">
      <w:pPr>
        <w:pStyle w:val="4"/>
        <w:ind w:firstLine="420"/>
      </w:pPr>
      <w:r>
        <w:t>/lib：包含系统库文件</w:t>
      </w:r>
      <w:r>
        <w:rPr>
          <w:rFonts w:hint="eastAsia"/>
        </w:rPr>
        <w:t>；</w:t>
      </w:r>
    </w:p>
    <w:p w14:paraId="0FFCA791">
      <w:pPr>
        <w:pStyle w:val="4"/>
        <w:ind w:firstLine="420"/>
      </w:pPr>
      <w:r>
        <w:t>/usr：包含用户程序和数据</w:t>
      </w:r>
      <w:r>
        <w:rPr>
          <w:rFonts w:hint="eastAsia"/>
        </w:rPr>
        <w:t>；</w:t>
      </w:r>
    </w:p>
    <w:p w14:paraId="6AB52B82">
      <w:pPr>
        <w:pStyle w:val="4"/>
        <w:ind w:firstLine="420"/>
      </w:pPr>
      <w:r>
        <w:t>/sbin</w:t>
      </w:r>
      <w:r>
        <w:rPr>
          <w:rFonts w:hint="eastAsia"/>
        </w:rPr>
        <w:t>：</w:t>
      </w:r>
      <w:r>
        <w:t>系统命令。</w:t>
      </w:r>
    </w:p>
    <w:p w14:paraId="4352FF28">
      <w:pPr>
        <w:pStyle w:val="4"/>
        <w:ind w:firstLine="420"/>
      </w:pPr>
      <w:r>
        <w:rPr>
          <w:rFonts w:hint="eastAsia"/>
        </w:rPr>
        <w:t>bin里面是一些可执行的命令；sbin里是一些系统命令；etc很重要，包含Linux的所有配置，比如网络参数的配置、开发板的IP地址。Linux启动后，还有开机自动运行的一些程序，程序的目录以及路径都在这里进行相应的配置。</w:t>
      </w:r>
    </w:p>
    <w:p w14:paraId="62136EB5">
      <w:pPr>
        <w:pStyle w:val="4"/>
        <w:ind w:firstLine="420"/>
      </w:pPr>
      <w:r>
        <w:rPr>
          <w:rFonts w:hint="eastAsia"/>
        </w:rPr>
        <w:t>dev文件夹里面存放的是各种各样的设备文件，其他的文件夹像Lib是相应的一些库文件，编写程序都是基于一定的库函数的，C语言程序的库函数，比如printf的具体的实现，所以需要把很多的库文件要复制过来。下面是一些重要文件的具体使用。</w:t>
      </w:r>
    </w:p>
    <w:p w14:paraId="1E8AF30B">
      <w:pPr>
        <w:pStyle w:val="66"/>
        <w:numPr>
          <w:ilvl w:val="4"/>
          <w:numId w:val="22"/>
        </w:numPr>
      </w:pPr>
      <w:r>
        <w:rPr>
          <w:rFonts w:hint="eastAsia"/>
        </w:rPr>
        <w:t>网络配置：通过</w:t>
      </w:r>
      <w:r>
        <w:t>/etc/init.d/ifconfig</w:t>
      </w:r>
      <w:r>
        <w:noBreakHyphen/>
      </w:r>
      <w:r>
        <w:t>eth0</w:t>
      </w:r>
      <w:r>
        <w:rPr>
          <w:rFonts w:hint="eastAsia"/>
        </w:rPr>
        <w:t>脚本找到网络配置文件为</w:t>
      </w:r>
      <w:r>
        <w:rPr>
          <w:rFonts w:hint="eastAsia"/>
          <w:lang w:eastAsia="zh-CN"/>
        </w:rPr>
        <w:t>：</w:t>
      </w:r>
      <w:r>
        <w:t>/etc/eth0</w:t>
      </w:r>
      <w:r>
        <w:noBreakHyphen/>
      </w:r>
      <w:r>
        <w:t>setting</w:t>
      </w:r>
    </w:p>
    <w:p w14:paraId="539AA5F1">
      <w:pPr>
        <w:pStyle w:val="179"/>
        <w:ind w:firstLine="420"/>
      </w:pPr>
      <w:r>
        <w:t>IP=192.168.0.232</w:t>
      </w:r>
    </w:p>
    <w:p w14:paraId="6EDCEA30">
      <w:pPr>
        <w:pStyle w:val="179"/>
        <w:ind w:firstLine="420"/>
      </w:pPr>
      <w:r>
        <w:t>Mask=255.255.255.0</w:t>
      </w:r>
    </w:p>
    <w:p w14:paraId="2C1112E6">
      <w:pPr>
        <w:pStyle w:val="179"/>
        <w:ind w:firstLine="420"/>
      </w:pPr>
      <w:r>
        <w:t>Gateway=192.168.0.201</w:t>
      </w:r>
    </w:p>
    <w:p w14:paraId="260EC4EB">
      <w:pPr>
        <w:pStyle w:val="179"/>
        <w:ind w:firstLine="420"/>
      </w:pPr>
      <w:r>
        <w:t>DNS=8.8.8.8</w:t>
      </w:r>
    </w:p>
    <w:p w14:paraId="1FA52A2A">
      <w:pPr>
        <w:pStyle w:val="179"/>
        <w:ind w:firstLine="420"/>
      </w:pPr>
      <w:r>
        <w:t>MAC=08:90:90:90:90:90</w:t>
      </w:r>
    </w:p>
    <w:p w14:paraId="1E4F48FA">
      <w:pPr>
        <w:pStyle w:val="66"/>
        <w:numPr>
          <w:ilvl w:val="4"/>
          <w:numId w:val="22"/>
        </w:numPr>
      </w:pPr>
      <w:r>
        <w:rPr>
          <w:rFonts w:hint="eastAsia"/>
        </w:rPr>
        <w:t>用户名与密码：</w:t>
      </w:r>
      <w:r>
        <w:t>/</w:t>
      </w:r>
      <w:r>
        <w:rPr>
          <w:rFonts w:hint="eastAsia"/>
        </w:rPr>
        <w:t>etc</w:t>
      </w:r>
      <w:r>
        <w:t>/</w:t>
      </w:r>
      <w:r>
        <w:rPr>
          <w:rFonts w:hint="eastAsia"/>
        </w:rPr>
        <w:t>passwd</w:t>
      </w:r>
    </w:p>
    <w:p w14:paraId="62AF6FBE">
      <w:pPr>
        <w:pStyle w:val="4"/>
        <w:ind w:firstLine="420"/>
      </w:pPr>
      <w:r>
        <w:rPr>
          <w:rFonts w:hint="eastAsia"/>
        </w:rPr>
        <w:t>格式：用户名：密码：用户号：组号：个人信息：初始目录：登录后启动的sh</w:t>
      </w:r>
    </w:p>
    <w:p w14:paraId="7F5EAC74">
      <w:pPr>
        <w:pStyle w:val="4"/>
        <w:ind w:firstLine="420"/>
      </w:pPr>
      <w:r>
        <w:rPr>
          <w:rFonts w:hint="eastAsia"/>
        </w:rPr>
        <w:t>如：</w:t>
      </w:r>
    </w:p>
    <w:p w14:paraId="6E0AD593">
      <w:pPr>
        <w:pStyle w:val="179"/>
        <w:ind w:firstLine="420"/>
      </w:pPr>
      <w:r>
        <w:t>root::0:0:root:/:/bin/sh               密码为空，可以登录</w:t>
      </w:r>
    </w:p>
    <w:p w14:paraId="30B056EC">
      <w:pPr>
        <w:pStyle w:val="179"/>
        <w:ind w:firstLine="420"/>
      </w:pPr>
      <w:r>
        <w:t>ftp::14:50:FTP User:/var/ftp:</w:t>
      </w:r>
    </w:p>
    <w:p w14:paraId="78037293">
      <w:pPr>
        <w:pStyle w:val="179"/>
        <w:ind w:firstLine="420"/>
      </w:pPr>
      <w:r>
        <w:t>bin:*:1:1:bin:/bin:                    密码为*，不能登录</w:t>
      </w:r>
    </w:p>
    <w:p w14:paraId="374F5F40">
      <w:pPr>
        <w:pStyle w:val="179"/>
        <w:ind w:firstLine="420"/>
      </w:pPr>
      <w:r>
        <w:t>daemon:*:2:2:daemon:/sbin:</w:t>
      </w:r>
    </w:p>
    <w:p w14:paraId="7B05D8D0">
      <w:pPr>
        <w:pStyle w:val="179"/>
        <w:ind w:firstLine="420"/>
      </w:pPr>
      <w:r>
        <w:t>mxl:x:1000:1000:Xinglu Ma,,,:/home/mxl:/bin/bash  可以登录</w:t>
      </w:r>
    </w:p>
    <w:p w14:paraId="2A5B971B">
      <w:pPr>
        <w:pStyle w:val="66"/>
        <w:numPr>
          <w:ilvl w:val="4"/>
          <w:numId w:val="22"/>
        </w:numPr>
      </w:pPr>
      <w:r>
        <w:rPr>
          <w:rFonts w:hint="eastAsia"/>
        </w:rPr>
        <w:t>文件系统列表：</w:t>
      </w:r>
      <w:r>
        <w:t>/etc/fstab</w:t>
      </w:r>
    </w:p>
    <w:p w14:paraId="16C09DE2">
      <w:pPr>
        <w:pStyle w:val="4"/>
        <w:ind w:firstLine="420"/>
      </w:pPr>
      <w:r>
        <w:rPr>
          <w:rFonts w:hint="eastAsia"/>
        </w:rPr>
        <w:t>列出可以开机自动加载的文件系统。</w:t>
      </w:r>
    </w:p>
    <w:p w14:paraId="7675ADFB">
      <w:pPr>
        <w:pStyle w:val="4"/>
        <w:ind w:firstLine="420"/>
      </w:pPr>
      <w:r>
        <w:t>/dev</w:t>
      </w:r>
      <w:r>
        <w:rPr>
          <w:rFonts w:hint="eastAsia"/>
        </w:rPr>
        <w:t>：</w:t>
      </w:r>
      <w:r>
        <w:t>驱动设备文件</w:t>
      </w:r>
    </w:p>
    <w:p w14:paraId="1BA06FF2">
      <w:pPr>
        <w:pStyle w:val="4"/>
        <w:ind w:firstLine="420"/>
      </w:pPr>
      <w:r>
        <w:rPr>
          <w:rFonts w:hint="eastAsia"/>
        </w:rPr>
        <w:t>与各硬件设备有关。操作设备就使用这些对应的文件名。</w:t>
      </w:r>
    </w:p>
    <w:p w14:paraId="74F350D5">
      <w:pPr>
        <w:pStyle w:val="65"/>
        <w:numPr>
          <w:ilvl w:val="3"/>
          <w:numId w:val="22"/>
        </w:numPr>
      </w:pPr>
      <w:r>
        <w:rPr>
          <w:rFonts w:hint="eastAsia"/>
        </w:rPr>
        <w:t>文件系统的打造</w:t>
      </w:r>
    </w:p>
    <w:p w14:paraId="3570E4E1">
      <w:pPr>
        <w:pStyle w:val="4"/>
        <w:ind w:firstLine="420"/>
      </w:pPr>
      <w:r>
        <w:rPr>
          <w:rFonts w:hint="eastAsia"/>
        </w:rPr>
        <w:t>文件系统的打造。先在宿主机上找一个文件夹，把目标机上的所有文件的目录树完整地创建好，然后把相应的一些文件都复制过来。这个工作可能比较繁琐，比如说一个目录树里边可能有几十个甚至几百个文件、文件夹，或者有上千个文件。如果一个一个复制，比较麻烦。所以厂家配套的光盘上会提供打造好的一个目标文件系统，在光盘上能够找到一个压缩包，解压到宿主机上，这样就与目标机上的目录数一模一样，详细步骤如下。</w:t>
      </w:r>
    </w:p>
    <w:p w14:paraId="47095BFD">
      <w:pPr>
        <w:pStyle w:val="66"/>
        <w:numPr>
          <w:ilvl w:val="4"/>
          <w:numId w:val="22"/>
        </w:numPr>
      </w:pPr>
      <w:r>
        <w:rPr>
          <w:rFonts w:hint="eastAsia"/>
        </w:rPr>
        <w:t>在宿主机上先解压安装目标文件系统</w:t>
      </w:r>
    </w:p>
    <w:p w14:paraId="4D1AC0FE">
      <w:pPr>
        <w:pStyle w:val="179"/>
        <w:ind w:firstLine="420"/>
      </w:pPr>
      <w:r>
        <w:t>#cd /opt/FriendlyARM/mini210/linux</w:t>
      </w:r>
    </w:p>
    <w:p w14:paraId="166AA013">
      <w:pPr>
        <w:pStyle w:val="179"/>
        <w:ind w:firstLine="420"/>
      </w:pPr>
      <w:r>
        <w:t>#tar xvzf /tmp/linux/rootfs_qtopia_qt4</w:t>
      </w:r>
      <w:r>
        <w:noBreakHyphen/>
      </w:r>
      <w:r>
        <w:t>20111118.tgz</w:t>
      </w:r>
    </w:p>
    <w:p w14:paraId="138BBD8A">
      <w:pPr>
        <w:pStyle w:val="66"/>
        <w:numPr>
          <w:ilvl w:val="4"/>
          <w:numId w:val="22"/>
        </w:numPr>
      </w:pPr>
      <w:r>
        <w:rPr>
          <w:rFonts w:hint="eastAsia"/>
        </w:rPr>
        <w:t>修改文件系统内相关文件</w:t>
      </w:r>
    </w:p>
    <w:p w14:paraId="72F3194B">
      <w:pPr>
        <w:pStyle w:val="66"/>
        <w:numPr>
          <w:ilvl w:val="4"/>
          <w:numId w:val="22"/>
        </w:numPr>
      </w:pPr>
      <w:r>
        <w:rPr>
          <w:rFonts w:hint="eastAsia"/>
        </w:rPr>
        <w:t>重新生成文件系统镜像</w:t>
      </w:r>
    </w:p>
    <w:p w14:paraId="731E3AFE">
      <w:pPr>
        <w:pStyle w:val="4"/>
        <w:ind w:firstLine="420"/>
      </w:pPr>
      <w:r>
        <w:rPr>
          <w:rFonts w:hint="eastAsia"/>
        </w:rPr>
        <w:t>使用开发板配套的工具：</w:t>
      </w:r>
    </w:p>
    <w:p w14:paraId="69CA2013">
      <w:pPr>
        <w:pStyle w:val="179"/>
        <w:ind w:firstLine="420"/>
      </w:pPr>
      <w:r>
        <w:t>#cd /opt/FriendlyARM/mini210/linux/</w:t>
      </w:r>
    </w:p>
    <w:p w14:paraId="0A3D7836">
      <w:pPr>
        <w:pStyle w:val="179"/>
        <w:ind w:firstLine="420"/>
      </w:pPr>
      <w:r>
        <w:t>#mkyaffs2image</w:t>
      </w:r>
      <w:r>
        <w:noBreakHyphen/>
      </w:r>
      <w:r>
        <w:t>128M rootfs_qtopia_qt4rootfs_qtopia_qt4.img</w:t>
      </w:r>
    </w:p>
    <w:p w14:paraId="73395408">
      <w:pPr>
        <w:pStyle w:val="63"/>
        <w:numPr>
          <w:ilvl w:val="2"/>
          <w:numId w:val="22"/>
        </w:numPr>
        <w:spacing w:before="352" w:after="352"/>
      </w:pPr>
      <w:bookmarkStart w:id="11851" w:name="_Toc21030"/>
      <w:r>
        <w:rPr>
          <w:rFonts w:hint="eastAsia"/>
        </w:rPr>
        <w:t>嵌入式Linux的烧写与安装</w:t>
      </w:r>
      <w:bookmarkEnd w:id="11851"/>
    </w:p>
    <w:p w14:paraId="79599B62">
      <w:pPr>
        <w:pStyle w:val="4"/>
        <w:ind w:firstLine="420"/>
      </w:pPr>
      <w:r>
        <w:rPr>
          <w:rFonts w:hint="eastAsia"/>
        </w:rPr>
        <w:t>前面的步骤生成以下三部分。</w:t>
      </w:r>
    </w:p>
    <w:p w14:paraId="7DAAEEC4">
      <w:pPr>
        <w:pStyle w:val="175"/>
      </w:pPr>
      <w:r>
        <w:rPr>
          <w:rFonts w:hint="eastAsia"/>
        </w:rPr>
        <w:t>引导程序：uboot.bin</w:t>
      </w:r>
    </w:p>
    <w:p w14:paraId="2196D243">
      <w:pPr>
        <w:pStyle w:val="175"/>
      </w:pPr>
      <w:r>
        <w:rPr>
          <w:rFonts w:hint="eastAsia"/>
        </w:rPr>
        <w:t>Linux内核：zImage</w:t>
      </w:r>
    </w:p>
    <w:p w14:paraId="320D0DF6">
      <w:pPr>
        <w:pStyle w:val="175"/>
      </w:pPr>
      <w:r>
        <w:rPr>
          <w:rFonts w:hint="eastAsia"/>
        </w:rPr>
        <w:t>根文件系统镜像：rootfsxxx.img</w:t>
      </w:r>
    </w:p>
    <w:p w14:paraId="39DD63FE">
      <w:pPr>
        <w:pStyle w:val="4"/>
        <w:ind w:firstLine="420"/>
      </w:pPr>
      <w:r>
        <w:rPr>
          <w:rFonts w:hint="eastAsia"/>
        </w:rPr>
        <w:t>参照《</w:t>
      </w:r>
      <w:r>
        <w:t>Smart210</w:t>
      </w:r>
      <w:r>
        <w:rPr>
          <w:rFonts w:hint="eastAsia"/>
        </w:rPr>
        <w:t>用户手册</w:t>
      </w:r>
      <w:r>
        <w:t>.pdf</w:t>
      </w:r>
      <w:r>
        <w:rPr>
          <w:rFonts w:hint="eastAsia"/>
        </w:rPr>
        <w:t>》的</w:t>
      </w:r>
      <w:r>
        <w:t>7.2</w:t>
      </w:r>
      <w:r>
        <w:rPr>
          <w:rFonts w:hint="eastAsia"/>
        </w:rPr>
        <w:t>节，制作SD卡安装盘，将嵌入式Linux安装到目标机上。</w:t>
      </w:r>
    </w:p>
    <w:p w14:paraId="7D51E801">
      <w:pPr>
        <w:pStyle w:val="5"/>
        <w:numPr>
          <w:ilvl w:val="1"/>
          <w:numId w:val="22"/>
        </w:numPr>
        <w:spacing w:before="705" w:after="352"/>
      </w:pPr>
      <w:bookmarkStart w:id="11852" w:name="_Toc17547"/>
      <w:r>
        <w:rPr>
          <w:rFonts w:hint="eastAsia"/>
        </w:rPr>
        <w:t>嵌入式linux下应用程序的开发</w:t>
      </w:r>
      <w:bookmarkEnd w:id="11852"/>
    </w:p>
    <w:p w14:paraId="4A3E5B4F">
      <w:pPr>
        <w:pStyle w:val="4"/>
        <w:ind w:firstLine="420"/>
      </w:pPr>
      <w:r>
        <w:rPr>
          <w:rFonts w:hint="eastAsia"/>
        </w:rPr>
        <w:t>本节介绍嵌入式linux下接口使用，串口的通信使用，网络的编程实现及多线程的编程等等。</w:t>
      </w:r>
    </w:p>
    <w:p w14:paraId="5541C3BC">
      <w:pPr>
        <w:pStyle w:val="63"/>
        <w:numPr>
          <w:ilvl w:val="2"/>
          <w:numId w:val="22"/>
        </w:numPr>
        <w:spacing w:before="352" w:after="352"/>
      </w:pPr>
      <w:bookmarkStart w:id="11853" w:name="_Toc28892"/>
      <w:r>
        <w:rPr>
          <w:rFonts w:hint="eastAsia"/>
        </w:rPr>
        <w:t>Linux下的接口操作</w:t>
      </w:r>
      <w:bookmarkEnd w:id="11853"/>
    </w:p>
    <w:p w14:paraId="00EC72AB">
      <w:pPr>
        <w:pStyle w:val="109"/>
        <w:ind w:firstLine="360"/>
        <w:rPr>
          <w:rStyle w:val="174"/>
          <w:rFonts w:hint="eastAsia" w:eastAsia="宋体"/>
          <w:lang w:eastAsia="zh-CN"/>
        </w:rPr>
      </w:pPr>
      <w:r>
        <w:rPr>
          <w:rStyle w:val="174"/>
          <w:rFonts w:hint="eastAsia" w:eastAsia="宋体"/>
          <w:lang w:eastAsia="zh-CN"/>
        </w:rPr>
        <w:drawing>
          <wp:inline distT="0" distB="0" distL="114300" distR="114300">
            <wp:extent cx="2286000" cy="2286000"/>
            <wp:effectExtent l="0" t="0" r="0" b="0"/>
            <wp:docPr id="33" name="图片 33" descr="6-4-1 Linux下的接口操作.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6-4-1 Linux下的接口操作.mp4"/>
                    <pic:cNvPicPr>
                      <a:picLocks noChangeAspect="1"/>
                    </pic:cNvPicPr>
                  </pic:nvPicPr>
                  <pic:blipFill>
                    <a:blip r:embed="rId386"/>
                    <a:stretch>
                      <a:fillRect/>
                    </a:stretch>
                  </pic:blipFill>
                  <pic:spPr>
                    <a:xfrm>
                      <a:off x="0" y="0"/>
                      <a:ext cx="2286000" cy="2286000"/>
                    </a:xfrm>
                    <a:prstGeom prst="rect">
                      <a:avLst/>
                    </a:prstGeom>
                  </pic:spPr>
                </pic:pic>
              </a:graphicData>
            </a:graphic>
          </wp:inline>
        </w:drawing>
      </w:r>
    </w:p>
    <w:p w14:paraId="56FEDB90">
      <w:pPr>
        <w:pStyle w:val="109"/>
        <w:ind w:firstLine="360"/>
      </w:pPr>
      <w:r>
        <w:rPr>
          <w:rStyle w:val="174"/>
          <w:rFonts w:hint="eastAsia"/>
        </w:rPr>
        <w:t>6</w:t>
      </w:r>
      <w:r>
        <w:rPr>
          <w:rStyle w:val="174"/>
        </w:rPr>
        <w:noBreakHyphen/>
      </w:r>
      <w:r>
        <w:rPr>
          <w:rStyle w:val="174"/>
          <w:rFonts w:hint="eastAsia"/>
          <w:lang w:val="en-US" w:eastAsia="zh-CN"/>
        </w:rPr>
        <w:t>4</w:t>
      </w:r>
      <w:r>
        <w:rPr>
          <w:rStyle w:val="174"/>
        </w:rPr>
        <w:noBreakHyphen/>
      </w:r>
      <w:r>
        <w:rPr>
          <w:rStyle w:val="174"/>
          <w:rFonts w:hint="eastAsia"/>
        </w:rPr>
        <w:t>1  Linux下的接口操作</w:t>
      </w:r>
    </w:p>
    <w:p w14:paraId="0A39FC1B">
      <w:pPr>
        <w:pStyle w:val="4"/>
        <w:ind w:firstLine="420"/>
      </w:pPr>
      <w:r>
        <w:rPr>
          <w:rFonts w:hint="eastAsia"/>
        </w:rPr>
        <w:t>裸机系统与嵌入式Linux系统的接口操作是完全不同的。在裸机系统中，可直接对接口内部各个端口寄存器的每一位进行相应的操作。而在嵌入式操作系统中，已经不允许直接去操作这些硬件接口了，只能通过相应的驱动程序生成的设备文件来完成硬件接口的操作。</w:t>
      </w:r>
    </w:p>
    <w:p w14:paraId="6D8954A6">
      <w:pPr>
        <w:pStyle w:val="4"/>
        <w:ind w:firstLine="420"/>
      </w:pPr>
      <w:r>
        <w:rPr>
          <w:rFonts w:hint="eastAsia"/>
        </w:rPr>
        <w:t>在操作设备文件时，一般需要去参考相应的手册，熟悉相应的设备文件名以及一些相关的教程。大多数设备文件都放在</w:t>
      </w:r>
      <w:r>
        <w:t>/</w:t>
      </w:r>
      <w:r>
        <w:rPr>
          <w:rFonts w:hint="eastAsia"/>
        </w:rPr>
        <w:t>dev文件夹内。</w:t>
      </w:r>
    </w:p>
    <w:p w14:paraId="48815107">
      <w:pPr>
        <w:pStyle w:val="4"/>
        <w:ind w:firstLine="420"/>
      </w:pPr>
      <w:r>
        <w:rPr>
          <w:rFonts w:hint="eastAsia"/>
        </w:rPr>
        <w:t>实例：针对实验箱上的AD转换器如何来进行操作？</w:t>
      </w:r>
    </w:p>
    <w:p w14:paraId="240E429A">
      <w:pPr>
        <w:pStyle w:val="4"/>
        <w:ind w:firstLine="420"/>
      </w:pPr>
      <w:r>
        <w:rPr>
          <w:rFonts w:hint="eastAsia"/>
        </w:rPr>
        <w:t>首先进入开发板中的dev文件夹，文件夹中的文件名第一个字符是比较特殊的，如</w:t>
      </w:r>
      <w:r>
        <w:fldChar w:fldCharType="begin"/>
      </w:r>
      <w:r>
        <w:instrText xml:space="preserve"> </w:instrText>
      </w:r>
      <w:r>
        <w:rPr>
          <w:rFonts w:hint="eastAsia"/>
        </w:rPr>
        <w:instrText xml:space="preserve">REF QWord_XRef_Figure__E3BunO \h \* CHARFORMAT</w:instrText>
      </w:r>
      <w:r>
        <w:instrText xml:space="preserve"> </w:instrText>
      </w:r>
      <w:r>
        <w:fldChar w:fldCharType="separate"/>
      </w:r>
      <w:r>
        <w:rPr>
          <w:rFonts w:hint="eastAsia"/>
        </w:rPr>
        <w:t>图 </w:t>
      </w:r>
      <w:r>
        <w:t>6</w:t>
      </w:r>
      <w:r>
        <w:noBreakHyphen/>
      </w:r>
      <w:r>
        <w:t>1</w:t>
      </w:r>
      <w:r>
        <w:fldChar w:fldCharType="end"/>
      </w:r>
      <w:r>
        <w:rPr>
          <w:rFonts w:hint="eastAsia"/>
        </w:rPr>
        <w:t>所示。第一个字符开头的有C、L、D和B，C开头是字符型设备，B是块设备。大多数的普通的</w:t>
      </w:r>
      <w:r>
        <w:rPr>
          <w:rFonts w:hint="eastAsia"/>
          <w:lang w:eastAsia="zh-CN"/>
        </w:rPr>
        <w:t>I/O</w:t>
      </w:r>
      <w:r>
        <w:rPr>
          <w:rFonts w:hint="eastAsia"/>
        </w:rPr>
        <w:t>接口C类型也是字符型的。</w:t>
      </w:r>
    </w:p>
    <w:p w14:paraId="521DC53E">
      <w:pPr>
        <w:pStyle w:val="4"/>
        <w:ind w:firstLine="420"/>
      </w:pPr>
      <w:r>
        <w:rPr>
          <w:rFonts w:hint="eastAsia"/>
        </w:rPr>
        <w:t>字符型设备，一次传输一个字节；块设备按块传输，一般采用DMA的传输方式。在AD转换器中，需要通过ADC设备文件名来对AD接口进行相应的操作。</w:t>
      </w:r>
    </w:p>
    <w:p w14:paraId="5B24B74F">
      <w:pPr>
        <w:pStyle w:val="105"/>
      </w:pPr>
      <w:r>
        <w:t>‌</w:t>
      </w:r>
      <w:bookmarkStart w:id="11854" w:name="_QWord_ImageIndex_100"/>
      <w:r>
        <w:drawing>
          <wp:inline distT="0" distB="0" distL="0" distR="0">
            <wp:extent cx="5205730" cy="3284855"/>
            <wp:effectExtent l="0" t="0" r="0" b="0"/>
            <wp:docPr id="2030967895" name="图片 1" title="QWord_ImageMark_100">
              <a:hlinkClick xmlns:a="http://schemas.openxmlformats.org/drawingml/2006/main" r:id="rId387" tooltip="QWord 图片目录：resource/images/illustration/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67895" name="图片 1" title="QWord_ImageMark_100"/>
                    <pic:cNvPicPr>
                      <a:picLocks noChangeAspect="1"/>
                    </pic:cNvPicPr>
                  </pic:nvPicPr>
                  <pic:blipFill>
                    <a:blip r:embed="rId388"/>
                    <a:stretch>
                      <a:fillRect/>
                    </a:stretch>
                  </pic:blipFill>
                  <pic:spPr>
                    <a:xfrm>
                      <a:off x="0" y="0"/>
                      <a:ext cx="5205730" cy="3284855"/>
                    </a:xfrm>
                    <a:prstGeom prst="rect">
                      <a:avLst/>
                    </a:prstGeom>
                  </pic:spPr>
                </pic:pic>
              </a:graphicData>
            </a:graphic>
          </wp:inline>
        </w:drawing>
      </w:r>
      <w:bookmarkEnd w:id="11854"/>
    </w:p>
    <w:p w14:paraId="2A993F19">
      <w:pPr>
        <w:pStyle w:val="68"/>
      </w:pPr>
      <w:bookmarkStart w:id="11855" w:name="QWord_XRef_Figure__8heUKj"/>
      <w:r>
        <w:rPr>
          <w:rFonts w:hint="eastAsia"/>
        </w:rPr>
        <w:t>图 </w:t>
      </w:r>
      <w:r>
        <w:fldChar w:fldCharType="begin"/>
      </w:r>
      <w:r>
        <w:instrText xml:space="preserve"> SEQ QWord_Heading1_Sequence \c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17</w:t>
      </w:r>
      <w:r>
        <w:fldChar w:fldCharType="end"/>
      </w:r>
      <w:bookmarkEnd w:id="11855"/>
      <w:r>
        <w:rPr>
          <w:rFonts w:hint="eastAsia"/>
        </w:rPr>
        <w:t xml:space="preserve">  开发板dev文件夹</w:t>
      </w:r>
    </w:p>
    <w:p w14:paraId="54165D0D">
      <w:pPr>
        <w:pStyle w:val="4"/>
        <w:ind w:firstLine="420"/>
      </w:pPr>
      <w:r>
        <w:rPr>
          <w:rFonts w:hint="eastAsia"/>
        </w:rPr>
        <w:t>下面介绍具体操作：</w:t>
      </w:r>
    </w:p>
    <w:p w14:paraId="78FC93AF">
      <w:pPr>
        <w:pStyle w:val="4"/>
        <w:ind w:firstLine="420"/>
      </w:pPr>
      <w:r>
        <w:rPr>
          <w:rFonts w:hint="eastAsia"/>
        </w:rPr>
        <w:t>首先用open函数打开文件，如果打开失败就退出；</w:t>
      </w:r>
    </w:p>
    <w:p w14:paraId="0CBAAA39">
      <w:pPr>
        <w:pStyle w:val="4"/>
        <w:ind w:firstLine="420"/>
      </w:pPr>
      <w:r>
        <w:rPr>
          <w:rFonts w:hint="eastAsia"/>
        </w:rPr>
        <w:t>接着用read函数读取AD转换器的结果，这个结果是个十进制的字符串，可以直接用printf显示；</w:t>
      </w:r>
    </w:p>
    <w:p w14:paraId="7020F3BE">
      <w:pPr>
        <w:pStyle w:val="4"/>
        <w:ind w:firstLine="420"/>
      </w:pPr>
      <w:r>
        <w:rPr>
          <w:rFonts w:hint="eastAsia"/>
        </w:rPr>
        <w:t>最后可以用close函数将设备文件关闭。</w:t>
      </w:r>
    </w:p>
    <w:p w14:paraId="3B33B237">
      <w:pPr>
        <w:pStyle w:val="4"/>
        <w:ind w:firstLine="420"/>
      </w:pPr>
      <w:r>
        <w:rPr>
          <w:rFonts w:hint="eastAsia"/>
        </w:rPr>
        <w:t>代码如下：</w:t>
      </w:r>
    </w:p>
    <w:p w14:paraId="4948BAED">
      <w:pPr>
        <w:pStyle w:val="145"/>
      </w:pPr>
      <w:r>
        <w:t xml:space="preserve">    </w:t>
      </w:r>
      <w:r>
        <w:rPr>
          <w:rFonts w:hint="eastAsia"/>
        </w:rPr>
        <w:t>int fd </w:t>
      </w:r>
      <w:r>
        <w:t>=</w:t>
      </w:r>
      <w:r>
        <w:rPr>
          <w:rFonts w:hint="eastAsia"/>
        </w:rPr>
        <w:t> open(</w:t>
      </w:r>
      <w:r>
        <w:t>“/</w:t>
      </w:r>
      <w:r>
        <w:rPr>
          <w:rFonts w:hint="eastAsia"/>
        </w:rPr>
        <w:t>dev</w:t>
      </w:r>
      <w:r>
        <w:t>/</w:t>
      </w:r>
      <w:r>
        <w:rPr>
          <w:rFonts w:hint="eastAsia"/>
        </w:rPr>
        <w:t>adc</w:t>
      </w:r>
      <w:r>
        <w:t>”</w:t>
      </w:r>
      <w:r>
        <w:rPr>
          <w:rFonts w:hint="eastAsia"/>
        </w:rPr>
        <w:t>,0);</w:t>
      </w:r>
    </w:p>
    <w:p w14:paraId="0637F2DD">
      <w:pPr>
        <w:pStyle w:val="145"/>
      </w:pPr>
      <w:r>
        <w:t xml:space="preserve">    </w:t>
      </w:r>
      <w:r>
        <w:rPr>
          <w:rFonts w:hint="eastAsia"/>
        </w:rPr>
        <w:t>if( fd</w:t>
      </w:r>
      <w:r>
        <w:t>&lt;</w:t>
      </w:r>
      <w:r>
        <w:rPr>
          <w:rFonts w:hint="eastAsia"/>
        </w:rPr>
        <w:t>0 ) exit(1);</w:t>
      </w:r>
    </w:p>
    <w:p w14:paraId="2B6CB6D1">
      <w:pPr>
        <w:pStyle w:val="145"/>
      </w:pPr>
      <w:r>
        <w:t xml:space="preserve">‌    </w:t>
      </w:r>
    </w:p>
    <w:p w14:paraId="04AE420D">
      <w:pPr>
        <w:pStyle w:val="145"/>
      </w:pPr>
      <w:r>
        <w:t xml:space="preserve">    </w:t>
      </w:r>
      <w:r>
        <w:rPr>
          <w:rFonts w:hint="eastAsia"/>
        </w:rPr>
        <w:t>len </w:t>
      </w:r>
      <w:r>
        <w:t>=</w:t>
      </w:r>
      <w:r>
        <w:rPr>
          <w:rFonts w:hint="eastAsia"/>
        </w:rPr>
        <w:t> read(fd, buffer, sizeof buffer</w:t>
      </w:r>
      <w:r>
        <w:noBreakHyphen/>
      </w:r>
      <w:r>
        <w:rPr>
          <w:rFonts w:hint="eastAsia"/>
        </w:rPr>
        <w:t>1); </w:t>
      </w:r>
    </w:p>
    <w:p w14:paraId="2C28A332">
      <w:pPr>
        <w:pStyle w:val="145"/>
      </w:pPr>
      <w:r>
        <w:t xml:space="preserve">    </w:t>
      </w:r>
      <w:r>
        <w:rPr>
          <w:rFonts w:hint="eastAsia"/>
        </w:rPr>
        <w:t>if( len </w:t>
      </w:r>
      <w:r>
        <w:t>&gt;</w:t>
      </w:r>
      <w:r>
        <w:rPr>
          <w:rFonts w:hint="eastAsia"/>
        </w:rPr>
        <w:t>0 )</w:t>
      </w:r>
    </w:p>
    <w:p w14:paraId="2E099107">
      <w:pPr>
        <w:pStyle w:val="145"/>
      </w:pPr>
      <w:r>
        <w:t xml:space="preserve">    </w:t>
      </w:r>
      <w:r>
        <w:rPr>
          <w:rFonts w:hint="eastAsia"/>
        </w:rPr>
        <w:t>{</w:t>
      </w:r>
    </w:p>
    <w:p w14:paraId="400D878B">
      <w:pPr>
        <w:pStyle w:val="145"/>
      </w:pPr>
      <w:r>
        <w:t xml:space="preserve">    </w:t>
      </w:r>
      <w:r>
        <w:tab/>
      </w:r>
      <w:r>
        <w:rPr>
          <w:rFonts w:hint="eastAsia"/>
        </w:rPr>
        <w:t>buffer[len] </w:t>
      </w:r>
      <w:r>
        <w:t>=</w:t>
      </w:r>
      <w:r>
        <w:rPr>
          <w:rFonts w:hint="eastAsia"/>
        </w:rPr>
        <w:t> </w:t>
      </w:r>
      <w:r>
        <w:t>‘</w:t>
      </w:r>
      <w:r>
        <w:rPr>
          <w:rFonts w:hint="eastAsia"/>
        </w:rPr>
        <w:t>\0</w:t>
      </w:r>
      <w:r>
        <w:t>’</w:t>
      </w:r>
      <w:r>
        <w:rPr>
          <w:rFonts w:hint="eastAsia"/>
        </w:rPr>
        <w:t>;</w:t>
      </w:r>
    </w:p>
    <w:p w14:paraId="6215BCB5">
      <w:pPr>
        <w:pStyle w:val="145"/>
      </w:pPr>
      <w:r>
        <w:t xml:space="preserve">    </w:t>
      </w:r>
      <w:r>
        <w:rPr>
          <w:rFonts w:hint="eastAsia"/>
        </w:rPr>
        <w:t>print(</w:t>
      </w:r>
      <w:r>
        <w:t>“%</w:t>
      </w:r>
      <w:r>
        <w:rPr>
          <w:rFonts w:hint="eastAsia"/>
        </w:rPr>
        <w:t>s\n</w:t>
      </w:r>
      <w:r>
        <w:t>”</w:t>
      </w:r>
      <w:r>
        <w:rPr>
          <w:rFonts w:hint="eastAsia"/>
        </w:rPr>
        <w:t>,buffer);</w:t>
      </w:r>
    </w:p>
    <w:p w14:paraId="76F54417">
      <w:pPr>
        <w:pStyle w:val="145"/>
      </w:pPr>
      <w:r>
        <w:t xml:space="preserve">    </w:t>
      </w:r>
      <w:r>
        <w:rPr>
          <w:rFonts w:hint="eastAsia"/>
        </w:rPr>
        <w:t>}</w:t>
      </w:r>
    </w:p>
    <w:p w14:paraId="3A422C7A">
      <w:pPr>
        <w:pStyle w:val="4"/>
        <w:ind w:firstLine="420"/>
      </w:pPr>
      <w:r>
        <w:rPr>
          <w:rFonts w:hint="eastAsia"/>
        </w:rPr>
        <w:t>同理，其他接口操作类似，比如指示灯的操作，在开发板上有四个发光二极管，有相应的驱动程序LEDS。下面是具体例子：</w:t>
      </w:r>
    </w:p>
    <w:p w14:paraId="17B1238F">
      <w:pPr>
        <w:pStyle w:val="4"/>
        <w:ind w:firstLine="420"/>
      </w:pPr>
      <w:r>
        <w:rPr>
          <w:rFonts w:hint="eastAsia"/>
        </w:rPr>
        <w:t>首先用open函数打开设备文件；</w:t>
      </w:r>
    </w:p>
    <w:p w14:paraId="01ADD342">
      <w:pPr>
        <w:pStyle w:val="4"/>
        <w:ind w:firstLine="420"/>
      </w:pPr>
      <w:r>
        <w:rPr>
          <w:rFonts w:hint="eastAsia"/>
        </w:rPr>
        <w:t>接着使用</w:t>
      </w:r>
      <w:r>
        <w:rPr>
          <w:rFonts w:hint="eastAsia"/>
          <w:lang w:eastAsia="zh-CN"/>
        </w:rPr>
        <w:t>I/O</w:t>
      </w:r>
      <w:r>
        <w:rPr>
          <w:rFonts w:hint="eastAsia"/>
        </w:rPr>
        <w:t xml:space="preserve"> control这个函数来进行操作。通过取余控制高低电平，以此控制灯的亮</w:t>
      </w:r>
      <w:r>
        <w:t>‍</w:t>
      </w:r>
      <w:r>
        <w:rPr>
          <w:rFonts w:hint="eastAsia"/>
        </w:rPr>
        <w:t>灭。</w:t>
      </w:r>
    </w:p>
    <w:p w14:paraId="048E4832">
      <w:pPr>
        <w:pStyle w:val="4"/>
        <w:ind w:firstLine="420"/>
      </w:pPr>
      <w:r>
        <w:rPr>
          <w:rFonts w:hint="eastAsia"/>
        </w:rPr>
        <w:t>代码如下：</w:t>
      </w:r>
    </w:p>
    <w:p w14:paraId="61746900">
      <w:pPr>
        <w:pStyle w:val="145"/>
      </w:pPr>
      <w:r>
        <w:t xml:space="preserve">    </w:t>
      </w:r>
      <w:r>
        <w:rPr>
          <w:rFonts w:hint="eastAsia"/>
        </w:rPr>
        <w:t>fd </w:t>
      </w:r>
      <w:r>
        <w:t>=</w:t>
      </w:r>
      <w:r>
        <w:rPr>
          <w:rFonts w:hint="eastAsia"/>
        </w:rPr>
        <w:t> open(</w:t>
      </w:r>
      <w:r>
        <w:t>“/</w:t>
      </w:r>
      <w:r>
        <w:rPr>
          <w:rFonts w:hint="eastAsia"/>
        </w:rPr>
        <w:t>dev</w:t>
      </w:r>
      <w:r>
        <w:t>/</w:t>
      </w:r>
      <w:r>
        <w:rPr>
          <w:rFonts w:hint="eastAsia"/>
        </w:rPr>
        <w:t>leds</w:t>
      </w:r>
      <w:r>
        <w:t>”</w:t>
      </w:r>
      <w:r>
        <w:rPr>
          <w:rFonts w:hint="eastAsia"/>
        </w:rPr>
        <w:t>,O_RDONLY);</w:t>
      </w:r>
    </w:p>
    <w:p w14:paraId="49ED16BB">
      <w:pPr>
        <w:pStyle w:val="145"/>
      </w:pPr>
      <w:r>
        <w:t xml:space="preserve">    </w:t>
      </w:r>
      <w:r>
        <w:rPr>
          <w:rFonts w:hint="eastAsia"/>
        </w:rPr>
        <w:t>if( fd</w:t>
      </w:r>
      <w:r>
        <w:t>&lt;</w:t>
      </w:r>
      <w:r>
        <w:rPr>
          <w:rFonts w:hint="eastAsia"/>
        </w:rPr>
        <w:t>0) exit(1);</w:t>
      </w:r>
    </w:p>
    <w:p w14:paraId="278DEA83">
      <w:pPr>
        <w:pStyle w:val="145"/>
      </w:pPr>
      <w:r>
        <w:t xml:space="preserve">‌    </w:t>
      </w:r>
    </w:p>
    <w:p w14:paraId="0A6A709F">
      <w:pPr>
        <w:pStyle w:val="145"/>
      </w:pPr>
      <w:r>
        <w:t xml:space="preserve">    </w:t>
      </w:r>
      <w:r>
        <w:rPr>
          <w:rFonts w:hint="eastAsia"/>
        </w:rPr>
        <w:t>while( </w:t>
      </w:r>
      <w:r>
        <w:rPr>
          <w:rFonts w:ascii="Times New Roman" w:hAnsi="Times New Roman" w:cs="Times New Roman"/>
        </w:rPr>
        <w:t>++</w:t>
      </w:r>
      <w:r>
        <w:rPr>
          <w:rFonts w:hint="eastAsia"/>
        </w:rPr>
        <w:t>i</w:t>
      </w:r>
      <w:r>
        <w:t>&lt;</w:t>
      </w:r>
      <w:r>
        <w:rPr>
          <w:rFonts w:hint="eastAsia"/>
        </w:rPr>
        <w:t>10 )</w:t>
      </w:r>
    </w:p>
    <w:p w14:paraId="306F2CC0">
      <w:pPr>
        <w:pStyle w:val="145"/>
      </w:pPr>
      <w:r>
        <w:t xml:space="preserve">    </w:t>
      </w:r>
      <w:r>
        <w:rPr>
          <w:rFonts w:hint="eastAsia"/>
        </w:rPr>
        <w:t>{</w:t>
      </w:r>
    </w:p>
    <w:p w14:paraId="341482F0">
      <w:pPr>
        <w:pStyle w:val="145"/>
      </w:pPr>
      <w:r>
        <w:t xml:space="preserve">    </w:t>
      </w:r>
      <w:r>
        <w:tab/>
      </w:r>
      <w:r>
        <w:rPr>
          <w:rFonts w:hint="eastAsia"/>
        </w:rPr>
        <w:t>ioctl(fd, i</w:t>
      </w:r>
      <w:r>
        <w:t>%</w:t>
      </w:r>
      <w:r>
        <w:rPr>
          <w:rFonts w:hint="eastAsia"/>
        </w:rPr>
        <w:t>2, 0);</w:t>
      </w:r>
    </w:p>
    <w:p w14:paraId="11F00C14">
      <w:pPr>
        <w:pStyle w:val="145"/>
      </w:pPr>
      <w:r>
        <w:t xml:space="preserve">        ioctl(fd, i%2, </w:t>
      </w:r>
      <w:r>
        <w:rPr>
          <w:rFonts w:hint="eastAsia"/>
        </w:rPr>
        <w:t>1</w:t>
      </w:r>
      <w:r>
        <w:t>);</w:t>
      </w:r>
    </w:p>
    <w:p w14:paraId="410C1B68">
      <w:pPr>
        <w:pStyle w:val="145"/>
      </w:pPr>
      <w:r>
        <w:t xml:space="preserve">        ioctl(fd, i%2, </w:t>
      </w:r>
      <w:r>
        <w:rPr>
          <w:rFonts w:hint="eastAsia"/>
        </w:rPr>
        <w:t>2</w:t>
      </w:r>
      <w:r>
        <w:t>);</w:t>
      </w:r>
    </w:p>
    <w:p w14:paraId="08842AD8">
      <w:pPr>
        <w:pStyle w:val="145"/>
      </w:pPr>
      <w:r>
        <w:t xml:space="preserve">        ioctl(fd, i%2, </w:t>
      </w:r>
      <w:r>
        <w:rPr>
          <w:rFonts w:hint="eastAsia"/>
        </w:rPr>
        <w:t>3</w:t>
      </w:r>
      <w:r>
        <w:t>);</w:t>
      </w:r>
    </w:p>
    <w:p w14:paraId="516C4D93">
      <w:pPr>
        <w:pStyle w:val="145"/>
      </w:pPr>
      <w:r>
        <w:t xml:space="preserve">        </w:t>
      </w:r>
      <w:r>
        <w:rPr>
          <w:rFonts w:hint="eastAsia"/>
        </w:rPr>
        <w:t>sleep(1);</w:t>
      </w:r>
    </w:p>
    <w:p w14:paraId="42E8E794">
      <w:pPr>
        <w:pStyle w:val="145"/>
      </w:pPr>
      <w:r>
        <w:t xml:space="preserve">    </w:t>
      </w:r>
      <w:r>
        <w:rPr>
          <w:rFonts w:hint="eastAsia"/>
        </w:rPr>
        <w:t>}</w:t>
      </w:r>
    </w:p>
    <w:p w14:paraId="7C08F72C">
      <w:pPr>
        <w:pStyle w:val="145"/>
      </w:pPr>
      <w:r>
        <w:t xml:space="preserve">    </w:t>
      </w:r>
      <w:r>
        <w:rPr>
          <w:rFonts w:hint="eastAsia"/>
        </w:rPr>
        <w:t>close(fd);</w:t>
      </w:r>
    </w:p>
    <w:p w14:paraId="7EFF4E17">
      <w:pPr>
        <w:pStyle w:val="4"/>
        <w:ind w:firstLine="420"/>
      </w:pPr>
      <w:r>
        <w:rPr>
          <w:rFonts w:hint="eastAsia"/>
        </w:rPr>
        <w:t>最后实现了四个灯全部先亮一秒，再灭一秒，循环十次。</w:t>
      </w:r>
    </w:p>
    <w:p w14:paraId="2363B2FB">
      <w:pPr>
        <w:pStyle w:val="4"/>
        <w:ind w:firstLine="420"/>
      </w:pPr>
      <w:r>
        <w:rPr>
          <w:rFonts w:hint="eastAsia"/>
        </w:rPr>
        <w:t>对于linux下的接口操作可以用驱动程序来实现，并把接口操作的细节屏蔽，简化对设备的使用。相应的设备文件和驱动程序是对应的，可以通过设备文件来使用这些驱动程序，从而操作接口。</w:t>
      </w:r>
    </w:p>
    <w:p w14:paraId="42D60CF1">
      <w:pPr>
        <w:pStyle w:val="63"/>
        <w:numPr>
          <w:ilvl w:val="2"/>
          <w:numId w:val="22"/>
        </w:numPr>
        <w:spacing w:before="352" w:after="352"/>
      </w:pPr>
      <w:bookmarkStart w:id="11856" w:name="_Toc18907"/>
      <w:bookmarkStart w:id="11857" w:name="_QWord_Paragraph__754"/>
      <w:r>
        <w:rPr>
          <w:rFonts w:hint="eastAsia"/>
        </w:rPr>
        <w:t>Linux串口应用程序开发</w:t>
      </w:r>
      <w:bookmarkEnd w:id="11856"/>
      <w:bookmarkEnd w:id="11857"/>
    </w:p>
    <w:p w14:paraId="49DD1B26">
      <w:pPr>
        <w:pStyle w:val="109"/>
        <w:ind w:firstLine="360"/>
        <w:rPr>
          <w:rStyle w:val="174"/>
          <w:rFonts w:hint="eastAsia" w:eastAsia="宋体"/>
          <w:lang w:eastAsia="zh-CN"/>
        </w:rPr>
      </w:pPr>
      <w:r>
        <w:rPr>
          <w:rStyle w:val="174"/>
          <w:rFonts w:hint="eastAsia" w:eastAsia="宋体"/>
          <w:lang w:eastAsia="zh-CN"/>
        </w:rPr>
        <w:drawing>
          <wp:inline distT="0" distB="0" distL="114300" distR="114300">
            <wp:extent cx="2286000" cy="2286000"/>
            <wp:effectExtent l="0" t="0" r="0" b="0"/>
            <wp:docPr id="34" name="图片 34" descr="6-4-2 Linux串口应用程序开发.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6-4-2 Linux串口应用程序开发.mp4"/>
                    <pic:cNvPicPr>
                      <a:picLocks noChangeAspect="1"/>
                    </pic:cNvPicPr>
                  </pic:nvPicPr>
                  <pic:blipFill>
                    <a:blip r:embed="rId389"/>
                    <a:stretch>
                      <a:fillRect/>
                    </a:stretch>
                  </pic:blipFill>
                  <pic:spPr>
                    <a:xfrm>
                      <a:off x="0" y="0"/>
                      <a:ext cx="2286000" cy="2286000"/>
                    </a:xfrm>
                    <a:prstGeom prst="rect">
                      <a:avLst/>
                    </a:prstGeom>
                  </pic:spPr>
                </pic:pic>
              </a:graphicData>
            </a:graphic>
          </wp:inline>
        </w:drawing>
      </w:r>
    </w:p>
    <w:p w14:paraId="28BB5783">
      <w:pPr>
        <w:pStyle w:val="109"/>
        <w:ind w:firstLine="360"/>
      </w:pPr>
      <w:r>
        <w:rPr>
          <w:rStyle w:val="174"/>
          <w:rFonts w:hint="eastAsia"/>
        </w:rPr>
        <w:t>6</w:t>
      </w:r>
      <w:r>
        <w:rPr>
          <w:rStyle w:val="174"/>
        </w:rPr>
        <w:noBreakHyphen/>
      </w:r>
      <w:r>
        <w:rPr>
          <w:rStyle w:val="174"/>
          <w:rFonts w:hint="eastAsia"/>
          <w:lang w:val="en-US" w:eastAsia="zh-CN"/>
        </w:rPr>
        <w:t>4</w:t>
      </w:r>
      <w:r>
        <w:rPr>
          <w:rStyle w:val="174"/>
        </w:rPr>
        <w:noBreakHyphen/>
      </w:r>
      <w:r>
        <w:rPr>
          <w:rStyle w:val="174"/>
          <w:rFonts w:hint="eastAsia"/>
        </w:rPr>
        <w:t>2 Linux串口应用程序开发</w:t>
      </w:r>
    </w:p>
    <w:p w14:paraId="36190DE3">
      <w:pPr>
        <w:pStyle w:val="4"/>
        <w:ind w:firstLine="420"/>
      </w:pPr>
      <w:r>
        <w:rPr>
          <w:rFonts w:hint="eastAsia"/>
        </w:rPr>
        <w:t>串口的使用与普通接口类似，同样需要先找到设备文件。Linux中的串口设备文件存放于</w:t>
      </w:r>
      <w:r>
        <w:t>/</w:t>
      </w:r>
      <w:r>
        <w:rPr>
          <w:rFonts w:hint="eastAsia"/>
        </w:rPr>
        <w:t>dev目录下，其中串口一、串口二对应设备名依次为“</w:t>
      </w:r>
      <w:r>
        <w:t>/</w:t>
      </w:r>
      <w:r>
        <w:rPr>
          <w:rFonts w:hint="eastAsia"/>
        </w:rPr>
        <w:t>dev</w:t>
      </w:r>
      <w:r>
        <w:t>/</w:t>
      </w:r>
      <w:r>
        <w:rPr>
          <w:rFonts w:hint="eastAsia"/>
        </w:rPr>
        <w:t>ttyS0”、“</w:t>
      </w:r>
      <w:r>
        <w:t>/</w:t>
      </w:r>
      <w:r>
        <w:rPr>
          <w:rFonts w:hint="eastAsia"/>
        </w:rPr>
        <w:t>dev</w:t>
      </w:r>
      <w:r>
        <w:t>/</w:t>
      </w:r>
      <w:r>
        <w:rPr>
          <w:rFonts w:hint="eastAsia"/>
        </w:rPr>
        <w:t>ttyS1”。在嵌入式开发板中，设备名可能不同，需要查找对应的手册。在L</w:t>
      </w:r>
      <w:r>
        <w:t>inux</w:t>
      </w:r>
      <w:r>
        <w:rPr>
          <w:rFonts w:hint="eastAsia"/>
        </w:rPr>
        <w:t>下操作串口与操作文件相同。在使用串口之前必须设置相关配置，包括波特率、数据位、校验位、停止位等。串口设置由如</w:t>
      </w:r>
      <w:r>
        <w:fldChar w:fldCharType="begin"/>
      </w:r>
      <w:r>
        <w:instrText xml:space="preserve"> </w:instrText>
      </w:r>
      <w:r>
        <w:rPr>
          <w:rFonts w:hint="eastAsia"/>
        </w:rPr>
        <w:instrText xml:space="preserve">REF QWord_XRef_Figure__Ucidvj \h \* CHARFORMAT</w:instrText>
      </w:r>
      <w:r>
        <w:instrText xml:space="preserve"> </w:instrText>
      </w:r>
      <w:r>
        <w:fldChar w:fldCharType="separate"/>
      </w:r>
      <w:r>
        <w:rPr>
          <w:rFonts w:hint="eastAsia"/>
        </w:rPr>
        <w:t>图 </w:t>
      </w:r>
      <w:r>
        <w:t>6</w:t>
      </w:r>
      <w:r>
        <w:noBreakHyphen/>
      </w:r>
      <w:r>
        <w:t>18</w:t>
      </w:r>
      <w:r>
        <w:fldChar w:fldCharType="end"/>
      </w:r>
      <w:r>
        <w:rPr>
          <w:rFonts w:hint="eastAsia"/>
        </w:rPr>
        <w:t>所示的结构体实现。</w:t>
      </w:r>
    </w:p>
    <w:p w14:paraId="7A369A5F">
      <w:pPr>
        <w:pStyle w:val="105"/>
      </w:pPr>
      <w:r>
        <w:t>‌</w:t>
      </w:r>
      <w:bookmarkStart w:id="11858" w:name="_QWord_ImageIndex_101"/>
      <w:r>
        <w:drawing>
          <wp:inline distT="0" distB="0" distL="0" distR="0">
            <wp:extent cx="5039995" cy="1460500"/>
            <wp:effectExtent l="0" t="0" r="8255" b="6350"/>
            <wp:docPr id="56324" name="图片 56323" descr="文本, 信件&#10;&#10;描述已自动生成" title="QWord_ImageMark_101">
              <a:hlinkClick xmlns:a="http://schemas.openxmlformats.org/drawingml/2006/main" r:id="rId390" tooltip="QWord 图片目录：resource/images/illustration/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4" name="图片 56323" descr="文本, 信件&#10;&#10;描述已自动生成" title="QWord_ImageMark_101"/>
                    <pic:cNvPicPr>
                      <a:picLocks noChangeAspect="1"/>
                    </pic:cNvPicPr>
                  </pic:nvPicPr>
                  <pic:blipFill>
                    <a:blip r:embed="rId391"/>
                    <a:stretch>
                      <a:fillRect/>
                    </a:stretch>
                  </pic:blipFill>
                  <pic:spPr>
                    <a:xfrm>
                      <a:off x="0" y="0"/>
                      <a:ext cx="5040000" cy="1460727"/>
                    </a:xfrm>
                    <a:prstGeom prst="rect">
                      <a:avLst/>
                    </a:prstGeom>
                    <a:noFill/>
                    <a:ln w="9525">
                      <a:noFill/>
                    </a:ln>
                  </pic:spPr>
                </pic:pic>
              </a:graphicData>
            </a:graphic>
          </wp:inline>
        </w:drawing>
      </w:r>
      <w:bookmarkEnd w:id="11858"/>
    </w:p>
    <w:p w14:paraId="1BCD37B5">
      <w:pPr>
        <w:pStyle w:val="68"/>
      </w:pPr>
      <w:bookmarkStart w:id="11859" w:name="QWord_XRef_Figure__Ucidvj"/>
      <w:r>
        <w:rPr>
          <w:rFonts w:hint="eastAsia"/>
        </w:rPr>
        <w:t>图 </w:t>
      </w:r>
      <w:r>
        <w:fldChar w:fldCharType="begin"/>
      </w:r>
      <w:r>
        <w:instrText xml:space="preserve"> SEQ QWord_Heading1_Sequence \c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18</w:t>
      </w:r>
      <w:r>
        <w:fldChar w:fldCharType="end"/>
      </w:r>
      <w:bookmarkEnd w:id="11859"/>
      <w:r>
        <w:rPr>
          <w:rFonts w:hint="eastAsia"/>
        </w:rPr>
        <w:t xml:space="preserve">  串口设置结构体</w:t>
      </w:r>
    </w:p>
    <w:p w14:paraId="2ADEE4B6">
      <w:pPr>
        <w:pStyle w:val="4"/>
        <w:ind w:firstLine="420"/>
      </w:pPr>
      <w:r>
        <w:rPr>
          <w:rFonts w:hint="eastAsia"/>
        </w:rPr>
        <w:t>该结构中c_cflag最为重要，可设置波特率、数据位、校验位、停止位。在设置波特率时需在数字前加上“B”，如B9600、B19200。使用其需通过“与”“或”操作方式。c_cflag如</w:t>
      </w:r>
      <w:r>
        <w:fldChar w:fldCharType="begin"/>
      </w:r>
      <w:r>
        <w:instrText xml:space="preserve"> </w:instrText>
      </w:r>
      <w:r>
        <w:rPr>
          <w:rFonts w:hint="eastAsia"/>
        </w:rPr>
        <w:instrText xml:space="preserve">REF QWord_XRef_Figure__fNwsZw \h \* CHARFORMAT</w:instrText>
      </w:r>
      <w:r>
        <w:instrText xml:space="preserve"> </w:instrText>
      </w:r>
      <w:r>
        <w:fldChar w:fldCharType="separate"/>
      </w:r>
      <w:r>
        <w:rPr>
          <w:rFonts w:hint="eastAsia"/>
        </w:rPr>
        <w:t>图 </w:t>
      </w:r>
      <w:r>
        <w:t>6</w:t>
      </w:r>
      <w:r>
        <w:noBreakHyphen/>
      </w:r>
      <w:r>
        <w:t>19</w:t>
      </w:r>
      <w:r>
        <w:fldChar w:fldCharType="end"/>
      </w:r>
      <w:r>
        <w:rPr>
          <w:rFonts w:hint="eastAsia"/>
        </w:rPr>
        <w:t>所示。</w:t>
      </w:r>
    </w:p>
    <w:p w14:paraId="43F8D84F">
      <w:pPr>
        <w:pStyle w:val="105"/>
      </w:pPr>
      <w:r>
        <w:t>‌</w:t>
      </w:r>
      <w:bookmarkStart w:id="11860" w:name="_QWord_ImageIndex_102"/>
      <w:r>
        <w:drawing>
          <wp:inline distT="0" distB="0" distL="0" distR="0">
            <wp:extent cx="3959860" cy="2473325"/>
            <wp:effectExtent l="0" t="0" r="2540" b="3175"/>
            <wp:docPr id="57347" name="图片 57346" descr="表格&#10;&#10;描述已自动生成" title="QWord_ImageMark_102">
              <a:hlinkClick xmlns:a="http://schemas.openxmlformats.org/drawingml/2006/main" r:id="rId392" tooltip="QWord 图片目录：resource/images/illustration/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7" name="图片 57346" descr="表格&#10;&#10;描述已自动生成" title="QWord_ImageMark_102"/>
                    <pic:cNvPicPr>
                      <a:picLocks noChangeAspect="1"/>
                    </pic:cNvPicPr>
                  </pic:nvPicPr>
                  <pic:blipFill>
                    <a:blip r:embed="rId393"/>
                    <a:stretch>
                      <a:fillRect/>
                    </a:stretch>
                  </pic:blipFill>
                  <pic:spPr>
                    <a:xfrm>
                      <a:off x="0" y="0"/>
                      <a:ext cx="3960000" cy="2473815"/>
                    </a:xfrm>
                    <a:prstGeom prst="rect">
                      <a:avLst/>
                    </a:prstGeom>
                    <a:noFill/>
                    <a:ln w="9525">
                      <a:noFill/>
                    </a:ln>
                  </pic:spPr>
                </pic:pic>
              </a:graphicData>
            </a:graphic>
          </wp:inline>
        </w:drawing>
      </w:r>
      <w:bookmarkEnd w:id="11860"/>
    </w:p>
    <w:p w14:paraId="3C8F1F66">
      <w:pPr>
        <w:pStyle w:val="68"/>
      </w:pPr>
      <w:bookmarkStart w:id="11861" w:name="QWord_XRef_Figure__fNwsZw"/>
      <w:r>
        <w:rPr>
          <w:rFonts w:hint="eastAsia"/>
        </w:rPr>
        <w:t>图 </w:t>
      </w:r>
      <w:r>
        <w:fldChar w:fldCharType="begin"/>
      </w:r>
      <w:r>
        <w:instrText xml:space="preserve"> SEQ QWord_Heading1_Sequence \c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19</w:t>
      </w:r>
      <w:r>
        <w:fldChar w:fldCharType="end"/>
      </w:r>
      <w:bookmarkEnd w:id="11861"/>
      <w:r>
        <w:rPr>
          <w:rFonts w:hint="eastAsia"/>
        </w:rPr>
        <w:t xml:space="preserve">  c_cflag</w:t>
      </w:r>
    </w:p>
    <w:p w14:paraId="59B45795">
      <w:pPr>
        <w:pStyle w:val="4"/>
        <w:ind w:firstLine="420"/>
      </w:pPr>
      <w:r>
        <w:rPr>
          <w:rFonts w:hint="eastAsia"/>
        </w:rPr>
        <w:t>这些设置一般都有专门的函数可以调用，比如串口控制函数。例如Tcgetattr函数，可以用来取</w:t>
      </w:r>
      <w:r>
        <w:rPr>
          <w:rFonts w:hint="eastAsia"/>
          <w:lang w:val="en-US" w:eastAsia="zh-CN"/>
        </w:rPr>
        <w:t>代</w:t>
      </w:r>
      <w:r>
        <w:rPr>
          <w:rFonts w:hint="eastAsia"/>
        </w:rPr>
        <w:t>串口属性参数。取出之后可以用Tcgetattr函数来设置相应的属性。一些常用的串口控制函数如</w:t>
      </w:r>
      <w:r>
        <w:fldChar w:fldCharType="begin"/>
      </w:r>
      <w:r>
        <w:instrText xml:space="preserve"> </w:instrText>
      </w:r>
      <w:r>
        <w:rPr>
          <w:rFonts w:hint="eastAsia"/>
        </w:rPr>
        <w:instrText xml:space="preserve">REF QWord_XRef_Figure__2tsnoC \h \* CHARFORMAT</w:instrText>
      </w:r>
      <w:r>
        <w:instrText xml:space="preserve"> </w:instrText>
      </w:r>
      <w:r>
        <w:fldChar w:fldCharType="separate"/>
      </w:r>
      <w:r>
        <w:rPr>
          <w:rFonts w:hint="eastAsia"/>
        </w:rPr>
        <w:t>图 </w:t>
      </w:r>
      <w:r>
        <w:t>6</w:t>
      </w:r>
      <w:r>
        <w:noBreakHyphen/>
      </w:r>
      <w:r>
        <w:t>20</w:t>
      </w:r>
      <w:r>
        <w:fldChar w:fldCharType="end"/>
      </w:r>
      <w:r>
        <w:rPr>
          <w:rFonts w:hint="eastAsia"/>
        </w:rPr>
        <w:t>所示。</w:t>
      </w:r>
    </w:p>
    <w:p w14:paraId="7690CC90">
      <w:pPr>
        <w:pStyle w:val="105"/>
      </w:pPr>
      <w:r>
        <w:t>‌</w:t>
      </w:r>
      <w:bookmarkStart w:id="11862" w:name="_QWord_ImageIndex_103"/>
      <w:r>
        <w:drawing>
          <wp:inline distT="0" distB="0" distL="0" distR="0">
            <wp:extent cx="2943860" cy="2159635"/>
            <wp:effectExtent l="0" t="0" r="8890" b="0"/>
            <wp:docPr id="1662368025" name="图片 1" title="QWord_ImageMark_103">
              <a:hlinkClick xmlns:a="http://schemas.openxmlformats.org/drawingml/2006/main" r:id="rId394" tooltip="QWord 图片目录：resource/images/illustration/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68025" name="图片 1" title="QWord_ImageMark_103"/>
                    <pic:cNvPicPr>
                      <a:picLocks noChangeAspect="1"/>
                    </pic:cNvPicPr>
                  </pic:nvPicPr>
                  <pic:blipFill>
                    <a:blip r:embed="rId395"/>
                    <a:stretch>
                      <a:fillRect/>
                    </a:stretch>
                  </pic:blipFill>
                  <pic:spPr>
                    <a:xfrm>
                      <a:off x="0" y="0"/>
                      <a:ext cx="2944075" cy="2160000"/>
                    </a:xfrm>
                    <a:prstGeom prst="rect">
                      <a:avLst/>
                    </a:prstGeom>
                  </pic:spPr>
                </pic:pic>
              </a:graphicData>
            </a:graphic>
          </wp:inline>
        </w:drawing>
      </w:r>
      <w:bookmarkEnd w:id="11862"/>
    </w:p>
    <w:p w14:paraId="2C049D8F">
      <w:pPr>
        <w:pStyle w:val="68"/>
      </w:pPr>
      <w:bookmarkStart w:id="11863" w:name="QWord_XRef_Figure__2tsnoC"/>
      <w:r>
        <w:rPr>
          <w:rFonts w:hint="eastAsia"/>
        </w:rPr>
        <w:t>图 </w:t>
      </w:r>
      <w:r>
        <w:fldChar w:fldCharType="begin"/>
      </w:r>
      <w:r>
        <w:instrText xml:space="preserve"> SEQ QWord_Heading1_Sequence \c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20</w:t>
      </w:r>
      <w:r>
        <w:fldChar w:fldCharType="end"/>
      </w:r>
      <w:bookmarkEnd w:id="11863"/>
      <w:r>
        <w:rPr>
          <w:rFonts w:hint="eastAsia"/>
        </w:rPr>
        <w:t xml:space="preserve">  串口控制函数</w:t>
      </w:r>
    </w:p>
    <w:p w14:paraId="481D4A7E">
      <w:pPr>
        <w:pStyle w:val="4"/>
        <w:ind w:firstLine="420"/>
      </w:pPr>
      <w:r>
        <w:rPr>
          <w:rFonts w:hint="eastAsia"/>
        </w:rPr>
        <w:t>一般的串口配置流程如下。</w:t>
      </w:r>
    </w:p>
    <w:p w14:paraId="26BFB1EB">
      <w:pPr>
        <w:pStyle w:val="66"/>
        <w:numPr>
          <w:ilvl w:val="4"/>
          <w:numId w:val="22"/>
        </w:numPr>
      </w:pPr>
      <w:r>
        <w:rPr>
          <w:rFonts w:hint="eastAsia"/>
        </w:rPr>
        <w:t>保存原先串口配置使用</w:t>
      </w:r>
      <w:r>
        <w:t>tcgetattr(fd,&amp;oldtio)</w:t>
      </w:r>
      <w:r>
        <w:rPr>
          <w:rFonts w:hint="eastAsia"/>
        </w:rPr>
        <w:t>函数：</w:t>
      </w:r>
    </w:p>
    <w:p w14:paraId="23195EA9">
      <w:pPr>
        <w:pStyle w:val="179"/>
        <w:ind w:firstLine="420"/>
      </w:pPr>
      <w:r>
        <w:t>struct termios newtio,oldtio;</w:t>
      </w:r>
    </w:p>
    <w:p w14:paraId="1F514E84">
      <w:pPr>
        <w:pStyle w:val="179"/>
        <w:ind w:firstLine="420"/>
      </w:pPr>
      <w:r>
        <w:rPr>
          <w:rFonts w:hint="eastAsia"/>
        </w:rPr>
        <w:t>tcgetattr( fd,&amp;oldtio);</w:t>
      </w:r>
    </w:p>
    <w:p w14:paraId="0D3DDE9F">
      <w:pPr>
        <w:pStyle w:val="66"/>
        <w:numPr>
          <w:ilvl w:val="4"/>
          <w:numId w:val="22"/>
        </w:numPr>
      </w:pPr>
      <w:r>
        <w:rPr>
          <w:rFonts w:hint="eastAsia"/>
        </w:rPr>
        <w:t>激活选项有CLOCAL和CREAD, 用于本地连接和接收使能。</w:t>
      </w:r>
    </w:p>
    <w:p w14:paraId="199223E0">
      <w:pPr>
        <w:pStyle w:val="179"/>
        <w:ind w:firstLine="420"/>
      </w:pPr>
      <w:r>
        <w:t>newtio.c_cflag | =  CLOCAL | CREAD;</w:t>
      </w:r>
    </w:p>
    <w:p w14:paraId="1676FF00">
      <w:pPr>
        <w:pStyle w:val="66"/>
        <w:numPr>
          <w:ilvl w:val="4"/>
          <w:numId w:val="22"/>
        </w:numPr>
      </w:pPr>
      <w:r>
        <w:rPr>
          <w:rFonts w:hint="eastAsia"/>
        </w:rPr>
        <w:t>设置波特率，使用函数cfsetispeed、cfsetospeed：</w:t>
      </w:r>
    </w:p>
    <w:p w14:paraId="6E21666F">
      <w:pPr>
        <w:pStyle w:val="179"/>
        <w:ind w:firstLine="420"/>
      </w:pPr>
      <w:r>
        <w:t>cfsetispeed(&amp;newtio, B115200);</w:t>
      </w:r>
    </w:p>
    <w:p w14:paraId="12639C73">
      <w:pPr>
        <w:pStyle w:val="179"/>
        <w:ind w:firstLine="420"/>
      </w:pPr>
      <w:r>
        <w:t>cfsetospeed(&amp;newtio, B115200);</w:t>
      </w:r>
    </w:p>
    <w:p w14:paraId="12759F74">
      <w:pPr>
        <w:pStyle w:val="66"/>
        <w:numPr>
          <w:ilvl w:val="4"/>
          <w:numId w:val="22"/>
        </w:numPr>
      </w:pPr>
      <w:r>
        <w:rPr>
          <w:rFonts w:hint="eastAsia"/>
        </w:rPr>
        <w:t>设置字符大小，需要使用掩码设置。</w:t>
      </w:r>
    </w:p>
    <w:p w14:paraId="4572D70B">
      <w:pPr>
        <w:pStyle w:val="179"/>
        <w:ind w:firstLine="420"/>
      </w:pPr>
      <w:r>
        <w:t xml:space="preserve">options.c_cflag &amp;= </w:t>
      </w:r>
      <w:r>
        <w:rPr>
          <w:rFonts w:hint="eastAsia"/>
        </w:rPr>
        <w:t>～</w:t>
      </w:r>
      <w:r>
        <w:t xml:space="preserve">CSIZE; </w:t>
      </w:r>
    </w:p>
    <w:p w14:paraId="61B099C9">
      <w:pPr>
        <w:pStyle w:val="179"/>
        <w:ind w:firstLine="420"/>
      </w:pPr>
      <w:r>
        <w:t>options.c_cflag |= CS8;</w:t>
      </w:r>
    </w:p>
    <w:p w14:paraId="4F089739">
      <w:pPr>
        <w:pStyle w:val="66"/>
        <w:numPr>
          <w:ilvl w:val="4"/>
          <w:numId w:val="22"/>
        </w:numPr>
      </w:pPr>
      <w:r>
        <w:rPr>
          <w:rFonts w:hint="eastAsia"/>
        </w:rPr>
        <w:t>设置奇偶校验位，使用</w:t>
      </w:r>
      <w:r>
        <w:t>c_cflag</w:t>
      </w:r>
      <w:r>
        <w:rPr>
          <w:rFonts w:hint="eastAsia"/>
        </w:rPr>
        <w:t>和</w:t>
      </w:r>
      <w:r>
        <w:t>c_iflag</w:t>
      </w:r>
      <w:r>
        <w:rPr>
          <w:rFonts w:hint="eastAsia"/>
        </w:rPr>
        <w:t>。</w:t>
      </w:r>
    </w:p>
    <w:p w14:paraId="179E526E">
      <w:pPr>
        <w:pStyle w:val="66"/>
        <w:numPr>
          <w:ilvl w:val="4"/>
          <w:numId w:val="22"/>
        </w:numPr>
      </w:pPr>
      <w:r>
        <w:rPr>
          <w:rFonts w:hint="eastAsia"/>
        </w:rPr>
        <w:t>设置奇校验：</w:t>
      </w:r>
    </w:p>
    <w:p w14:paraId="2FCD0EF1">
      <w:pPr>
        <w:pStyle w:val="179"/>
        <w:ind w:firstLine="420"/>
      </w:pPr>
      <w:r>
        <w:tab/>
      </w:r>
      <w:r>
        <w:tab/>
      </w:r>
      <w:r>
        <w:t>newtio.c_cflag |= PARENB;</w:t>
      </w:r>
    </w:p>
    <w:p w14:paraId="68C30A3E">
      <w:pPr>
        <w:pStyle w:val="179"/>
        <w:ind w:firstLine="420"/>
      </w:pPr>
      <w:r>
        <w:tab/>
      </w:r>
      <w:r>
        <w:rPr>
          <w:rFonts w:hint="eastAsia"/>
        </w:rPr>
        <w:tab/>
      </w:r>
      <w:r>
        <w:rPr>
          <w:rFonts w:hint="eastAsia"/>
        </w:rPr>
        <w:t>newtio.c_cflag |</w:t>
      </w:r>
      <w:r>
        <w:t>=</w:t>
      </w:r>
      <w:r>
        <w:rPr>
          <w:rFonts w:hint="eastAsia"/>
        </w:rPr>
        <w:t xml:space="preserve"> PARODD; </w:t>
      </w:r>
      <w:r>
        <w:tab/>
      </w:r>
      <w:r>
        <w:t>//</w:t>
      </w:r>
      <w:r>
        <w:rPr>
          <w:rFonts w:hint="eastAsia"/>
        </w:rPr>
        <w:t>奇校验</w:t>
      </w:r>
      <w:r>
        <w:tab/>
      </w:r>
      <w:r>
        <w:tab/>
      </w:r>
      <w:r>
        <w:tab/>
      </w:r>
      <w:r>
        <w:tab/>
      </w:r>
      <w:r>
        <w:tab/>
      </w:r>
      <w:r>
        <w:tab/>
      </w:r>
      <w:r>
        <w:tab/>
      </w:r>
      <w:r>
        <w:tab/>
      </w:r>
      <w:r>
        <w:tab/>
      </w:r>
      <w:r>
        <w:tab/>
      </w:r>
      <w:r>
        <w:tab/>
      </w:r>
      <w:r>
        <w:t>//</w:t>
      </w:r>
      <w:r>
        <w:rPr>
          <w:rFonts w:hint="eastAsia"/>
        </w:rPr>
        <w:t>newtio.c_cflag &amp;</w:t>
      </w:r>
      <w:r>
        <w:t>=</w:t>
      </w:r>
      <w:r>
        <w:rPr>
          <w:rFonts w:hint="eastAsia"/>
        </w:rPr>
        <w:t xml:space="preserve"> ～PARODD; </w:t>
      </w:r>
      <w:r>
        <w:t>//</w:t>
      </w:r>
      <w:r>
        <w:rPr>
          <w:rFonts w:hint="eastAsia"/>
        </w:rPr>
        <w:t>偶校验</w:t>
      </w:r>
    </w:p>
    <w:p w14:paraId="1D6CCC6F">
      <w:pPr>
        <w:pStyle w:val="179"/>
        <w:ind w:firstLine="420"/>
      </w:pPr>
      <w:r>
        <w:tab/>
      </w:r>
      <w:r>
        <w:tab/>
      </w:r>
      <w:r>
        <w:t>newtio.c_iflag |= (INPCK | ISTRIP);</w:t>
      </w:r>
    </w:p>
    <w:p w14:paraId="71EB84FB">
      <w:pPr>
        <w:pStyle w:val="66"/>
        <w:numPr>
          <w:ilvl w:val="4"/>
          <w:numId w:val="22"/>
        </w:numPr>
      </w:pPr>
      <w:r>
        <w:rPr>
          <w:rFonts w:hint="eastAsia"/>
        </w:rPr>
        <w:t>设置停止位，通过激活</w:t>
      </w:r>
      <w:r>
        <w:t>c_cflag</w:t>
      </w:r>
      <w:r>
        <w:rPr>
          <w:rFonts w:hint="eastAsia"/>
        </w:rPr>
        <w:t>中的</w:t>
      </w:r>
      <w:r>
        <w:t>CSTOPB</w:t>
      </w:r>
      <w:r>
        <w:rPr>
          <w:rFonts w:hint="eastAsia"/>
        </w:rPr>
        <w:t>实现。若停止位为</w:t>
      </w:r>
      <w:r>
        <w:t>1</w:t>
      </w:r>
      <w:r>
        <w:rPr>
          <w:rFonts w:hint="eastAsia"/>
        </w:rPr>
        <w:t>，则清除</w:t>
      </w:r>
      <w:r>
        <w:t>CSTOPB</w:t>
      </w:r>
      <w:r>
        <w:rPr>
          <w:rFonts w:hint="eastAsia"/>
        </w:rPr>
        <w:t>，若停止位为</w:t>
      </w:r>
      <w:r>
        <w:t>2</w:t>
      </w:r>
      <w:r>
        <w:rPr>
          <w:rFonts w:hint="eastAsia"/>
        </w:rPr>
        <w:t>，则激活</w:t>
      </w:r>
      <w:r>
        <w:t>CSTOPB</w:t>
      </w:r>
      <w:r>
        <w:rPr>
          <w:rFonts w:hint="eastAsia"/>
        </w:rPr>
        <w:t>。</w:t>
      </w:r>
    </w:p>
    <w:p w14:paraId="73597609">
      <w:pPr>
        <w:pStyle w:val="179"/>
        <w:ind w:firstLine="420"/>
      </w:pPr>
      <w:r>
        <w:tab/>
      </w:r>
      <w:r>
        <w:tab/>
      </w:r>
      <w:r>
        <w:t xml:space="preserve">newtio.c_cflag &amp;= </w:t>
      </w:r>
      <w:r>
        <w:rPr>
          <w:rFonts w:hint="eastAsia"/>
        </w:rPr>
        <w:t>～</w:t>
      </w:r>
      <w:r>
        <w:t>CSTOPB;</w:t>
      </w:r>
    </w:p>
    <w:p w14:paraId="4A1223FD">
      <w:pPr>
        <w:pStyle w:val="66"/>
        <w:numPr>
          <w:ilvl w:val="4"/>
          <w:numId w:val="22"/>
        </w:numPr>
      </w:pPr>
      <w:r>
        <w:rPr>
          <w:rFonts w:hint="eastAsia"/>
        </w:rPr>
        <w:t>设置最少字符和等待时间，对于接收字符和等待时间没有特别要求时，可设为0。</w:t>
      </w:r>
    </w:p>
    <w:p w14:paraId="34FB9054">
      <w:pPr>
        <w:pStyle w:val="179"/>
        <w:ind w:firstLine="420"/>
      </w:pPr>
      <w:r>
        <w:tab/>
      </w:r>
      <w:r>
        <w:tab/>
      </w:r>
      <w:r>
        <w:t>newtio.c_cc[VTIME] = 0;</w:t>
      </w:r>
    </w:p>
    <w:p w14:paraId="31DCC42D">
      <w:pPr>
        <w:pStyle w:val="179"/>
        <w:ind w:firstLine="420"/>
      </w:pPr>
      <w:r>
        <w:tab/>
      </w:r>
      <w:r>
        <w:tab/>
      </w:r>
      <w:r>
        <w:t>newtio.c_cc[VMIN] = 0;</w:t>
      </w:r>
    </w:p>
    <w:p w14:paraId="7D5ECE22">
      <w:pPr>
        <w:pStyle w:val="66"/>
        <w:numPr>
          <w:ilvl w:val="4"/>
          <w:numId w:val="22"/>
        </w:numPr>
      </w:pPr>
      <w:r>
        <w:rPr>
          <w:rFonts w:hint="eastAsia"/>
        </w:rPr>
        <w:t>处理要写入的引用对象</w:t>
      </w:r>
    </w:p>
    <w:p w14:paraId="3916DBBF">
      <w:pPr>
        <w:pStyle w:val="4"/>
        <w:ind w:firstLine="420"/>
      </w:pPr>
      <w:r>
        <w:rPr>
          <w:rFonts w:hint="eastAsia"/>
        </w:rPr>
        <w:t>tcflush函数刷清（抛弃）输入缓存（终端驱动程序已接收到，但用户程序尚未读）或输出缓存（用户程序已经写，但尚未发送）。</w:t>
      </w:r>
    </w:p>
    <w:p w14:paraId="3CF90FB8">
      <w:pPr>
        <w:pStyle w:val="179"/>
        <w:ind w:firstLine="420"/>
      </w:pPr>
      <w:r>
        <w:t>int tcflush(int filedes, int queue )</w:t>
      </w:r>
    </w:p>
    <w:p w14:paraId="39DCDDCF">
      <w:pPr>
        <w:pStyle w:val="4"/>
        <w:ind w:firstLine="420"/>
      </w:pPr>
      <w:r>
        <w:rPr>
          <w:rFonts w:hint="eastAsia"/>
        </w:rPr>
        <w:t>queue数应当是下列三个常数之一：</w:t>
      </w:r>
    </w:p>
    <w:p w14:paraId="6936317A">
      <w:pPr>
        <w:pStyle w:val="175"/>
      </w:pPr>
      <w:r>
        <w:rPr>
          <w:rFonts w:hint="eastAsia"/>
        </w:rPr>
        <w:t>TCIFLUSH 刷清输入队列。</w:t>
      </w:r>
    </w:p>
    <w:p w14:paraId="5F150902">
      <w:pPr>
        <w:pStyle w:val="175"/>
      </w:pPr>
      <w:r>
        <w:rPr>
          <w:rFonts w:hint="eastAsia"/>
        </w:rPr>
        <w:t>TCOFLUSH 刷清输出队列。</w:t>
      </w:r>
    </w:p>
    <w:p w14:paraId="45077CF3">
      <w:pPr>
        <w:pStyle w:val="175"/>
      </w:pPr>
      <w:r>
        <w:rPr>
          <w:rFonts w:hint="eastAsia"/>
        </w:rPr>
        <w:t>TCIOFLUSH 刷清输入、输出队列。</w:t>
      </w:r>
    </w:p>
    <w:p w14:paraId="4B514D58">
      <w:pPr>
        <w:pStyle w:val="4"/>
        <w:ind w:firstLine="420"/>
      </w:pPr>
      <w:r>
        <w:rPr>
          <w:rFonts w:hint="eastAsia"/>
        </w:rPr>
        <w:t>如：tcflush(fd,TCIFLUSH);</w:t>
      </w:r>
    </w:p>
    <w:p w14:paraId="0911055C">
      <w:pPr>
        <w:pStyle w:val="66"/>
        <w:numPr>
          <w:ilvl w:val="4"/>
          <w:numId w:val="22"/>
        </w:numPr>
      </w:pPr>
      <w:r>
        <w:rPr>
          <w:rFonts w:hint="eastAsia"/>
        </w:rPr>
        <w:t>激活配置。在完成配置后，需激活配置使其生效。使用tsettattr()函数。</w:t>
      </w:r>
    </w:p>
    <w:p w14:paraId="6D074C79">
      <w:pPr>
        <w:pStyle w:val="4"/>
        <w:ind w:firstLine="420"/>
      </w:pPr>
      <w:r>
        <w:rPr>
          <w:rFonts w:hint="eastAsia"/>
        </w:rPr>
        <w:t>原型：</w:t>
      </w:r>
    </w:p>
    <w:p w14:paraId="4C0DA4AF">
      <w:pPr>
        <w:pStyle w:val="179"/>
        <w:ind w:firstLine="420"/>
      </w:pPr>
      <w:r>
        <w:t>int tcgetattr(int filedes, struct termios *termptr);</w:t>
      </w:r>
    </w:p>
    <w:p w14:paraId="4273A89D">
      <w:pPr>
        <w:pStyle w:val="179"/>
        <w:ind w:firstLine="420"/>
      </w:pPr>
      <w:r>
        <w:t>int tcsetattr(int filedes, int opt, const struct</w:t>
      </w:r>
      <w:r>
        <w:rPr>
          <w:rFonts w:hint="eastAsia"/>
        </w:rPr>
        <w:t xml:space="preserve"> </w:t>
      </w:r>
      <w:r>
        <w:t>termios * termptr);</w:t>
      </w:r>
    </w:p>
    <w:p w14:paraId="6A185D1C">
      <w:pPr>
        <w:pStyle w:val="4"/>
        <w:ind w:firstLine="420"/>
      </w:pPr>
      <w:r>
        <w:rPr>
          <w:rFonts w:hint="eastAsia"/>
        </w:rPr>
        <w:t>tcsetattr的参数opt使我们可以指定在什么时候新的终端属性才起作用。opt可以指定为下列常数中的一个：</w:t>
      </w:r>
    </w:p>
    <w:p w14:paraId="43B8DF5A">
      <w:pPr>
        <w:pStyle w:val="175"/>
      </w:pPr>
      <w:r>
        <w:rPr>
          <w:rFonts w:hint="eastAsia"/>
        </w:rPr>
        <w:t>TCSANOW 更改立即发生。</w:t>
      </w:r>
    </w:p>
    <w:p w14:paraId="265D53EB">
      <w:pPr>
        <w:pStyle w:val="175"/>
      </w:pPr>
      <w:r>
        <w:rPr>
          <w:rFonts w:hint="eastAsia"/>
        </w:rPr>
        <w:t>TCSADRAIN 发送了所有输出后更改才发生。若更改输出参数则应使用此选择项。</w:t>
      </w:r>
    </w:p>
    <w:p w14:paraId="65691824">
      <w:pPr>
        <w:pStyle w:val="175"/>
      </w:pPr>
      <w:r>
        <w:rPr>
          <w:rFonts w:hint="eastAsia"/>
        </w:rPr>
        <w:t>TCSAFLUSH 发送了所有输出后更改才发生。更进一步，在更改发生时未读的所有输入数据都被删除（刷清）。</w:t>
      </w:r>
    </w:p>
    <w:p w14:paraId="0BCFF8A5">
      <w:pPr>
        <w:pStyle w:val="4"/>
        <w:ind w:firstLine="420"/>
      </w:pPr>
      <w:r>
        <w:rPr>
          <w:rFonts w:hint="eastAsia"/>
        </w:rPr>
        <w:t>使用如：tcsetattr(fd,TCSANOW,&amp;newtio)。</w:t>
      </w:r>
    </w:p>
    <w:p w14:paraId="44828412">
      <w:pPr>
        <w:pStyle w:val="63"/>
        <w:numPr>
          <w:ilvl w:val="2"/>
          <w:numId w:val="22"/>
        </w:numPr>
        <w:spacing w:before="352" w:after="352"/>
      </w:pPr>
      <w:bookmarkStart w:id="11864" w:name="_Toc11193"/>
      <w:r>
        <w:rPr>
          <w:rFonts w:hint="eastAsia"/>
        </w:rPr>
        <w:t>Linux下的网络通信编程</w:t>
      </w:r>
      <w:bookmarkEnd w:id="11864"/>
    </w:p>
    <w:p w14:paraId="6018B14A">
      <w:pPr>
        <w:pStyle w:val="109"/>
        <w:ind w:firstLine="360"/>
        <w:rPr>
          <w:rStyle w:val="174"/>
          <w:rFonts w:hint="eastAsia" w:eastAsia="宋体"/>
          <w:lang w:eastAsia="zh-CN"/>
        </w:rPr>
      </w:pPr>
      <w:r>
        <w:rPr>
          <w:rStyle w:val="174"/>
          <w:rFonts w:hint="eastAsia" w:eastAsia="宋体"/>
          <w:lang w:eastAsia="zh-CN"/>
        </w:rPr>
        <w:drawing>
          <wp:inline distT="0" distB="0" distL="114300" distR="114300">
            <wp:extent cx="2286000" cy="2286000"/>
            <wp:effectExtent l="0" t="0" r="0" b="0"/>
            <wp:docPr id="35" name="图片 35" descr="6-4-3 Linux下的网络通信编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6-4-3 Linux下的网络通信编程"/>
                    <pic:cNvPicPr>
                      <a:picLocks noChangeAspect="1"/>
                    </pic:cNvPicPr>
                  </pic:nvPicPr>
                  <pic:blipFill>
                    <a:blip r:embed="rId396"/>
                    <a:stretch>
                      <a:fillRect/>
                    </a:stretch>
                  </pic:blipFill>
                  <pic:spPr>
                    <a:xfrm>
                      <a:off x="0" y="0"/>
                      <a:ext cx="2286000" cy="2286000"/>
                    </a:xfrm>
                    <a:prstGeom prst="rect">
                      <a:avLst/>
                    </a:prstGeom>
                  </pic:spPr>
                </pic:pic>
              </a:graphicData>
            </a:graphic>
          </wp:inline>
        </w:drawing>
      </w:r>
    </w:p>
    <w:p w14:paraId="5E116DDF">
      <w:pPr>
        <w:pStyle w:val="109"/>
        <w:ind w:firstLine="360"/>
      </w:pPr>
      <w:r>
        <w:rPr>
          <w:rStyle w:val="174"/>
          <w:rFonts w:hint="eastAsia"/>
        </w:rPr>
        <w:t>6</w:t>
      </w:r>
      <w:r>
        <w:rPr>
          <w:rStyle w:val="174"/>
        </w:rPr>
        <w:noBreakHyphen/>
      </w:r>
      <w:r>
        <w:rPr>
          <w:rStyle w:val="174"/>
          <w:rFonts w:hint="eastAsia"/>
          <w:lang w:val="en-US" w:eastAsia="zh-CN"/>
        </w:rPr>
        <w:t>4</w:t>
      </w:r>
      <w:r>
        <w:rPr>
          <w:rStyle w:val="174"/>
        </w:rPr>
        <w:noBreakHyphen/>
      </w:r>
      <w:r>
        <w:rPr>
          <w:rStyle w:val="174"/>
          <w:rFonts w:hint="eastAsia"/>
        </w:rPr>
        <w:t>3 Linux下的网络通信编程</w:t>
      </w:r>
    </w:p>
    <w:p w14:paraId="5DB0DADA">
      <w:pPr>
        <w:pStyle w:val="65"/>
        <w:numPr>
          <w:ilvl w:val="3"/>
          <w:numId w:val="22"/>
        </w:numPr>
      </w:pPr>
      <w:r>
        <w:t>TCP/IP</w:t>
      </w:r>
      <w:r>
        <w:rPr>
          <w:rFonts w:hint="eastAsia"/>
        </w:rPr>
        <w:t>协议概述</w:t>
      </w:r>
    </w:p>
    <w:p w14:paraId="64C8CB0A">
      <w:pPr>
        <w:pStyle w:val="4"/>
        <w:ind w:firstLine="420"/>
      </w:pPr>
      <w:r>
        <w:rPr>
          <w:rFonts w:hint="eastAsia"/>
        </w:rPr>
        <w:t>网络编程根据网络协议不同，设计思路不同。比如在OSI模型中，有7层协议。与常用的TCP</w:t>
      </w:r>
      <w:r>
        <w:t>/</w:t>
      </w:r>
      <w:r>
        <w:rPr>
          <w:rFonts w:hint="eastAsia"/>
        </w:rPr>
        <w:t>IP模型相对应，对应关系如</w:t>
      </w:r>
      <w:r>
        <w:fldChar w:fldCharType="begin"/>
      </w:r>
      <w:r>
        <w:instrText xml:space="preserve"> </w:instrText>
      </w:r>
      <w:r>
        <w:rPr>
          <w:rFonts w:hint="eastAsia"/>
        </w:rPr>
        <w:instrText xml:space="preserve">REF QWord_XRef_Figure__aPPZ0C \h \* CHARFORMAT</w:instrText>
      </w:r>
      <w:r>
        <w:instrText xml:space="preserve"> </w:instrText>
      </w:r>
      <w:r>
        <w:fldChar w:fldCharType="separate"/>
      </w:r>
      <w:r>
        <w:rPr>
          <w:rFonts w:hint="eastAsia"/>
        </w:rPr>
        <w:t>图 </w:t>
      </w:r>
      <w:r>
        <w:t>6</w:t>
      </w:r>
      <w:r>
        <w:noBreakHyphen/>
      </w:r>
      <w:r>
        <w:t>21</w:t>
      </w:r>
      <w:r>
        <w:fldChar w:fldCharType="end"/>
      </w:r>
      <w:r>
        <w:rPr>
          <w:rFonts w:hint="eastAsia"/>
        </w:rPr>
        <w:t>所示。网络接口层包括物理层和数据链路层；网络层又称IP层；传输层包含TCP或UDP协议；应用层包含http协议、ftp等通信协议。通常所说的网络通信编程大多是基于传输层或网络层的，一些网站的开发会基于更高层次的协议，比如http。本节主要关注传输层和网络层。</w:t>
      </w:r>
    </w:p>
    <w:p w14:paraId="0622236A">
      <w:pPr>
        <w:pStyle w:val="105"/>
      </w:pPr>
      <w:r>
        <w:t>‌</w:t>
      </w:r>
      <w:bookmarkStart w:id="11865" w:name="_QWord_ImageIndex_104"/>
      <w:r>
        <w:drawing>
          <wp:inline distT="0" distB="0" distL="0" distR="0">
            <wp:extent cx="3070860" cy="1891030"/>
            <wp:effectExtent l="0" t="0" r="0" b="0"/>
            <wp:docPr id="149277506" name="图片 1" title="QWord_ImageMark_104">
              <a:hlinkClick xmlns:a="http://schemas.openxmlformats.org/drawingml/2006/main" r:id="rId397" tooltip="QWord 图片目录：resource/images/illustration/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7506" name="图片 1" title="QWord_ImageMark_104"/>
                    <pic:cNvPicPr>
                      <a:picLocks noChangeAspect="1"/>
                    </pic:cNvPicPr>
                  </pic:nvPicPr>
                  <pic:blipFill>
                    <a:blip r:embed="rId398"/>
                    <a:stretch>
                      <a:fillRect/>
                    </a:stretch>
                  </pic:blipFill>
                  <pic:spPr>
                    <a:xfrm>
                      <a:off x="0" y="0"/>
                      <a:ext cx="3070860" cy="1891063"/>
                    </a:xfrm>
                    <a:prstGeom prst="rect">
                      <a:avLst/>
                    </a:prstGeom>
                  </pic:spPr>
                </pic:pic>
              </a:graphicData>
            </a:graphic>
          </wp:inline>
        </w:drawing>
      </w:r>
      <w:bookmarkEnd w:id="11865"/>
    </w:p>
    <w:p w14:paraId="66B558BF">
      <w:pPr>
        <w:pStyle w:val="68"/>
      </w:pPr>
      <w:bookmarkStart w:id="11866" w:name="QWord_XRef_Figure__aPPZ0C"/>
      <w:r>
        <w:rPr>
          <w:rFonts w:hint="eastAsia"/>
        </w:rPr>
        <w:t>图 </w:t>
      </w:r>
      <w:r>
        <w:fldChar w:fldCharType="begin"/>
      </w:r>
      <w:r>
        <w:instrText xml:space="preserve"> SEQ QWord_Heading1_Sequence \c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21</w:t>
      </w:r>
      <w:r>
        <w:fldChar w:fldCharType="end"/>
      </w:r>
      <w:bookmarkEnd w:id="11866"/>
      <w:r>
        <w:rPr>
          <w:rFonts w:hint="eastAsia"/>
        </w:rPr>
        <w:t xml:space="preserve">  </w:t>
      </w:r>
      <w:r>
        <w:t>OSI</w:t>
      </w:r>
      <w:r>
        <w:rPr>
          <w:rFonts w:hint="eastAsia"/>
        </w:rPr>
        <w:t>参考模型与</w:t>
      </w:r>
      <w:r>
        <w:t>TCP/IP</w:t>
      </w:r>
      <w:r>
        <w:rPr>
          <w:rFonts w:hint="eastAsia"/>
        </w:rPr>
        <w:t>参考模型对应关系</w:t>
      </w:r>
    </w:p>
    <w:p w14:paraId="561A7CEA">
      <w:pPr>
        <w:pStyle w:val="4"/>
        <w:ind w:firstLine="420"/>
      </w:pPr>
      <w:r>
        <w:rPr>
          <w:rFonts w:hint="eastAsia"/>
        </w:rPr>
        <w:t>TCP</w:t>
      </w:r>
      <w:r>
        <w:t>/</w:t>
      </w:r>
      <w:r>
        <w:rPr>
          <w:rFonts w:hint="eastAsia"/>
        </w:rPr>
        <w:t>IP内部结构模型如</w:t>
      </w:r>
      <w:r>
        <w:fldChar w:fldCharType="begin"/>
      </w:r>
      <w:r>
        <w:instrText xml:space="preserve"> </w:instrText>
      </w:r>
      <w:r>
        <w:rPr>
          <w:rFonts w:hint="eastAsia"/>
        </w:rPr>
        <w:instrText xml:space="preserve">REF QWord_XRef_Figure__4OMFSR \h \* CHARFORMAT</w:instrText>
      </w:r>
      <w:r>
        <w:instrText xml:space="preserve"> </w:instrText>
      </w:r>
      <w:r>
        <w:fldChar w:fldCharType="separate"/>
      </w:r>
      <w:r>
        <w:rPr>
          <w:rFonts w:hint="eastAsia"/>
        </w:rPr>
        <w:t>图 </w:t>
      </w:r>
      <w:r>
        <w:t>6</w:t>
      </w:r>
      <w:r>
        <w:noBreakHyphen/>
      </w:r>
      <w:r>
        <w:t>22</w:t>
      </w:r>
      <w:r>
        <w:fldChar w:fldCharType="end"/>
      </w:r>
      <w:r>
        <w:rPr>
          <w:rFonts w:hint="eastAsia"/>
        </w:rPr>
        <w:t>所示。比如，数据链路层包含Ehterent，Token bus等。网络层包含ARP，RIP等。传输控制协议是TCP协议，用户数据报文协议是UDP协议，这两种是常用的网络传输层的协议。高层应用</w:t>
      </w:r>
      <w:r>
        <w:rPr>
          <w:rFonts w:hint="eastAsia"/>
          <w:lang w:eastAsia="zh-CN"/>
        </w:rPr>
        <w:t>基本</w:t>
      </w:r>
      <w:r>
        <w:rPr>
          <w:rFonts w:hint="eastAsia"/>
        </w:rPr>
        <w:t>是基于TCP或UDP的。</w:t>
      </w:r>
    </w:p>
    <w:p w14:paraId="5136FB91">
      <w:pPr>
        <w:pStyle w:val="105"/>
      </w:pPr>
      <w:r>
        <w:t>‌</w:t>
      </w:r>
      <w:bookmarkStart w:id="11867" w:name="_QWord_ImageIndex_105"/>
      <w:r>
        <w:drawing>
          <wp:inline distT="0" distB="0" distL="0" distR="0">
            <wp:extent cx="4436745" cy="2587625"/>
            <wp:effectExtent l="0" t="0" r="1905" b="3175"/>
            <wp:docPr id="427012" name="图片 427011" title="QWord_ImageMark_105">
              <a:hlinkClick xmlns:a="http://schemas.openxmlformats.org/drawingml/2006/main" r:id="rId399" tooltip="QWord 图片目录：resource/images/illustration/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2" name="图片 427011" title="QWord_ImageMark_105"/>
                    <pic:cNvPicPr>
                      <a:picLocks noChangeAspect="1"/>
                    </pic:cNvPicPr>
                  </pic:nvPicPr>
                  <pic:blipFill>
                    <a:blip r:embed="rId400"/>
                    <a:stretch>
                      <a:fillRect/>
                    </a:stretch>
                  </pic:blipFill>
                  <pic:spPr>
                    <a:xfrm>
                      <a:off x="0" y="0"/>
                      <a:ext cx="4436745" cy="2588101"/>
                    </a:xfrm>
                    <a:prstGeom prst="rect">
                      <a:avLst/>
                    </a:prstGeom>
                    <a:noFill/>
                    <a:ln w="9525">
                      <a:noFill/>
                    </a:ln>
                  </pic:spPr>
                </pic:pic>
              </a:graphicData>
            </a:graphic>
          </wp:inline>
        </w:drawing>
      </w:r>
      <w:bookmarkEnd w:id="11867"/>
    </w:p>
    <w:p w14:paraId="455DCC5B">
      <w:pPr>
        <w:pStyle w:val="68"/>
      </w:pPr>
      <w:bookmarkStart w:id="11868" w:name="QWord_XRef_Figure__4OMFSR"/>
      <w:r>
        <w:rPr>
          <w:rFonts w:hint="eastAsia"/>
        </w:rPr>
        <w:t>图 </w:t>
      </w:r>
      <w:r>
        <w:fldChar w:fldCharType="begin"/>
      </w:r>
      <w:r>
        <w:instrText xml:space="preserve"> SEQ QWord_Heading1_Sequence \c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22</w:t>
      </w:r>
      <w:r>
        <w:fldChar w:fldCharType="end"/>
      </w:r>
      <w:bookmarkEnd w:id="11868"/>
      <w:r>
        <w:rPr>
          <w:rFonts w:hint="eastAsia"/>
        </w:rPr>
        <w:t xml:space="preserve">  </w:t>
      </w:r>
      <w:r>
        <w:t>TCP/IP</w:t>
      </w:r>
      <w:r>
        <w:rPr>
          <w:rFonts w:hint="eastAsia"/>
        </w:rPr>
        <w:t>内部结构模型</w:t>
      </w:r>
    </w:p>
    <w:p w14:paraId="3A75A15D">
      <w:pPr>
        <w:pStyle w:val="66"/>
        <w:numPr>
          <w:ilvl w:val="4"/>
          <w:numId w:val="22"/>
        </w:numPr>
      </w:pPr>
      <w:r>
        <w:rPr>
          <w:rFonts w:hint="eastAsia"/>
        </w:rPr>
        <w:t>传输控制协议</w:t>
      </w:r>
    </w:p>
    <w:p w14:paraId="4DBC529D">
      <w:pPr>
        <w:pStyle w:val="4"/>
        <w:ind w:firstLine="420"/>
      </w:pPr>
      <w:r>
        <w:rPr>
          <w:rFonts w:hint="eastAsia"/>
        </w:rPr>
        <w:t>传输控制协议（Transmission Control Protocol，简称TCP）是重要的传输层协议，传输层软件TCP的目的是允许数据同网络上的另外站点进行可靠的交换。它能提供端口编号的译码，以识别主机的应用程序，而且完成数据的可靠传输。TCP 协议具有严格的内装差错检验算法确保数据的完整性。TCP 是面向字节的顺序协议，这意味着包内的每个字节被分配一个顺序编号，并分配给每包一个顺序编号。TCP头信息如</w:t>
      </w:r>
      <w:r>
        <w:fldChar w:fldCharType="begin"/>
      </w:r>
      <w:r>
        <w:instrText xml:space="preserve"> </w:instrText>
      </w:r>
      <w:r>
        <w:rPr>
          <w:rFonts w:hint="eastAsia"/>
        </w:rPr>
        <w:instrText xml:space="preserve">REF QWord_XRef_Figure__cgnQia \h \* CHARFORMAT</w:instrText>
      </w:r>
      <w:r>
        <w:instrText xml:space="preserve"> </w:instrText>
      </w:r>
      <w:r>
        <w:fldChar w:fldCharType="separate"/>
      </w:r>
      <w:r>
        <w:rPr>
          <w:rFonts w:hint="eastAsia"/>
        </w:rPr>
        <w:t>图 </w:t>
      </w:r>
      <w:r>
        <w:t>6</w:t>
      </w:r>
      <w:r>
        <w:noBreakHyphen/>
      </w:r>
      <w:r>
        <w:t>23</w:t>
      </w:r>
      <w:r>
        <w:fldChar w:fldCharType="end"/>
      </w:r>
      <w:r>
        <w:rPr>
          <w:rFonts w:hint="eastAsia"/>
        </w:rPr>
        <w:t>所示，包括源端口、目的端口等，主体是真正要传输的TCP数据。将TCP头信息和TCP数据封装为一个ip包进行传输。</w:t>
      </w:r>
    </w:p>
    <w:p w14:paraId="4CBA251B">
      <w:pPr>
        <w:pStyle w:val="105"/>
      </w:pPr>
      <w:r>
        <w:t>‌</w:t>
      </w:r>
      <w:bookmarkStart w:id="11869" w:name="_QWord_ImageIndex_106"/>
      <w:r>
        <w:drawing>
          <wp:inline distT="0" distB="0" distL="0" distR="0">
            <wp:extent cx="4114165" cy="2951480"/>
            <wp:effectExtent l="0" t="0" r="635" b="1270"/>
            <wp:docPr id="445444" name="图片 445443" title="QWord_ImageMark_106">
              <a:hlinkClick xmlns:a="http://schemas.openxmlformats.org/drawingml/2006/main" r:id="rId401" tooltip="QWord 图片目录：resource/images/illustration/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44" name="图片 445443" title="QWord_ImageMark_106"/>
                    <pic:cNvPicPr>
                      <a:picLocks noChangeAspect="1"/>
                    </pic:cNvPicPr>
                  </pic:nvPicPr>
                  <pic:blipFill>
                    <a:blip r:embed="rId402"/>
                    <a:stretch>
                      <a:fillRect/>
                    </a:stretch>
                  </pic:blipFill>
                  <pic:spPr>
                    <a:xfrm>
                      <a:off x="0" y="0"/>
                      <a:ext cx="4114715" cy="2952000"/>
                    </a:xfrm>
                    <a:prstGeom prst="rect">
                      <a:avLst/>
                    </a:prstGeom>
                    <a:noFill/>
                    <a:ln w="9525">
                      <a:noFill/>
                    </a:ln>
                  </pic:spPr>
                </pic:pic>
              </a:graphicData>
            </a:graphic>
          </wp:inline>
        </w:drawing>
      </w:r>
      <w:bookmarkEnd w:id="11869"/>
    </w:p>
    <w:p w14:paraId="1C2E4F02">
      <w:pPr>
        <w:pStyle w:val="68"/>
      </w:pPr>
      <w:bookmarkStart w:id="11870" w:name="QWord_XRef_Figure__cgnQia"/>
      <w:r>
        <w:rPr>
          <w:rFonts w:hint="eastAsia"/>
        </w:rPr>
        <w:t>图 </w:t>
      </w:r>
      <w:r>
        <w:fldChar w:fldCharType="begin"/>
      </w:r>
      <w:r>
        <w:instrText xml:space="preserve"> SEQ QWord_Heading1_Sequence \c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23</w:t>
      </w:r>
      <w:r>
        <w:fldChar w:fldCharType="end"/>
      </w:r>
      <w:bookmarkEnd w:id="11870"/>
      <w:r>
        <w:rPr>
          <w:rFonts w:hint="eastAsia"/>
        </w:rPr>
        <w:t xml:space="preserve">  </w:t>
      </w:r>
      <w:r>
        <w:t xml:space="preserve">TCP </w:t>
      </w:r>
      <w:r>
        <w:rPr>
          <w:rFonts w:hint="eastAsia"/>
        </w:rPr>
        <w:t>头信息</w:t>
      </w:r>
    </w:p>
    <w:p w14:paraId="3799BD2B">
      <w:pPr>
        <w:pStyle w:val="66"/>
        <w:numPr>
          <w:ilvl w:val="4"/>
          <w:numId w:val="22"/>
        </w:numPr>
      </w:pPr>
      <w:r>
        <w:rPr>
          <w:rFonts w:hint="eastAsia"/>
        </w:rPr>
        <w:t>用户数据报文协议</w:t>
      </w:r>
    </w:p>
    <w:p w14:paraId="1FFAF25D">
      <w:pPr>
        <w:pStyle w:val="4"/>
        <w:ind w:firstLine="420"/>
      </w:pPr>
      <w:r>
        <w:rPr>
          <w:rFonts w:hint="eastAsia"/>
        </w:rPr>
        <w:t>用户数据报协议（User Datagram Protocol，简称UDP）也是TCP</w:t>
      </w:r>
      <w:r>
        <w:t>/</w:t>
      </w:r>
      <w:r>
        <w:rPr>
          <w:rFonts w:hint="eastAsia"/>
        </w:rPr>
        <w:t>IP 的传输层协议，它是无连接的、不可靠的传输服务。当接收数据时，它不向发送方提供确认信息，不提供输入包的顺序，如果出现丢失包或重份包的情况，也不会向发送方发出差错报文。UDP 的主要作用是分配和管理端口编号，以正确</w:t>
      </w:r>
      <w:r>
        <w:rPr>
          <w:rFonts w:hint="eastAsia"/>
          <w:lang w:val="en-US" w:eastAsia="zh-CN"/>
        </w:rPr>
        <w:t>地</w:t>
      </w:r>
      <w:r>
        <w:rPr>
          <w:rFonts w:hint="eastAsia"/>
        </w:rPr>
        <w:t>识别运行在网络站点上的个别应用程序。由于它执行功能时具有较低的开销，因而执行速度比TCP快。它多半用于不需要可靠传输的应用程序，例如网络视频点播和视频会议等。UCP头信息如</w:t>
      </w:r>
      <w:r>
        <w:fldChar w:fldCharType="begin"/>
      </w:r>
      <w:r>
        <w:instrText xml:space="preserve"> </w:instrText>
      </w:r>
      <w:r>
        <w:rPr>
          <w:rFonts w:hint="eastAsia"/>
        </w:rPr>
        <w:instrText xml:space="preserve">REF QWord_XRef_Figure__VXmRR4 \h \* CHARFORMAT</w:instrText>
      </w:r>
      <w:r>
        <w:instrText xml:space="preserve"> </w:instrText>
      </w:r>
      <w:r>
        <w:fldChar w:fldCharType="separate"/>
      </w:r>
      <w:r>
        <w:rPr>
          <w:rFonts w:hint="eastAsia"/>
        </w:rPr>
        <w:t>图 </w:t>
      </w:r>
      <w:r>
        <w:t>6</w:t>
      </w:r>
      <w:r>
        <w:noBreakHyphen/>
      </w:r>
      <w:r>
        <w:t>24</w:t>
      </w:r>
      <w:r>
        <w:fldChar w:fldCharType="end"/>
      </w:r>
      <w:r>
        <w:rPr>
          <w:rFonts w:hint="eastAsia"/>
        </w:rPr>
        <w:t>所示，相比TCP协议简单，同样包括源端口、目的端口等。</w:t>
      </w:r>
    </w:p>
    <w:p w14:paraId="7930A828">
      <w:pPr>
        <w:pStyle w:val="105"/>
      </w:pPr>
      <w:r>
        <w:t>‌</w:t>
      </w:r>
      <w:bookmarkStart w:id="11871" w:name="_QWord_ImageIndex_107"/>
      <w:r>
        <w:drawing>
          <wp:inline distT="0" distB="0" distL="0" distR="0">
            <wp:extent cx="4008755" cy="2278380"/>
            <wp:effectExtent l="0" t="0" r="0" b="7620"/>
            <wp:docPr id="436228" name="图片 436227" title="QWord_ImageMark_107">
              <a:hlinkClick xmlns:a="http://schemas.openxmlformats.org/drawingml/2006/main" r:id="rId403" tooltip="QWord 图片目录：resource/images/illustration/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28" name="图片 436227" title="QWord_ImageMark_107"/>
                    <pic:cNvPicPr>
                      <a:picLocks noChangeAspect="1"/>
                    </pic:cNvPicPr>
                  </pic:nvPicPr>
                  <pic:blipFill>
                    <a:blip r:embed="rId404"/>
                    <a:stretch>
                      <a:fillRect/>
                    </a:stretch>
                  </pic:blipFill>
                  <pic:spPr>
                    <a:xfrm>
                      <a:off x="0" y="0"/>
                      <a:ext cx="4008755" cy="2278855"/>
                    </a:xfrm>
                    <a:prstGeom prst="rect">
                      <a:avLst/>
                    </a:prstGeom>
                    <a:noFill/>
                    <a:ln w="9525">
                      <a:noFill/>
                    </a:ln>
                  </pic:spPr>
                </pic:pic>
              </a:graphicData>
            </a:graphic>
          </wp:inline>
        </w:drawing>
      </w:r>
      <w:bookmarkEnd w:id="11871"/>
    </w:p>
    <w:p w14:paraId="5AB00695">
      <w:pPr>
        <w:pStyle w:val="68"/>
      </w:pPr>
      <w:bookmarkStart w:id="11872" w:name="QWord_XRef_Figure__VXmRR4"/>
      <w:r>
        <w:rPr>
          <w:rFonts w:hint="eastAsia"/>
        </w:rPr>
        <w:t>图 </w:t>
      </w:r>
      <w:r>
        <w:fldChar w:fldCharType="begin"/>
      </w:r>
      <w:r>
        <w:instrText xml:space="preserve"> SEQ QWord_Heading1_Sequence \c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24</w:t>
      </w:r>
      <w:r>
        <w:fldChar w:fldCharType="end"/>
      </w:r>
      <w:bookmarkEnd w:id="11872"/>
      <w:r>
        <w:rPr>
          <w:rFonts w:hint="eastAsia"/>
        </w:rPr>
        <w:t xml:space="preserve">  U</w:t>
      </w:r>
      <w:r>
        <w:t xml:space="preserve">CP </w:t>
      </w:r>
      <w:r>
        <w:rPr>
          <w:rFonts w:hint="eastAsia"/>
        </w:rPr>
        <w:t>头信息</w:t>
      </w:r>
    </w:p>
    <w:p w14:paraId="2DF96C4E">
      <w:pPr>
        <w:pStyle w:val="65"/>
        <w:numPr>
          <w:ilvl w:val="3"/>
          <w:numId w:val="22"/>
        </w:numPr>
      </w:pPr>
      <w:r>
        <w:rPr>
          <w:rFonts w:hint="eastAsia"/>
        </w:rPr>
        <w:t>网络编程基础</w:t>
      </w:r>
    </w:p>
    <w:p w14:paraId="54BCAE92">
      <w:pPr>
        <w:pStyle w:val="66"/>
        <w:numPr>
          <w:ilvl w:val="4"/>
          <w:numId w:val="22"/>
        </w:numPr>
      </w:pPr>
      <w:r>
        <w:rPr>
          <w:rFonts w:hint="eastAsia"/>
        </w:rPr>
        <w:t>Socket概述</w:t>
      </w:r>
    </w:p>
    <w:p w14:paraId="658206C1">
      <w:pPr>
        <w:pStyle w:val="4"/>
        <w:ind w:firstLine="420"/>
      </w:pPr>
      <w:r>
        <w:rPr>
          <w:rFonts w:hint="eastAsia"/>
        </w:rPr>
        <w:t>Linux中的网络编程通过</w:t>
      </w:r>
      <w:r>
        <w:t>Socket</w:t>
      </w:r>
      <w:r>
        <w:rPr>
          <w:rFonts w:hint="eastAsia"/>
        </w:rPr>
        <w:t>接口实现。Socket既是一种特殊的</w:t>
      </w:r>
      <w:r>
        <w:rPr>
          <w:rFonts w:hint="eastAsia"/>
          <w:lang w:eastAsia="zh-CN"/>
        </w:rPr>
        <w:t>I/O</w:t>
      </w:r>
      <w:r>
        <w:rPr>
          <w:rFonts w:hint="eastAsia"/>
        </w:rPr>
        <w:t>，也是一种文件描述符。一个完整的Socket都有一个相关描述“{协议，本地地址，本地端口，远程地址，远程端口}”；每一个Socket有一个本地的唯一Socket号，由操作系统分配。</w:t>
      </w:r>
      <w:r>
        <w:t>S</w:t>
      </w:r>
      <w:r>
        <w:rPr>
          <w:rFonts w:hint="eastAsia"/>
        </w:rPr>
        <w:t>ock</w:t>
      </w:r>
      <w:r>
        <w:rPr>
          <w:rFonts w:hint="eastAsia"/>
          <w:lang w:eastAsia="zh-CN"/>
        </w:rPr>
        <w:t>可以看作是一个</w:t>
      </w:r>
      <w:r>
        <w:rPr>
          <w:rFonts w:hint="eastAsia"/>
        </w:rPr>
        <w:t>一个虚拟的网络接口，在一台计算机中可以同时打开多个</w:t>
      </w:r>
      <w:r>
        <w:t>Socket</w:t>
      </w:r>
      <w:r>
        <w:rPr>
          <w:rFonts w:hint="eastAsia"/>
        </w:rPr>
        <w:t>。</w:t>
      </w:r>
    </w:p>
    <w:p w14:paraId="484A13A6">
      <w:pPr>
        <w:pStyle w:val="66"/>
        <w:numPr>
          <w:ilvl w:val="4"/>
          <w:numId w:val="22"/>
        </w:numPr>
      </w:pPr>
      <w:r>
        <w:rPr>
          <w:rFonts w:hint="eastAsia"/>
        </w:rPr>
        <w:t>Socket类型</w:t>
      </w:r>
    </w:p>
    <w:p w14:paraId="5CE0929B">
      <w:pPr>
        <w:pStyle w:val="4"/>
        <w:ind w:firstLine="420"/>
      </w:pPr>
      <w:r>
        <w:rPr>
          <w:rFonts w:hint="eastAsia"/>
        </w:rPr>
        <w:t>打开</w:t>
      </w:r>
      <w:r>
        <w:t>Socket</w:t>
      </w:r>
      <w:r>
        <w:rPr>
          <w:rFonts w:hint="eastAsia"/>
        </w:rPr>
        <w:t>，需明确类型。主要是指</w:t>
      </w:r>
      <w:r>
        <w:t>Socket</w:t>
      </w:r>
      <w:r>
        <w:rPr>
          <w:rFonts w:hint="eastAsia"/>
        </w:rPr>
        <w:t>是建立在哪种协议上。</w:t>
      </w:r>
      <w:r>
        <w:t>Socket</w:t>
      </w:r>
      <w:r>
        <w:rPr>
          <w:rFonts w:hint="eastAsia"/>
        </w:rPr>
        <w:t>共有三种类型，如</w:t>
      </w:r>
      <w:r>
        <w:fldChar w:fldCharType="begin"/>
      </w:r>
      <w:r>
        <w:instrText xml:space="preserve"> </w:instrText>
      </w:r>
      <w:r>
        <w:rPr>
          <w:rFonts w:hint="eastAsia"/>
        </w:rPr>
        <w:instrText xml:space="preserve">REF QWord_XRef_Figure__uDwCn2 \h \* CHARFORMAT</w:instrText>
      </w:r>
      <w:r>
        <w:instrText xml:space="preserve"> </w:instrText>
      </w:r>
      <w:r>
        <w:fldChar w:fldCharType="separate"/>
      </w:r>
      <w:r>
        <w:rPr>
          <w:rFonts w:hint="eastAsia"/>
        </w:rPr>
        <w:t>图 </w:t>
      </w:r>
      <w:r>
        <w:t>6</w:t>
      </w:r>
      <w:r>
        <w:noBreakHyphen/>
      </w:r>
      <w:r>
        <w:t>25</w:t>
      </w:r>
      <w:r>
        <w:fldChar w:fldCharType="end"/>
      </w:r>
      <w:r>
        <w:rPr>
          <w:rFonts w:hint="eastAsia"/>
        </w:rPr>
        <w:t>所示。</w:t>
      </w:r>
    </w:p>
    <w:p w14:paraId="2E653334">
      <w:pPr>
        <w:pStyle w:val="105"/>
      </w:pPr>
      <w:r>
        <w:t>‌</w:t>
      </w:r>
      <w:bookmarkStart w:id="11873" w:name="_QWord_ImageIndex_108"/>
      <w:r>
        <w:drawing>
          <wp:inline distT="0" distB="0" distL="0" distR="0">
            <wp:extent cx="3733800" cy="1805940"/>
            <wp:effectExtent l="0" t="0" r="0" b="3810"/>
            <wp:docPr id="1170293940" name="图片 1" title="QWord_ImageMark_108">
              <a:hlinkClick xmlns:a="http://schemas.openxmlformats.org/drawingml/2006/main" r:id="rId405" tooltip="QWord 图片目录：resource/images/illustration/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93940" name="图片 1" title="QWord_ImageMark_108"/>
                    <pic:cNvPicPr>
                      <a:picLocks noChangeAspect="1"/>
                    </pic:cNvPicPr>
                  </pic:nvPicPr>
                  <pic:blipFill>
                    <a:blip r:embed="rId406"/>
                    <a:stretch>
                      <a:fillRect/>
                    </a:stretch>
                  </pic:blipFill>
                  <pic:spPr>
                    <a:xfrm>
                      <a:off x="0" y="0"/>
                      <a:ext cx="3733800" cy="1806023"/>
                    </a:xfrm>
                    <a:prstGeom prst="rect">
                      <a:avLst/>
                    </a:prstGeom>
                  </pic:spPr>
                </pic:pic>
              </a:graphicData>
            </a:graphic>
          </wp:inline>
        </w:drawing>
      </w:r>
      <w:bookmarkEnd w:id="11873"/>
    </w:p>
    <w:p w14:paraId="7B6A2522">
      <w:pPr>
        <w:pStyle w:val="68"/>
      </w:pPr>
      <w:bookmarkStart w:id="11874" w:name="QWord_XRef_Figure__uDwCn2"/>
      <w:r>
        <w:rPr>
          <w:rFonts w:hint="eastAsia"/>
        </w:rPr>
        <w:t>图 </w:t>
      </w:r>
      <w:r>
        <w:fldChar w:fldCharType="begin"/>
      </w:r>
      <w:r>
        <w:instrText xml:space="preserve"> SEQ QWord_Heading1_Sequence \c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25</w:t>
      </w:r>
      <w:r>
        <w:fldChar w:fldCharType="end"/>
      </w:r>
      <w:bookmarkEnd w:id="11874"/>
      <w:r>
        <w:rPr>
          <w:rFonts w:hint="eastAsia"/>
        </w:rPr>
        <w:t xml:space="preserve">  Socket类型</w:t>
      </w:r>
    </w:p>
    <w:p w14:paraId="321F81FD">
      <w:pPr>
        <w:pStyle w:val="4"/>
        <w:ind w:firstLine="420"/>
      </w:pPr>
      <w:r>
        <w:rPr>
          <w:rFonts w:hint="eastAsia"/>
        </w:rPr>
        <w:t>打开</w:t>
      </w:r>
      <w:r>
        <w:t>Socket</w:t>
      </w:r>
      <w:r>
        <w:rPr>
          <w:rFonts w:hint="eastAsia"/>
        </w:rPr>
        <w:t>用到的函数如下：</w:t>
      </w:r>
    </w:p>
    <w:p w14:paraId="7DCA8B77">
      <w:pPr>
        <w:pStyle w:val="4"/>
        <w:ind w:firstLine="420"/>
      </w:pPr>
      <w:bookmarkStart w:id="11875" w:name="_QWord_Paragraph__829"/>
      <w:r>
        <w:t xml:space="preserve">int sockfd </w:t>
      </w:r>
      <m:oMath>
        <m:r>
          <m:rPr/>
          <w:rPr>
            <w:rFonts w:ascii="Cambria Math" w:hAnsi="Cambria Math"/>
          </w:rPr>
          <m:t>=</m:t>
        </m:r>
      </m:oMath>
      <w:r>
        <w:t xml:space="preserve"> socket(AF_INET,SOCK_STREAM,0);</w:t>
      </w:r>
      <w:bookmarkEnd w:id="11875"/>
    </w:p>
    <w:p w14:paraId="5E555C26">
      <w:pPr>
        <w:pStyle w:val="4"/>
        <w:ind w:firstLine="420"/>
      </w:pPr>
      <w:r>
        <w:rPr>
          <w:rFonts w:hint="eastAsia"/>
        </w:rPr>
        <w:t>sockfd返回socket接口编号，是唯一的。</w:t>
      </w:r>
    </w:p>
    <w:p w14:paraId="0BBD0AD4">
      <w:pPr>
        <w:pStyle w:val="66"/>
        <w:numPr>
          <w:ilvl w:val="4"/>
          <w:numId w:val="22"/>
        </w:numPr>
      </w:pPr>
      <w:r>
        <w:rPr>
          <w:rFonts w:hint="eastAsia"/>
        </w:rPr>
        <w:t>基于</w:t>
      </w:r>
      <w:r>
        <w:t>Socket</w:t>
      </w:r>
      <w:r>
        <w:rPr>
          <w:rFonts w:hint="eastAsia"/>
        </w:rPr>
        <w:t>的</w:t>
      </w:r>
      <w:r>
        <w:t>TCP</w:t>
      </w:r>
      <w:r>
        <w:rPr>
          <w:rFonts w:hint="eastAsia"/>
        </w:rPr>
        <w:t>协议编程架构</w:t>
      </w:r>
    </w:p>
    <w:p w14:paraId="6E552581">
      <w:pPr>
        <w:pStyle w:val="4"/>
        <w:ind w:firstLine="420"/>
      </w:pPr>
      <w:r>
        <w:rPr>
          <w:rFonts w:hint="eastAsia"/>
        </w:rPr>
        <w:t>打开socket后，如果是基于TCP协议的编程，有相应的服务端程序，还有相应的客户端程序。服务端程序会打开相应的服务端的socket，可以允许多路连接。对于客户端，也要使用打开的函数来创建相应的socket。通过客户端的socket和服务端的socket来进行相应的网络通信，如</w:t>
      </w:r>
      <w:r>
        <w:fldChar w:fldCharType="begin"/>
      </w:r>
      <w:r>
        <w:instrText xml:space="preserve"> </w:instrText>
      </w:r>
      <w:r>
        <w:rPr>
          <w:rFonts w:hint="eastAsia"/>
        </w:rPr>
        <w:instrText xml:space="preserve">REF QWord_XRef_Figure__4KSCJV \h \* CHARFORMAT</w:instrText>
      </w:r>
      <w:r>
        <w:instrText xml:space="preserve"> </w:instrText>
      </w:r>
      <w:r>
        <w:fldChar w:fldCharType="separate"/>
      </w:r>
      <w:r>
        <w:rPr>
          <w:rFonts w:hint="eastAsia"/>
        </w:rPr>
        <w:t>图 </w:t>
      </w:r>
      <w:r>
        <w:t>6</w:t>
      </w:r>
      <w:r>
        <w:noBreakHyphen/>
      </w:r>
      <w:r>
        <w:t>26</w:t>
      </w:r>
      <w:r>
        <w:fldChar w:fldCharType="end"/>
      </w:r>
      <w:r>
        <w:rPr>
          <w:rFonts w:hint="eastAsia"/>
        </w:rPr>
        <w:t>所示。</w:t>
      </w:r>
    </w:p>
    <w:p w14:paraId="538CB26F">
      <w:pPr>
        <w:pStyle w:val="105"/>
      </w:pPr>
      <w:r>
        <w:t>‌</w:t>
      </w:r>
      <w:bookmarkStart w:id="11876" w:name="_QWord_ImageIndex_109"/>
      <w:r>
        <w:drawing>
          <wp:inline distT="0" distB="0" distL="0" distR="0">
            <wp:extent cx="3915410" cy="2061845"/>
            <wp:effectExtent l="0" t="0" r="8890" b="0"/>
            <wp:docPr id="1877901621" name="图片 1" title="QWord_ImageMark_109">
              <a:hlinkClick xmlns:a="http://schemas.openxmlformats.org/drawingml/2006/main" r:id="rId407" tooltip="QWord 图片目录：resource/images/illustration/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01621" name="图片 1" title="QWord_ImageMark_109"/>
                    <pic:cNvPicPr>
                      <a:picLocks noChangeAspect="1"/>
                    </pic:cNvPicPr>
                  </pic:nvPicPr>
                  <pic:blipFill>
                    <a:blip r:embed="rId408"/>
                    <a:stretch>
                      <a:fillRect/>
                    </a:stretch>
                  </pic:blipFill>
                  <pic:spPr>
                    <a:xfrm>
                      <a:off x="0" y="0"/>
                      <a:ext cx="3915410" cy="2061961"/>
                    </a:xfrm>
                    <a:prstGeom prst="rect">
                      <a:avLst/>
                    </a:prstGeom>
                  </pic:spPr>
                </pic:pic>
              </a:graphicData>
            </a:graphic>
          </wp:inline>
        </w:drawing>
      </w:r>
      <w:bookmarkEnd w:id="11876"/>
    </w:p>
    <w:p w14:paraId="57A62DCE">
      <w:pPr>
        <w:pStyle w:val="68"/>
      </w:pPr>
      <w:bookmarkStart w:id="11877" w:name="QWord_XRef_Figure__4KSCJV"/>
      <w:r>
        <w:rPr>
          <w:rFonts w:hint="eastAsia"/>
        </w:rPr>
        <w:t>图 </w:t>
      </w:r>
      <w:r>
        <w:fldChar w:fldCharType="begin"/>
      </w:r>
      <w:r>
        <w:instrText xml:space="preserve"> SEQ QWord_Heading1_Sequence \c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26</w:t>
      </w:r>
      <w:r>
        <w:fldChar w:fldCharType="end"/>
      </w:r>
      <w:bookmarkEnd w:id="11877"/>
      <w:r>
        <w:rPr>
          <w:rFonts w:hint="eastAsia"/>
        </w:rPr>
        <w:t xml:space="preserve">  基于</w:t>
      </w:r>
      <w:r>
        <w:t>Socket</w:t>
      </w:r>
      <w:r>
        <w:rPr>
          <w:rFonts w:hint="eastAsia"/>
        </w:rPr>
        <w:t>的</w:t>
      </w:r>
      <w:r>
        <w:t>TCP</w:t>
      </w:r>
      <w:r>
        <w:rPr>
          <w:rFonts w:hint="eastAsia"/>
        </w:rPr>
        <w:t>协议编程架构</w:t>
      </w:r>
    </w:p>
    <w:p w14:paraId="1D381DBE">
      <w:pPr>
        <w:pStyle w:val="4"/>
        <w:ind w:firstLine="420"/>
      </w:pPr>
      <w:r>
        <w:rPr>
          <w:rFonts w:hint="eastAsia"/>
        </w:rPr>
        <w:t>其中，服务端和客户端程序的详细流程如</w:t>
      </w:r>
      <w:r>
        <w:fldChar w:fldCharType="begin"/>
      </w:r>
      <w:r>
        <w:instrText xml:space="preserve"> </w:instrText>
      </w:r>
      <w:r>
        <w:rPr>
          <w:rFonts w:hint="eastAsia"/>
        </w:rPr>
        <w:instrText xml:space="preserve">REF QWord_XRef_Figure__tVbF9H \h \* CHARFORMAT</w:instrText>
      </w:r>
      <w:r>
        <w:instrText xml:space="preserve"> </w:instrText>
      </w:r>
      <w:r>
        <w:fldChar w:fldCharType="separate"/>
      </w:r>
      <w:r>
        <w:rPr>
          <w:rFonts w:hint="eastAsia"/>
        </w:rPr>
        <w:t>图 </w:t>
      </w:r>
      <w:r>
        <w:t>6</w:t>
      </w:r>
      <w:r>
        <w:noBreakHyphen/>
      </w:r>
      <w:r>
        <w:t>27</w:t>
      </w:r>
      <w:r>
        <w:fldChar w:fldCharType="end"/>
      </w:r>
      <w:r>
        <w:rPr>
          <w:rFonts w:hint="eastAsia"/>
        </w:rPr>
        <w:t>所示。</w:t>
      </w:r>
    </w:p>
    <w:p w14:paraId="0CD9B6B4">
      <w:pPr>
        <w:pStyle w:val="105"/>
      </w:pPr>
      <w:r>
        <w:t>‌</w:t>
      </w:r>
      <w:bookmarkStart w:id="11878" w:name="_QWord_ImageIndex_110"/>
      <w:r>
        <w:drawing>
          <wp:inline distT="0" distB="0" distL="0" distR="0">
            <wp:extent cx="3610610" cy="3818890"/>
            <wp:effectExtent l="0" t="0" r="8890" b="0"/>
            <wp:docPr id="458756" name="图片 458755" title="QWord_ImageMark_110">
              <a:hlinkClick xmlns:a="http://schemas.openxmlformats.org/drawingml/2006/main" r:id="rId409" tooltip="QWord 图片目录：resource/images/illustration/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56" name="图片 458755" title="QWord_ImageMark_110"/>
                    <pic:cNvPicPr>
                      <a:picLocks noChangeAspect="1"/>
                    </pic:cNvPicPr>
                  </pic:nvPicPr>
                  <pic:blipFill>
                    <a:blip r:embed="rId410"/>
                    <a:stretch>
                      <a:fillRect/>
                    </a:stretch>
                  </pic:blipFill>
                  <pic:spPr>
                    <a:xfrm>
                      <a:off x="0" y="0"/>
                      <a:ext cx="3610610" cy="3819290"/>
                    </a:xfrm>
                    <a:prstGeom prst="rect">
                      <a:avLst/>
                    </a:prstGeom>
                    <a:noFill/>
                    <a:ln w="9525">
                      <a:noFill/>
                    </a:ln>
                  </pic:spPr>
                </pic:pic>
              </a:graphicData>
            </a:graphic>
          </wp:inline>
        </w:drawing>
      </w:r>
      <w:bookmarkEnd w:id="11878"/>
    </w:p>
    <w:p w14:paraId="1742BF1B">
      <w:pPr>
        <w:pStyle w:val="68"/>
      </w:pPr>
      <w:bookmarkStart w:id="11879" w:name="QWord_XRef_Figure__tVbF9H"/>
      <w:r>
        <w:rPr>
          <w:rFonts w:hint="eastAsia"/>
        </w:rPr>
        <w:t>图 </w:t>
      </w:r>
      <w:r>
        <w:fldChar w:fldCharType="begin"/>
      </w:r>
      <w:r>
        <w:instrText xml:space="preserve"> SEQ QWord_Heading1_Sequence \c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27</w:t>
      </w:r>
      <w:r>
        <w:fldChar w:fldCharType="end"/>
      </w:r>
      <w:bookmarkEnd w:id="11879"/>
      <w:r>
        <w:rPr>
          <w:rFonts w:hint="eastAsia"/>
        </w:rPr>
        <w:t xml:space="preserve">  基于数据流的</w:t>
      </w:r>
      <w:r>
        <w:t>socket</w:t>
      </w:r>
      <w:r>
        <w:rPr>
          <w:rFonts w:hint="eastAsia"/>
        </w:rPr>
        <w:t>编程流程</w:t>
      </w:r>
    </w:p>
    <w:p w14:paraId="76AA2C9F">
      <w:pPr>
        <w:pStyle w:val="4"/>
        <w:ind w:firstLine="420"/>
      </w:pPr>
      <w:r>
        <w:rPr>
          <w:rFonts w:hint="eastAsia"/>
        </w:rPr>
        <w:t>服务端程序的流程：</w:t>
      </w:r>
    </w:p>
    <w:p w14:paraId="797ECA57">
      <w:pPr>
        <w:pStyle w:val="4"/>
        <w:ind w:firstLine="420"/>
      </w:pPr>
      <w:r>
        <w:rPr>
          <w:rFonts w:hint="eastAsia"/>
        </w:rPr>
        <w:t>用socket函数来打开socket接口，利用bind()把相应的一些IP地址及端口等参数进行绑定，对于服务端来说利用listen()处于监听状态。这时服务端程序处于等待的状态，等着客户端来进行连接，服务端程序会停留在accept的这个函数。</w:t>
      </w:r>
    </w:p>
    <w:p w14:paraId="1025721B">
      <w:pPr>
        <w:pStyle w:val="4"/>
        <w:ind w:firstLine="420"/>
      </w:pPr>
      <w:r>
        <w:rPr>
          <w:rFonts w:hint="eastAsia"/>
        </w:rPr>
        <w:t>客户端程序的流程：</w:t>
      </w:r>
    </w:p>
    <w:p w14:paraId="07972B16">
      <w:pPr>
        <w:pStyle w:val="4"/>
        <w:ind w:firstLine="420"/>
      </w:pPr>
      <w:r>
        <w:rPr>
          <w:rFonts w:hint="eastAsia"/>
        </w:rPr>
        <w:t>用socket函数来打开socket接口，直接使用connect()给相应的服务端的程序进行连接，connect()会包含要连接的远程的服务端的IP地址以及端口号。如果服务端程序是在等待的状态，如果请求能正确发送到服务端，服务端收到这个连接后会通过accept()返回一个相应的句柄号。通过句柄号可以得知两者之间的连接建立了，后续就是普通的文件操作。数据的接收和发送是双向的，任意一方都可以发起read或write，也可以使用close来关闭连接。</w:t>
      </w:r>
    </w:p>
    <w:p w14:paraId="4D5CA416">
      <w:pPr>
        <w:pStyle w:val="66"/>
        <w:numPr>
          <w:ilvl w:val="4"/>
          <w:numId w:val="22"/>
        </w:numPr>
      </w:pPr>
      <w:r>
        <w:rPr>
          <w:rFonts w:hint="eastAsia"/>
        </w:rPr>
        <w:t>基于Socket的</w:t>
      </w:r>
      <w:r>
        <w:t>U</w:t>
      </w:r>
      <w:r>
        <w:rPr>
          <w:rFonts w:hint="eastAsia"/>
        </w:rPr>
        <w:t>DP协议编程架构</w:t>
      </w:r>
    </w:p>
    <w:p w14:paraId="760FC990">
      <w:pPr>
        <w:pStyle w:val="4"/>
        <w:ind w:firstLine="420"/>
      </w:pPr>
      <w:r>
        <w:rPr>
          <w:rFonts w:hint="eastAsia"/>
        </w:rPr>
        <w:t>UDP协议是面向无连接的通信协议，通信之前不需要建立相应的连接，可以直接进行数据的发送或者接收。UDP协议的编程流程同样是分为服务端和客户端的程序。创建一个socket接口，把相应的参数绑定完，不需要在等待客户端的数据，只需要等待客户机是否把数据发送过来。同样的对于客户机来说，通过建立socket接口之后并绑定好参数，可以直接发送数据或者接收数据。也就是说客户端不需要像TCP协议那样使用connect函数服务端的建立连接了，直接使用sendto()或者readfrom()来进行数据的发送或者接收。如</w:t>
      </w:r>
      <w:r>
        <w:fldChar w:fldCharType="begin"/>
      </w:r>
      <w:r>
        <w:instrText xml:space="preserve"> </w:instrText>
      </w:r>
      <w:r>
        <w:rPr>
          <w:rFonts w:hint="eastAsia"/>
        </w:rPr>
        <w:instrText xml:space="preserve">REF QWord_XRef_Figure__xzVFgJ \h \* CHARFORMAT</w:instrText>
      </w:r>
      <w:r>
        <w:instrText xml:space="preserve"> </w:instrText>
      </w:r>
      <w:r>
        <w:fldChar w:fldCharType="separate"/>
      </w:r>
      <w:r>
        <w:rPr>
          <w:rFonts w:hint="eastAsia"/>
        </w:rPr>
        <w:t>图 </w:t>
      </w:r>
      <w:r>
        <w:t>6</w:t>
      </w:r>
      <w:r>
        <w:noBreakHyphen/>
      </w:r>
      <w:r>
        <w:t>28</w:t>
      </w:r>
      <w:r>
        <w:fldChar w:fldCharType="end"/>
      </w:r>
      <w:r>
        <w:rPr>
          <w:rFonts w:hint="eastAsia"/>
        </w:rPr>
        <w:t>所示。</w:t>
      </w:r>
    </w:p>
    <w:p w14:paraId="56B496E4">
      <w:pPr>
        <w:pStyle w:val="105"/>
      </w:pPr>
      <w:r>
        <w:t>‌</w:t>
      </w:r>
      <w:bookmarkStart w:id="11880" w:name="_QWord_ImageIndex_111"/>
      <w:r>
        <w:drawing>
          <wp:inline distT="0" distB="0" distL="0" distR="0">
            <wp:extent cx="3587115" cy="3128010"/>
            <wp:effectExtent l="0" t="0" r="0" b="0"/>
            <wp:docPr id="459780" name="图片 459779" title="QWord_ImageMark_111">
              <a:hlinkClick xmlns:a="http://schemas.openxmlformats.org/drawingml/2006/main" r:id="rId411" tooltip="QWord 图片目录：resource/images/illustration/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80" name="图片 459779" title="QWord_ImageMark_111"/>
                    <pic:cNvPicPr>
                      <a:picLocks noChangeAspect="1"/>
                    </pic:cNvPicPr>
                  </pic:nvPicPr>
                  <pic:blipFill>
                    <a:blip r:embed="rId412"/>
                    <a:stretch>
                      <a:fillRect/>
                    </a:stretch>
                  </pic:blipFill>
                  <pic:spPr>
                    <a:xfrm>
                      <a:off x="0" y="0"/>
                      <a:ext cx="3587115" cy="3128458"/>
                    </a:xfrm>
                    <a:prstGeom prst="rect">
                      <a:avLst/>
                    </a:prstGeom>
                    <a:noFill/>
                    <a:ln w="9525">
                      <a:noFill/>
                    </a:ln>
                  </pic:spPr>
                </pic:pic>
              </a:graphicData>
            </a:graphic>
          </wp:inline>
        </w:drawing>
      </w:r>
      <w:bookmarkEnd w:id="11880"/>
    </w:p>
    <w:p w14:paraId="690D9326">
      <w:pPr>
        <w:pStyle w:val="68"/>
      </w:pPr>
      <w:bookmarkStart w:id="11881" w:name="QWord_XRef_Figure__xzVFgJ"/>
      <w:r>
        <w:rPr>
          <w:rFonts w:hint="eastAsia"/>
        </w:rPr>
        <w:t>图 </w:t>
      </w:r>
      <w:r>
        <w:fldChar w:fldCharType="begin"/>
      </w:r>
      <w:r>
        <w:instrText xml:space="preserve"> SEQ QWord_Heading1_Sequence \c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28</w:t>
      </w:r>
      <w:r>
        <w:fldChar w:fldCharType="end"/>
      </w:r>
      <w:bookmarkEnd w:id="11881"/>
      <w:r>
        <w:rPr>
          <w:rFonts w:hint="eastAsia"/>
        </w:rPr>
        <w:t xml:space="preserve">  基于数据报的编程流程</w:t>
      </w:r>
    </w:p>
    <w:p w14:paraId="48D30F57">
      <w:pPr>
        <w:pStyle w:val="65"/>
        <w:numPr>
          <w:ilvl w:val="3"/>
          <w:numId w:val="22"/>
        </w:numPr>
      </w:pPr>
      <w:r>
        <w:rPr>
          <w:rFonts w:hint="eastAsia"/>
        </w:rPr>
        <w:t>网络高级编程</w:t>
      </w:r>
    </w:p>
    <w:p w14:paraId="64006414">
      <w:pPr>
        <w:pStyle w:val="4"/>
        <w:ind w:firstLine="420"/>
      </w:pPr>
      <w:r>
        <w:rPr>
          <w:rFonts w:hint="eastAsia"/>
        </w:rPr>
        <w:t>前面介绍的函数如connet、recv、send都是阻塞性函数，若资源没有准备好，则调用该函数的进程将进入休眠状态，这样就无法实现I</w:t>
      </w:r>
      <w:r>
        <w:t>/</w:t>
      </w:r>
      <w:r>
        <w:rPr>
          <w:rFonts w:hint="eastAsia"/>
        </w:rPr>
        <w:t>O多路复用，下面介绍两种I</w:t>
      </w:r>
      <w:r>
        <w:t>/</w:t>
      </w:r>
      <w:r>
        <w:rPr>
          <w:rFonts w:hint="eastAsia"/>
        </w:rPr>
        <w:t>O多路复用的解决方案：</w:t>
      </w:r>
    </w:p>
    <w:p w14:paraId="7E0C4D8C">
      <w:pPr>
        <w:pStyle w:val="66"/>
        <w:numPr>
          <w:ilvl w:val="4"/>
          <w:numId w:val="22"/>
        </w:numPr>
      </w:pPr>
      <w:r>
        <w:rPr>
          <w:rFonts w:hint="eastAsia"/>
        </w:rPr>
        <w:t>fcntl函数实现（非阻塞方式）</w:t>
      </w:r>
    </w:p>
    <w:p w14:paraId="3907DE7C">
      <w:pPr>
        <w:pStyle w:val="4"/>
        <w:ind w:firstLine="420"/>
        <w:rPr>
          <w:rFonts w:hint="eastAsia"/>
          <w:lang w:eastAsia="zh-CN"/>
        </w:rPr>
      </w:pPr>
      <w:r>
        <w:tab/>
      </w:r>
      <w:r>
        <w:rPr>
          <w:rFonts w:hint="eastAsia"/>
        </w:rPr>
        <w:t>实例见</w:t>
      </w:r>
      <w:r>
        <w:t>fcntl.c</w:t>
      </w:r>
      <w:r>
        <w:rPr>
          <w:rFonts w:hint="eastAsia"/>
          <w:lang w:eastAsia="zh-CN"/>
        </w:rPr>
        <w:t>。</w:t>
      </w:r>
    </w:p>
    <w:p w14:paraId="641B58D0">
      <w:pPr>
        <w:pStyle w:val="4"/>
        <w:ind w:firstLine="420"/>
        <w:jc w:val="center"/>
        <w:rPr>
          <w:rFonts w:hint="eastAsia" w:eastAsia="宋体"/>
          <w:highlight w:val="yellow"/>
          <w:lang w:eastAsia="zh-CN"/>
        </w:rPr>
      </w:pPr>
      <w:r>
        <w:rPr>
          <w:rFonts w:hint="eastAsia" w:eastAsia="宋体"/>
          <w:highlight w:val="yellow"/>
          <w:lang w:eastAsia="zh-CN"/>
        </w:rPr>
        <w:drawing>
          <wp:inline distT="0" distB="0" distL="114300" distR="114300">
            <wp:extent cx="2286000" cy="2286000"/>
            <wp:effectExtent l="0" t="0" r="0" b="0"/>
            <wp:docPr id="36" name="图片 36" descr="fcntl.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fcntl.txt"/>
                    <pic:cNvPicPr>
                      <a:picLocks noChangeAspect="1"/>
                    </pic:cNvPicPr>
                  </pic:nvPicPr>
                  <pic:blipFill>
                    <a:blip r:embed="rId413"/>
                    <a:stretch>
                      <a:fillRect/>
                    </a:stretch>
                  </pic:blipFill>
                  <pic:spPr>
                    <a:xfrm>
                      <a:off x="0" y="0"/>
                      <a:ext cx="2286000" cy="2286000"/>
                    </a:xfrm>
                    <a:prstGeom prst="rect">
                      <a:avLst/>
                    </a:prstGeom>
                  </pic:spPr>
                </pic:pic>
              </a:graphicData>
            </a:graphic>
          </wp:inline>
        </w:drawing>
      </w:r>
    </w:p>
    <w:p w14:paraId="5602EE58">
      <w:pPr>
        <w:pStyle w:val="4"/>
        <w:ind w:firstLine="420"/>
        <w:jc w:val="center"/>
        <w:rPr>
          <w:rFonts w:hint="eastAsia"/>
          <w:highlight w:val="yellow"/>
          <w:lang w:eastAsia="zh-CN"/>
        </w:rPr>
      </w:pPr>
      <w:r>
        <w:rPr>
          <w:highlight w:val="yellow"/>
        </w:rPr>
        <w:t>fcntl.c</w:t>
      </w:r>
    </w:p>
    <w:p w14:paraId="7DEF00CD">
      <w:pPr>
        <w:pStyle w:val="66"/>
        <w:numPr>
          <w:ilvl w:val="4"/>
          <w:numId w:val="22"/>
        </w:numPr>
      </w:pPr>
      <w:r>
        <w:rPr>
          <w:rFonts w:hint="eastAsia"/>
        </w:rPr>
        <w:t>select函数实现</w:t>
      </w:r>
    </w:p>
    <w:p w14:paraId="54FEBCCC">
      <w:pPr>
        <w:pStyle w:val="4"/>
        <w:ind w:firstLine="420"/>
        <w:rPr>
          <w:rFonts w:hint="eastAsia"/>
          <w:lang w:eastAsia="zh-CN"/>
        </w:rPr>
      </w:pPr>
      <w:r>
        <w:tab/>
      </w:r>
      <w:r>
        <w:rPr>
          <w:rFonts w:hint="eastAsia"/>
        </w:rPr>
        <w:t>实例见</w:t>
      </w:r>
      <w:r>
        <w:t>select.c</w:t>
      </w:r>
      <w:r>
        <w:rPr>
          <w:rFonts w:hint="eastAsia"/>
          <w:lang w:eastAsia="zh-CN"/>
        </w:rPr>
        <w:t>。</w:t>
      </w:r>
    </w:p>
    <w:p w14:paraId="22A5A67D">
      <w:pPr>
        <w:pStyle w:val="4"/>
        <w:ind w:firstLine="420"/>
        <w:jc w:val="center"/>
        <w:rPr>
          <w:rFonts w:hint="eastAsia" w:eastAsia="宋体"/>
          <w:highlight w:val="yellow"/>
          <w:lang w:eastAsia="zh-CN"/>
        </w:rPr>
      </w:pPr>
      <w:r>
        <w:rPr>
          <w:rFonts w:hint="eastAsia" w:eastAsia="宋体"/>
          <w:highlight w:val="yellow"/>
          <w:lang w:eastAsia="zh-CN"/>
        </w:rPr>
        <w:drawing>
          <wp:inline distT="0" distB="0" distL="114300" distR="114300">
            <wp:extent cx="2286000" cy="2286000"/>
            <wp:effectExtent l="0" t="0" r="0" b="0"/>
            <wp:docPr id="37" name="图片 37" descr="select.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select.txt"/>
                    <pic:cNvPicPr>
                      <a:picLocks noChangeAspect="1"/>
                    </pic:cNvPicPr>
                  </pic:nvPicPr>
                  <pic:blipFill>
                    <a:blip r:embed="rId414"/>
                    <a:stretch>
                      <a:fillRect/>
                    </a:stretch>
                  </pic:blipFill>
                  <pic:spPr>
                    <a:xfrm>
                      <a:off x="0" y="0"/>
                      <a:ext cx="2286000" cy="2286000"/>
                    </a:xfrm>
                    <a:prstGeom prst="rect">
                      <a:avLst/>
                    </a:prstGeom>
                  </pic:spPr>
                </pic:pic>
              </a:graphicData>
            </a:graphic>
          </wp:inline>
        </w:drawing>
      </w:r>
    </w:p>
    <w:p w14:paraId="53854962">
      <w:pPr>
        <w:pStyle w:val="4"/>
        <w:ind w:firstLine="420"/>
        <w:jc w:val="center"/>
        <w:rPr>
          <w:rFonts w:hint="eastAsia"/>
          <w:highlight w:val="yellow"/>
          <w:lang w:eastAsia="zh-CN"/>
        </w:rPr>
      </w:pPr>
      <w:r>
        <w:rPr>
          <w:highlight w:val="yellow"/>
        </w:rPr>
        <w:t>select.c</w:t>
      </w:r>
    </w:p>
    <w:p w14:paraId="4B9DAF8E">
      <w:pPr>
        <w:pStyle w:val="63"/>
        <w:numPr>
          <w:ilvl w:val="2"/>
          <w:numId w:val="22"/>
        </w:numPr>
        <w:spacing w:before="352" w:after="352"/>
      </w:pPr>
      <w:bookmarkStart w:id="11882" w:name="_Toc27519"/>
      <w:r>
        <w:rPr>
          <w:rFonts w:hint="eastAsia"/>
        </w:rPr>
        <w:t>Linux多线程编程</w:t>
      </w:r>
      <w:bookmarkEnd w:id="11882"/>
    </w:p>
    <w:p w14:paraId="763B52BD">
      <w:pPr>
        <w:pStyle w:val="109"/>
        <w:ind w:firstLine="360"/>
        <w:rPr>
          <w:rStyle w:val="174"/>
          <w:rFonts w:hint="eastAsia" w:eastAsia="宋体"/>
          <w:lang w:eastAsia="zh-CN"/>
        </w:rPr>
      </w:pPr>
      <w:r>
        <w:rPr>
          <w:rStyle w:val="174"/>
          <w:rFonts w:hint="eastAsia" w:eastAsia="宋体"/>
          <w:lang w:eastAsia="zh-CN"/>
        </w:rPr>
        <w:drawing>
          <wp:inline distT="0" distB="0" distL="114300" distR="114300">
            <wp:extent cx="2286000" cy="2286000"/>
            <wp:effectExtent l="0" t="0" r="0" b="0"/>
            <wp:docPr id="38" name="图片 38" descr="6-4-4 Linux多线程编程.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6-4-4 Linux多线程编程.mp4"/>
                    <pic:cNvPicPr>
                      <a:picLocks noChangeAspect="1"/>
                    </pic:cNvPicPr>
                  </pic:nvPicPr>
                  <pic:blipFill>
                    <a:blip r:embed="rId415"/>
                    <a:stretch>
                      <a:fillRect/>
                    </a:stretch>
                  </pic:blipFill>
                  <pic:spPr>
                    <a:xfrm>
                      <a:off x="0" y="0"/>
                      <a:ext cx="2286000" cy="2286000"/>
                    </a:xfrm>
                    <a:prstGeom prst="rect">
                      <a:avLst/>
                    </a:prstGeom>
                  </pic:spPr>
                </pic:pic>
              </a:graphicData>
            </a:graphic>
          </wp:inline>
        </w:drawing>
      </w:r>
    </w:p>
    <w:p w14:paraId="7B64C56E">
      <w:pPr>
        <w:pStyle w:val="109"/>
        <w:ind w:firstLine="360"/>
      </w:pPr>
      <w:r>
        <w:rPr>
          <w:rStyle w:val="174"/>
          <w:rFonts w:hint="eastAsia"/>
        </w:rPr>
        <w:t>6</w:t>
      </w:r>
      <w:r>
        <w:rPr>
          <w:rStyle w:val="174"/>
        </w:rPr>
        <w:noBreakHyphen/>
      </w:r>
      <w:r>
        <w:rPr>
          <w:rStyle w:val="174"/>
          <w:rFonts w:hint="eastAsia"/>
          <w:lang w:val="en-US" w:eastAsia="zh-CN"/>
        </w:rPr>
        <w:t>4</w:t>
      </w:r>
      <w:r>
        <w:rPr>
          <w:rStyle w:val="174"/>
        </w:rPr>
        <w:noBreakHyphen/>
      </w:r>
      <w:r>
        <w:rPr>
          <w:rStyle w:val="174"/>
          <w:rFonts w:hint="eastAsia"/>
        </w:rPr>
        <w:t>4 Linux多线程编程</w:t>
      </w:r>
    </w:p>
    <w:p w14:paraId="63F70DE9">
      <w:pPr>
        <w:pStyle w:val="65"/>
        <w:numPr>
          <w:ilvl w:val="3"/>
          <w:numId w:val="22"/>
        </w:numPr>
      </w:pPr>
      <w:r>
        <w:rPr>
          <w:rFonts w:hint="eastAsia"/>
        </w:rPr>
        <w:t>Linux下线程的概念</w:t>
      </w:r>
    </w:p>
    <w:p w14:paraId="17DD94B7">
      <w:pPr>
        <w:pStyle w:val="4"/>
        <w:ind w:firstLine="420"/>
      </w:pPr>
      <w:r>
        <w:rPr>
          <w:rFonts w:hint="eastAsia"/>
        </w:rPr>
        <w:t>进程是系统中程序执行和资源分配的基本单位。每个进程有自己的数据段、代码段和堆栈段。线程通常称为轻型的进程，是在共享内存空间中并发执行的多道执行路径，它们共享一个进程的资源。因为线程与进程相比起来很小，所以相对来说，线程花费更少的CPU资源。进程与线程的关系如</w:t>
      </w:r>
      <w:r>
        <w:fldChar w:fldCharType="begin"/>
      </w:r>
      <w:r>
        <w:instrText xml:space="preserve"> </w:instrText>
      </w:r>
      <w:r>
        <w:rPr>
          <w:rFonts w:hint="eastAsia"/>
        </w:rPr>
        <w:instrText xml:space="preserve">REF QWord_XRef_Figure__9bbhsq \h \* CHARFORMAT</w:instrText>
      </w:r>
      <w:r>
        <w:instrText xml:space="preserve"> </w:instrText>
      </w:r>
      <w:r>
        <w:fldChar w:fldCharType="separate"/>
      </w:r>
      <w:r>
        <w:rPr>
          <w:rFonts w:hint="eastAsia"/>
        </w:rPr>
        <w:t>图 </w:t>
      </w:r>
      <w:r>
        <w:t>6</w:t>
      </w:r>
      <w:r>
        <w:noBreakHyphen/>
      </w:r>
      <w:r>
        <w:t>29</w:t>
      </w:r>
      <w:r>
        <w:fldChar w:fldCharType="end"/>
      </w:r>
      <w:r>
        <w:rPr>
          <w:rFonts w:hint="eastAsia"/>
        </w:rPr>
        <w:t>所示。</w:t>
      </w:r>
    </w:p>
    <w:p w14:paraId="2A9EE7A1">
      <w:pPr>
        <w:pStyle w:val="105"/>
      </w:pPr>
      <w:r>
        <w:t>‌</w:t>
      </w:r>
      <w:bookmarkStart w:id="11883" w:name="_QWord_ImageIndex_112"/>
      <w:r>
        <w:drawing>
          <wp:inline distT="0" distB="0" distL="0" distR="0">
            <wp:extent cx="4038600" cy="1751965"/>
            <wp:effectExtent l="0" t="0" r="0" b="635"/>
            <wp:docPr id="876331392" name="图片 1" title="QWord_ImageMark_112">
              <a:hlinkClick xmlns:a="http://schemas.openxmlformats.org/drawingml/2006/main" r:id="rId416" tooltip="QWord 图片目录：resource/images/illustration/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31392" name="图片 1" title="QWord_ImageMark_112"/>
                    <pic:cNvPicPr>
                      <a:picLocks noChangeAspect="1"/>
                    </pic:cNvPicPr>
                  </pic:nvPicPr>
                  <pic:blipFill>
                    <a:blip r:embed="rId417"/>
                    <a:stretch>
                      <a:fillRect/>
                    </a:stretch>
                  </pic:blipFill>
                  <pic:spPr>
                    <a:xfrm>
                      <a:off x="0" y="0"/>
                      <a:ext cx="4038600" cy="1752342"/>
                    </a:xfrm>
                    <a:prstGeom prst="rect">
                      <a:avLst/>
                    </a:prstGeom>
                  </pic:spPr>
                </pic:pic>
              </a:graphicData>
            </a:graphic>
          </wp:inline>
        </w:drawing>
      </w:r>
      <w:bookmarkEnd w:id="11883"/>
    </w:p>
    <w:p w14:paraId="2D28D957">
      <w:pPr>
        <w:pStyle w:val="68"/>
      </w:pPr>
      <w:bookmarkStart w:id="11884" w:name="QWord_XRef_Figure__9bbhsq"/>
      <w:r>
        <w:rPr>
          <w:rFonts w:hint="eastAsia"/>
        </w:rPr>
        <w:t>图 </w:t>
      </w:r>
      <w:r>
        <w:fldChar w:fldCharType="begin"/>
      </w:r>
      <w:r>
        <w:instrText xml:space="preserve"> SEQ QWord_Heading1_Sequence \c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29</w:t>
      </w:r>
      <w:r>
        <w:fldChar w:fldCharType="end"/>
      </w:r>
      <w:bookmarkEnd w:id="11884"/>
      <w:r>
        <w:rPr>
          <w:rFonts w:hint="eastAsia"/>
        </w:rPr>
        <w:t xml:space="preserve">  进程与线程的关系</w:t>
      </w:r>
    </w:p>
    <w:p w14:paraId="1326ADE2">
      <w:pPr>
        <w:pStyle w:val="4"/>
        <w:ind w:firstLine="420"/>
      </w:pPr>
      <w:r>
        <w:rPr>
          <w:rFonts w:hint="eastAsia"/>
        </w:rPr>
        <w:t>线程按照其调度者可分为用户级线程和内核级线程两种。</w:t>
      </w:r>
    </w:p>
    <w:p w14:paraId="4DE97152">
      <w:pPr>
        <w:pStyle w:val="66"/>
        <w:numPr>
          <w:ilvl w:val="4"/>
          <w:numId w:val="22"/>
        </w:numPr>
      </w:pPr>
      <w:r>
        <w:rPr>
          <w:rFonts w:hint="eastAsia"/>
        </w:rPr>
        <w:t>用户级线程</w:t>
      </w:r>
    </w:p>
    <w:p w14:paraId="0FAD35CD">
      <w:pPr>
        <w:pStyle w:val="4"/>
        <w:ind w:firstLine="420"/>
      </w:pPr>
      <w:r>
        <w:rPr>
          <w:rFonts w:hint="eastAsia"/>
        </w:rPr>
        <w:t>主要解决上下文切换的问题，调度算法和调度过程全部由用户决定。</w:t>
      </w:r>
    </w:p>
    <w:p w14:paraId="02F5B93E">
      <w:pPr>
        <w:pStyle w:val="66"/>
        <w:numPr>
          <w:ilvl w:val="4"/>
          <w:numId w:val="22"/>
        </w:numPr>
      </w:pPr>
      <w:r>
        <w:rPr>
          <w:rFonts w:hint="eastAsia"/>
        </w:rPr>
        <w:t>内核级线程</w:t>
      </w:r>
    </w:p>
    <w:p w14:paraId="27D022BE">
      <w:pPr>
        <w:pStyle w:val="4"/>
        <w:ind w:firstLine="420"/>
      </w:pPr>
      <w:r>
        <w:rPr>
          <w:rFonts w:hint="eastAsia"/>
        </w:rPr>
        <w:t>由内核调度机制实现。</w:t>
      </w:r>
    </w:p>
    <w:p w14:paraId="76D194BC">
      <w:pPr>
        <w:pStyle w:val="4"/>
        <w:ind w:firstLine="420"/>
      </w:pPr>
      <w:r>
        <w:rPr>
          <w:rFonts w:hint="eastAsia"/>
        </w:rPr>
        <w:t>现在大多数操作系统都采用用户级线程和内核级线程并存的方法。用户级线程可与内核级线程实现“一对一”和“一对多”的对应关系。</w:t>
      </w:r>
    </w:p>
    <w:p w14:paraId="75A486A2">
      <w:pPr>
        <w:pStyle w:val="65"/>
        <w:numPr>
          <w:ilvl w:val="3"/>
          <w:numId w:val="22"/>
        </w:numPr>
      </w:pPr>
      <w:r>
        <w:rPr>
          <w:rFonts w:hint="eastAsia"/>
        </w:rPr>
        <w:t>Linux下线程的实现</w:t>
      </w:r>
    </w:p>
    <w:p w14:paraId="5F762C31">
      <w:pPr>
        <w:pStyle w:val="4"/>
        <w:ind w:firstLine="420"/>
      </w:pPr>
      <w:r>
        <w:rPr>
          <w:rFonts w:hint="eastAsia"/>
        </w:rPr>
        <w:t>在linux中，一般采用Pthread线程库实现线程的访问与控制，由POSIX提出，具有良好的可移植性，属于用户级线程。</w:t>
      </w:r>
    </w:p>
    <w:p w14:paraId="34DC45DB">
      <w:pPr>
        <w:pStyle w:val="4"/>
        <w:ind w:firstLine="420"/>
      </w:pPr>
      <w:r>
        <w:rPr>
          <w:rFonts w:hint="eastAsia"/>
        </w:rPr>
        <w:t>创建线程使用pthread_create函数。在线程创建以后，就开始运行相关的线程函数。线程使用pthread_exit函数退出，是线程的主动行为。注意进程退出时使用exit函数，线程中用pthread_exit函数替代exit函数。</w:t>
      </w:r>
    </w:p>
    <w:p w14:paraId="501B8F2F">
      <w:pPr>
        <w:pStyle w:val="4"/>
        <w:ind w:firstLine="420"/>
      </w:pPr>
      <w:r>
        <w:rPr>
          <w:rFonts w:hint="eastAsia"/>
        </w:rPr>
        <w:t>由于一个进程中的多个线程共享数据段，因此通常在线程退出后，退出线程所占用的资源并不会随线程结束而释放。所有需要pthread_join函数来等待线程结束，类似于wait系统调用。</w:t>
      </w:r>
    </w:p>
    <w:p w14:paraId="592FB836">
      <w:pPr>
        <w:pStyle w:val="5"/>
        <w:numPr>
          <w:ilvl w:val="1"/>
          <w:numId w:val="22"/>
        </w:numPr>
        <w:spacing w:before="705" w:after="352"/>
      </w:pPr>
      <w:bookmarkStart w:id="11885" w:name="_Toc14393"/>
      <w:r>
        <w:rPr>
          <w:rFonts w:hint="eastAsia"/>
        </w:rPr>
        <w:t>嵌入式linux下</w:t>
      </w:r>
      <w:r>
        <w:rPr>
          <w:rFonts w:hint="eastAsia"/>
          <w:lang w:val="en-US" w:eastAsia="zh-CN"/>
        </w:rPr>
        <w:t>设备驱动</w:t>
      </w:r>
      <w:r>
        <w:rPr>
          <w:rFonts w:hint="eastAsia"/>
        </w:rPr>
        <w:t>程序的开发</w:t>
      </w:r>
      <w:bookmarkEnd w:id="11885"/>
    </w:p>
    <w:p w14:paraId="16BADBBE">
      <w:pPr>
        <w:pStyle w:val="63"/>
        <w:numPr>
          <w:ilvl w:val="2"/>
          <w:numId w:val="22"/>
        </w:numPr>
        <w:spacing w:before="352" w:after="352"/>
      </w:pPr>
      <w:bookmarkStart w:id="11886" w:name="_Toc14679"/>
      <w:r>
        <w:rPr>
          <w:rFonts w:hint="eastAsia"/>
        </w:rPr>
        <w:t>Linux内核模块编程</w:t>
      </w:r>
      <w:bookmarkEnd w:id="11886"/>
      <w:r>
        <w:tab/>
      </w:r>
    </w:p>
    <w:p w14:paraId="0C8F6D0A">
      <w:pPr>
        <w:pStyle w:val="109"/>
        <w:ind w:firstLine="360"/>
        <w:rPr>
          <w:rStyle w:val="174"/>
          <w:rFonts w:hint="eastAsia" w:eastAsia="宋体"/>
          <w:lang w:eastAsia="zh-CN"/>
        </w:rPr>
      </w:pPr>
      <w:r>
        <w:rPr>
          <w:rStyle w:val="174"/>
          <w:rFonts w:hint="eastAsia" w:eastAsia="宋体"/>
          <w:lang w:eastAsia="zh-CN"/>
        </w:rPr>
        <w:drawing>
          <wp:inline distT="0" distB="0" distL="114300" distR="114300">
            <wp:extent cx="2286000" cy="2286000"/>
            <wp:effectExtent l="0" t="0" r="0" b="0"/>
            <wp:docPr id="42" name="图片 42" descr="6-5-1 Linux内核模块编程.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6-5-1 Linux内核模块编程.mp4"/>
                    <pic:cNvPicPr>
                      <a:picLocks noChangeAspect="1"/>
                    </pic:cNvPicPr>
                  </pic:nvPicPr>
                  <pic:blipFill>
                    <a:blip r:embed="rId418"/>
                    <a:stretch>
                      <a:fillRect/>
                    </a:stretch>
                  </pic:blipFill>
                  <pic:spPr>
                    <a:xfrm>
                      <a:off x="0" y="0"/>
                      <a:ext cx="2286000" cy="2286000"/>
                    </a:xfrm>
                    <a:prstGeom prst="rect">
                      <a:avLst/>
                    </a:prstGeom>
                  </pic:spPr>
                </pic:pic>
              </a:graphicData>
            </a:graphic>
          </wp:inline>
        </w:drawing>
      </w:r>
    </w:p>
    <w:p w14:paraId="198CBF9F">
      <w:pPr>
        <w:pStyle w:val="109"/>
        <w:ind w:firstLine="360"/>
      </w:pPr>
      <w:r>
        <w:rPr>
          <w:rStyle w:val="174"/>
          <w:rFonts w:hint="eastAsia"/>
        </w:rPr>
        <w:t>6</w:t>
      </w:r>
      <w:r>
        <w:rPr>
          <w:rStyle w:val="174"/>
        </w:rPr>
        <w:noBreakHyphen/>
      </w:r>
      <w:r>
        <w:rPr>
          <w:rStyle w:val="174"/>
          <w:rFonts w:hint="eastAsia"/>
          <w:lang w:val="en-US" w:eastAsia="zh-CN"/>
        </w:rPr>
        <w:t>5</w:t>
      </w:r>
      <w:r>
        <w:rPr>
          <w:rStyle w:val="174"/>
        </w:rPr>
        <w:noBreakHyphen/>
      </w:r>
      <w:r>
        <w:rPr>
          <w:rStyle w:val="174"/>
          <w:rFonts w:hint="eastAsia"/>
        </w:rPr>
        <w:t>1 Linux内核模块编程</w:t>
      </w:r>
    </w:p>
    <w:p w14:paraId="47A0080F">
      <w:pPr>
        <w:pStyle w:val="4"/>
        <w:ind w:firstLine="420"/>
      </w:pPr>
      <w:r>
        <w:rPr>
          <w:rFonts w:hint="eastAsia"/>
        </w:rPr>
        <w:t>设备驱动以内核模块的形式出现。内核模块是可以动态加载的。内核中运行的程序运行在特权模式下。内核模块的位置如</w:t>
      </w:r>
      <w:r>
        <w:fldChar w:fldCharType="begin"/>
      </w:r>
      <w:r>
        <w:instrText xml:space="preserve"> </w:instrText>
      </w:r>
      <w:r>
        <w:rPr>
          <w:rFonts w:hint="eastAsia"/>
        </w:rPr>
        <w:instrText xml:space="preserve">REF QWord_XRef_Figure__fiYLum \h \* CHARFORMAT</w:instrText>
      </w:r>
      <w:r>
        <w:instrText xml:space="preserve"> </w:instrText>
      </w:r>
      <w:r>
        <w:fldChar w:fldCharType="separate"/>
      </w:r>
      <w:r>
        <w:rPr>
          <w:rFonts w:hint="eastAsia"/>
        </w:rPr>
        <w:t>图 </w:t>
      </w:r>
      <w:r>
        <w:t>6</w:t>
      </w:r>
      <w:r>
        <w:noBreakHyphen/>
      </w:r>
      <w:r>
        <w:t>30</w:t>
      </w:r>
      <w:r>
        <w:fldChar w:fldCharType="end"/>
      </w:r>
      <w:r>
        <w:rPr>
          <w:rFonts w:hint="eastAsia"/>
        </w:rPr>
        <w:t>所示。</w:t>
      </w:r>
    </w:p>
    <w:p w14:paraId="6162045C">
      <w:pPr>
        <w:pStyle w:val="105"/>
      </w:pPr>
      <w:r>
        <w:t>‌</w:t>
      </w:r>
      <w:bookmarkStart w:id="11887" w:name="_QWord_ImageIndex_113"/>
      <w:r>
        <w:drawing>
          <wp:inline distT="0" distB="0" distL="0" distR="0">
            <wp:extent cx="4368800" cy="2004060"/>
            <wp:effectExtent l="0" t="0" r="0" b="0"/>
            <wp:docPr id="1006908280" name="图片 1" title="QWord_ImageMark_113">
              <a:hlinkClick xmlns:a="http://schemas.openxmlformats.org/drawingml/2006/main" r:id="rId419" tooltip="QWord 图片目录：resource/images/illustration/1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08280" name="图片 1" title="QWord_ImageMark_113"/>
                    <pic:cNvPicPr>
                      <a:picLocks noChangeAspect="1"/>
                    </pic:cNvPicPr>
                  </pic:nvPicPr>
                  <pic:blipFill>
                    <a:blip r:embed="rId420"/>
                    <a:stretch>
                      <a:fillRect/>
                    </a:stretch>
                  </pic:blipFill>
                  <pic:spPr>
                    <a:xfrm>
                      <a:off x="0" y="0"/>
                      <a:ext cx="4368800" cy="2004587"/>
                    </a:xfrm>
                    <a:prstGeom prst="rect">
                      <a:avLst/>
                    </a:prstGeom>
                  </pic:spPr>
                </pic:pic>
              </a:graphicData>
            </a:graphic>
          </wp:inline>
        </w:drawing>
      </w:r>
      <w:bookmarkEnd w:id="11887"/>
    </w:p>
    <w:p w14:paraId="084E2042">
      <w:pPr>
        <w:pStyle w:val="68"/>
      </w:pPr>
      <w:bookmarkStart w:id="11888" w:name="QWord_XRef_Figure__fiYLum"/>
      <w:r>
        <w:rPr>
          <w:rFonts w:hint="eastAsia"/>
        </w:rPr>
        <w:t>图 </w:t>
      </w:r>
      <w:r>
        <w:fldChar w:fldCharType="begin"/>
      </w:r>
      <w:r>
        <w:instrText xml:space="preserve"> SEQ QWord_Heading1_Sequence \c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30</w:t>
      </w:r>
      <w:r>
        <w:fldChar w:fldCharType="end"/>
      </w:r>
      <w:bookmarkEnd w:id="11888"/>
      <w:r>
        <w:rPr>
          <w:rFonts w:hint="eastAsia"/>
        </w:rPr>
        <w:t xml:space="preserve">  内核模块的位置</w:t>
      </w:r>
    </w:p>
    <w:p w14:paraId="3838277E">
      <w:pPr>
        <w:pStyle w:val="4"/>
        <w:ind w:firstLine="420"/>
      </w:pPr>
      <w:r>
        <w:rPr>
          <w:rFonts w:hint="eastAsia"/>
        </w:rPr>
        <w:t>内核模块编程：</w:t>
      </w:r>
    </w:p>
    <w:p w14:paraId="5D4FEA5B">
      <w:pPr>
        <w:pStyle w:val="145"/>
      </w:pPr>
      <w:r>
        <w:t xml:space="preserve">    #include &lt;linux/module.h)</w:t>
      </w:r>
    </w:p>
    <w:p w14:paraId="5DDEA03D">
      <w:pPr>
        <w:pStyle w:val="145"/>
      </w:pPr>
      <w:r>
        <w:t xml:space="preserve">    #include &lt;linux/init.h&gt;</w:t>
      </w:r>
    </w:p>
    <w:p w14:paraId="40B635AD">
      <w:pPr>
        <w:pStyle w:val="145"/>
      </w:pPr>
      <w:r>
        <w:rPr>
          <w:rFonts w:hint="eastAsia"/>
        </w:rPr>
        <w:t xml:space="preserve">    </w:t>
      </w:r>
      <w:r>
        <w:t>MODULE_LICENSE("Dual BSD/GPL”);</w:t>
      </w:r>
    </w:p>
    <w:p w14:paraId="29360ECE">
      <w:pPr>
        <w:pStyle w:val="145"/>
      </w:pPr>
      <w:r>
        <w:rPr>
          <w:rFonts w:hint="eastAsia"/>
        </w:rPr>
        <w:t xml:space="preserve">    </w:t>
      </w:r>
      <w:r>
        <w:t>static int hello_init(void)</w:t>
      </w:r>
    </w:p>
    <w:p w14:paraId="19E2D053">
      <w:pPr>
        <w:pStyle w:val="145"/>
      </w:pPr>
      <w:r>
        <w:rPr>
          <w:rFonts w:hint="eastAsia"/>
        </w:rPr>
        <w:t xml:space="preserve">    </w:t>
      </w:r>
      <w:r>
        <w:t>{</w:t>
      </w:r>
    </w:p>
    <w:p w14:paraId="2D5ED1AD">
      <w:pPr>
        <w:pStyle w:val="145"/>
      </w:pPr>
      <w:r>
        <w:rPr>
          <w:rFonts w:hint="eastAsia"/>
        </w:rPr>
        <w:t xml:space="preserve">        </w:t>
      </w:r>
      <w:r>
        <w:t>printk (KERN_ALERT"Hello world init\n );</w:t>
      </w:r>
    </w:p>
    <w:p w14:paraId="299EA54D">
      <w:pPr>
        <w:pStyle w:val="145"/>
      </w:pPr>
      <w:r>
        <w:rPr>
          <w:rFonts w:hint="eastAsia"/>
        </w:rPr>
        <w:t xml:space="preserve">        </w:t>
      </w:r>
      <w:r>
        <w:t>return 0;</w:t>
      </w:r>
    </w:p>
    <w:p w14:paraId="46385171">
      <w:pPr>
        <w:pStyle w:val="145"/>
      </w:pPr>
      <w:r>
        <w:rPr>
          <w:rFonts w:hint="eastAsia"/>
        </w:rPr>
        <w:t xml:space="preserve">    </w:t>
      </w:r>
      <w:r>
        <w:t>}</w:t>
      </w:r>
    </w:p>
    <w:p w14:paraId="7999270D">
      <w:pPr>
        <w:pStyle w:val="145"/>
      </w:pPr>
      <w:r>
        <w:rPr>
          <w:rFonts w:hint="eastAsia"/>
        </w:rPr>
        <w:t xml:space="preserve">    </w:t>
      </w:r>
      <w:r>
        <w:t>static void hello_exit(void)</w:t>
      </w:r>
    </w:p>
    <w:p w14:paraId="037C171C">
      <w:pPr>
        <w:pStyle w:val="145"/>
      </w:pPr>
      <w:r>
        <w:rPr>
          <w:rFonts w:hint="eastAsia"/>
        </w:rPr>
        <w:t xml:space="preserve">    </w:t>
      </w:r>
      <w:r>
        <w:t>{</w:t>
      </w:r>
    </w:p>
    <w:p w14:paraId="4A8F4A8A">
      <w:pPr>
        <w:pStyle w:val="145"/>
      </w:pPr>
      <w:r>
        <w:rPr>
          <w:rFonts w:hint="eastAsia"/>
        </w:rPr>
        <w:t xml:space="preserve">        </w:t>
      </w:r>
      <w:r>
        <w:t>printk(KERN_ALERT "Hello world Exit\n");</w:t>
      </w:r>
    </w:p>
    <w:p w14:paraId="762B60E7">
      <w:pPr>
        <w:pStyle w:val="145"/>
      </w:pPr>
      <w:r>
        <w:rPr>
          <w:rFonts w:hint="eastAsia"/>
        </w:rPr>
        <w:t xml:space="preserve">        </w:t>
      </w:r>
      <w:r>
        <w:t>return;</w:t>
      </w:r>
    </w:p>
    <w:p w14:paraId="793176C6">
      <w:pPr>
        <w:pStyle w:val="145"/>
      </w:pPr>
      <w:r>
        <w:rPr>
          <w:rFonts w:hint="eastAsia"/>
        </w:rPr>
        <w:t xml:space="preserve">    </w:t>
      </w:r>
      <w:r>
        <w:t>}</w:t>
      </w:r>
    </w:p>
    <w:p w14:paraId="79A689AE">
      <w:pPr>
        <w:pStyle w:val="145"/>
      </w:pPr>
      <w:r>
        <w:rPr>
          <w:rFonts w:hint="eastAsia"/>
        </w:rPr>
        <w:t xml:space="preserve">    </w:t>
      </w:r>
      <w:r>
        <w:t>module_init(hello_init);</w:t>
      </w:r>
    </w:p>
    <w:p w14:paraId="04FCCCE1">
      <w:pPr>
        <w:pStyle w:val="145"/>
      </w:pPr>
      <w:r>
        <w:rPr>
          <w:rFonts w:hint="eastAsia"/>
        </w:rPr>
        <w:t xml:space="preserve">    </w:t>
      </w:r>
      <w:r>
        <w:t>module_exit(hello_exit);</w:t>
      </w:r>
    </w:p>
    <w:p w14:paraId="714C802B">
      <w:pPr>
        <w:pStyle w:val="145"/>
      </w:pPr>
      <w:r>
        <w:rPr>
          <w:rFonts w:hint="eastAsia"/>
        </w:rPr>
        <w:t xml:space="preserve">    </w:t>
      </w:r>
      <w:r>
        <w:t>MODULE_AUTHOR("Ma Xinglu");</w:t>
      </w:r>
    </w:p>
    <w:p w14:paraId="1EDDE6D0">
      <w:pPr>
        <w:pStyle w:val="145"/>
      </w:pPr>
      <w:r>
        <w:rPr>
          <w:rFonts w:hint="eastAsia"/>
        </w:rPr>
        <w:t xml:space="preserve">    </w:t>
      </w:r>
      <w:r>
        <w:t>MODULE_DESCRIPTION("A sample module test”);</w:t>
      </w:r>
    </w:p>
    <w:p w14:paraId="41EC7056">
      <w:pPr>
        <w:pStyle w:val="145"/>
      </w:pPr>
      <w:r>
        <w:rPr>
          <w:rFonts w:hint="eastAsia"/>
        </w:rPr>
        <w:t xml:space="preserve">    </w:t>
      </w:r>
      <w:r>
        <w:t>MODULE_ALIAS("Hello world");</w:t>
      </w:r>
    </w:p>
    <w:p w14:paraId="269E649E">
      <w:pPr>
        <w:pStyle w:val="4"/>
        <w:ind w:firstLine="420"/>
      </w:pPr>
      <w:r>
        <w:rPr>
          <w:rFonts w:hint="eastAsia"/>
        </w:rPr>
        <w:t>内核模块的编译过程如</w:t>
      </w:r>
      <w:r>
        <w:fldChar w:fldCharType="begin"/>
      </w:r>
      <w:r>
        <w:instrText xml:space="preserve"> </w:instrText>
      </w:r>
      <w:r>
        <w:rPr>
          <w:rFonts w:hint="eastAsia"/>
        </w:rPr>
        <w:instrText xml:space="preserve">REF QWord_XRef_Figure__6rqJA7 \h \* CHARFORMAT</w:instrText>
      </w:r>
      <w:r>
        <w:instrText xml:space="preserve"> </w:instrText>
      </w:r>
      <w:r>
        <w:fldChar w:fldCharType="separate"/>
      </w:r>
      <w:r>
        <w:rPr>
          <w:rFonts w:hint="eastAsia"/>
        </w:rPr>
        <w:t>图 </w:t>
      </w:r>
      <w:r>
        <w:t>6</w:t>
      </w:r>
      <w:r>
        <w:noBreakHyphen/>
      </w:r>
      <w:r>
        <w:t>31</w:t>
      </w:r>
      <w:r>
        <w:fldChar w:fldCharType="end"/>
      </w:r>
      <w:r>
        <w:rPr>
          <w:rFonts w:hint="eastAsia"/>
        </w:rPr>
        <w:t>所示。</w:t>
      </w:r>
    </w:p>
    <w:p w14:paraId="2586BEEB">
      <w:pPr>
        <w:pStyle w:val="105"/>
      </w:pPr>
      <w:r>
        <w:t>‌</w:t>
      </w:r>
      <w:bookmarkStart w:id="11889" w:name="_QWord_ImageIndex_114"/>
      <w:r>
        <w:drawing>
          <wp:inline distT="0" distB="0" distL="0" distR="0">
            <wp:extent cx="3898900" cy="1628775"/>
            <wp:effectExtent l="0" t="0" r="6350" b="9525"/>
            <wp:docPr id="1781987835" name="图片 1" title="QWord_ImageMark_114">
              <a:hlinkClick xmlns:a="http://schemas.openxmlformats.org/drawingml/2006/main" r:id="rId421" tooltip="QWord 图片目录：resource/images/illustration/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87835" name="图片 1" title="QWord_ImageMark_114"/>
                    <pic:cNvPicPr>
                      <a:picLocks noChangeAspect="1"/>
                    </pic:cNvPicPr>
                  </pic:nvPicPr>
                  <pic:blipFill>
                    <a:blip r:embed="rId422"/>
                    <a:stretch>
                      <a:fillRect/>
                    </a:stretch>
                  </pic:blipFill>
                  <pic:spPr>
                    <a:xfrm>
                      <a:off x="0" y="0"/>
                      <a:ext cx="3898900" cy="1629045"/>
                    </a:xfrm>
                    <a:prstGeom prst="rect">
                      <a:avLst/>
                    </a:prstGeom>
                  </pic:spPr>
                </pic:pic>
              </a:graphicData>
            </a:graphic>
          </wp:inline>
        </w:drawing>
      </w:r>
      <w:bookmarkEnd w:id="11889"/>
    </w:p>
    <w:p w14:paraId="3D56F5B8">
      <w:pPr>
        <w:pStyle w:val="68"/>
      </w:pPr>
      <w:bookmarkStart w:id="11890" w:name="QWord_XRef_Figure__6rqJA7"/>
      <w:r>
        <w:rPr>
          <w:rFonts w:hint="eastAsia"/>
        </w:rPr>
        <w:t>图 </w:t>
      </w:r>
      <w:r>
        <w:fldChar w:fldCharType="begin"/>
      </w:r>
      <w:r>
        <w:instrText xml:space="preserve"> SEQ QWord_Heading1_Sequence \c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31</w:t>
      </w:r>
      <w:r>
        <w:fldChar w:fldCharType="end"/>
      </w:r>
      <w:bookmarkEnd w:id="11890"/>
      <w:r>
        <w:rPr>
          <w:rFonts w:hint="eastAsia"/>
        </w:rPr>
        <w:t xml:space="preserve">  内核模块编程</w:t>
      </w:r>
    </w:p>
    <w:p w14:paraId="4C1D5E19">
      <w:pPr>
        <w:pStyle w:val="4"/>
        <w:ind w:firstLine="420"/>
      </w:pPr>
      <w:r>
        <w:rPr>
          <w:rFonts w:hint="eastAsia"/>
        </w:rPr>
        <w:t>模块库文件所在位置不同，以下是针对ARM的制作Makefile代码：</w:t>
      </w:r>
    </w:p>
    <w:p w14:paraId="1DAFBF26">
      <w:pPr>
        <w:pStyle w:val="145"/>
      </w:pPr>
      <w:r>
        <w:rPr>
          <w:rFonts w:hint="eastAsia"/>
        </w:rPr>
        <w:t xml:space="preserve">    </w:t>
      </w:r>
      <w:r>
        <w:t>KERN DIR=/opt/FriendlyARM//src/linux</w:t>
      </w:r>
      <w:r>
        <w:noBreakHyphen/>
      </w:r>
      <w:r>
        <w:t>3.0.8</w:t>
      </w:r>
    </w:p>
    <w:p w14:paraId="7A44D504">
      <w:pPr>
        <w:pStyle w:val="145"/>
      </w:pPr>
      <w:r>
        <w:rPr>
          <w:rFonts w:hint="eastAsia"/>
        </w:rPr>
        <w:t xml:space="preserve">    </w:t>
      </w:r>
      <w:r>
        <w:t>all:</w:t>
      </w:r>
    </w:p>
    <w:p w14:paraId="3DACEDD8">
      <w:pPr>
        <w:pStyle w:val="145"/>
      </w:pPr>
      <w:r>
        <w:rPr>
          <w:rFonts w:hint="eastAsia"/>
        </w:rPr>
        <w:t xml:space="preserve">        </w:t>
      </w:r>
      <w:bookmarkStart w:id="11891" w:name="_QWord_Paragraph__899"/>
      <w:r>
        <w:t>make </w:t>
      </w:r>
      <w:r>
        <w:noBreakHyphen/>
      </w:r>
      <w:r>
        <w:t>C $(KERN DIR) M=′pwd′ modules</w:t>
      </w:r>
      <w:bookmarkEnd w:id="11891"/>
    </w:p>
    <w:p w14:paraId="2E2D46D2">
      <w:pPr>
        <w:pStyle w:val="145"/>
      </w:pPr>
      <w:r>
        <w:rPr>
          <w:rFonts w:hint="eastAsia"/>
        </w:rPr>
        <w:t xml:space="preserve">    </w:t>
      </w:r>
      <w:r>
        <w:t>clean:</w:t>
      </w:r>
    </w:p>
    <w:p w14:paraId="1A02A77B">
      <w:pPr>
        <w:pStyle w:val="145"/>
      </w:pPr>
      <w:r>
        <w:rPr>
          <w:rFonts w:hint="eastAsia"/>
        </w:rPr>
        <w:t xml:space="preserve">        </w:t>
      </w:r>
      <w:r>
        <w:t>make </w:t>
      </w:r>
      <w:r>
        <w:noBreakHyphen/>
      </w:r>
      <w:r>
        <w:t>C $(KERN DIR) M=′pwd′ modules clean</w:t>
      </w:r>
    </w:p>
    <w:p w14:paraId="72DFCE35">
      <w:pPr>
        <w:pStyle w:val="145"/>
      </w:pPr>
      <w:r>
        <w:rPr>
          <w:rFonts w:hint="eastAsia"/>
        </w:rPr>
        <w:t xml:space="preserve">        </w:t>
      </w:r>
      <w:r>
        <w:t>rm </w:t>
      </w:r>
      <w:r>
        <w:noBreakHyphen/>
      </w:r>
      <w:r>
        <w:t>rf modules.order</w:t>
      </w:r>
    </w:p>
    <w:p w14:paraId="0EF6ADC2">
      <w:pPr>
        <w:pStyle w:val="145"/>
      </w:pPr>
      <w:r>
        <w:rPr>
          <w:rFonts w:hint="eastAsia"/>
        </w:rPr>
        <w:t xml:space="preserve">    </w:t>
      </w:r>
      <w:r>
        <w:t>obj</w:t>
      </w:r>
      <w:r>
        <w:noBreakHyphen/>
      </w:r>
      <w:r>
        <w:t>m</w:t>
      </w:r>
    </w:p>
    <w:p w14:paraId="2874B189">
      <w:pPr>
        <w:pStyle w:val="145"/>
      </w:pPr>
      <w:r>
        <w:rPr>
          <w:rFonts w:hint="eastAsia"/>
        </w:rPr>
        <w:t xml:space="preserve">            </w:t>
      </w:r>
      <w:r>
        <w:t>+= hello.0</w:t>
      </w:r>
    </w:p>
    <w:p w14:paraId="1FCBA83E">
      <w:pPr>
        <w:pStyle w:val="145"/>
      </w:pPr>
      <w:r>
        <w:rPr>
          <w:rFonts w:hint="eastAsia"/>
        </w:rPr>
        <w:t xml:space="preserve">    </w:t>
      </w:r>
      <w:r>
        <w:t>$make CC=arm</w:t>
      </w:r>
      <w:r>
        <w:noBreakHyphen/>
      </w:r>
      <w:r>
        <w:t>linux</w:t>
      </w:r>
      <w:r>
        <w:noBreakHyphen/>
      </w:r>
      <w:r>
        <w:t>gcc</w:t>
      </w:r>
    </w:p>
    <w:p w14:paraId="63021356">
      <w:pPr>
        <w:pStyle w:val="4"/>
        <w:ind w:firstLine="420"/>
        <w:rPr>
          <w:rFonts w:hint="eastAsia"/>
        </w:rPr>
      </w:pPr>
      <w:r>
        <w:rPr>
          <w:rFonts w:hint="eastAsia"/>
        </w:rPr>
        <w:t>以下是运行内核模块的过程，内核模块库是编译后的库，详细过程参见《</w:t>
      </w:r>
      <w:r>
        <w:t>S210</w:t>
      </w:r>
      <w:r>
        <w:rPr>
          <w:rFonts w:hint="eastAsia"/>
        </w:rPr>
        <w:t>mart用户手册》。</w:t>
      </w:r>
    </w:p>
    <w:p w14:paraId="61ACA8A6">
      <w:pPr>
        <w:pStyle w:val="179"/>
        <w:ind w:firstLine="420"/>
      </w:pPr>
      <w:r>
        <w:t>#insmod hello.ko</w:t>
      </w:r>
    </w:p>
    <w:p w14:paraId="37CEE36A">
      <w:pPr>
        <w:pStyle w:val="179"/>
        <w:ind w:firstLine="420"/>
      </w:pPr>
      <w:r>
        <w:t>printk的输出可到/var/log/syslog文件中查看</w:t>
      </w:r>
    </w:p>
    <w:p w14:paraId="16F71DB2">
      <w:pPr>
        <w:pStyle w:val="179"/>
        <w:ind w:firstLine="420"/>
      </w:pPr>
      <w:r>
        <w:t>#cd /var/log</w:t>
      </w:r>
    </w:p>
    <w:p w14:paraId="213AF462">
      <w:pPr>
        <w:pStyle w:val="179"/>
        <w:ind w:firstLine="420"/>
      </w:pPr>
      <w:r>
        <w:t>#cat syslog</w:t>
      </w:r>
    </w:p>
    <w:p w14:paraId="6DBE0859">
      <w:pPr>
        <w:pStyle w:val="179"/>
        <w:ind w:firstLine="420"/>
      </w:pPr>
      <w:r>
        <w:t>或</w:t>
      </w:r>
    </w:p>
    <w:p w14:paraId="2E5339BE">
      <w:pPr>
        <w:pStyle w:val="179"/>
        <w:ind w:firstLine="420"/>
      </w:pPr>
      <w:r>
        <w:t>#dmesg</w:t>
      </w:r>
    </w:p>
    <w:p w14:paraId="49DAE7CB">
      <w:pPr>
        <w:pStyle w:val="179"/>
        <w:ind w:firstLine="420"/>
      </w:pPr>
      <w:r>
        <w:t>停止内核模块</w:t>
      </w:r>
    </w:p>
    <w:p w14:paraId="6DFB324E">
      <w:pPr>
        <w:pStyle w:val="179"/>
        <w:ind w:firstLine="420"/>
      </w:pPr>
      <w:r>
        <w:t>#rmmod hello</w:t>
      </w:r>
    </w:p>
    <w:p w14:paraId="28C1BA38">
      <w:pPr>
        <w:pStyle w:val="179"/>
        <w:ind w:left="0" w:firstLine="0" w:firstLineChars="0"/>
        <w:jc w:val="center"/>
        <w:rPr>
          <w:rFonts w:hint="eastAsia" w:eastAsia="宋体"/>
          <w:highlight w:val="yellow"/>
          <w:lang w:eastAsia="zh-CN"/>
        </w:rPr>
      </w:pPr>
      <w:r>
        <w:rPr>
          <w:rFonts w:hint="eastAsia" w:eastAsia="宋体"/>
          <w:highlight w:val="yellow"/>
          <w:lang w:eastAsia="zh-CN"/>
        </w:rPr>
        <w:drawing>
          <wp:inline distT="0" distB="0" distL="114300" distR="114300">
            <wp:extent cx="2286000" cy="2286000"/>
            <wp:effectExtent l="0" t="0" r="0" b="0"/>
            <wp:docPr id="110" name="图片 110" descr="Smart210用户手册.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Smart210用户手册.pdf"/>
                    <pic:cNvPicPr>
                      <a:picLocks noChangeAspect="1"/>
                    </pic:cNvPicPr>
                  </pic:nvPicPr>
                  <pic:blipFill>
                    <a:blip r:embed="rId423"/>
                    <a:stretch>
                      <a:fillRect/>
                    </a:stretch>
                  </pic:blipFill>
                  <pic:spPr>
                    <a:xfrm>
                      <a:off x="0" y="0"/>
                      <a:ext cx="2286000" cy="2286000"/>
                    </a:xfrm>
                    <a:prstGeom prst="rect">
                      <a:avLst/>
                    </a:prstGeom>
                  </pic:spPr>
                </pic:pic>
              </a:graphicData>
            </a:graphic>
          </wp:inline>
        </w:drawing>
      </w:r>
    </w:p>
    <w:p w14:paraId="041EE75B">
      <w:pPr>
        <w:pStyle w:val="179"/>
        <w:ind w:left="0" w:firstLine="0" w:firstLineChars="0"/>
        <w:jc w:val="center"/>
        <w:rPr>
          <w:highlight w:val="yellow"/>
        </w:rPr>
      </w:pPr>
      <w:r>
        <w:rPr>
          <w:rFonts w:hint="eastAsia"/>
          <w:highlight w:val="yellow"/>
        </w:rPr>
        <w:t>Smart210用户手册</w:t>
      </w:r>
    </w:p>
    <w:p w14:paraId="58C5D930">
      <w:pPr>
        <w:pStyle w:val="4"/>
        <w:ind w:firstLine="420"/>
      </w:pPr>
      <w:r>
        <w:rPr>
          <w:rFonts w:hint="eastAsia"/>
        </w:rPr>
        <w:t>设备驱动程序是内核模块的一种，运行于内核空间的程序，调用内核函数库。注意编译时要链接内核函数库，通过动态加载或内置编译到Linux内核中来运行。</w:t>
      </w:r>
    </w:p>
    <w:p w14:paraId="3929F435">
      <w:pPr>
        <w:pStyle w:val="63"/>
        <w:numPr>
          <w:ilvl w:val="2"/>
          <w:numId w:val="22"/>
        </w:numPr>
        <w:spacing w:before="352" w:after="352"/>
      </w:pPr>
      <w:bookmarkStart w:id="11892" w:name="_Toc7628"/>
      <w:r>
        <w:rPr>
          <w:rFonts w:hint="eastAsia"/>
        </w:rPr>
        <w:t>字符设备驱动程序开发</w:t>
      </w:r>
      <w:bookmarkEnd w:id="11892"/>
    </w:p>
    <w:p w14:paraId="4DDA7993">
      <w:pPr>
        <w:pStyle w:val="109"/>
        <w:ind w:firstLine="360"/>
        <w:rPr>
          <w:rStyle w:val="174"/>
          <w:rFonts w:hint="eastAsia" w:eastAsia="宋体"/>
          <w:lang w:eastAsia="zh-CN"/>
        </w:rPr>
      </w:pPr>
      <w:r>
        <w:rPr>
          <w:rStyle w:val="174"/>
          <w:rFonts w:hint="eastAsia" w:eastAsia="宋体"/>
          <w:lang w:eastAsia="zh-CN"/>
        </w:rPr>
        <w:drawing>
          <wp:inline distT="0" distB="0" distL="114300" distR="114300">
            <wp:extent cx="2286000" cy="2286000"/>
            <wp:effectExtent l="0" t="0" r="0" b="0"/>
            <wp:docPr id="111" name="图片 111" descr="6-5-2 字符设备驱动程序开发.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6-5-2 字符设备驱动程序开发.mp4"/>
                    <pic:cNvPicPr>
                      <a:picLocks noChangeAspect="1"/>
                    </pic:cNvPicPr>
                  </pic:nvPicPr>
                  <pic:blipFill>
                    <a:blip r:embed="rId424"/>
                    <a:stretch>
                      <a:fillRect/>
                    </a:stretch>
                  </pic:blipFill>
                  <pic:spPr>
                    <a:xfrm>
                      <a:off x="0" y="0"/>
                      <a:ext cx="2286000" cy="2286000"/>
                    </a:xfrm>
                    <a:prstGeom prst="rect">
                      <a:avLst/>
                    </a:prstGeom>
                  </pic:spPr>
                </pic:pic>
              </a:graphicData>
            </a:graphic>
          </wp:inline>
        </w:drawing>
      </w:r>
    </w:p>
    <w:p w14:paraId="198A7311">
      <w:pPr>
        <w:pStyle w:val="109"/>
        <w:ind w:firstLine="360"/>
      </w:pPr>
      <w:r>
        <w:rPr>
          <w:rStyle w:val="174"/>
          <w:rFonts w:hint="eastAsia"/>
        </w:rPr>
        <w:t>6</w:t>
      </w:r>
      <w:r>
        <w:rPr>
          <w:rStyle w:val="174"/>
        </w:rPr>
        <w:noBreakHyphen/>
      </w:r>
      <w:r>
        <w:rPr>
          <w:rStyle w:val="174"/>
          <w:rFonts w:hint="eastAsia"/>
          <w:lang w:val="en-US" w:eastAsia="zh-CN"/>
        </w:rPr>
        <w:t>5</w:t>
      </w:r>
      <w:r>
        <w:rPr>
          <w:rStyle w:val="174"/>
        </w:rPr>
        <w:noBreakHyphen/>
      </w:r>
      <w:r>
        <w:rPr>
          <w:rStyle w:val="174"/>
          <w:rFonts w:hint="eastAsia"/>
        </w:rPr>
        <w:t>2 字符设备驱动程序开发</w:t>
      </w:r>
    </w:p>
    <w:p w14:paraId="6F6D1689">
      <w:pPr>
        <w:pStyle w:val="65"/>
        <w:numPr>
          <w:ilvl w:val="3"/>
          <w:numId w:val="22"/>
        </w:numPr>
      </w:pPr>
      <w:r>
        <w:rPr>
          <w:rFonts w:hint="eastAsia"/>
        </w:rPr>
        <w:t>字符设备驱动结构</w:t>
      </w:r>
    </w:p>
    <w:p w14:paraId="47066AEC">
      <w:pPr>
        <w:pStyle w:val="4"/>
        <w:ind w:firstLine="420"/>
      </w:pPr>
      <w:r>
        <w:rPr>
          <w:rFonts w:hint="eastAsia"/>
        </w:rPr>
        <w:t>设备驱动程序首先是内核模块，然后需要明确：</w:t>
      </w:r>
    </w:p>
    <w:p w14:paraId="5C40C1F7">
      <w:pPr>
        <w:pStyle w:val="66"/>
        <w:numPr>
          <w:ilvl w:val="4"/>
          <w:numId w:val="22"/>
        </w:numPr>
      </w:pPr>
      <w:r>
        <w:rPr>
          <w:rFonts w:hint="eastAsia"/>
        </w:rPr>
        <w:t>设备文件名，</w:t>
      </w:r>
    </w:p>
    <w:p w14:paraId="3B5DFF97">
      <w:pPr>
        <w:pStyle w:val="66"/>
        <w:numPr>
          <w:ilvl w:val="4"/>
          <w:numId w:val="22"/>
        </w:numPr>
      </w:pPr>
      <w:r>
        <w:rPr>
          <w:rFonts w:hint="eastAsia"/>
        </w:rPr>
        <w:t>进行的操作</w:t>
      </w:r>
    </w:p>
    <w:p w14:paraId="20231C0C">
      <w:pPr>
        <w:pStyle w:val="66"/>
        <w:numPr>
          <w:ilvl w:val="4"/>
          <w:numId w:val="22"/>
        </w:numPr>
      </w:pPr>
      <w:r>
        <w:rPr>
          <w:rFonts w:hint="eastAsia"/>
        </w:rPr>
        <w:t>用户空间与内核空间的数据传递</w:t>
      </w:r>
    </w:p>
    <w:p w14:paraId="7DF7CA2D">
      <w:pPr>
        <w:pStyle w:val="4"/>
        <w:ind w:firstLine="420"/>
      </w:pPr>
      <w:r>
        <w:rPr>
          <w:rFonts w:hint="eastAsia"/>
        </w:rPr>
        <w:t>以下是一个字符设备驱动程序示例代码：</w:t>
      </w:r>
    </w:p>
    <w:p w14:paraId="26142E0A">
      <w:pPr>
        <w:pStyle w:val="145"/>
      </w:pPr>
      <w:r>
        <w:rPr>
          <w:rFonts w:hint="eastAsia"/>
        </w:rPr>
        <w:t xml:space="preserve">    </w:t>
      </w:r>
      <w:r>
        <w:t>#include &lt;linux/miscdevice.h&gt;</w:t>
      </w:r>
    </w:p>
    <w:p w14:paraId="6F36FBB0">
      <w:pPr>
        <w:pStyle w:val="145"/>
      </w:pPr>
      <w:r>
        <w:rPr>
          <w:rFonts w:hint="eastAsia"/>
        </w:rPr>
        <w:t xml:space="preserve">    </w:t>
      </w:r>
      <w:r>
        <w:t>#include &lt;linux/delay.h&gt;</w:t>
      </w:r>
    </w:p>
    <w:p w14:paraId="2B6288C6">
      <w:pPr>
        <w:pStyle w:val="145"/>
      </w:pPr>
      <w:r>
        <w:rPr>
          <w:rFonts w:hint="eastAsia"/>
        </w:rPr>
        <w:t xml:space="preserve">    </w:t>
      </w:r>
      <w:r>
        <w:t>#include &lt;asm/irq.h&gt;</w:t>
      </w:r>
    </w:p>
    <w:p w14:paraId="7E25D4E4">
      <w:pPr>
        <w:pStyle w:val="145"/>
      </w:pPr>
      <w:r>
        <w:rPr>
          <w:rFonts w:hint="eastAsia"/>
        </w:rPr>
        <w:t xml:space="preserve">    </w:t>
      </w:r>
      <w:r>
        <w:t>#include &lt;mach/hardware.h&gt;</w:t>
      </w:r>
    </w:p>
    <w:p w14:paraId="0C651B2E">
      <w:pPr>
        <w:pStyle w:val="145"/>
      </w:pPr>
      <w:r>
        <w:rPr>
          <w:rFonts w:hint="eastAsia"/>
        </w:rPr>
        <w:t xml:space="preserve">    </w:t>
      </w:r>
      <w:r>
        <w:t>#include &lt;linux/kernel.h&gt;</w:t>
      </w:r>
    </w:p>
    <w:p w14:paraId="1DD05A00">
      <w:pPr>
        <w:pStyle w:val="145"/>
      </w:pPr>
      <w:r>
        <w:rPr>
          <w:rFonts w:hint="eastAsia"/>
        </w:rPr>
        <w:t xml:space="preserve">    </w:t>
      </w:r>
      <w:r>
        <w:t>#include &lt;linux/module.h&gt;</w:t>
      </w:r>
    </w:p>
    <w:p w14:paraId="5D1984DF">
      <w:pPr>
        <w:pStyle w:val="145"/>
      </w:pPr>
      <w:r>
        <w:rPr>
          <w:rFonts w:hint="eastAsia"/>
        </w:rPr>
        <w:t xml:space="preserve">    </w:t>
      </w:r>
      <w:r>
        <w:t>#include &lt;linux/init.h&gt;</w:t>
      </w:r>
    </w:p>
    <w:p w14:paraId="370B34CE">
      <w:pPr>
        <w:pStyle w:val="145"/>
      </w:pPr>
      <w:r>
        <w:rPr>
          <w:rFonts w:hint="eastAsia"/>
        </w:rPr>
        <w:t xml:space="preserve">    </w:t>
      </w:r>
      <w:r>
        <w:t>#include &lt;linux/mm.h&gt;</w:t>
      </w:r>
    </w:p>
    <w:p w14:paraId="43F59BDA">
      <w:pPr>
        <w:pStyle w:val="145"/>
      </w:pPr>
      <w:r>
        <w:rPr>
          <w:rFonts w:hint="eastAsia"/>
        </w:rPr>
        <w:t xml:space="preserve">    </w:t>
      </w:r>
      <w:r>
        <w:t>#include &lt;linux/fs.h&gt;</w:t>
      </w:r>
    </w:p>
    <w:p w14:paraId="4068CBF1">
      <w:pPr>
        <w:pStyle w:val="145"/>
      </w:pPr>
      <w:r>
        <w:rPr>
          <w:rFonts w:hint="eastAsia"/>
        </w:rPr>
        <w:t xml:space="preserve">    </w:t>
      </w:r>
      <w:r>
        <w:t>#include &lt;linux/types.h&gt;</w:t>
      </w:r>
    </w:p>
    <w:p w14:paraId="0F64BCE9">
      <w:pPr>
        <w:pStyle w:val="145"/>
      </w:pPr>
      <w:r>
        <w:rPr>
          <w:rFonts w:hint="eastAsia"/>
        </w:rPr>
        <w:t xml:space="preserve">    </w:t>
      </w:r>
      <w:r>
        <w:t>#include &lt;linux/delay.h&gt;</w:t>
      </w:r>
    </w:p>
    <w:p w14:paraId="26B000C0">
      <w:pPr>
        <w:pStyle w:val="145"/>
      </w:pPr>
      <w:r>
        <w:rPr>
          <w:rFonts w:hint="eastAsia"/>
        </w:rPr>
        <w:t xml:space="preserve">    </w:t>
      </w:r>
      <w:r>
        <w:t>#include &lt;linux/moduleparam.h&gt;</w:t>
      </w:r>
    </w:p>
    <w:p w14:paraId="491991E0">
      <w:pPr>
        <w:pStyle w:val="145"/>
      </w:pPr>
      <w:r>
        <w:rPr>
          <w:rFonts w:hint="eastAsia"/>
        </w:rPr>
        <w:t xml:space="preserve">    </w:t>
      </w:r>
      <w:r>
        <w:t>#include &lt;linux/slab.h&gt;</w:t>
      </w:r>
    </w:p>
    <w:p w14:paraId="74FE2D31">
      <w:pPr>
        <w:pStyle w:val="145"/>
      </w:pPr>
      <w:r>
        <w:rPr>
          <w:rFonts w:hint="eastAsia"/>
        </w:rPr>
        <w:t xml:space="preserve">    </w:t>
      </w:r>
      <w:r>
        <w:t>#include &lt;linux/errno.h&gt;</w:t>
      </w:r>
    </w:p>
    <w:p w14:paraId="5618A371">
      <w:pPr>
        <w:pStyle w:val="145"/>
      </w:pPr>
      <w:r>
        <w:rPr>
          <w:rFonts w:hint="eastAsia"/>
        </w:rPr>
        <w:t xml:space="preserve">    </w:t>
      </w:r>
      <w:bookmarkStart w:id="11893" w:name="_QWord_Paragraph__938"/>
      <w:r>
        <w:t>#include &lt;linux/ioctl.h&gt;</w:t>
      </w:r>
      <w:bookmarkEnd w:id="11893"/>
    </w:p>
    <w:p w14:paraId="0A42FC99">
      <w:pPr>
        <w:pStyle w:val="145"/>
      </w:pPr>
      <w:r>
        <w:rPr>
          <w:rFonts w:hint="eastAsia"/>
        </w:rPr>
        <w:t xml:space="preserve">    </w:t>
      </w:r>
      <w:r>
        <w:t>#include &lt;linux/cdev.h&gt;</w:t>
      </w:r>
    </w:p>
    <w:p w14:paraId="46E12531">
      <w:pPr>
        <w:pStyle w:val="145"/>
      </w:pPr>
      <w:r>
        <w:rPr>
          <w:rFonts w:hint="eastAsia"/>
        </w:rPr>
        <w:t xml:space="preserve">    </w:t>
      </w:r>
      <w:r>
        <w:t>#include &lt;linux/string.h&gt;</w:t>
      </w:r>
    </w:p>
    <w:p w14:paraId="465C97B3">
      <w:pPr>
        <w:pStyle w:val="145"/>
      </w:pPr>
      <w:r>
        <w:rPr>
          <w:rFonts w:hint="eastAsia"/>
        </w:rPr>
        <w:t xml:space="preserve">    </w:t>
      </w:r>
      <w:r>
        <w:t>#include &lt;linux/list.h&gt;</w:t>
      </w:r>
    </w:p>
    <w:p w14:paraId="69349221">
      <w:pPr>
        <w:pStyle w:val="145"/>
      </w:pPr>
      <w:r>
        <w:rPr>
          <w:rFonts w:hint="eastAsia"/>
        </w:rPr>
        <w:t xml:space="preserve">    </w:t>
      </w:r>
      <w:r>
        <w:t>#include &lt;linux/pci.h&gt;</w:t>
      </w:r>
    </w:p>
    <w:p w14:paraId="20D6EF9B">
      <w:pPr>
        <w:pStyle w:val="145"/>
      </w:pPr>
      <w:r>
        <w:rPr>
          <w:rFonts w:hint="eastAsia"/>
        </w:rPr>
        <w:t xml:space="preserve">    </w:t>
      </w:r>
      <w:r>
        <w:t>#include &lt;asm/uaccess.h&gt;</w:t>
      </w:r>
    </w:p>
    <w:p w14:paraId="70B2CB32">
      <w:pPr>
        <w:pStyle w:val="145"/>
      </w:pPr>
      <w:r>
        <w:rPr>
          <w:rFonts w:hint="eastAsia"/>
        </w:rPr>
        <w:t xml:space="preserve">    </w:t>
      </w:r>
      <w:r>
        <w:t>#include &lt;asm/atomic.h&gt;</w:t>
      </w:r>
    </w:p>
    <w:p w14:paraId="162A3EB8">
      <w:pPr>
        <w:pStyle w:val="145"/>
      </w:pPr>
      <w:r>
        <w:rPr>
          <w:rFonts w:hint="eastAsia"/>
        </w:rPr>
        <w:t xml:space="preserve">    </w:t>
      </w:r>
      <w:r>
        <w:t>#include &lt;asm/unistd.h&gt;</w:t>
      </w:r>
    </w:p>
    <w:p w14:paraId="6DB4CE91">
      <w:pPr>
        <w:pStyle w:val="145"/>
      </w:pPr>
      <w:r>
        <w:rPr>
          <w:rFonts w:hint="eastAsia"/>
        </w:rPr>
        <w:t xml:space="preserve">    </w:t>
      </w:r>
      <w:r>
        <w:t>#include &lt;mach/map.h&gt;</w:t>
      </w:r>
    </w:p>
    <w:p w14:paraId="4C657395">
      <w:pPr>
        <w:pStyle w:val="145"/>
      </w:pPr>
      <w:r>
        <w:rPr>
          <w:rFonts w:hint="eastAsia"/>
        </w:rPr>
        <w:t xml:space="preserve">    </w:t>
      </w:r>
      <w:r>
        <w:t>#include &lt;mach/regs</w:t>
      </w:r>
      <w:r>
        <w:noBreakHyphen/>
      </w:r>
      <w:r>
        <w:t>clock.h&gt;</w:t>
      </w:r>
    </w:p>
    <w:p w14:paraId="6B0FEBF9">
      <w:pPr>
        <w:pStyle w:val="145"/>
      </w:pPr>
      <w:r>
        <w:rPr>
          <w:rFonts w:hint="eastAsia"/>
        </w:rPr>
        <w:t xml:space="preserve">    </w:t>
      </w:r>
      <w:r>
        <w:t>#include &lt;mach/regs</w:t>
      </w:r>
      <w:r>
        <w:noBreakHyphen/>
      </w:r>
      <w:r>
        <w:t>gpio.h&gt;</w:t>
      </w:r>
    </w:p>
    <w:p w14:paraId="5CDCAF49">
      <w:pPr>
        <w:pStyle w:val="145"/>
      </w:pPr>
      <w:r>
        <w:rPr>
          <w:rFonts w:hint="eastAsia"/>
        </w:rPr>
        <w:t xml:space="preserve">    </w:t>
      </w:r>
      <w:r>
        <w:t>#include &lt;plat/gpio</w:t>
      </w:r>
      <w:r>
        <w:noBreakHyphen/>
      </w:r>
      <w:r>
        <w:t>cfg.h&gt;</w:t>
      </w:r>
    </w:p>
    <w:p w14:paraId="193D58DE">
      <w:pPr>
        <w:pStyle w:val="145"/>
      </w:pPr>
      <w:r>
        <w:rPr>
          <w:rFonts w:hint="eastAsia"/>
        </w:rPr>
        <w:t xml:space="preserve">    </w:t>
      </w:r>
      <w:r>
        <w:t>#include &lt;mach/gpio</w:t>
      </w:r>
      <w:r>
        <w:noBreakHyphen/>
      </w:r>
      <w:r>
        <w:t>bank</w:t>
      </w:r>
      <w:r>
        <w:noBreakHyphen/>
      </w:r>
      <w:r>
        <w:t>e.h&gt;</w:t>
      </w:r>
    </w:p>
    <w:p w14:paraId="6186EBDA">
      <w:pPr>
        <w:pStyle w:val="145"/>
      </w:pPr>
      <w:r>
        <w:rPr>
          <w:rFonts w:hint="eastAsia"/>
        </w:rPr>
        <w:t xml:space="preserve">    </w:t>
      </w:r>
      <w:r>
        <w:t>#include &lt;mach/gpio</w:t>
      </w:r>
      <w:r>
        <w:noBreakHyphen/>
      </w:r>
      <w:r>
        <w:t>bank</w:t>
      </w:r>
      <w:r>
        <w:noBreakHyphen/>
      </w:r>
      <w:r>
        <w:t>m.h&gt;</w:t>
      </w:r>
    </w:p>
    <w:p w14:paraId="1012F4AC">
      <w:pPr>
        <w:pStyle w:val="145"/>
      </w:pPr>
      <w:r>
        <w:t>‌</w:t>
      </w:r>
      <w:r>
        <w:rPr>
          <w:rFonts w:hint="eastAsia"/>
        </w:rPr>
        <w:t xml:space="preserve">    </w:t>
      </w:r>
    </w:p>
    <w:p w14:paraId="4241223B">
      <w:pPr>
        <w:pStyle w:val="145"/>
      </w:pPr>
      <w:r>
        <w:rPr>
          <w:rFonts w:hint="eastAsia"/>
        </w:rPr>
        <w:t xml:space="preserve">    </w:t>
      </w:r>
      <w:r>
        <w:t>#define DEVICE_NAME "rt1602"</w:t>
      </w:r>
    </w:p>
    <w:p w14:paraId="57CB10AB">
      <w:pPr>
        <w:pStyle w:val="145"/>
      </w:pPr>
      <w:r>
        <w:rPr>
          <w:rFonts w:hint="eastAsia"/>
        </w:rPr>
        <w:t xml:space="preserve">    </w:t>
      </w:r>
      <w:r>
        <w:t>volatile unsigned long *gplcon = NULL;</w:t>
      </w:r>
    </w:p>
    <w:p w14:paraId="244B44CB">
      <w:pPr>
        <w:pStyle w:val="145"/>
      </w:pPr>
      <w:r>
        <w:rPr>
          <w:rFonts w:hint="eastAsia"/>
        </w:rPr>
        <w:t xml:space="preserve">    </w:t>
      </w:r>
      <w:r>
        <w:t>volatile unsigned long *gpldat = NULL;</w:t>
      </w:r>
    </w:p>
    <w:p w14:paraId="769ADCF6">
      <w:pPr>
        <w:pStyle w:val="145"/>
      </w:pPr>
      <w:r>
        <w:rPr>
          <w:rFonts w:hint="eastAsia"/>
        </w:rPr>
        <w:t xml:space="preserve">    </w:t>
      </w:r>
      <w:r>
        <w:t>volatile unsigned long *gplup = NULL;</w:t>
      </w:r>
    </w:p>
    <w:p w14:paraId="2E1BB291">
      <w:pPr>
        <w:pStyle w:val="145"/>
      </w:pPr>
      <w:r>
        <w:rPr>
          <w:rFonts w:hint="eastAsia"/>
        </w:rPr>
        <w:t xml:space="preserve">    </w:t>
      </w:r>
      <w:r>
        <w:t>volatile unsigned long *gpccon = NULL;</w:t>
      </w:r>
    </w:p>
    <w:p w14:paraId="779E3F69">
      <w:pPr>
        <w:pStyle w:val="145"/>
      </w:pPr>
      <w:r>
        <w:rPr>
          <w:rFonts w:hint="eastAsia"/>
        </w:rPr>
        <w:t xml:space="preserve">    </w:t>
      </w:r>
      <w:r>
        <w:t>volatile unsigned long *gpcdat = NULL;</w:t>
      </w:r>
    </w:p>
    <w:p w14:paraId="0CF39E14">
      <w:pPr>
        <w:pStyle w:val="145"/>
      </w:pPr>
      <w:r>
        <w:rPr>
          <w:rFonts w:hint="eastAsia"/>
        </w:rPr>
        <w:t xml:space="preserve">    </w:t>
      </w:r>
      <w:r>
        <w:t>volatile unsigned long *gpcup = NULL;</w:t>
      </w:r>
    </w:p>
    <w:p w14:paraId="79040D59">
      <w:pPr>
        <w:pStyle w:val="145"/>
      </w:pPr>
      <w:r>
        <w:t xml:space="preserve">    static int first_drv_open(struct inode *inode, struct file *f</w:t>
      </w:r>
      <w:r>
        <w:rPr>
          <w:rFonts w:hint="eastAsia" w:ascii="MS Mincho" w:hAnsi="MS Mincho" w:eastAsia="MS Mincho" w:cs="MS Mincho"/>
        </w:rPr>
        <w:t>​</w:t>
      </w:r>
      <w:r>
        <w:t>ile)</w:t>
      </w:r>
    </w:p>
    <w:p w14:paraId="2B81165B">
      <w:pPr>
        <w:pStyle w:val="145"/>
      </w:pPr>
      <w:r>
        <w:rPr>
          <w:rFonts w:hint="eastAsia"/>
        </w:rPr>
        <w:t xml:space="preserve">    </w:t>
      </w:r>
      <w:r>
        <w:t>{</w:t>
      </w:r>
    </w:p>
    <w:p w14:paraId="124360D3">
      <w:pPr>
        <w:pStyle w:val="145"/>
      </w:pPr>
      <w:r>
        <w:rPr>
          <w:rFonts w:hint="eastAsia"/>
        </w:rPr>
        <w:t xml:space="preserve">    </w:t>
      </w:r>
      <w:r>
        <w:tab/>
      </w:r>
      <w:r>
        <w:t>/*</w:t>
      </w:r>
    </w:p>
    <w:p w14:paraId="3DE6483B">
      <w:pPr>
        <w:pStyle w:val="145"/>
      </w:pPr>
      <w:r>
        <w:rPr>
          <w:rFonts w:hint="eastAsia"/>
        </w:rPr>
        <w:t xml:space="preserve">    </w:t>
      </w:r>
      <w:r>
        <w:tab/>
      </w:r>
      <w:r>
        <w:t>液晶 8位数据位（D0 </w:t>
      </w:r>
      <w:r>
        <w:noBreakHyphen/>
      </w:r>
      <w:r>
        <w:t>D7）对应 开发板上 j8（key扩展口）上（KP_COL0-KP_COL7）；</w:t>
      </w:r>
    </w:p>
    <w:p w14:paraId="466DE782">
      <w:pPr>
        <w:pStyle w:val="145"/>
      </w:pPr>
      <w:r>
        <w:rPr>
          <w:rFonts w:hint="eastAsia"/>
        </w:rPr>
        <w:t xml:space="preserve">    </w:t>
      </w:r>
      <w:r>
        <w:tab/>
      </w:r>
      <w:r>
        <w:t>对应gpio 口为 GPL0 </w:t>
      </w:r>
      <w:r>
        <w:noBreakHyphen/>
      </w:r>
      <w:r>
        <w:t>GPL7</w:t>
      </w:r>
    </w:p>
    <w:p w14:paraId="01574B89">
      <w:pPr>
        <w:pStyle w:val="145"/>
      </w:pPr>
      <w:r>
        <w:rPr>
          <w:rFonts w:hint="eastAsia"/>
        </w:rPr>
        <w:t xml:space="preserve">    </w:t>
      </w:r>
      <w:r>
        <w:tab/>
      </w:r>
      <w:r>
        <w:t>液晶 RS 口 对应 开发板上 j12（user_io口）上 SPICLK0 对应 GPIO口 为 GPC1 口；</w:t>
      </w:r>
    </w:p>
    <w:p w14:paraId="0CF96A10">
      <w:pPr>
        <w:pStyle w:val="145"/>
      </w:pPr>
      <w:r>
        <w:rPr>
          <w:rFonts w:hint="eastAsia"/>
        </w:rPr>
        <w:t xml:space="preserve">    </w:t>
      </w:r>
      <w:r>
        <w:tab/>
      </w:r>
      <w:r>
        <w:t>液晶 RW 口 对应开发板上  j12（user_io口）上 SPICS1 对应 GPIO 口 为 GPC7 口；</w:t>
      </w:r>
    </w:p>
    <w:p w14:paraId="5766B07E">
      <w:pPr>
        <w:pStyle w:val="145"/>
      </w:pPr>
      <w:r>
        <w:rPr>
          <w:rFonts w:hint="eastAsia"/>
        </w:rPr>
        <w:t xml:space="preserve">    </w:t>
      </w:r>
      <w:r>
        <w:tab/>
      </w:r>
      <w:r>
        <w:t>液晶 EN 口 对应开发板上 j12（user_io 口）上 SPICSO 对应GPIO 口 为  GPC3 口； </w:t>
      </w:r>
    </w:p>
    <w:p w14:paraId="198DBE76">
      <w:pPr>
        <w:pStyle w:val="145"/>
      </w:pPr>
      <w:r>
        <w:rPr>
          <w:rFonts w:hint="eastAsia"/>
        </w:rPr>
        <w:t xml:space="preserve">    </w:t>
      </w:r>
      <w:r>
        <w:tab/>
      </w:r>
      <w:r>
        <w:t>*/</w:t>
      </w:r>
    </w:p>
    <w:p w14:paraId="6DD06737">
      <w:pPr>
        <w:pStyle w:val="145"/>
      </w:pPr>
      <w:r>
        <w:rPr>
          <w:rFonts w:hint="eastAsia"/>
        </w:rPr>
        <w:t xml:space="preserve">    </w:t>
      </w:r>
      <w:r>
        <w:tab/>
      </w:r>
      <w:r>
        <w:t>*gplup  = 0x15550000;</w:t>
      </w:r>
    </w:p>
    <w:p w14:paraId="6F14AB94">
      <w:pPr>
        <w:pStyle w:val="145"/>
      </w:pPr>
      <w:r>
        <w:rPr>
          <w:rFonts w:hint="eastAsia"/>
        </w:rPr>
        <w:t xml:space="preserve">    </w:t>
      </w:r>
      <w:r>
        <w:tab/>
      </w:r>
      <w:r>
        <w:t>*gpcup  = 0x00000000;</w:t>
      </w:r>
    </w:p>
    <w:p w14:paraId="07073DB0">
      <w:pPr>
        <w:pStyle w:val="145"/>
      </w:pPr>
      <w:r>
        <w:rPr>
          <w:rFonts w:hint="eastAsia"/>
        </w:rPr>
        <w:t xml:space="preserve">    </w:t>
      </w:r>
      <w:r>
        <w:tab/>
      </w:r>
      <w:r>
        <w:t>*gplcon =0x11111111;//GPLCON 为输出功能</w:t>
      </w:r>
    </w:p>
    <w:p w14:paraId="3BD63239">
      <w:pPr>
        <w:pStyle w:val="145"/>
      </w:pPr>
      <w:r>
        <w:rPr>
          <w:rFonts w:hint="eastAsia"/>
        </w:rPr>
        <w:t xml:space="preserve">    </w:t>
      </w:r>
      <w:r>
        <w:tab/>
      </w:r>
      <w:r>
        <w:t>*gpccon &amp;= </w:t>
      </w:r>
      <w:r>
        <w:rPr>
          <w:rFonts w:hint="eastAsia"/>
        </w:rPr>
        <w:t>～</w:t>
      </w:r>
      <w:r>
        <w:t>((0xf&lt;&lt;(1*4))|(0xf&lt;&lt;(3*4))|(0xf&lt;&lt;(5*4))|(0xf)</w:t>
      </w:r>
      <w:r>
        <w:rPr>
          <w:rFonts w:hint="eastAsia" w:ascii="MS Mincho" w:hAnsi="MS Mincho" w:eastAsia="MS Mincho" w:cs="MS Mincho"/>
        </w:rPr>
        <w:t>​</w:t>
      </w:r>
      <w:r>
        <w:t>&lt;&lt;(</w:t>
      </w:r>
      <w:r>
        <w:rPr>
          <w:rFonts w:hint="eastAsia" w:ascii="MS Mincho" w:hAnsi="MS Mincho" w:eastAsia="MS Mincho" w:cs="MS Mincho"/>
        </w:rPr>
        <w:t>​​</w:t>
      </w:r>
      <w:r>
        <w:t>7*4));</w:t>
      </w:r>
    </w:p>
    <w:p w14:paraId="235191C5">
      <w:pPr>
        <w:pStyle w:val="145"/>
      </w:pPr>
      <w:r>
        <w:rPr>
          <w:rFonts w:hint="eastAsia"/>
        </w:rPr>
        <w:t xml:space="preserve">    </w:t>
      </w:r>
      <w:r>
        <w:tab/>
      </w:r>
      <w:r>
        <w:t>*gpccon |= ((0x1&lt;&lt;(1*4))|(0x1&lt;&lt;(3*4))|(0x1&lt;&lt;(5*4))|(0x1&lt;&lt;</w:t>
      </w:r>
      <w:r>
        <w:rPr>
          <w:rFonts w:hint="eastAsia" w:ascii="MS Mincho" w:hAnsi="MS Mincho" w:eastAsia="MS Mincho" w:cs="MS Mincho"/>
        </w:rPr>
        <w:t>​</w:t>
      </w:r>
      <w:r>
        <w:t>(7*4)));//GPC1 GPC3 GPC7 为输出口</w:t>
      </w:r>
    </w:p>
    <w:p w14:paraId="0B51FCF9">
      <w:pPr>
        <w:pStyle w:val="145"/>
      </w:pPr>
      <w:r>
        <w:rPr>
          <w:rFonts w:hint="eastAsia"/>
        </w:rPr>
        <w:t xml:space="preserve">    </w:t>
      </w:r>
      <w:r>
        <w:tab/>
      </w:r>
      <w:r>
        <w:t>return 0;</w:t>
      </w:r>
    </w:p>
    <w:p w14:paraId="63629E18">
      <w:pPr>
        <w:pStyle w:val="145"/>
      </w:pPr>
      <w:r>
        <w:rPr>
          <w:rFonts w:hint="eastAsia"/>
        </w:rPr>
        <w:t xml:space="preserve">    </w:t>
      </w:r>
      <w:r>
        <w:t>}</w:t>
      </w:r>
    </w:p>
    <w:p w14:paraId="5957DD0D">
      <w:pPr>
        <w:pStyle w:val="145"/>
      </w:pPr>
      <w:bookmarkStart w:id="11894" w:name="_QWord_Paragraph__976"/>
      <w:r>
        <w:t>‌</w:t>
      </w:r>
      <w:r>
        <w:rPr>
          <w:rFonts w:hint="eastAsia"/>
        </w:rPr>
        <w:t xml:space="preserve">    </w:t>
      </w:r>
      <w:bookmarkEnd w:id="11894"/>
    </w:p>
    <w:p w14:paraId="1AC82FDD">
      <w:pPr>
        <w:pStyle w:val="145"/>
      </w:pPr>
      <w:r>
        <w:t xml:space="preserve">    static ssize_t first_drv_write(struct file *file, const char </w:t>
      </w:r>
      <w:r>
        <w:rPr>
          <w:rFonts w:hint="eastAsia" w:ascii="MS Mincho" w:hAnsi="MS Mincho" w:eastAsia="MS Mincho" w:cs="MS Mincho"/>
        </w:rPr>
        <w:t>​</w:t>
      </w:r>
      <w:r>
        <w:t>__user *buf, size_t count, loff_t * ppos)</w:t>
      </w:r>
    </w:p>
    <w:p w14:paraId="0CE0F998">
      <w:pPr>
        <w:pStyle w:val="145"/>
      </w:pPr>
      <w:r>
        <w:rPr>
          <w:rFonts w:hint="eastAsia"/>
        </w:rPr>
        <w:t xml:space="preserve">    </w:t>
      </w:r>
      <w:r>
        <w:t>{</w:t>
      </w:r>
    </w:p>
    <w:p w14:paraId="2DD3FA8F">
      <w:pPr>
        <w:pStyle w:val="145"/>
      </w:pPr>
      <w:r>
        <w:rPr>
          <w:rFonts w:hint="eastAsia"/>
        </w:rPr>
        <w:t xml:space="preserve">    </w:t>
      </w:r>
      <w:r>
        <w:tab/>
      </w:r>
      <w:r>
        <w:t>int val;</w:t>
      </w:r>
    </w:p>
    <w:p w14:paraId="38401E96">
      <w:pPr>
        <w:pStyle w:val="145"/>
      </w:pPr>
      <w:r>
        <w:rPr>
          <w:rFonts w:hint="eastAsia"/>
        </w:rPr>
        <w:t xml:space="preserve">    </w:t>
      </w:r>
      <w:r>
        <w:tab/>
      </w:r>
      <w:r>
        <w:t>char jie;</w:t>
      </w:r>
    </w:p>
    <w:p w14:paraId="0EE223C8">
      <w:pPr>
        <w:pStyle w:val="145"/>
      </w:pPr>
      <w:r>
        <w:rPr>
          <w:rFonts w:hint="eastAsia"/>
        </w:rPr>
        <w:t xml:space="preserve">    </w:t>
      </w:r>
      <w:r>
        <w:tab/>
      </w:r>
      <w:r>
        <w:t>copy_from_user(&amp;jie, buf, count);//接收用户空间发过来的字符；</w:t>
      </w:r>
    </w:p>
    <w:p w14:paraId="1483677B">
      <w:pPr>
        <w:pStyle w:val="145"/>
      </w:pPr>
      <w:r>
        <w:rPr>
          <w:rFonts w:hint="eastAsia"/>
        </w:rPr>
        <w:t xml:space="preserve">    </w:t>
      </w:r>
      <w:r>
        <w:tab/>
      </w:r>
      <w:r>
        <w:t>*gpldat &amp;=0xff00;</w:t>
      </w:r>
    </w:p>
    <w:p w14:paraId="10259987">
      <w:pPr>
        <w:pStyle w:val="145"/>
      </w:pPr>
      <w:r>
        <w:rPr>
          <w:rFonts w:hint="eastAsia"/>
        </w:rPr>
        <w:t xml:space="preserve">    </w:t>
      </w:r>
      <w:r>
        <w:tab/>
      </w:r>
      <w:r>
        <w:t>*gpldat |=jie;</w:t>
      </w:r>
    </w:p>
    <w:p w14:paraId="0D7F7A3B">
      <w:pPr>
        <w:pStyle w:val="145"/>
      </w:pPr>
      <w:r>
        <w:rPr>
          <w:rFonts w:hint="eastAsia"/>
        </w:rPr>
        <w:t xml:space="preserve">    </w:t>
      </w:r>
      <w:r>
        <w:tab/>
      </w:r>
      <w:r>
        <w:t>return 0;</w:t>
      </w:r>
    </w:p>
    <w:p w14:paraId="6E80E706">
      <w:pPr>
        <w:pStyle w:val="145"/>
      </w:pPr>
      <w:r>
        <w:rPr>
          <w:rFonts w:hint="eastAsia"/>
        </w:rPr>
        <w:t xml:space="preserve">    </w:t>
      </w:r>
      <w:r>
        <w:t>}</w:t>
      </w:r>
    </w:p>
    <w:p w14:paraId="622BB6DB">
      <w:pPr>
        <w:pStyle w:val="145"/>
      </w:pPr>
      <w:r>
        <w:t xml:space="preserve">    static long s3c6410_leds_ioctl(struct file *filp, unsigned in</w:t>
      </w:r>
      <w:r>
        <w:rPr>
          <w:rFonts w:hint="eastAsia" w:ascii="MS Mincho" w:hAnsi="MS Mincho" w:eastAsia="MS Mincho" w:cs="MS Mincho"/>
        </w:rPr>
        <w:t>​</w:t>
      </w:r>
      <w:r>
        <w:t>t cmd, unsigned long arg)</w:t>
      </w:r>
    </w:p>
    <w:p w14:paraId="4212DC21">
      <w:pPr>
        <w:pStyle w:val="145"/>
      </w:pPr>
      <w:r>
        <w:rPr>
          <w:rFonts w:hint="eastAsia"/>
        </w:rPr>
        <w:t xml:space="preserve">    </w:t>
      </w:r>
      <w:r>
        <w:t>{</w:t>
      </w:r>
    </w:p>
    <w:p w14:paraId="6893BF65">
      <w:pPr>
        <w:pStyle w:val="145"/>
      </w:pPr>
      <w:r>
        <w:rPr>
          <w:rFonts w:hint="eastAsia"/>
        </w:rPr>
        <w:t xml:space="preserve">    </w:t>
      </w:r>
      <w:r>
        <w:tab/>
      </w:r>
      <w:r>
        <w:t>switch(cmd) {</w:t>
      </w:r>
    </w:p>
    <w:p w14:paraId="072264A1">
      <w:pPr>
        <w:pStyle w:val="145"/>
      </w:pPr>
      <w:r>
        <w:rPr>
          <w:rFonts w:hint="eastAsia"/>
        </w:rPr>
        <w:t xml:space="preserve">    </w:t>
      </w:r>
      <w:r>
        <w:tab/>
      </w:r>
      <w:r>
        <w:tab/>
      </w:r>
      <w:r>
        <w:t>//unsigned tmp;</w:t>
      </w:r>
    </w:p>
    <w:p w14:paraId="4D7B2D49">
      <w:pPr>
        <w:pStyle w:val="145"/>
      </w:pPr>
      <w:r>
        <w:rPr>
          <w:rFonts w:hint="eastAsia"/>
        </w:rPr>
        <w:t xml:space="preserve">    </w:t>
      </w:r>
      <w:r>
        <w:tab/>
      </w:r>
      <w:r>
        <w:t>case 0:</w:t>
      </w:r>
    </w:p>
    <w:p w14:paraId="09851739">
      <w:pPr>
        <w:pStyle w:val="145"/>
      </w:pPr>
      <w:r>
        <w:rPr>
          <w:rFonts w:hint="eastAsia"/>
        </w:rPr>
        <w:t xml:space="preserve">    </w:t>
      </w:r>
      <w:r>
        <w:tab/>
      </w:r>
      <w:r>
        <w:t>*gpcdat &amp;=</w:t>
      </w:r>
      <w:r>
        <w:rPr>
          <w:rFonts w:hint="eastAsia"/>
        </w:rPr>
        <w:t>～</w:t>
      </w:r>
      <w:r>
        <w:t>(1&lt;&lt;arg);</w:t>
      </w:r>
    </w:p>
    <w:p w14:paraId="51D8A70B">
      <w:pPr>
        <w:pStyle w:val="145"/>
      </w:pPr>
      <w:r>
        <w:rPr>
          <w:rFonts w:hint="eastAsia"/>
        </w:rPr>
        <w:t xml:space="preserve">    </w:t>
      </w:r>
      <w:r>
        <w:tab/>
      </w:r>
      <w:r>
        <w:t>return 0;</w:t>
      </w:r>
    </w:p>
    <w:p w14:paraId="7F8D39D1">
      <w:pPr>
        <w:pStyle w:val="145"/>
      </w:pPr>
      <w:r>
        <w:rPr>
          <w:rFonts w:hint="eastAsia"/>
        </w:rPr>
        <w:t xml:space="preserve">    </w:t>
      </w:r>
      <w:r>
        <w:tab/>
      </w:r>
      <w:r>
        <w:t>case 1:</w:t>
      </w:r>
    </w:p>
    <w:p w14:paraId="67F00B8C">
      <w:pPr>
        <w:pStyle w:val="145"/>
      </w:pPr>
      <w:r>
        <w:rPr>
          <w:rFonts w:hint="eastAsia"/>
        </w:rPr>
        <w:t xml:space="preserve">    </w:t>
      </w:r>
      <w:r>
        <w:tab/>
      </w:r>
      <w:r>
        <w:t>*gpcdat |=(1&lt;&lt;arg);</w:t>
      </w:r>
    </w:p>
    <w:p w14:paraId="7EF7E72D">
      <w:pPr>
        <w:pStyle w:val="145"/>
      </w:pPr>
      <w:r>
        <w:rPr>
          <w:rFonts w:hint="eastAsia"/>
        </w:rPr>
        <w:t xml:space="preserve">    </w:t>
      </w:r>
      <w:r>
        <w:tab/>
      </w:r>
      <w:r>
        <w:t>return 0;</w:t>
      </w:r>
    </w:p>
    <w:p w14:paraId="076CAA14">
      <w:pPr>
        <w:pStyle w:val="145"/>
      </w:pPr>
      <w:r>
        <w:rPr>
          <w:rFonts w:hint="eastAsia"/>
        </w:rPr>
        <w:t xml:space="preserve">    </w:t>
      </w:r>
      <w:r>
        <w:tab/>
      </w:r>
      <w:r>
        <w:t>case 2:</w:t>
      </w:r>
    </w:p>
    <w:p w14:paraId="6EC57723">
      <w:pPr>
        <w:pStyle w:val="145"/>
      </w:pPr>
      <w:r>
        <w:rPr>
          <w:rFonts w:hint="eastAsia"/>
        </w:rPr>
        <w:t xml:space="preserve">    </w:t>
      </w:r>
      <w:r>
        <w:tab/>
      </w:r>
      <w:r>
        <w:t>*gpcdat &amp;= </w:t>
      </w:r>
      <w:r>
        <w:rPr>
          <w:rFonts w:hint="eastAsia"/>
        </w:rPr>
        <w:t>～</w:t>
      </w:r>
      <w:r>
        <w:t>(1&lt;&lt;arg);</w:t>
      </w:r>
    </w:p>
    <w:p w14:paraId="28786A8F">
      <w:pPr>
        <w:pStyle w:val="145"/>
      </w:pPr>
      <w:r>
        <w:rPr>
          <w:rFonts w:hint="eastAsia"/>
        </w:rPr>
        <w:t xml:space="preserve">    </w:t>
      </w:r>
      <w:r>
        <w:tab/>
      </w:r>
      <w:r>
        <w:t>return 0;</w:t>
      </w:r>
    </w:p>
    <w:p w14:paraId="2E9CB8B5">
      <w:pPr>
        <w:pStyle w:val="145"/>
      </w:pPr>
      <w:r>
        <w:rPr>
          <w:rFonts w:hint="eastAsia"/>
        </w:rPr>
        <w:t xml:space="preserve">    </w:t>
      </w:r>
      <w:r>
        <w:tab/>
      </w:r>
      <w:r>
        <w:t>case 3:</w:t>
      </w:r>
    </w:p>
    <w:p w14:paraId="4D66B98A">
      <w:pPr>
        <w:pStyle w:val="145"/>
      </w:pPr>
      <w:r>
        <w:rPr>
          <w:rFonts w:hint="eastAsia"/>
        </w:rPr>
        <w:t xml:space="preserve">    </w:t>
      </w:r>
      <w:r>
        <w:tab/>
      </w:r>
      <w:r>
        <w:t>*gpcdat |= (1&lt;&lt;arg);</w:t>
      </w:r>
    </w:p>
    <w:p w14:paraId="78E8CF67">
      <w:pPr>
        <w:pStyle w:val="145"/>
      </w:pPr>
      <w:r>
        <w:rPr>
          <w:rFonts w:hint="eastAsia"/>
        </w:rPr>
        <w:t xml:space="preserve">    </w:t>
      </w:r>
      <w:r>
        <w:tab/>
      </w:r>
      <w:r>
        <w:t>return 0;</w:t>
      </w:r>
    </w:p>
    <w:p w14:paraId="16698E51">
      <w:pPr>
        <w:pStyle w:val="145"/>
      </w:pPr>
      <w:r>
        <w:rPr>
          <w:rFonts w:hint="eastAsia"/>
        </w:rPr>
        <w:t xml:space="preserve">    </w:t>
      </w:r>
      <w:bookmarkStart w:id="11895" w:name="_QWord_Paragraph__1002"/>
      <w:r>
        <w:tab/>
      </w:r>
      <w:r>
        <w:t>case 4:</w:t>
      </w:r>
      <w:bookmarkEnd w:id="11895"/>
    </w:p>
    <w:p w14:paraId="6A85827B">
      <w:pPr>
        <w:pStyle w:val="145"/>
      </w:pPr>
      <w:r>
        <w:rPr>
          <w:rFonts w:hint="eastAsia"/>
        </w:rPr>
        <w:t xml:space="preserve">    </w:t>
      </w:r>
      <w:r>
        <w:tab/>
      </w:r>
      <w:r>
        <w:t>*gpcdat &amp;=</w:t>
      </w:r>
      <w:r>
        <w:rPr>
          <w:rFonts w:hint="eastAsia"/>
        </w:rPr>
        <w:t>～</w:t>
      </w:r>
      <w:r>
        <w:t>(1&lt;&lt;arg);</w:t>
      </w:r>
    </w:p>
    <w:p w14:paraId="1EEB8659">
      <w:pPr>
        <w:pStyle w:val="145"/>
      </w:pPr>
      <w:r>
        <w:rPr>
          <w:rFonts w:hint="eastAsia"/>
        </w:rPr>
        <w:t xml:space="preserve">    </w:t>
      </w:r>
      <w:r>
        <w:tab/>
      </w:r>
      <w:r>
        <w:t>return 0;</w:t>
      </w:r>
    </w:p>
    <w:p w14:paraId="4C8DB9C1">
      <w:pPr>
        <w:pStyle w:val="145"/>
      </w:pPr>
      <w:r>
        <w:rPr>
          <w:rFonts w:hint="eastAsia"/>
        </w:rPr>
        <w:t xml:space="preserve">    </w:t>
      </w:r>
      <w:r>
        <w:tab/>
      </w:r>
      <w:r>
        <w:t>case 5:</w:t>
      </w:r>
    </w:p>
    <w:p w14:paraId="741C0E81">
      <w:pPr>
        <w:pStyle w:val="145"/>
      </w:pPr>
      <w:r>
        <w:rPr>
          <w:rFonts w:hint="eastAsia"/>
        </w:rPr>
        <w:t xml:space="preserve">    </w:t>
      </w:r>
      <w:r>
        <w:tab/>
      </w:r>
      <w:r>
        <w:t>*gpcdat |=(1&lt;&lt;arg);</w:t>
      </w:r>
    </w:p>
    <w:p w14:paraId="7365728E">
      <w:pPr>
        <w:pStyle w:val="145"/>
      </w:pPr>
      <w:r>
        <w:rPr>
          <w:rFonts w:hint="eastAsia"/>
        </w:rPr>
        <w:t xml:space="preserve">    </w:t>
      </w:r>
      <w:r>
        <w:tab/>
      </w:r>
      <w:r>
        <w:t>return 0;</w:t>
      </w:r>
    </w:p>
    <w:p w14:paraId="15E8AFFE">
      <w:pPr>
        <w:pStyle w:val="145"/>
      </w:pPr>
      <w:r>
        <w:t>‌</w:t>
      </w:r>
      <w:r>
        <w:rPr>
          <w:rFonts w:hint="eastAsia"/>
        </w:rPr>
        <w:t xml:space="preserve">    </w:t>
      </w:r>
      <w:r>
        <w:tab/>
      </w:r>
    </w:p>
    <w:p w14:paraId="1AB4673C">
      <w:pPr>
        <w:pStyle w:val="145"/>
      </w:pPr>
      <w:r>
        <w:rPr>
          <w:rFonts w:hint="eastAsia"/>
        </w:rPr>
        <w:t xml:space="preserve">    </w:t>
      </w:r>
      <w:r>
        <w:tab/>
      </w:r>
      <w:r>
        <w:t>default:</w:t>
      </w:r>
    </w:p>
    <w:p w14:paraId="15E938F9">
      <w:pPr>
        <w:pStyle w:val="145"/>
      </w:pPr>
      <w:r>
        <w:rPr>
          <w:rFonts w:hint="eastAsia"/>
        </w:rPr>
        <w:t xml:space="preserve">    </w:t>
      </w:r>
      <w:r>
        <w:tab/>
      </w:r>
      <w:r>
        <w:tab/>
      </w:r>
      <w:r>
        <w:t>return </w:t>
      </w:r>
      <w:r>
        <w:noBreakHyphen/>
      </w:r>
      <w:r>
        <w:t>EINVAL;</w:t>
      </w:r>
    </w:p>
    <w:p w14:paraId="2F3B6992">
      <w:pPr>
        <w:pStyle w:val="145"/>
      </w:pPr>
      <w:r>
        <w:rPr>
          <w:rFonts w:hint="eastAsia"/>
        </w:rPr>
        <w:t xml:space="preserve">        </w:t>
      </w:r>
      <w:r>
        <w:t>}</w:t>
      </w:r>
    </w:p>
    <w:p w14:paraId="154DD9F6">
      <w:pPr>
        <w:pStyle w:val="145"/>
      </w:pPr>
      <w:r>
        <w:rPr>
          <w:rFonts w:hint="eastAsia"/>
        </w:rPr>
        <w:t xml:space="preserve">    </w:t>
      </w:r>
      <w:r>
        <w:t>}</w:t>
      </w:r>
    </w:p>
    <w:p w14:paraId="66AF76A0">
      <w:pPr>
        <w:pStyle w:val="145"/>
      </w:pPr>
      <w:r>
        <w:t>‌</w:t>
      </w:r>
      <w:r>
        <w:rPr>
          <w:rFonts w:hint="eastAsia"/>
        </w:rPr>
        <w:t xml:space="preserve">    </w:t>
      </w:r>
    </w:p>
    <w:p w14:paraId="7466C42B">
      <w:pPr>
        <w:pStyle w:val="145"/>
      </w:pPr>
      <w:r>
        <w:rPr>
          <w:rFonts w:hint="eastAsia"/>
        </w:rPr>
        <w:t xml:space="preserve">    </w:t>
      </w:r>
      <w:r>
        <w:t>static struct file_operations dev_fops = {</w:t>
      </w:r>
    </w:p>
    <w:p w14:paraId="2580A2FA">
      <w:pPr>
        <w:pStyle w:val="145"/>
      </w:pPr>
      <w:r>
        <w:rPr>
          <w:rFonts w:hint="eastAsia"/>
        </w:rPr>
        <w:t xml:space="preserve">    </w:t>
      </w:r>
      <w:r>
        <w:tab/>
      </w:r>
      <w:r>
        <w:t>.owner</w:t>
      </w:r>
      <w:r>
        <w:tab/>
      </w:r>
      <w:r>
        <w:tab/>
      </w:r>
      <w:r>
        <w:tab/>
      </w:r>
      <w:r>
        <w:t>= THIS_MODULE,</w:t>
      </w:r>
    </w:p>
    <w:p w14:paraId="52F92650">
      <w:pPr>
        <w:pStyle w:val="145"/>
      </w:pPr>
      <w:r>
        <w:rPr>
          <w:rFonts w:hint="eastAsia"/>
        </w:rPr>
        <w:t xml:space="preserve">    </w:t>
      </w:r>
      <w:r>
        <w:tab/>
      </w:r>
      <w:r>
        <w:t>.write</w:t>
      </w:r>
      <w:r>
        <w:tab/>
      </w:r>
      <w:r>
        <w:t>=</w:t>
      </w:r>
      <w:r>
        <w:tab/>
      </w:r>
      <w:r>
        <w:t>first_drv_write,</w:t>
      </w:r>
    </w:p>
    <w:p w14:paraId="3B3FAE91">
      <w:pPr>
        <w:pStyle w:val="145"/>
      </w:pPr>
      <w:r>
        <w:rPr>
          <w:rFonts w:hint="eastAsia"/>
        </w:rPr>
        <w:t xml:space="preserve">    </w:t>
      </w:r>
      <w:r>
        <w:tab/>
      </w:r>
      <w:r>
        <w:t>.open   =   first_drv_open,  </w:t>
      </w:r>
    </w:p>
    <w:p w14:paraId="1518D2E9">
      <w:pPr>
        <w:pStyle w:val="145"/>
      </w:pPr>
      <w:r>
        <w:rPr>
          <w:rFonts w:hint="eastAsia"/>
        </w:rPr>
        <w:t xml:space="preserve">    </w:t>
      </w:r>
      <w:r>
        <w:tab/>
      </w:r>
      <w:r>
        <w:t>.unlocked_ioctl</w:t>
      </w:r>
      <w:r>
        <w:tab/>
      </w:r>
      <w:r>
        <w:t>= s3c6410_leds_ioctl,</w:t>
      </w:r>
    </w:p>
    <w:p w14:paraId="745FED23">
      <w:pPr>
        <w:pStyle w:val="145"/>
      </w:pPr>
      <w:r>
        <w:rPr>
          <w:rFonts w:hint="eastAsia"/>
        </w:rPr>
        <w:t xml:space="preserve">    </w:t>
      </w:r>
      <w:r>
        <w:t>};</w:t>
      </w:r>
    </w:p>
    <w:p w14:paraId="1F195645">
      <w:pPr>
        <w:pStyle w:val="145"/>
      </w:pPr>
      <w:r>
        <w:t>‌</w:t>
      </w:r>
      <w:r>
        <w:rPr>
          <w:rFonts w:hint="eastAsia"/>
        </w:rPr>
        <w:t xml:space="preserve">    </w:t>
      </w:r>
    </w:p>
    <w:p w14:paraId="2A0F66F7">
      <w:pPr>
        <w:pStyle w:val="145"/>
      </w:pPr>
      <w:r>
        <w:rPr>
          <w:rFonts w:hint="eastAsia"/>
        </w:rPr>
        <w:t xml:space="preserve">    </w:t>
      </w:r>
      <w:r>
        <w:t>static struct miscdevice misc = {</w:t>
      </w:r>
    </w:p>
    <w:p w14:paraId="2BEDD9AA">
      <w:pPr>
        <w:pStyle w:val="145"/>
      </w:pPr>
      <w:r>
        <w:rPr>
          <w:rFonts w:hint="eastAsia"/>
        </w:rPr>
        <w:t xml:space="preserve">    </w:t>
      </w:r>
      <w:r>
        <w:tab/>
      </w:r>
      <w:r>
        <w:t>.minor = MISC_DYNAMIC_MINOR,</w:t>
      </w:r>
    </w:p>
    <w:p w14:paraId="5EC4109E">
      <w:pPr>
        <w:pStyle w:val="145"/>
      </w:pPr>
      <w:r>
        <w:rPr>
          <w:rFonts w:hint="eastAsia"/>
        </w:rPr>
        <w:t xml:space="preserve">    </w:t>
      </w:r>
      <w:r>
        <w:tab/>
      </w:r>
      <w:r>
        <w:t>.name = DEVICE_NAME,</w:t>
      </w:r>
    </w:p>
    <w:p w14:paraId="22BE70A4">
      <w:pPr>
        <w:pStyle w:val="145"/>
      </w:pPr>
      <w:r>
        <w:rPr>
          <w:rFonts w:hint="eastAsia"/>
        </w:rPr>
        <w:t xml:space="preserve">    </w:t>
      </w:r>
      <w:r>
        <w:tab/>
      </w:r>
      <w:r>
        <w:t>.fops = &amp;dev_fops,</w:t>
      </w:r>
    </w:p>
    <w:p w14:paraId="7EF404FD">
      <w:pPr>
        <w:pStyle w:val="145"/>
      </w:pPr>
      <w:r>
        <w:rPr>
          <w:rFonts w:hint="eastAsia"/>
        </w:rPr>
        <w:t xml:space="preserve">    </w:t>
      </w:r>
      <w:r>
        <w:t>};</w:t>
      </w:r>
    </w:p>
    <w:p w14:paraId="72704DB3">
      <w:pPr>
        <w:pStyle w:val="145"/>
      </w:pPr>
      <w:r>
        <w:t>‌</w:t>
      </w:r>
      <w:r>
        <w:rPr>
          <w:rFonts w:hint="eastAsia"/>
        </w:rPr>
        <w:t xml:space="preserve">    </w:t>
      </w:r>
    </w:p>
    <w:p w14:paraId="5961CC87">
      <w:pPr>
        <w:pStyle w:val="145"/>
      </w:pPr>
      <w:r>
        <w:rPr>
          <w:rFonts w:hint="eastAsia"/>
        </w:rPr>
        <w:t xml:space="preserve">    </w:t>
      </w:r>
      <w:r>
        <w:t>static int __init dev_init(void)</w:t>
      </w:r>
    </w:p>
    <w:p w14:paraId="17F044AA">
      <w:pPr>
        <w:pStyle w:val="145"/>
      </w:pPr>
      <w:r>
        <w:rPr>
          <w:rFonts w:hint="eastAsia"/>
        </w:rPr>
        <w:t xml:space="preserve">    </w:t>
      </w:r>
      <w:r>
        <w:t>{</w:t>
      </w:r>
    </w:p>
    <w:p w14:paraId="7786FDA1">
      <w:pPr>
        <w:pStyle w:val="145"/>
      </w:pPr>
      <w:r>
        <w:rPr>
          <w:rFonts w:hint="eastAsia"/>
        </w:rPr>
        <w:t xml:space="preserve">    </w:t>
      </w:r>
      <w:r>
        <w:tab/>
      </w:r>
      <w:r>
        <w:t>int ret;</w:t>
      </w:r>
    </w:p>
    <w:p w14:paraId="10BCFB75">
      <w:pPr>
        <w:pStyle w:val="145"/>
      </w:pPr>
      <w:r>
        <w:rPr>
          <w:rFonts w:hint="eastAsia"/>
        </w:rPr>
        <w:t xml:space="preserve">    </w:t>
      </w:r>
      <w:r>
        <w:t>        </w:t>
      </w:r>
    </w:p>
    <w:p w14:paraId="3D07759F">
      <w:pPr>
        <w:pStyle w:val="145"/>
      </w:pPr>
      <w:r>
        <w:rPr>
          <w:rFonts w:hint="eastAsia"/>
        </w:rPr>
        <w:t xml:space="preserve">    </w:t>
      </w:r>
      <w:r>
        <w:t>       //unsigned tmp;</w:t>
      </w:r>
    </w:p>
    <w:p w14:paraId="62381E7D">
      <w:pPr>
        <w:pStyle w:val="145"/>
      </w:pPr>
      <w:r>
        <w:rPr>
          <w:rFonts w:hint="eastAsia"/>
        </w:rPr>
        <w:t xml:space="preserve">    </w:t>
      </w:r>
      <w:r>
        <w:t>       gpccon=(volatile unsigned long *)ioremap(0x7F008040, 16);</w:t>
      </w:r>
    </w:p>
    <w:p w14:paraId="1DF6976D">
      <w:pPr>
        <w:pStyle w:val="145"/>
      </w:pPr>
      <w:r>
        <w:rPr>
          <w:rFonts w:hint="eastAsia"/>
        </w:rPr>
        <w:t xml:space="preserve">    </w:t>
      </w:r>
      <w:r>
        <w:t>       gpcdat=gpccon+1;</w:t>
      </w:r>
    </w:p>
    <w:p w14:paraId="181BE74C">
      <w:pPr>
        <w:pStyle w:val="145"/>
      </w:pPr>
      <w:r>
        <w:rPr>
          <w:rFonts w:hint="eastAsia"/>
        </w:rPr>
        <w:t xml:space="preserve">    </w:t>
      </w:r>
      <w:r>
        <w:t>       gpcup=gpccon+2;</w:t>
      </w:r>
    </w:p>
    <w:p w14:paraId="01851904">
      <w:pPr>
        <w:pStyle w:val="145"/>
      </w:pPr>
      <w:r>
        <w:rPr>
          <w:rFonts w:hint="eastAsia"/>
        </w:rPr>
        <w:t xml:space="preserve">    </w:t>
      </w:r>
      <w:r>
        <w:tab/>
      </w:r>
      <w:r>
        <w:t>gplcon = (volatile unsigned long *)ioremap(0x7F008810, 16)</w:t>
      </w:r>
      <w:r>
        <w:rPr>
          <w:rFonts w:hint="eastAsia" w:ascii="MS Mincho" w:hAnsi="MS Mincho" w:eastAsia="MS Mincho" w:cs="MS Mincho"/>
        </w:rPr>
        <w:t>​</w:t>
      </w:r>
      <w:r>
        <w:t>;//物理地址到虚拟地址的映射</w:t>
      </w:r>
    </w:p>
    <w:p w14:paraId="6A1D7017">
      <w:pPr>
        <w:pStyle w:val="145"/>
      </w:pPr>
      <w:r>
        <w:rPr>
          <w:rFonts w:hint="eastAsia"/>
        </w:rPr>
        <w:t xml:space="preserve">    </w:t>
      </w:r>
      <w:r>
        <w:tab/>
      </w:r>
      <w:r>
        <w:t>gpldat = gplcon + 2;</w:t>
      </w:r>
    </w:p>
    <w:p w14:paraId="066200B2">
      <w:pPr>
        <w:pStyle w:val="145"/>
      </w:pPr>
      <w:r>
        <w:rPr>
          <w:rFonts w:hint="eastAsia"/>
        </w:rPr>
        <w:t xml:space="preserve">    </w:t>
      </w:r>
      <w:r>
        <w:tab/>
      </w:r>
      <w:r>
        <w:t>gplup=gplcon+3;</w:t>
      </w:r>
    </w:p>
    <w:p w14:paraId="78C15F8A">
      <w:pPr>
        <w:pStyle w:val="145"/>
      </w:pPr>
      <w:r>
        <w:t>‌</w:t>
      </w:r>
      <w:r>
        <w:rPr>
          <w:rFonts w:hint="eastAsia"/>
        </w:rPr>
        <w:t xml:space="preserve">    </w:t>
      </w:r>
    </w:p>
    <w:p w14:paraId="2D7B17C9">
      <w:pPr>
        <w:pStyle w:val="145"/>
      </w:pPr>
      <w:r>
        <w:rPr>
          <w:rFonts w:hint="eastAsia"/>
        </w:rPr>
        <w:t xml:space="preserve">    </w:t>
      </w:r>
      <w:r>
        <w:tab/>
      </w:r>
      <w:r>
        <w:t>ret = misc_register(&amp;misc);</w:t>
      </w:r>
    </w:p>
    <w:p w14:paraId="664C4E29">
      <w:pPr>
        <w:pStyle w:val="145"/>
      </w:pPr>
      <w:r>
        <w:t>‌</w:t>
      </w:r>
      <w:r>
        <w:rPr>
          <w:rFonts w:hint="eastAsia"/>
        </w:rPr>
        <w:t xml:space="preserve">    </w:t>
      </w:r>
    </w:p>
    <w:p w14:paraId="185F7A6D">
      <w:pPr>
        <w:pStyle w:val="145"/>
      </w:pPr>
      <w:r>
        <w:rPr>
          <w:rFonts w:hint="eastAsia"/>
        </w:rPr>
        <w:t xml:space="preserve">    </w:t>
      </w:r>
      <w:r>
        <w:tab/>
      </w:r>
      <w:r>
        <w:t>return ret;</w:t>
      </w:r>
    </w:p>
    <w:p w14:paraId="21E860EC">
      <w:pPr>
        <w:pStyle w:val="145"/>
      </w:pPr>
      <w:r>
        <w:rPr>
          <w:rFonts w:hint="eastAsia"/>
        </w:rPr>
        <w:t xml:space="preserve">    </w:t>
      </w:r>
      <w:r>
        <w:t>}</w:t>
      </w:r>
    </w:p>
    <w:p w14:paraId="6ADAEF7C">
      <w:pPr>
        <w:pStyle w:val="145"/>
      </w:pPr>
      <w:r>
        <w:t>‌</w:t>
      </w:r>
      <w:r>
        <w:rPr>
          <w:rFonts w:hint="eastAsia"/>
        </w:rPr>
        <w:t xml:space="preserve">    </w:t>
      </w:r>
    </w:p>
    <w:p w14:paraId="6C225943">
      <w:pPr>
        <w:pStyle w:val="145"/>
      </w:pPr>
      <w:r>
        <w:rPr>
          <w:rFonts w:hint="eastAsia"/>
        </w:rPr>
        <w:t xml:space="preserve">    </w:t>
      </w:r>
      <w:r>
        <w:t>static void __exit dev_exit(void)</w:t>
      </w:r>
    </w:p>
    <w:p w14:paraId="7CC74ADC">
      <w:pPr>
        <w:pStyle w:val="145"/>
      </w:pPr>
      <w:r>
        <w:rPr>
          <w:rFonts w:hint="eastAsia"/>
        </w:rPr>
        <w:t xml:space="preserve">    </w:t>
      </w:r>
      <w:r>
        <w:t>{</w:t>
      </w:r>
    </w:p>
    <w:p w14:paraId="048FCCF1">
      <w:pPr>
        <w:pStyle w:val="145"/>
      </w:pPr>
      <w:r>
        <w:rPr>
          <w:rFonts w:hint="eastAsia"/>
        </w:rPr>
        <w:t xml:space="preserve">    </w:t>
      </w:r>
      <w:r>
        <w:tab/>
      </w:r>
      <w:r>
        <w:t>misc_deregister(&amp;misc);</w:t>
      </w:r>
    </w:p>
    <w:p w14:paraId="1BB5E623">
      <w:pPr>
        <w:pStyle w:val="145"/>
      </w:pPr>
      <w:r>
        <w:rPr>
          <w:rFonts w:hint="eastAsia"/>
        </w:rPr>
        <w:t xml:space="preserve">    </w:t>
      </w:r>
      <w:r>
        <w:t>}</w:t>
      </w:r>
    </w:p>
    <w:p w14:paraId="2C4A831D">
      <w:pPr>
        <w:pStyle w:val="145"/>
      </w:pPr>
      <w:r>
        <w:t>‌</w:t>
      </w:r>
      <w:r>
        <w:rPr>
          <w:rFonts w:hint="eastAsia"/>
        </w:rPr>
        <w:t xml:space="preserve">    </w:t>
      </w:r>
    </w:p>
    <w:p w14:paraId="4194C46E">
      <w:pPr>
        <w:pStyle w:val="145"/>
      </w:pPr>
      <w:r>
        <w:rPr>
          <w:rFonts w:hint="eastAsia"/>
        </w:rPr>
        <w:t xml:space="preserve">    </w:t>
      </w:r>
      <w:r>
        <w:t>module_init(dev_init);</w:t>
      </w:r>
    </w:p>
    <w:p w14:paraId="03408216">
      <w:pPr>
        <w:pStyle w:val="145"/>
      </w:pPr>
      <w:r>
        <w:rPr>
          <w:rFonts w:hint="eastAsia"/>
        </w:rPr>
        <w:t xml:space="preserve">    </w:t>
      </w:r>
      <w:r>
        <w:t>module_exit(dev_exit);</w:t>
      </w:r>
    </w:p>
    <w:p w14:paraId="5CCB3C77">
      <w:pPr>
        <w:pStyle w:val="145"/>
      </w:pPr>
      <w:r>
        <w:rPr>
          <w:rFonts w:hint="eastAsia"/>
        </w:rPr>
        <w:t xml:space="preserve">    </w:t>
      </w:r>
      <w:r>
        <w:t>MODULE_LICENSE("GPL");</w:t>
      </w:r>
    </w:p>
    <w:p w14:paraId="7BDB7D17">
      <w:pPr>
        <w:pStyle w:val="145"/>
      </w:pPr>
      <w:r>
        <w:rPr>
          <w:rFonts w:hint="eastAsia"/>
        </w:rPr>
        <w:t xml:space="preserve">    </w:t>
      </w:r>
      <w:r>
        <w:t>MODULE_AUTHOR("FORLINX Inc.");</w:t>
      </w:r>
    </w:p>
    <w:p w14:paraId="2E5AE6B9">
      <w:pPr>
        <w:pStyle w:val="145"/>
      </w:pPr>
    </w:p>
    <w:p w14:paraId="70521B59">
      <w:pPr>
        <w:pStyle w:val="66"/>
        <w:numPr>
          <w:ilvl w:val="4"/>
          <w:numId w:val="23"/>
        </w:numPr>
      </w:pPr>
      <w:bookmarkStart w:id="11896" w:name="QWSCP_A_005__wuHYHI"/>
      <w:bookmarkStart w:id="11897" w:name="QWSCP_A_006__X0oePb"/>
      <w:r>
        <w:rPr>
          <w:rFonts w:hint="eastAsia"/>
        </w:rPr>
        <w:t>各操作函数的定义与实现</w:t>
      </w:r>
    </w:p>
    <w:bookmarkEnd w:id="11896"/>
    <w:bookmarkEnd w:id="11897"/>
    <w:p w14:paraId="18F024DD">
      <w:pPr>
        <w:pStyle w:val="145"/>
      </w:pPr>
      <w:r>
        <w:t xml:space="preserve">    static int first_drv_open(struct inode *inode, struct file *f</w:t>
      </w:r>
      <w:r>
        <w:rPr>
          <w:rFonts w:hint="eastAsia" w:ascii="MS Mincho" w:hAnsi="MS Mincho" w:eastAsia="MS Mincho" w:cs="MS Mincho"/>
        </w:rPr>
        <w:t>​</w:t>
      </w:r>
      <w:r>
        <w:t>ile)</w:t>
      </w:r>
    </w:p>
    <w:p w14:paraId="4FC2EBC1">
      <w:pPr>
        <w:pStyle w:val="145"/>
      </w:pPr>
      <w:r>
        <w:t xml:space="preserve">    static ssize_t first_drv_write(struct file *file, const char </w:t>
      </w:r>
      <w:r>
        <w:rPr>
          <w:rFonts w:hint="eastAsia" w:ascii="MS Mincho" w:hAnsi="MS Mincho" w:eastAsia="MS Mincho" w:cs="MS Mincho"/>
        </w:rPr>
        <w:t>​</w:t>
      </w:r>
      <w:r>
        <w:t>__user *buf, size_t count, loff_t * ppos)</w:t>
      </w:r>
    </w:p>
    <w:p w14:paraId="03DB312B">
      <w:pPr>
        <w:pStyle w:val="145"/>
      </w:pPr>
      <w:r>
        <w:t xml:space="preserve">    static long s3c6410_leds_ioctl(struct file *filp, unsigned in</w:t>
      </w:r>
      <w:r>
        <w:rPr>
          <w:rFonts w:hint="eastAsia" w:ascii="MS Mincho" w:hAnsi="MS Mincho" w:eastAsia="MS Mincho" w:cs="MS Mincho"/>
        </w:rPr>
        <w:t>​</w:t>
      </w:r>
      <w:r>
        <w:t>t cmd, unsigned long arg)</w:t>
      </w:r>
    </w:p>
    <w:p w14:paraId="0AFA013C">
      <w:pPr>
        <w:pStyle w:val="66"/>
        <w:numPr>
          <w:ilvl w:val="4"/>
          <w:numId w:val="22"/>
        </w:numPr>
      </w:pPr>
      <w:r>
        <w:rPr>
          <w:rFonts w:hint="eastAsia"/>
        </w:rPr>
        <w:t>两个数据结构体的定义</w:t>
      </w:r>
    </w:p>
    <w:p w14:paraId="340E20A2">
      <w:pPr>
        <w:pStyle w:val="145"/>
      </w:pPr>
      <w:r>
        <w:rPr>
          <w:rFonts w:hint="eastAsia"/>
        </w:rPr>
        <w:t xml:space="preserve">    </w:t>
      </w:r>
      <w:r>
        <w:t>static struct file_operations dev_fops = {</w:t>
      </w:r>
    </w:p>
    <w:p w14:paraId="1D06A56B">
      <w:pPr>
        <w:pStyle w:val="145"/>
      </w:pPr>
      <w:r>
        <w:rPr>
          <w:rFonts w:hint="eastAsia"/>
        </w:rPr>
        <w:t xml:space="preserve">    </w:t>
      </w:r>
      <w:r>
        <w:tab/>
      </w:r>
      <w:r>
        <w:t>.owner</w:t>
      </w:r>
      <w:r>
        <w:tab/>
      </w:r>
      <w:r>
        <w:tab/>
      </w:r>
      <w:r>
        <w:tab/>
      </w:r>
      <w:r>
        <w:t>= THIS_MODULE,</w:t>
      </w:r>
    </w:p>
    <w:p w14:paraId="2304C70D">
      <w:pPr>
        <w:pStyle w:val="145"/>
      </w:pPr>
      <w:r>
        <w:rPr>
          <w:rFonts w:hint="eastAsia"/>
        </w:rPr>
        <w:t xml:space="preserve">    </w:t>
      </w:r>
      <w:r>
        <w:tab/>
      </w:r>
      <w:r>
        <w:t>.write</w:t>
      </w:r>
      <w:r>
        <w:tab/>
      </w:r>
      <w:r>
        <w:t>=</w:t>
      </w:r>
      <w:r>
        <w:tab/>
      </w:r>
      <w:r>
        <w:t>first_drv_write,</w:t>
      </w:r>
    </w:p>
    <w:p w14:paraId="0954F4A6">
      <w:pPr>
        <w:pStyle w:val="145"/>
      </w:pPr>
      <w:r>
        <w:rPr>
          <w:rFonts w:hint="eastAsia"/>
        </w:rPr>
        <w:t xml:space="preserve">    </w:t>
      </w:r>
      <w:r>
        <w:tab/>
      </w:r>
      <w:r>
        <w:t>.open   =   first_drv_open,  </w:t>
      </w:r>
    </w:p>
    <w:p w14:paraId="1B3A3D41">
      <w:pPr>
        <w:pStyle w:val="145"/>
      </w:pPr>
      <w:r>
        <w:rPr>
          <w:rFonts w:hint="eastAsia"/>
        </w:rPr>
        <w:t xml:space="preserve">    </w:t>
      </w:r>
      <w:r>
        <w:tab/>
      </w:r>
      <w:r>
        <w:t>.unlocked_ioctl</w:t>
      </w:r>
      <w:r>
        <w:tab/>
      </w:r>
      <w:r>
        <w:t>= s3c6410_leds_ioctl,</w:t>
      </w:r>
    </w:p>
    <w:p w14:paraId="244C9BE4">
      <w:pPr>
        <w:pStyle w:val="145"/>
      </w:pPr>
      <w:r>
        <w:rPr>
          <w:rFonts w:hint="eastAsia"/>
        </w:rPr>
        <w:t xml:space="preserve">    </w:t>
      </w:r>
      <w:r>
        <w:t>};</w:t>
      </w:r>
    </w:p>
    <w:p w14:paraId="2A0532ED">
      <w:pPr>
        <w:pStyle w:val="145"/>
      </w:pPr>
      <w:r>
        <w:rPr>
          <w:rFonts w:hint="eastAsia"/>
        </w:rPr>
        <w:t xml:space="preserve">    </w:t>
      </w:r>
      <w:r>
        <w:t>static struct miscdevice misc = {</w:t>
      </w:r>
    </w:p>
    <w:p w14:paraId="247F714F">
      <w:pPr>
        <w:pStyle w:val="145"/>
      </w:pPr>
      <w:r>
        <w:rPr>
          <w:rFonts w:hint="eastAsia"/>
        </w:rPr>
        <w:t xml:space="preserve">    </w:t>
      </w:r>
      <w:r>
        <w:tab/>
      </w:r>
      <w:r>
        <w:t>.minor = MISC_DYNAMIC_MINOR,</w:t>
      </w:r>
    </w:p>
    <w:p w14:paraId="482ABAEA">
      <w:pPr>
        <w:pStyle w:val="145"/>
      </w:pPr>
      <w:r>
        <w:rPr>
          <w:rFonts w:hint="eastAsia"/>
        </w:rPr>
        <w:t xml:space="preserve">    </w:t>
      </w:r>
      <w:r>
        <w:tab/>
      </w:r>
      <w:r>
        <w:t>.name = DEVICE_NAME,</w:t>
      </w:r>
    </w:p>
    <w:p w14:paraId="2A518D55">
      <w:pPr>
        <w:pStyle w:val="145"/>
      </w:pPr>
      <w:r>
        <w:rPr>
          <w:rFonts w:hint="eastAsia"/>
        </w:rPr>
        <w:t xml:space="preserve">    </w:t>
      </w:r>
      <w:r>
        <w:tab/>
      </w:r>
      <w:r>
        <w:t>.fops = &amp;dev_fops,</w:t>
      </w:r>
    </w:p>
    <w:p w14:paraId="15A7C60E">
      <w:pPr>
        <w:pStyle w:val="145"/>
      </w:pPr>
      <w:r>
        <w:rPr>
          <w:rFonts w:hint="eastAsia"/>
        </w:rPr>
        <w:t xml:space="preserve">    </w:t>
      </w:r>
      <w:r>
        <w:t>};</w:t>
      </w:r>
    </w:p>
    <w:p w14:paraId="6065C832">
      <w:pPr>
        <w:pStyle w:val="66"/>
        <w:numPr>
          <w:ilvl w:val="4"/>
          <w:numId w:val="22"/>
        </w:numPr>
      </w:pPr>
      <w:r>
        <w:rPr>
          <w:rFonts w:hint="eastAsia"/>
        </w:rPr>
        <w:t>模块的初始化和退出的处理</w:t>
      </w:r>
    </w:p>
    <w:p w14:paraId="3BBE2073">
      <w:pPr>
        <w:pStyle w:val="145"/>
      </w:pPr>
      <w:r>
        <w:rPr>
          <w:rFonts w:hint="eastAsia"/>
        </w:rPr>
        <w:t xml:space="preserve">    </w:t>
      </w:r>
      <w:r>
        <w:t>static int __init dev_init(void)</w:t>
      </w:r>
    </w:p>
    <w:p w14:paraId="07EFA00A">
      <w:pPr>
        <w:pStyle w:val="145"/>
      </w:pPr>
      <w:r>
        <w:rPr>
          <w:rFonts w:hint="eastAsia"/>
        </w:rPr>
        <w:t xml:space="preserve">    </w:t>
      </w:r>
      <w:r>
        <w:t>static void __exit dev_exit(void)</w:t>
      </w:r>
    </w:p>
    <w:p w14:paraId="0EDB6552">
      <w:pPr>
        <w:pStyle w:val="145"/>
      </w:pPr>
      <w:r>
        <w:rPr>
          <w:rFonts w:hint="eastAsia"/>
        </w:rPr>
        <w:t xml:space="preserve">    </w:t>
      </w:r>
      <w:r>
        <w:t>static struct file_operations dev_fops = {</w:t>
      </w:r>
    </w:p>
    <w:p w14:paraId="11CAAB6C">
      <w:pPr>
        <w:pStyle w:val="145"/>
      </w:pPr>
      <w:r>
        <w:rPr>
          <w:rFonts w:hint="eastAsia"/>
        </w:rPr>
        <w:t xml:space="preserve">    </w:t>
      </w:r>
      <w:r>
        <w:tab/>
      </w:r>
      <w:r>
        <w:t>.owner</w:t>
      </w:r>
      <w:r>
        <w:rPr>
          <w:rFonts w:hint="eastAsia"/>
        </w:rPr>
        <w:t> </w:t>
      </w:r>
      <w:r>
        <w:t>= THIS_MODULE,</w:t>
      </w:r>
    </w:p>
    <w:p w14:paraId="271EFD4B">
      <w:pPr>
        <w:pStyle w:val="145"/>
      </w:pPr>
      <w:r>
        <w:rPr>
          <w:rFonts w:hint="eastAsia"/>
        </w:rPr>
        <w:t xml:space="preserve">    </w:t>
      </w:r>
      <w:r>
        <w:tab/>
      </w:r>
      <w:r>
        <w:t>.write</w:t>
      </w:r>
      <w:r>
        <w:rPr>
          <w:rFonts w:hint="eastAsia"/>
        </w:rPr>
        <w:t> </w:t>
      </w:r>
      <w:r>
        <w:t>=</w:t>
      </w:r>
      <w:r>
        <w:rPr>
          <w:rFonts w:hint="eastAsia"/>
        </w:rPr>
        <w:t> </w:t>
      </w:r>
      <w:r>
        <w:t>first_drv_write,</w:t>
      </w:r>
    </w:p>
    <w:p w14:paraId="6AE7DC6B">
      <w:pPr>
        <w:pStyle w:val="145"/>
      </w:pPr>
      <w:r>
        <w:rPr>
          <w:rFonts w:hint="eastAsia"/>
        </w:rPr>
        <w:t xml:space="preserve">    </w:t>
      </w:r>
      <w:r>
        <w:tab/>
      </w:r>
      <w:r>
        <w:t>.open = first_drv_open,  </w:t>
      </w:r>
    </w:p>
    <w:p w14:paraId="5BFFDB39">
      <w:pPr>
        <w:pStyle w:val="145"/>
      </w:pPr>
      <w:r>
        <w:rPr>
          <w:rFonts w:hint="eastAsia"/>
        </w:rPr>
        <w:t xml:space="preserve">    </w:t>
      </w:r>
      <w:r>
        <w:tab/>
      </w:r>
      <w:r>
        <w:t>.unlocked_ioctl</w:t>
      </w:r>
      <w:r>
        <w:rPr>
          <w:rFonts w:hint="eastAsia"/>
        </w:rPr>
        <w:t> </w:t>
      </w:r>
      <w:r>
        <w:t>= s3c6410_leds_ioctl,</w:t>
      </w:r>
    </w:p>
    <w:p w14:paraId="0189F858">
      <w:pPr>
        <w:pStyle w:val="145"/>
      </w:pPr>
      <w:r>
        <w:rPr>
          <w:rFonts w:hint="eastAsia"/>
        </w:rPr>
        <w:t xml:space="preserve">    </w:t>
      </w:r>
      <w:r>
        <w:t>};</w:t>
      </w:r>
    </w:p>
    <w:p w14:paraId="25090B42">
      <w:pPr>
        <w:pStyle w:val="145"/>
      </w:pPr>
      <w:r>
        <w:t>‌</w:t>
      </w:r>
      <w:r>
        <w:rPr>
          <w:rFonts w:hint="eastAsia"/>
        </w:rPr>
        <w:t xml:space="preserve">    </w:t>
      </w:r>
    </w:p>
    <w:p w14:paraId="67019ACC">
      <w:pPr>
        <w:pStyle w:val="145"/>
      </w:pPr>
      <w:r>
        <w:rPr>
          <w:rFonts w:hint="eastAsia"/>
        </w:rPr>
        <w:t xml:space="preserve">    </w:t>
      </w:r>
      <w:r>
        <w:t>static struct miscdevice misc = {</w:t>
      </w:r>
    </w:p>
    <w:p w14:paraId="439C75D0">
      <w:pPr>
        <w:pStyle w:val="145"/>
      </w:pPr>
      <w:r>
        <w:rPr>
          <w:rFonts w:hint="eastAsia"/>
        </w:rPr>
        <w:t xml:space="preserve">    </w:t>
      </w:r>
      <w:r>
        <w:tab/>
      </w:r>
      <w:r>
        <w:t>.minor = MISC_DYNAMIC_MINOR,</w:t>
      </w:r>
    </w:p>
    <w:p w14:paraId="64608BB8">
      <w:pPr>
        <w:pStyle w:val="145"/>
      </w:pPr>
      <w:r>
        <w:rPr>
          <w:rFonts w:hint="eastAsia"/>
        </w:rPr>
        <w:t xml:space="preserve">    </w:t>
      </w:r>
      <w:r>
        <w:tab/>
      </w:r>
      <w:r>
        <w:t>.name = DEVICE_NAME,</w:t>
      </w:r>
    </w:p>
    <w:p w14:paraId="66DD05E8">
      <w:pPr>
        <w:pStyle w:val="145"/>
      </w:pPr>
      <w:r>
        <w:rPr>
          <w:rFonts w:hint="eastAsia"/>
        </w:rPr>
        <w:t xml:space="preserve">    </w:t>
      </w:r>
      <w:r>
        <w:tab/>
      </w:r>
      <w:r>
        <w:t>.fops = &amp;dev_fops,</w:t>
      </w:r>
    </w:p>
    <w:p w14:paraId="48387CFB">
      <w:pPr>
        <w:pStyle w:val="145"/>
      </w:pPr>
      <w:r>
        <w:rPr>
          <w:rFonts w:hint="eastAsia"/>
        </w:rPr>
        <w:t xml:space="preserve">    </w:t>
      </w:r>
      <w:r>
        <w:t>};</w:t>
      </w:r>
    </w:p>
    <w:p w14:paraId="3A1F9202">
      <w:pPr>
        <w:pStyle w:val="66"/>
        <w:numPr>
          <w:ilvl w:val="4"/>
          <w:numId w:val="22"/>
        </w:numPr>
      </w:pPr>
      <w:r>
        <w:rPr>
          <w:rFonts w:hint="eastAsia"/>
        </w:rPr>
        <w:t>用户空间与内核空间的数据传递：</w:t>
      </w:r>
    </w:p>
    <w:p w14:paraId="683134FC">
      <w:pPr>
        <w:pStyle w:val="145"/>
      </w:pPr>
      <w:r>
        <w:t xml:space="preserve">    static ssize_t first_drv_write(struct file *file, const char </w:t>
      </w:r>
      <w:r>
        <w:rPr>
          <w:rFonts w:hint="eastAsia" w:ascii="MS Mincho" w:hAnsi="MS Mincho" w:eastAsia="MS Mincho" w:cs="MS Mincho"/>
        </w:rPr>
        <w:t>​</w:t>
      </w:r>
      <w:r>
        <w:t>__user *buf, size_t count, loff_t * ppos)</w:t>
      </w:r>
    </w:p>
    <w:p w14:paraId="42CA94B8">
      <w:pPr>
        <w:pStyle w:val="145"/>
      </w:pPr>
      <w:r>
        <w:rPr>
          <w:rFonts w:hint="eastAsia"/>
        </w:rPr>
        <w:t xml:space="preserve">    </w:t>
      </w:r>
      <w:r>
        <w:t>{</w:t>
      </w:r>
    </w:p>
    <w:p w14:paraId="70B82345">
      <w:pPr>
        <w:pStyle w:val="145"/>
      </w:pPr>
      <w:r>
        <w:rPr>
          <w:rFonts w:hint="eastAsia"/>
        </w:rPr>
        <w:t xml:space="preserve">    </w:t>
      </w:r>
      <w:r>
        <w:tab/>
      </w:r>
      <w:r>
        <w:t>int val;</w:t>
      </w:r>
    </w:p>
    <w:p w14:paraId="632DF265">
      <w:pPr>
        <w:pStyle w:val="145"/>
      </w:pPr>
      <w:r>
        <w:rPr>
          <w:rFonts w:hint="eastAsia"/>
        </w:rPr>
        <w:t xml:space="preserve">    </w:t>
      </w:r>
      <w:bookmarkStart w:id="11898" w:name="_QWord_Paragraph__1089"/>
      <w:r>
        <w:tab/>
      </w:r>
      <w:r>
        <w:t>char jie;</w:t>
      </w:r>
      <w:bookmarkEnd w:id="11898"/>
    </w:p>
    <w:p w14:paraId="74B8EEEB">
      <w:pPr>
        <w:pStyle w:val="145"/>
      </w:pPr>
      <w:r>
        <w:rPr>
          <w:rFonts w:hint="eastAsia"/>
        </w:rPr>
        <w:t xml:space="preserve">    </w:t>
      </w:r>
      <w:r>
        <w:tab/>
      </w:r>
      <w:r>
        <w:t>copy_from_user(&amp;jie, buf, count);//接收用户空间发过来的字符;</w:t>
      </w:r>
    </w:p>
    <w:p w14:paraId="75B2B297">
      <w:pPr>
        <w:pStyle w:val="145"/>
      </w:pPr>
      <w:r>
        <w:rPr>
          <w:rFonts w:hint="eastAsia"/>
        </w:rPr>
        <w:t xml:space="preserve">    </w:t>
      </w:r>
      <w:r>
        <w:t>}</w:t>
      </w:r>
    </w:p>
    <w:p w14:paraId="637A498F">
      <w:pPr>
        <w:pStyle w:val="65"/>
        <w:numPr>
          <w:ilvl w:val="3"/>
          <w:numId w:val="22"/>
        </w:numPr>
      </w:pPr>
      <w:r>
        <w:rPr>
          <w:rFonts w:hint="eastAsia"/>
        </w:rPr>
        <w:t>字符型液晶驱动程序的编写</w:t>
      </w:r>
    </w:p>
    <w:p w14:paraId="6564D2C8">
      <w:pPr>
        <w:pStyle w:val="4"/>
        <w:ind w:firstLine="420"/>
      </w:pPr>
      <w:r>
        <w:rPr>
          <w:rFonts w:hint="eastAsia"/>
        </w:rPr>
        <w:t>设计要求：利用</w:t>
      </w:r>
      <w:r>
        <w:t>ARM</w:t>
      </w:r>
      <w:r>
        <w:rPr>
          <w:rFonts w:hint="eastAsia"/>
        </w:rPr>
        <w:t>开发板的</w:t>
      </w:r>
      <w:r>
        <w:rPr>
          <w:rFonts w:hint="eastAsia"/>
          <w:lang w:eastAsia="zh-CN"/>
        </w:rPr>
        <w:t>I/O</w:t>
      </w:r>
      <w:r>
        <w:rPr>
          <w:rFonts w:hint="eastAsia"/>
        </w:rPr>
        <w:t>引脚与该液晶连接，编写相应的驱动程序，实现液晶显示。其中，有关液晶资料说明请参见《</w:t>
      </w:r>
      <w:r>
        <w:t>1602</w:t>
      </w:r>
      <w:r>
        <w:rPr>
          <w:rFonts w:hint="eastAsia"/>
        </w:rPr>
        <w:t>液晶资料》。字符型液晶如</w:t>
      </w:r>
      <w:r>
        <w:fldChar w:fldCharType="begin"/>
      </w:r>
      <w:r>
        <w:instrText xml:space="preserve"> </w:instrText>
      </w:r>
      <w:r>
        <w:rPr>
          <w:rFonts w:hint="eastAsia"/>
        </w:rPr>
        <w:instrText xml:space="preserve">REF QWord_XRef_Figure__Yzwsnm \h \* CHARFORMAT</w:instrText>
      </w:r>
      <w:r>
        <w:instrText xml:space="preserve"> </w:instrText>
      </w:r>
      <w:r>
        <w:fldChar w:fldCharType="separate"/>
      </w:r>
      <w:r>
        <w:rPr>
          <w:rFonts w:hint="eastAsia"/>
        </w:rPr>
        <w:t>图 </w:t>
      </w:r>
      <w:r>
        <w:t>6</w:t>
      </w:r>
      <w:r>
        <w:noBreakHyphen/>
      </w:r>
      <w:r>
        <w:t>32</w:t>
      </w:r>
      <w:r>
        <w:fldChar w:fldCharType="end"/>
      </w:r>
      <w:r>
        <w:rPr>
          <w:rFonts w:hint="eastAsia"/>
        </w:rPr>
        <w:t>所示。</w:t>
      </w:r>
    </w:p>
    <w:p w14:paraId="67F728B5">
      <w:pPr>
        <w:pStyle w:val="105"/>
      </w:pPr>
      <w:r>
        <w:t>‌</w:t>
      </w:r>
      <w:bookmarkStart w:id="11899" w:name="_QWord_ImageIndex_115"/>
      <w:r>
        <w:drawing>
          <wp:inline distT="0" distB="0" distL="0" distR="0">
            <wp:extent cx="3257550" cy="3239770"/>
            <wp:effectExtent l="0" t="0" r="0" b="0"/>
            <wp:docPr id="20483" name="图片 19459" title="QWord_ImageMark_115">
              <a:hlinkClick xmlns:a="http://schemas.openxmlformats.org/drawingml/2006/main" r:id="rId425" tooltip="QWord 图片目录：resource/images/illustration/1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 name="图片 19459" title="QWord_ImageMark_115"/>
                    <pic:cNvPicPr>
                      <a:picLocks noChangeAspect="1"/>
                    </pic:cNvPicPr>
                  </pic:nvPicPr>
                  <pic:blipFill>
                    <a:blip r:embed="rId426"/>
                    <a:stretch>
                      <a:fillRect/>
                    </a:stretch>
                  </pic:blipFill>
                  <pic:spPr>
                    <a:xfrm>
                      <a:off x="0" y="0"/>
                      <a:ext cx="3257822" cy="3240000"/>
                    </a:xfrm>
                    <a:prstGeom prst="rect">
                      <a:avLst/>
                    </a:prstGeom>
                    <a:noFill/>
                    <a:ln w="9525">
                      <a:noFill/>
                    </a:ln>
                  </pic:spPr>
                </pic:pic>
              </a:graphicData>
            </a:graphic>
          </wp:inline>
        </w:drawing>
      </w:r>
      <w:bookmarkEnd w:id="11899"/>
    </w:p>
    <w:p w14:paraId="0FE190BB">
      <w:pPr>
        <w:pStyle w:val="68"/>
        <w:rPr>
          <w:rFonts w:hint="eastAsia"/>
        </w:rPr>
      </w:pPr>
      <w:bookmarkStart w:id="11900" w:name="QWord_XRef_Figure__Yzwsnm"/>
      <w:r>
        <w:rPr>
          <w:rFonts w:hint="eastAsia"/>
        </w:rPr>
        <w:t>图 </w:t>
      </w:r>
      <w:r>
        <w:fldChar w:fldCharType="begin"/>
      </w:r>
      <w:r>
        <w:instrText xml:space="preserve"> SEQ QWord_Heading1_Sequence \c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32</w:t>
      </w:r>
      <w:r>
        <w:fldChar w:fldCharType="end"/>
      </w:r>
      <w:bookmarkEnd w:id="11900"/>
      <w:r>
        <w:rPr>
          <w:rFonts w:hint="eastAsia"/>
        </w:rPr>
        <w:t xml:space="preserve">  字符型液晶</w:t>
      </w:r>
    </w:p>
    <w:p w14:paraId="0D23D987">
      <w:pPr>
        <w:pStyle w:val="4"/>
        <w:jc w:val="center"/>
        <w:rPr>
          <w:rFonts w:hint="eastAsia" w:eastAsia="宋体"/>
          <w:highlight w:val="yellow"/>
          <w:lang w:eastAsia="zh-CN"/>
        </w:rPr>
      </w:pPr>
      <w:r>
        <w:rPr>
          <w:rFonts w:hint="eastAsia" w:eastAsia="宋体"/>
          <w:highlight w:val="yellow"/>
          <w:lang w:eastAsia="zh-CN"/>
        </w:rPr>
        <w:drawing>
          <wp:inline distT="0" distB="0" distL="114300" distR="114300">
            <wp:extent cx="2286000" cy="2286000"/>
            <wp:effectExtent l="0" t="0" r="0" b="0"/>
            <wp:docPr id="112" name="图片 112" descr="1602液晶资料.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1602液晶资料.pdf"/>
                    <pic:cNvPicPr>
                      <a:picLocks noChangeAspect="1"/>
                    </pic:cNvPicPr>
                  </pic:nvPicPr>
                  <pic:blipFill>
                    <a:blip r:embed="rId427"/>
                    <a:stretch>
                      <a:fillRect/>
                    </a:stretch>
                  </pic:blipFill>
                  <pic:spPr>
                    <a:xfrm>
                      <a:off x="0" y="0"/>
                      <a:ext cx="2286000" cy="2286000"/>
                    </a:xfrm>
                    <a:prstGeom prst="rect">
                      <a:avLst/>
                    </a:prstGeom>
                  </pic:spPr>
                </pic:pic>
              </a:graphicData>
            </a:graphic>
          </wp:inline>
        </w:drawing>
      </w:r>
    </w:p>
    <w:p w14:paraId="06B61558">
      <w:pPr>
        <w:pStyle w:val="4"/>
        <w:jc w:val="center"/>
      </w:pPr>
      <w:r>
        <w:rPr>
          <w:rFonts w:hint="eastAsia"/>
          <w:highlight w:val="yellow"/>
        </w:rPr>
        <w:t>1602液晶资料</w:t>
      </w:r>
    </w:p>
    <w:p w14:paraId="5B7A1BC4">
      <w:pPr>
        <w:pStyle w:val="4"/>
        <w:ind w:firstLine="420"/>
      </w:pPr>
      <w:r>
        <w:rPr>
          <w:rFonts w:hint="eastAsia"/>
        </w:rPr>
        <w:t>该液晶采用如下接口进行操作：</w:t>
      </w:r>
    </w:p>
    <w:p w14:paraId="76881321">
      <w:pPr>
        <w:pStyle w:val="66"/>
        <w:numPr>
          <w:ilvl w:val="4"/>
          <w:numId w:val="22"/>
        </w:numPr>
      </w:pPr>
      <w:r>
        <w:t>D0</w:t>
      </w:r>
      <w:r>
        <w:rPr>
          <w:rFonts w:hint="eastAsia"/>
        </w:rPr>
        <w:t>～</w:t>
      </w:r>
      <w:r>
        <w:t>D7</w:t>
      </w:r>
      <w:r>
        <w:rPr>
          <w:rFonts w:hint="eastAsia"/>
        </w:rPr>
        <w:t>用于向液晶传送命令或数据；</w:t>
      </w:r>
    </w:p>
    <w:p w14:paraId="5D52CC87">
      <w:pPr>
        <w:pStyle w:val="66"/>
        <w:numPr>
          <w:ilvl w:val="4"/>
          <w:numId w:val="22"/>
        </w:numPr>
      </w:pPr>
      <w:r>
        <w:t>RS</w:t>
      </w:r>
      <w:r>
        <w:rPr>
          <w:rFonts w:hint="eastAsia"/>
        </w:rPr>
        <w:t>，</w:t>
      </w:r>
      <w:r>
        <w:t>RW</w:t>
      </w:r>
      <w:r>
        <w:rPr>
          <w:rFonts w:hint="eastAsia"/>
        </w:rPr>
        <w:t>，</w:t>
      </w:r>
      <w:r>
        <w:t>EN</w:t>
      </w:r>
      <w:r>
        <w:rPr>
          <w:rFonts w:hint="eastAsia"/>
        </w:rPr>
        <w:t>是控制引脚。</w:t>
      </w:r>
    </w:p>
    <w:p w14:paraId="4C7D347A">
      <w:pPr>
        <w:pStyle w:val="4"/>
        <w:ind w:firstLine="420"/>
      </w:pPr>
      <w:r>
        <w:rPr>
          <w:rFonts w:hint="eastAsia"/>
        </w:rPr>
        <w:t>需要在ARM开发板上寻找合适的I</w:t>
      </w:r>
      <w:r>
        <w:t>/</w:t>
      </w:r>
      <w:r>
        <w:rPr>
          <w:rFonts w:hint="eastAsia"/>
        </w:rPr>
        <w:t>O引脚与液晶接口对接。液晶引脚如</w:t>
      </w:r>
      <w:r>
        <w:fldChar w:fldCharType="begin"/>
      </w:r>
      <w:r>
        <w:instrText xml:space="preserve"> </w:instrText>
      </w:r>
      <w:r>
        <w:rPr>
          <w:rFonts w:hint="eastAsia"/>
        </w:rPr>
        <w:instrText xml:space="preserve">REF QWord_XRef_Figure__ZgOFkh \h \* CHARFORMAT</w:instrText>
      </w:r>
      <w:r>
        <w:instrText xml:space="preserve"> </w:instrText>
      </w:r>
      <w:r>
        <w:fldChar w:fldCharType="separate"/>
      </w:r>
      <w:r>
        <w:rPr>
          <w:rFonts w:hint="eastAsia"/>
        </w:rPr>
        <w:t>图 </w:t>
      </w:r>
      <w:r>
        <w:t>6</w:t>
      </w:r>
      <w:r>
        <w:noBreakHyphen/>
      </w:r>
      <w:r>
        <w:t>33</w:t>
      </w:r>
      <w:r>
        <w:fldChar w:fldCharType="end"/>
      </w:r>
      <w:r>
        <w:rPr>
          <w:rFonts w:hint="eastAsia"/>
        </w:rPr>
        <w:t>所示。</w:t>
      </w:r>
    </w:p>
    <w:p w14:paraId="7A531990">
      <w:pPr>
        <w:pStyle w:val="105"/>
      </w:pPr>
      <w:r>
        <w:t>‌</w:t>
      </w:r>
      <w:bookmarkStart w:id="11901" w:name="_QWord_ImageIndex_116"/>
      <w:r>
        <w:drawing>
          <wp:inline distT="0" distB="0" distL="0" distR="0">
            <wp:extent cx="3611245" cy="1907540"/>
            <wp:effectExtent l="0" t="0" r="8255" b="0"/>
            <wp:docPr id="786883775" name="图片 2" title="QWord_ImageMark_116">
              <a:hlinkClick xmlns:a="http://schemas.openxmlformats.org/drawingml/2006/main" r:id="rId428" tooltip="QWord 图片目录：resource/images/illustration/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83775" name="图片 2" title="QWord_ImageMark_116"/>
                    <pic:cNvPicPr>
                      <a:picLocks noChangeAspect="1" noChangeArrowheads="1"/>
                    </pic:cNvPicPr>
                  </pic:nvPicPr>
                  <pic:blipFill>
                    <a:blip r:embed="rId429">
                      <a:extLst>
                        <a:ext uri="{28A0092B-C50C-407E-A947-70E740481C1C}">
                          <a14:useLocalDpi xmlns:a14="http://schemas.microsoft.com/office/drawing/2010/main" val="0"/>
                        </a:ext>
                      </a:extLst>
                    </a:blip>
                    <a:srcRect/>
                    <a:stretch>
                      <a:fillRect/>
                    </a:stretch>
                  </pic:blipFill>
                  <pic:spPr>
                    <a:xfrm>
                      <a:off x="0" y="0"/>
                      <a:ext cx="3611571" cy="1908000"/>
                    </a:xfrm>
                    <a:prstGeom prst="rect">
                      <a:avLst/>
                    </a:prstGeom>
                    <a:noFill/>
                    <a:ln>
                      <a:noFill/>
                    </a:ln>
                  </pic:spPr>
                </pic:pic>
              </a:graphicData>
            </a:graphic>
          </wp:inline>
        </w:drawing>
      </w:r>
      <w:bookmarkEnd w:id="11901"/>
    </w:p>
    <w:p w14:paraId="6108A312">
      <w:pPr>
        <w:pStyle w:val="105"/>
      </w:pPr>
      <w:r>
        <w:t>‌</w:t>
      </w:r>
      <w:bookmarkStart w:id="11902" w:name="_QWord_ImageIndex_117"/>
      <w:r>
        <w:drawing>
          <wp:inline distT="0" distB="0" distL="0" distR="0">
            <wp:extent cx="3611245" cy="1907540"/>
            <wp:effectExtent l="0" t="0" r="8255" b="0"/>
            <wp:docPr id="1630062275" name="图片 1" title="QWord_ImageMark_117">
              <a:hlinkClick xmlns:a="http://schemas.openxmlformats.org/drawingml/2006/main" r:id="rId430" tooltip="QWord 图片目录：resource/images/illustration/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62275" name="图片 1" title="QWord_ImageMark_117"/>
                    <pic:cNvPicPr>
                      <a:picLocks noChangeAspect="1" noChangeArrowheads="1"/>
                    </pic:cNvPicPr>
                  </pic:nvPicPr>
                  <pic:blipFill>
                    <a:blip r:embed="rId429">
                      <a:extLst>
                        <a:ext uri="{28A0092B-C50C-407E-A947-70E740481C1C}">
                          <a14:useLocalDpi xmlns:a14="http://schemas.microsoft.com/office/drawing/2010/main" val="0"/>
                        </a:ext>
                      </a:extLst>
                    </a:blip>
                    <a:srcRect/>
                    <a:stretch>
                      <a:fillRect/>
                    </a:stretch>
                  </pic:blipFill>
                  <pic:spPr>
                    <a:xfrm>
                      <a:off x="0" y="0"/>
                      <a:ext cx="3611571" cy="1908000"/>
                    </a:xfrm>
                    <a:prstGeom prst="rect">
                      <a:avLst/>
                    </a:prstGeom>
                    <a:noFill/>
                    <a:ln>
                      <a:noFill/>
                    </a:ln>
                  </pic:spPr>
                </pic:pic>
              </a:graphicData>
            </a:graphic>
          </wp:inline>
        </w:drawing>
      </w:r>
      <w:bookmarkEnd w:id="11902"/>
    </w:p>
    <w:p w14:paraId="2364C9D3">
      <w:pPr>
        <w:pStyle w:val="68"/>
      </w:pPr>
      <w:bookmarkStart w:id="11903" w:name="QWord_XRef_Figure__ZgOFkh"/>
      <w:r>
        <w:rPr>
          <w:rFonts w:hint="eastAsia"/>
        </w:rPr>
        <w:t>图 </w:t>
      </w:r>
      <w:r>
        <w:fldChar w:fldCharType="begin"/>
      </w:r>
      <w:r>
        <w:instrText xml:space="preserve"> SEQ QWord_Heading1_Sequence \c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33</w:t>
      </w:r>
      <w:r>
        <w:fldChar w:fldCharType="end"/>
      </w:r>
      <w:bookmarkEnd w:id="11903"/>
      <w:r>
        <w:rPr>
          <w:rFonts w:hint="eastAsia"/>
        </w:rPr>
        <w:t xml:space="preserve">  液晶引脚</w:t>
      </w:r>
    </w:p>
    <w:p w14:paraId="6C9F66C9">
      <w:pPr>
        <w:pStyle w:val="66"/>
        <w:numPr>
          <w:ilvl w:val="4"/>
          <w:numId w:val="24"/>
        </w:numPr>
      </w:pPr>
      <w:bookmarkStart w:id="11904" w:name="QWSCP_A_006__ZfGkyT"/>
      <w:bookmarkStart w:id="11905" w:name="QWSCP_A_005__X8lkGY"/>
      <w:r>
        <w:rPr>
          <w:rFonts w:hint="eastAsia"/>
        </w:rPr>
        <w:t>液晶8位数据位（D0</w:t>
      </w:r>
      <w:r>
        <w:noBreakHyphen/>
      </w:r>
      <w:r>
        <w:rPr>
          <w:rFonts w:hint="eastAsia"/>
        </w:rPr>
        <w:t>D7）对应开发板上J8（key扩展口）上（KP_COL0</w:t>
      </w:r>
      <w:r>
        <w:noBreakHyphen/>
      </w:r>
      <w:r>
        <w:rPr>
          <w:rFonts w:hint="eastAsia"/>
        </w:rPr>
        <w:t>KP_COL7）；对应gpio口为GPL0</w:t>
      </w:r>
      <w:r>
        <w:noBreakHyphen/>
      </w:r>
      <w:r>
        <w:rPr>
          <w:rFonts w:hint="eastAsia"/>
        </w:rPr>
        <w:t>GPL7</w:t>
      </w:r>
    </w:p>
    <w:bookmarkEnd w:id="11904"/>
    <w:bookmarkEnd w:id="11905"/>
    <w:p w14:paraId="3A3723A2">
      <w:pPr>
        <w:pStyle w:val="66"/>
        <w:numPr>
          <w:ilvl w:val="4"/>
          <w:numId w:val="22"/>
        </w:numPr>
      </w:pPr>
      <w:r>
        <w:rPr>
          <w:rFonts w:hint="eastAsia"/>
        </w:rPr>
        <w:t>液晶RS口对应开发板上j8（key扩展口）KP_ROW7对应GPIO口为GPK15口；</w:t>
      </w:r>
    </w:p>
    <w:p w14:paraId="705EC601">
      <w:pPr>
        <w:pStyle w:val="66"/>
        <w:numPr>
          <w:ilvl w:val="4"/>
          <w:numId w:val="22"/>
        </w:numPr>
      </w:pPr>
      <w:r>
        <w:rPr>
          <w:rFonts w:hint="eastAsia"/>
        </w:rPr>
        <w:t>液晶RW口对应开发板上j8（key扩展口）KP_ROW6对应GPIO口为GPK14口；</w:t>
      </w:r>
    </w:p>
    <w:p w14:paraId="7EDF117D">
      <w:pPr>
        <w:pStyle w:val="66"/>
        <w:numPr>
          <w:ilvl w:val="4"/>
          <w:numId w:val="22"/>
        </w:numPr>
      </w:pPr>
      <w:r>
        <w:rPr>
          <w:rFonts w:hint="eastAsia"/>
        </w:rPr>
        <w:t>液晶EN口对应开发板上j8（key扩展口）KP_ROW5对应GPIO口为GPK13口；</w:t>
      </w:r>
    </w:p>
    <w:p w14:paraId="4EAEF5CD">
      <w:pPr>
        <w:pStyle w:val="4"/>
        <w:ind w:firstLine="420"/>
      </w:pPr>
      <w:r>
        <w:rPr>
          <w:rFonts w:hint="eastAsia"/>
        </w:rPr>
        <w:t>驱动程序的任务包括：</w:t>
      </w:r>
    </w:p>
    <w:p w14:paraId="29188A06">
      <w:pPr>
        <w:pStyle w:val="66"/>
        <w:numPr>
          <w:ilvl w:val="4"/>
          <w:numId w:val="25"/>
        </w:numPr>
      </w:pPr>
      <w:bookmarkStart w:id="11906" w:name="QWSCP_A_006__v70qlx"/>
      <w:bookmarkStart w:id="11907" w:name="QWSCP_A_005__99J2ge"/>
      <w:r>
        <w:rPr>
          <w:rFonts w:hint="eastAsia"/>
        </w:rPr>
        <w:t>确定对液晶的操作：提供命令或数据的基本写操作即可。</w:t>
      </w:r>
    </w:p>
    <w:bookmarkEnd w:id="11906"/>
    <w:bookmarkEnd w:id="11907"/>
    <w:p w14:paraId="2D73C5C6">
      <w:pPr>
        <w:pStyle w:val="66"/>
        <w:numPr>
          <w:ilvl w:val="4"/>
          <w:numId w:val="22"/>
        </w:numPr>
      </w:pPr>
      <w:r>
        <w:rPr>
          <w:rFonts w:hint="eastAsia"/>
        </w:rPr>
        <w:t>完成</w:t>
      </w:r>
      <w:r>
        <w:t>GPIO</w:t>
      </w:r>
      <w:r>
        <w:rPr>
          <w:rFonts w:hint="eastAsia"/>
        </w:rPr>
        <w:t>口的实际操作。</w:t>
      </w:r>
    </w:p>
    <w:p w14:paraId="4D76FC3E">
      <w:pPr>
        <w:pStyle w:val="4"/>
        <w:ind w:firstLine="420"/>
      </w:pPr>
      <w:r>
        <w:rPr>
          <w:rFonts w:hint="eastAsia"/>
        </w:rPr>
        <w:t>驱动程序的编译与启动和内核模块一样。用insmod加载驱动程序后，在</w:t>
      </w:r>
      <w:r>
        <w:t>/</w:t>
      </w:r>
      <w:r>
        <w:rPr>
          <w:rFonts w:hint="eastAsia"/>
        </w:rPr>
        <w:t>dev文件夹内能找到rt1602的设备文件。通过对设备文件进行操作，可完成液晶的显示。测试例程如下：</w:t>
      </w:r>
    </w:p>
    <w:p w14:paraId="68B7C304">
      <w:pPr>
        <w:pStyle w:val="145"/>
      </w:pPr>
      <w:r>
        <w:rPr>
          <w:rFonts w:hint="eastAsia"/>
        </w:rPr>
        <w:t xml:space="preserve">    </w:t>
      </w:r>
      <w:r>
        <w:t>#include&lt;stdio.h&gt;</w:t>
      </w:r>
    </w:p>
    <w:p w14:paraId="6CC17141">
      <w:pPr>
        <w:pStyle w:val="145"/>
      </w:pPr>
      <w:r>
        <w:rPr>
          <w:rFonts w:hint="eastAsia"/>
        </w:rPr>
        <w:t xml:space="preserve">    </w:t>
      </w:r>
      <w:r>
        <w:t>#include&lt;stdlib.h&gt;</w:t>
      </w:r>
    </w:p>
    <w:p w14:paraId="5422ADAB">
      <w:pPr>
        <w:pStyle w:val="145"/>
      </w:pPr>
      <w:r>
        <w:rPr>
          <w:rFonts w:hint="eastAsia"/>
        </w:rPr>
        <w:t xml:space="preserve">    </w:t>
      </w:r>
      <w:r>
        <w:t>#include&lt;string.h&gt;</w:t>
      </w:r>
    </w:p>
    <w:p w14:paraId="516D580E">
      <w:pPr>
        <w:pStyle w:val="145"/>
      </w:pPr>
      <w:r>
        <w:rPr>
          <w:rFonts w:hint="eastAsia"/>
        </w:rPr>
        <w:t xml:space="preserve">    </w:t>
      </w:r>
      <w:r>
        <w:t>#include&lt;sys/types.h&gt;</w:t>
      </w:r>
    </w:p>
    <w:p w14:paraId="6AD7F03E">
      <w:pPr>
        <w:pStyle w:val="145"/>
      </w:pPr>
      <w:r>
        <w:rPr>
          <w:rFonts w:hint="eastAsia"/>
        </w:rPr>
        <w:t xml:space="preserve">    </w:t>
      </w:r>
      <w:r>
        <w:t>#include&lt;sys/stat.h&gt;</w:t>
      </w:r>
    </w:p>
    <w:p w14:paraId="79286E96">
      <w:pPr>
        <w:pStyle w:val="145"/>
      </w:pPr>
      <w:r>
        <w:rPr>
          <w:rFonts w:hint="eastAsia"/>
        </w:rPr>
        <w:t xml:space="preserve">    </w:t>
      </w:r>
      <w:r>
        <w:t>#include&lt;fcntl.h&gt;</w:t>
      </w:r>
    </w:p>
    <w:p w14:paraId="1F275845">
      <w:pPr>
        <w:pStyle w:val="145"/>
      </w:pPr>
      <w:r>
        <w:rPr>
          <w:rFonts w:hint="eastAsia"/>
        </w:rPr>
        <w:t xml:space="preserve">    </w:t>
      </w:r>
      <w:r>
        <w:t>#include&lt;unistd.h&gt;</w:t>
      </w:r>
    </w:p>
    <w:p w14:paraId="43721892">
      <w:pPr>
        <w:pStyle w:val="145"/>
      </w:pPr>
      <w:r>
        <w:rPr>
          <w:rFonts w:hint="eastAsia"/>
        </w:rPr>
        <w:t xml:space="preserve">    </w:t>
      </w:r>
      <w:r>
        <w:t>#include&lt;termios.h&gt;</w:t>
      </w:r>
    </w:p>
    <w:p w14:paraId="0B257A26">
      <w:pPr>
        <w:pStyle w:val="145"/>
      </w:pPr>
      <w:r>
        <w:rPr>
          <w:rFonts w:hint="eastAsia"/>
        </w:rPr>
        <w:t xml:space="preserve">    </w:t>
      </w:r>
      <w:r>
        <w:t>#include&lt;string.h&gt;</w:t>
      </w:r>
    </w:p>
    <w:p w14:paraId="37CBC6DE">
      <w:pPr>
        <w:pStyle w:val="145"/>
      </w:pPr>
      <w:r>
        <w:t>‌</w:t>
      </w:r>
      <w:r>
        <w:rPr>
          <w:rFonts w:hint="eastAsia"/>
        </w:rPr>
        <w:t xml:space="preserve">    </w:t>
      </w:r>
    </w:p>
    <w:p w14:paraId="1F98FBEE">
      <w:pPr>
        <w:pStyle w:val="145"/>
      </w:pPr>
      <w:r>
        <w:rPr>
          <w:rFonts w:hint="eastAsia"/>
        </w:rPr>
        <w:t xml:space="preserve">    </w:t>
      </w:r>
      <w:r>
        <w:t>main(int arg,char *argc[])</w:t>
      </w:r>
    </w:p>
    <w:p w14:paraId="4B05A5AA">
      <w:pPr>
        <w:pStyle w:val="145"/>
      </w:pPr>
      <w:r>
        <w:rPr>
          <w:rFonts w:hint="eastAsia"/>
        </w:rPr>
        <w:t xml:space="preserve">    </w:t>
      </w:r>
      <w:r>
        <w:t>{</w:t>
      </w:r>
      <w:r>
        <w:tab/>
      </w:r>
    </w:p>
    <w:p w14:paraId="32B13A2F">
      <w:pPr>
        <w:pStyle w:val="145"/>
      </w:pPr>
      <w:r>
        <w:rPr>
          <w:rFonts w:hint="eastAsia"/>
        </w:rPr>
        <w:t xml:space="preserve">    </w:t>
      </w:r>
      <w:r>
        <w:tab/>
      </w:r>
      <w:r>
        <w:t>char zifu[20];</w:t>
      </w:r>
    </w:p>
    <w:p w14:paraId="5411E53B">
      <w:pPr>
        <w:pStyle w:val="145"/>
      </w:pPr>
      <w:r>
        <w:rPr>
          <w:rFonts w:hint="eastAsia"/>
        </w:rPr>
        <w:t xml:space="preserve">    </w:t>
      </w:r>
      <w:r>
        <w:tab/>
      </w:r>
      <w:r>
        <w:t>int length=0;</w:t>
      </w:r>
    </w:p>
    <w:p w14:paraId="4D93DF33">
      <w:pPr>
        <w:pStyle w:val="145"/>
      </w:pPr>
      <w:r>
        <w:rPr>
          <w:rFonts w:hint="eastAsia"/>
        </w:rPr>
        <w:t xml:space="preserve">    </w:t>
      </w:r>
      <w:r>
        <w:tab/>
      </w:r>
      <w:r>
        <w:t>int jishu=0;</w:t>
      </w:r>
    </w:p>
    <w:p w14:paraId="3CE68E68">
      <w:pPr>
        <w:pStyle w:val="145"/>
      </w:pPr>
      <w:r>
        <w:rPr>
          <w:rFonts w:hint="eastAsia"/>
        </w:rPr>
        <w:t xml:space="preserve">    </w:t>
      </w:r>
      <w:r>
        <w:tab/>
      </w:r>
      <w:r>
        <w:t>char *dan;</w:t>
      </w:r>
    </w:p>
    <w:p w14:paraId="73F1EE51">
      <w:pPr>
        <w:pStyle w:val="145"/>
      </w:pPr>
      <w:r>
        <w:rPr>
          <w:rFonts w:hint="eastAsia"/>
        </w:rPr>
        <w:t xml:space="preserve">    </w:t>
      </w:r>
      <w:r>
        <w:tab/>
      </w:r>
      <w:r>
        <w:t>/*</w:t>
      </w:r>
    </w:p>
    <w:p w14:paraId="23507EA8">
      <w:pPr>
        <w:pStyle w:val="145"/>
      </w:pPr>
      <w:r>
        <w:rPr>
          <w:rFonts w:hint="eastAsia"/>
        </w:rPr>
        <w:t xml:space="preserve">    </w:t>
      </w:r>
      <w:r>
        <w:tab/>
      </w:r>
      <w:r>
        <w:t>字符 a</w:t>
      </w:r>
      <w:r>
        <w:noBreakHyphen/>
      </w:r>
      <w:r>
        <w:t>f 定义控制命令 </w:t>
      </w:r>
    </w:p>
    <w:p w14:paraId="6217B5CA">
      <w:pPr>
        <w:pStyle w:val="145"/>
      </w:pPr>
      <w:r>
        <w:rPr>
          <w:rFonts w:hint="eastAsia"/>
        </w:rPr>
        <w:t xml:space="preserve">    </w:t>
      </w:r>
      <w:r>
        <w:rPr>
          <w:rFonts w:hint="eastAsia"/>
        </w:rPr>
        <w:tab/>
      </w:r>
      <w:r>
        <w:t>*/</w:t>
      </w:r>
    </w:p>
    <w:p w14:paraId="42A60084">
      <w:pPr>
        <w:pStyle w:val="145"/>
      </w:pPr>
      <w:r>
        <w:rPr>
          <w:rFonts w:hint="eastAsia"/>
        </w:rPr>
        <w:t xml:space="preserve">    </w:t>
      </w:r>
      <w:r>
        <w:rPr>
          <w:rFonts w:hint="eastAsia"/>
        </w:rPr>
        <w:tab/>
      </w:r>
      <w:r>
        <w:t>char a=0x38;</w:t>
      </w:r>
    </w:p>
    <w:p w14:paraId="756EA4A3">
      <w:pPr>
        <w:pStyle w:val="145"/>
      </w:pPr>
      <w:r>
        <w:rPr>
          <w:rFonts w:hint="eastAsia"/>
        </w:rPr>
        <w:t xml:space="preserve">    </w:t>
      </w:r>
      <w:r>
        <w:rPr>
          <w:rFonts w:hint="eastAsia"/>
        </w:rPr>
        <w:tab/>
      </w:r>
      <w:r>
        <w:t>char b=0x08;</w:t>
      </w:r>
    </w:p>
    <w:p w14:paraId="30AEF581">
      <w:pPr>
        <w:pStyle w:val="145"/>
      </w:pPr>
      <w:r>
        <w:rPr>
          <w:rFonts w:hint="eastAsia"/>
        </w:rPr>
        <w:t xml:space="preserve">    </w:t>
      </w:r>
      <w:r>
        <w:rPr>
          <w:rFonts w:hint="eastAsia"/>
        </w:rPr>
        <w:tab/>
      </w:r>
      <w:r>
        <w:t>char c=0x01;</w:t>
      </w:r>
    </w:p>
    <w:p w14:paraId="430D2C1B">
      <w:pPr>
        <w:pStyle w:val="145"/>
      </w:pPr>
      <w:r>
        <w:rPr>
          <w:rFonts w:hint="eastAsia"/>
        </w:rPr>
        <w:t xml:space="preserve">    </w:t>
      </w:r>
      <w:r>
        <w:rPr>
          <w:rFonts w:hint="eastAsia"/>
        </w:rPr>
        <w:tab/>
      </w:r>
      <w:r>
        <w:t>char d=0x06;</w:t>
      </w:r>
    </w:p>
    <w:p w14:paraId="6B61E445">
      <w:pPr>
        <w:pStyle w:val="145"/>
      </w:pPr>
      <w:r>
        <w:rPr>
          <w:rFonts w:hint="eastAsia"/>
        </w:rPr>
        <w:t xml:space="preserve">    </w:t>
      </w:r>
      <w:r>
        <w:rPr>
          <w:rFonts w:hint="eastAsia"/>
        </w:rPr>
        <w:tab/>
      </w:r>
      <w:r>
        <w:t>char e=0x0C;</w:t>
      </w:r>
    </w:p>
    <w:p w14:paraId="257F0A74">
      <w:pPr>
        <w:pStyle w:val="145"/>
      </w:pPr>
      <w:r>
        <w:rPr>
          <w:rFonts w:hint="eastAsia"/>
        </w:rPr>
        <w:t xml:space="preserve">    </w:t>
      </w:r>
      <w:r>
        <w:rPr>
          <w:rFonts w:hint="eastAsia"/>
        </w:rPr>
        <w:tab/>
      </w:r>
      <w:r>
        <w:t>char f=0x80;</w:t>
      </w:r>
    </w:p>
    <w:p w14:paraId="15C0C076">
      <w:pPr>
        <w:pStyle w:val="145"/>
      </w:pPr>
      <w:r>
        <w:rPr>
          <w:rFonts w:hint="eastAsia"/>
        </w:rPr>
        <w:t xml:space="preserve">    </w:t>
      </w:r>
      <w:r>
        <w:rPr>
          <w:rFonts w:hint="eastAsia"/>
        </w:rPr>
        <w:tab/>
      </w:r>
      <w:bookmarkStart w:id="11908" w:name="_QWord_Paragraph__1136"/>
      <w:r>
        <w:t>char buffer[30] = "";</w:t>
      </w:r>
      <w:bookmarkEnd w:id="11908"/>
    </w:p>
    <w:p w14:paraId="1EA42AD0">
      <w:pPr>
        <w:pStyle w:val="145"/>
      </w:pPr>
      <w:r>
        <w:rPr>
          <w:rFonts w:hint="eastAsia"/>
        </w:rPr>
        <w:t xml:space="preserve">    </w:t>
      </w:r>
      <w:r>
        <w:rPr>
          <w:rFonts w:hint="eastAsia"/>
        </w:rPr>
        <w:tab/>
      </w:r>
      <w:r>
        <w:t>int len,i=0;</w:t>
      </w:r>
    </w:p>
    <w:p w14:paraId="1B0B2D08">
      <w:pPr>
        <w:pStyle w:val="145"/>
      </w:pPr>
      <w:r>
        <w:rPr>
          <w:rFonts w:hint="eastAsia"/>
        </w:rPr>
        <w:t xml:space="preserve">    </w:t>
      </w:r>
      <w:r>
        <w:rPr>
          <w:rFonts w:hint="eastAsia"/>
        </w:rPr>
        <w:tab/>
      </w:r>
      <w:r>
        <w:t>int fd;</w:t>
      </w:r>
    </w:p>
    <w:p w14:paraId="16CB399E">
      <w:pPr>
        <w:pStyle w:val="145"/>
      </w:pPr>
      <w:r>
        <w:rPr>
          <w:rFonts w:hint="eastAsia"/>
        </w:rPr>
        <w:t xml:space="preserve">    </w:t>
      </w:r>
      <w:r>
        <w:rPr>
          <w:rFonts w:hint="eastAsia"/>
        </w:rPr>
        <w:tab/>
      </w:r>
      <w:r>
        <w:t>dan=argc[1]; </w:t>
      </w:r>
    </w:p>
    <w:p w14:paraId="0D6E0E3C">
      <w:pPr>
        <w:pStyle w:val="145"/>
      </w:pPr>
      <w:r>
        <w:rPr>
          <w:rFonts w:hint="eastAsia"/>
        </w:rPr>
        <w:t xml:space="preserve">    </w:t>
      </w:r>
      <w:r>
        <w:rPr>
          <w:rFonts w:hint="eastAsia"/>
        </w:rPr>
        <w:tab/>
      </w:r>
      <w:r>
        <w:t>length=sizeof(dan);</w:t>
      </w:r>
    </w:p>
    <w:p w14:paraId="5224D13D">
      <w:pPr>
        <w:pStyle w:val="145"/>
      </w:pPr>
      <w:r>
        <w:rPr>
          <w:rFonts w:hint="eastAsia"/>
        </w:rPr>
        <w:t xml:space="preserve">    </w:t>
      </w:r>
      <w:r>
        <w:rPr>
          <w:rFonts w:hint="eastAsia"/>
        </w:rPr>
        <w:tab/>
      </w:r>
      <w:r>
        <w:t>fd = open("/dev/rt1602", O_RDWR);</w:t>
      </w:r>
    </w:p>
    <w:p w14:paraId="697BE8E6">
      <w:pPr>
        <w:pStyle w:val="145"/>
      </w:pPr>
      <w:r>
        <w:rPr>
          <w:rFonts w:hint="eastAsia"/>
        </w:rPr>
        <w:t xml:space="preserve">    </w:t>
      </w:r>
      <w:r>
        <w:rPr>
          <w:rFonts w:hint="eastAsia"/>
        </w:rPr>
        <w:tab/>
      </w:r>
      <w:r>
        <w:t>if (fd &lt; 0) exit(1);</w:t>
      </w:r>
    </w:p>
    <w:p w14:paraId="51A2B44B">
      <w:pPr>
        <w:pStyle w:val="145"/>
      </w:pPr>
      <w:r>
        <w:rPr>
          <w:rFonts w:hint="eastAsia"/>
        </w:rPr>
        <w:t xml:space="preserve">    </w:t>
      </w:r>
      <w:r>
        <w:rPr>
          <w:rFonts w:hint="eastAsia"/>
        </w:rPr>
        <w:tab/>
      </w:r>
      <w:r>
        <w:t>/*</w:t>
      </w:r>
    </w:p>
    <w:p w14:paraId="69EB7AEF">
      <w:pPr>
        <w:pStyle w:val="145"/>
      </w:pPr>
      <w:r>
        <w:rPr>
          <w:rFonts w:hint="eastAsia"/>
        </w:rPr>
        <w:t xml:space="preserve">    </w:t>
      </w:r>
      <w:r>
        <w:rPr>
          <w:rFonts w:hint="eastAsia"/>
        </w:rPr>
        <w:tab/>
      </w:r>
      <w:r>
        <w:t>发送控制命令</w:t>
      </w:r>
    </w:p>
    <w:p w14:paraId="09D80CED">
      <w:pPr>
        <w:pStyle w:val="145"/>
      </w:pPr>
      <w:r>
        <w:rPr>
          <w:rFonts w:hint="eastAsia"/>
        </w:rPr>
        <w:t xml:space="preserve">    </w:t>
      </w:r>
      <w:r>
        <w:rPr>
          <w:rFonts w:hint="eastAsia"/>
        </w:rPr>
        <w:tab/>
      </w:r>
      <w:r>
        <w:t>*/</w:t>
      </w:r>
    </w:p>
    <w:p w14:paraId="40749B5E">
      <w:pPr>
        <w:pStyle w:val="145"/>
      </w:pPr>
      <w:r>
        <w:rPr>
          <w:rFonts w:hint="eastAsia"/>
        </w:rPr>
        <w:t xml:space="preserve">    </w:t>
      </w:r>
      <w:r>
        <w:t>/*</w:t>
      </w:r>
    </w:p>
    <w:p w14:paraId="547932A0">
      <w:pPr>
        <w:pStyle w:val="145"/>
      </w:pPr>
      <w:r>
        <w:rPr>
          <w:rFonts w:hint="eastAsia"/>
        </w:rPr>
        <w:t xml:space="preserve">    </w:t>
      </w:r>
      <w:r>
        <w:t>for(i=0;i&lt;30;i++)</w:t>
      </w:r>
    </w:p>
    <w:p w14:paraId="4897F6EC">
      <w:pPr>
        <w:pStyle w:val="145"/>
      </w:pPr>
      <w:r>
        <w:rPr>
          <w:rFonts w:hint="eastAsia"/>
        </w:rPr>
        <w:t xml:space="preserve">    </w:t>
      </w:r>
      <w:r>
        <w:rPr>
          <w:rFonts w:hint="eastAsia"/>
        </w:rPr>
        <w:tab/>
      </w:r>
      <w:r>
        <w:t>{</w:t>
      </w:r>
    </w:p>
    <w:p w14:paraId="08E88A90">
      <w:pPr>
        <w:pStyle w:val="145"/>
      </w:pPr>
      <w:r>
        <w:rPr>
          <w:rFonts w:hint="eastAsia"/>
        </w:rPr>
        <w:t xml:space="preserve">    </w:t>
      </w:r>
      <w:r>
        <w:rPr>
          <w:rFonts w:hint="eastAsia"/>
        </w:rPr>
        <w:tab/>
      </w:r>
      <w:r>
        <w:t>   write(fd,&amp;a,1);</w:t>
      </w:r>
    </w:p>
    <w:p w14:paraId="5C186D15">
      <w:pPr>
        <w:pStyle w:val="145"/>
      </w:pPr>
      <w:r>
        <w:rPr>
          <w:rFonts w:hint="eastAsia"/>
        </w:rPr>
        <w:t xml:space="preserve">    </w:t>
      </w:r>
      <w:r>
        <w:rPr>
          <w:rFonts w:hint="eastAsia"/>
        </w:rPr>
        <w:tab/>
      </w:r>
      <w:r>
        <w:t>   ioctl(fd,0,3);//rs=0</w:t>
      </w:r>
    </w:p>
    <w:p w14:paraId="301DB65E">
      <w:pPr>
        <w:pStyle w:val="145"/>
      </w:pPr>
      <w:r>
        <w:rPr>
          <w:rFonts w:hint="eastAsia"/>
        </w:rPr>
        <w:t xml:space="preserve">    </w:t>
      </w:r>
      <w:r>
        <w:rPr>
          <w:rFonts w:hint="eastAsia"/>
        </w:rPr>
        <w:tab/>
      </w:r>
      <w:r>
        <w:t>sleep(1);</w:t>
      </w:r>
    </w:p>
    <w:p w14:paraId="7EE9F1A9">
      <w:pPr>
        <w:pStyle w:val="145"/>
      </w:pPr>
      <w:r>
        <w:rPr>
          <w:rFonts w:hint="eastAsia"/>
        </w:rPr>
        <w:t xml:space="preserve">    </w:t>
      </w:r>
      <w:r>
        <w:rPr>
          <w:rFonts w:hint="eastAsia"/>
        </w:rPr>
        <w:tab/>
      </w:r>
      <w:r>
        <w:t>ioctl(fd,1,3);//rs=0</w:t>
      </w:r>
    </w:p>
    <w:p w14:paraId="6FE8E577">
      <w:pPr>
        <w:pStyle w:val="145"/>
      </w:pPr>
      <w:r>
        <w:rPr>
          <w:rFonts w:hint="eastAsia"/>
        </w:rPr>
        <w:t xml:space="preserve">    </w:t>
      </w:r>
      <w:r>
        <w:rPr>
          <w:rFonts w:hint="eastAsia"/>
        </w:rPr>
        <w:tab/>
      </w:r>
      <w:r>
        <w:t>sleep(1);</w:t>
      </w:r>
    </w:p>
    <w:p w14:paraId="54B7F6D9">
      <w:pPr>
        <w:pStyle w:val="145"/>
      </w:pPr>
      <w:r>
        <w:rPr>
          <w:rFonts w:hint="eastAsia"/>
        </w:rPr>
        <w:t xml:space="preserve">    </w:t>
      </w:r>
      <w:r>
        <w:rPr>
          <w:rFonts w:hint="eastAsia"/>
        </w:rPr>
        <w:tab/>
      </w:r>
      <w:r>
        <w:t>}</w:t>
      </w:r>
    </w:p>
    <w:p w14:paraId="3085BCF9">
      <w:pPr>
        <w:pStyle w:val="145"/>
      </w:pPr>
      <w:r>
        <w:rPr>
          <w:rFonts w:hint="eastAsia"/>
        </w:rPr>
        <w:t xml:space="preserve">    </w:t>
      </w:r>
      <w:r>
        <w:rPr>
          <w:rFonts w:hint="eastAsia"/>
        </w:rPr>
        <w:tab/>
      </w:r>
      <w:r>
        <w:t>exit(0);</w:t>
      </w:r>
    </w:p>
    <w:p w14:paraId="15AF63A4">
      <w:pPr>
        <w:pStyle w:val="145"/>
      </w:pPr>
      <w:r>
        <w:rPr>
          <w:rFonts w:hint="eastAsia"/>
        </w:rPr>
        <w:t xml:space="preserve">    </w:t>
      </w:r>
      <w:r>
        <w:t>*/</w:t>
      </w:r>
    </w:p>
    <w:p w14:paraId="048E537D">
      <w:pPr>
        <w:pStyle w:val="145"/>
      </w:pPr>
      <w:r>
        <w:rPr>
          <w:rFonts w:hint="eastAsia"/>
        </w:rPr>
        <w:t xml:space="preserve">    </w:t>
      </w:r>
      <w:r>
        <w:rPr>
          <w:rFonts w:hint="eastAsia"/>
        </w:rPr>
        <w:tab/>
      </w:r>
      <w:r>
        <w:t>ioctl(fd,0,7);//rw=0</w:t>
      </w:r>
    </w:p>
    <w:p w14:paraId="63258BC5">
      <w:pPr>
        <w:pStyle w:val="145"/>
      </w:pPr>
      <w:r>
        <w:rPr>
          <w:rFonts w:hint="eastAsia"/>
        </w:rPr>
        <w:t xml:space="preserve">    </w:t>
      </w:r>
      <w:r>
        <w:rPr>
          <w:rFonts w:hint="eastAsia"/>
        </w:rPr>
        <w:tab/>
      </w:r>
      <w:r>
        <w:t>ioctl(fd,1,3);//en=1;</w:t>
      </w:r>
    </w:p>
    <w:p w14:paraId="326FE899">
      <w:pPr>
        <w:pStyle w:val="145"/>
      </w:pPr>
      <w:r>
        <w:rPr>
          <w:rFonts w:hint="eastAsia"/>
        </w:rPr>
        <w:t xml:space="preserve">    </w:t>
      </w:r>
      <w:r>
        <w:rPr>
          <w:rFonts w:hint="eastAsia"/>
        </w:rPr>
        <w:tab/>
      </w:r>
      <w:r>
        <w:t>write(fd,&amp;a,1);</w:t>
      </w:r>
    </w:p>
    <w:p w14:paraId="0A3AFBDE">
      <w:pPr>
        <w:pStyle w:val="145"/>
      </w:pPr>
      <w:r>
        <w:t>‌</w:t>
      </w:r>
      <w:r>
        <w:rPr>
          <w:rFonts w:hint="eastAsia"/>
        </w:rPr>
        <w:t xml:space="preserve">    </w:t>
      </w:r>
      <w:r>
        <w:rPr>
          <w:rFonts w:hint="eastAsia"/>
        </w:rPr>
        <w:tab/>
      </w:r>
    </w:p>
    <w:p w14:paraId="13DD35AA">
      <w:pPr>
        <w:pStyle w:val="145"/>
      </w:pPr>
      <w:r>
        <w:rPr>
          <w:rFonts w:hint="eastAsia"/>
        </w:rPr>
        <w:t xml:space="preserve">    </w:t>
      </w:r>
      <w:r>
        <w:rPr>
          <w:rFonts w:hint="eastAsia"/>
        </w:rPr>
        <w:tab/>
      </w:r>
      <w:r>
        <w:t>ioctl(fd,0,3);//en=0;</w:t>
      </w:r>
    </w:p>
    <w:p w14:paraId="28606F36">
      <w:pPr>
        <w:pStyle w:val="145"/>
      </w:pPr>
      <w:r>
        <w:rPr>
          <w:rFonts w:hint="eastAsia"/>
        </w:rPr>
        <w:t xml:space="preserve">    </w:t>
      </w:r>
      <w:r>
        <w:rPr>
          <w:rFonts w:hint="eastAsia"/>
        </w:rPr>
        <w:tab/>
      </w:r>
      <w:r>
        <w:t>sleep(1);</w:t>
      </w:r>
    </w:p>
    <w:p w14:paraId="169723CA">
      <w:pPr>
        <w:pStyle w:val="145"/>
      </w:pPr>
      <w:r>
        <w:rPr>
          <w:rFonts w:hint="eastAsia"/>
        </w:rPr>
        <w:t xml:space="preserve">    </w:t>
      </w:r>
      <w:r>
        <w:rPr>
          <w:rFonts w:hint="eastAsia"/>
        </w:rPr>
        <w:tab/>
      </w:r>
      <w:r>
        <w:t>ioctl(fd,0,1);//rs=0</w:t>
      </w:r>
    </w:p>
    <w:p w14:paraId="3F44C690">
      <w:pPr>
        <w:pStyle w:val="145"/>
      </w:pPr>
      <w:r>
        <w:rPr>
          <w:rFonts w:hint="eastAsia"/>
        </w:rPr>
        <w:t xml:space="preserve">    </w:t>
      </w:r>
      <w:r>
        <w:rPr>
          <w:rFonts w:hint="eastAsia"/>
        </w:rPr>
        <w:tab/>
      </w:r>
      <w:r>
        <w:t>ioctl(fd,0,7);//rw=0</w:t>
      </w:r>
    </w:p>
    <w:p w14:paraId="4C825568">
      <w:pPr>
        <w:pStyle w:val="145"/>
      </w:pPr>
      <w:r>
        <w:rPr>
          <w:rFonts w:hint="eastAsia"/>
        </w:rPr>
        <w:t xml:space="preserve">    </w:t>
      </w:r>
      <w:r>
        <w:rPr>
          <w:rFonts w:hint="eastAsia"/>
        </w:rPr>
        <w:tab/>
      </w:r>
      <w:r>
        <w:t>ioctl(fd,1,3);//en=1;</w:t>
      </w:r>
    </w:p>
    <w:p w14:paraId="3F13617B">
      <w:pPr>
        <w:pStyle w:val="145"/>
      </w:pPr>
      <w:r>
        <w:rPr>
          <w:rFonts w:hint="eastAsia"/>
        </w:rPr>
        <w:t xml:space="preserve">    </w:t>
      </w:r>
      <w:r>
        <w:rPr>
          <w:rFonts w:hint="eastAsia"/>
        </w:rPr>
        <w:tab/>
      </w:r>
      <w:r>
        <w:t>write(fd,&amp;a,1);</w:t>
      </w:r>
    </w:p>
    <w:p w14:paraId="658F7855">
      <w:pPr>
        <w:pStyle w:val="145"/>
      </w:pPr>
      <w:r>
        <w:t>‌</w:t>
      </w:r>
      <w:r>
        <w:rPr>
          <w:rFonts w:hint="eastAsia"/>
        </w:rPr>
        <w:t xml:space="preserve">    </w:t>
      </w:r>
      <w:r>
        <w:rPr>
          <w:rFonts w:hint="eastAsia"/>
        </w:rPr>
        <w:tab/>
      </w:r>
    </w:p>
    <w:p w14:paraId="4C084E1D">
      <w:pPr>
        <w:pStyle w:val="145"/>
      </w:pPr>
      <w:r>
        <w:rPr>
          <w:rFonts w:hint="eastAsia"/>
        </w:rPr>
        <w:t xml:space="preserve">    </w:t>
      </w:r>
      <w:r>
        <w:rPr>
          <w:rFonts w:hint="eastAsia"/>
        </w:rPr>
        <w:tab/>
      </w:r>
      <w:r>
        <w:t>ioctl(fd,0,3);//en=0;</w:t>
      </w:r>
    </w:p>
    <w:p w14:paraId="75A98453">
      <w:pPr>
        <w:pStyle w:val="145"/>
      </w:pPr>
      <w:r>
        <w:rPr>
          <w:rFonts w:hint="eastAsia"/>
        </w:rPr>
        <w:t xml:space="preserve">    </w:t>
      </w:r>
      <w:r>
        <w:rPr>
          <w:rFonts w:hint="eastAsia"/>
        </w:rPr>
        <w:tab/>
      </w:r>
      <w:r>
        <w:t>sleep(1);</w:t>
      </w:r>
    </w:p>
    <w:p w14:paraId="03466389">
      <w:pPr>
        <w:pStyle w:val="145"/>
      </w:pPr>
      <w:r>
        <w:rPr>
          <w:rFonts w:hint="eastAsia"/>
        </w:rPr>
        <w:t xml:space="preserve">    </w:t>
      </w:r>
      <w:r>
        <w:rPr>
          <w:rFonts w:hint="eastAsia"/>
        </w:rPr>
        <w:tab/>
      </w:r>
      <w:r>
        <w:t>ioctl(fd,0,1);//rs=0</w:t>
      </w:r>
    </w:p>
    <w:p w14:paraId="3E652A27">
      <w:pPr>
        <w:pStyle w:val="145"/>
      </w:pPr>
      <w:r>
        <w:rPr>
          <w:rFonts w:hint="eastAsia"/>
        </w:rPr>
        <w:t xml:space="preserve">    </w:t>
      </w:r>
      <w:r>
        <w:rPr>
          <w:rFonts w:hint="eastAsia"/>
        </w:rPr>
        <w:tab/>
      </w:r>
      <w:r>
        <w:t>ioctl(fd,0,7);//rw=0</w:t>
      </w:r>
    </w:p>
    <w:p w14:paraId="4A0EFA87">
      <w:pPr>
        <w:pStyle w:val="145"/>
      </w:pPr>
      <w:r>
        <w:rPr>
          <w:rFonts w:hint="eastAsia"/>
        </w:rPr>
        <w:t xml:space="preserve">    </w:t>
      </w:r>
      <w:r>
        <w:rPr>
          <w:rFonts w:hint="eastAsia"/>
        </w:rPr>
        <w:tab/>
      </w:r>
      <w:r>
        <w:t>ioctl(fd,1,3);//en=1;</w:t>
      </w:r>
    </w:p>
    <w:p w14:paraId="3BADEE27">
      <w:pPr>
        <w:pStyle w:val="145"/>
      </w:pPr>
      <w:r>
        <w:rPr>
          <w:rFonts w:hint="eastAsia"/>
        </w:rPr>
        <w:t xml:space="preserve">    </w:t>
      </w:r>
      <w:r>
        <w:rPr>
          <w:rFonts w:hint="eastAsia"/>
        </w:rPr>
        <w:tab/>
      </w:r>
      <w:r>
        <w:t>write(fd,&amp;a,1);</w:t>
      </w:r>
    </w:p>
    <w:p w14:paraId="1A96113B">
      <w:pPr>
        <w:pStyle w:val="145"/>
      </w:pPr>
      <w:r>
        <w:t>‌</w:t>
      </w:r>
      <w:r>
        <w:rPr>
          <w:rFonts w:hint="eastAsia"/>
        </w:rPr>
        <w:t xml:space="preserve">    </w:t>
      </w:r>
      <w:r>
        <w:rPr>
          <w:rFonts w:hint="eastAsia"/>
        </w:rPr>
        <w:tab/>
      </w:r>
    </w:p>
    <w:p w14:paraId="0A1FCDB8">
      <w:pPr>
        <w:pStyle w:val="145"/>
      </w:pPr>
      <w:r>
        <w:rPr>
          <w:rFonts w:hint="eastAsia"/>
        </w:rPr>
        <w:t xml:space="preserve">    </w:t>
      </w:r>
      <w:r>
        <w:rPr>
          <w:rFonts w:hint="eastAsia"/>
        </w:rPr>
        <w:tab/>
      </w:r>
      <w:r>
        <w:t>ioctl(fd,0,3);//en=0;</w:t>
      </w:r>
    </w:p>
    <w:p w14:paraId="0123B1B0">
      <w:pPr>
        <w:pStyle w:val="145"/>
      </w:pPr>
      <w:r>
        <w:rPr>
          <w:rFonts w:hint="eastAsia"/>
        </w:rPr>
        <w:t xml:space="preserve">    </w:t>
      </w:r>
      <w:r>
        <w:rPr>
          <w:rFonts w:hint="eastAsia"/>
        </w:rPr>
        <w:tab/>
      </w:r>
      <w:r>
        <w:t>sleep(1);</w:t>
      </w:r>
    </w:p>
    <w:p w14:paraId="516455FF">
      <w:pPr>
        <w:pStyle w:val="145"/>
      </w:pPr>
      <w:r>
        <w:rPr>
          <w:rFonts w:hint="eastAsia"/>
        </w:rPr>
        <w:t xml:space="preserve">    </w:t>
      </w:r>
      <w:r>
        <w:rPr>
          <w:rFonts w:hint="eastAsia"/>
        </w:rPr>
        <w:tab/>
      </w:r>
      <w:r>
        <w:t>ioctl(fd,0,1);//rs=0</w:t>
      </w:r>
    </w:p>
    <w:p w14:paraId="11440629">
      <w:pPr>
        <w:pStyle w:val="145"/>
      </w:pPr>
      <w:r>
        <w:rPr>
          <w:rFonts w:hint="eastAsia"/>
        </w:rPr>
        <w:t xml:space="preserve">    </w:t>
      </w:r>
      <w:r>
        <w:rPr>
          <w:rFonts w:hint="eastAsia"/>
        </w:rPr>
        <w:tab/>
      </w:r>
      <w:r>
        <w:t>ioctl(fd,0,7);//rw=0</w:t>
      </w:r>
    </w:p>
    <w:p w14:paraId="79AD0EC2">
      <w:pPr>
        <w:pStyle w:val="145"/>
      </w:pPr>
      <w:r>
        <w:rPr>
          <w:rFonts w:hint="eastAsia"/>
        </w:rPr>
        <w:t xml:space="preserve">    </w:t>
      </w:r>
      <w:r>
        <w:rPr>
          <w:rFonts w:hint="eastAsia"/>
        </w:rPr>
        <w:tab/>
      </w:r>
      <w:r>
        <w:t>ioctl(fd,1,3);//en=1;</w:t>
      </w:r>
    </w:p>
    <w:p w14:paraId="7F1C2DB2">
      <w:pPr>
        <w:pStyle w:val="145"/>
      </w:pPr>
      <w:r>
        <w:rPr>
          <w:rFonts w:hint="eastAsia"/>
        </w:rPr>
        <w:t xml:space="preserve">    </w:t>
      </w:r>
      <w:r>
        <w:rPr>
          <w:rFonts w:hint="eastAsia"/>
        </w:rPr>
        <w:tab/>
      </w:r>
      <w:r>
        <w:t>write(fd,&amp;b,1);</w:t>
      </w:r>
    </w:p>
    <w:p w14:paraId="7712045D">
      <w:pPr>
        <w:pStyle w:val="145"/>
      </w:pPr>
      <w:r>
        <w:t>‌</w:t>
      </w:r>
      <w:r>
        <w:rPr>
          <w:rFonts w:hint="eastAsia"/>
        </w:rPr>
        <w:t xml:space="preserve">    </w:t>
      </w:r>
      <w:r>
        <w:rPr>
          <w:rFonts w:hint="eastAsia"/>
        </w:rPr>
        <w:tab/>
      </w:r>
    </w:p>
    <w:p w14:paraId="093E69FC">
      <w:pPr>
        <w:pStyle w:val="145"/>
      </w:pPr>
      <w:r>
        <w:rPr>
          <w:rFonts w:hint="eastAsia"/>
        </w:rPr>
        <w:t xml:space="preserve">    </w:t>
      </w:r>
      <w:r>
        <w:rPr>
          <w:rFonts w:hint="eastAsia"/>
        </w:rPr>
        <w:tab/>
      </w:r>
      <w:r>
        <w:t>ioctl(fd,0,3);//en=0;</w:t>
      </w:r>
    </w:p>
    <w:p w14:paraId="3A74A850">
      <w:pPr>
        <w:pStyle w:val="145"/>
      </w:pPr>
      <w:r>
        <w:rPr>
          <w:rFonts w:hint="eastAsia"/>
        </w:rPr>
        <w:t xml:space="preserve">    </w:t>
      </w:r>
      <w:r>
        <w:rPr>
          <w:rFonts w:hint="eastAsia"/>
        </w:rPr>
        <w:tab/>
      </w:r>
      <w:r>
        <w:t>sleep(1);</w:t>
      </w:r>
    </w:p>
    <w:p w14:paraId="2869CEA5">
      <w:pPr>
        <w:pStyle w:val="145"/>
      </w:pPr>
      <w:r>
        <w:rPr>
          <w:rFonts w:hint="eastAsia"/>
        </w:rPr>
        <w:t xml:space="preserve">    </w:t>
      </w:r>
      <w:r>
        <w:rPr>
          <w:rFonts w:hint="eastAsia"/>
        </w:rPr>
        <w:tab/>
      </w:r>
      <w:r>
        <w:t>ioctl(fd,0,1);//rs=0</w:t>
      </w:r>
    </w:p>
    <w:p w14:paraId="7E2951A6">
      <w:pPr>
        <w:pStyle w:val="145"/>
      </w:pPr>
      <w:r>
        <w:rPr>
          <w:rFonts w:hint="eastAsia"/>
        </w:rPr>
        <w:t xml:space="preserve">    </w:t>
      </w:r>
      <w:r>
        <w:rPr>
          <w:rFonts w:hint="eastAsia"/>
        </w:rPr>
        <w:tab/>
      </w:r>
      <w:r>
        <w:t>ioctl(fd,0,7);//rw=0</w:t>
      </w:r>
    </w:p>
    <w:p w14:paraId="122E58F9">
      <w:pPr>
        <w:pStyle w:val="145"/>
      </w:pPr>
      <w:r>
        <w:rPr>
          <w:rFonts w:hint="eastAsia"/>
        </w:rPr>
        <w:t xml:space="preserve">    </w:t>
      </w:r>
      <w:r>
        <w:rPr>
          <w:rFonts w:hint="eastAsia"/>
        </w:rPr>
        <w:tab/>
      </w:r>
      <w:r>
        <w:t>ioctl(fd,1,3);//en=1;</w:t>
      </w:r>
    </w:p>
    <w:p w14:paraId="1718121D">
      <w:pPr>
        <w:pStyle w:val="145"/>
      </w:pPr>
      <w:r>
        <w:rPr>
          <w:rFonts w:hint="eastAsia"/>
        </w:rPr>
        <w:t xml:space="preserve">    </w:t>
      </w:r>
      <w:r>
        <w:rPr>
          <w:rFonts w:hint="eastAsia"/>
        </w:rPr>
        <w:tab/>
      </w:r>
      <w:r>
        <w:t>write(fd,&amp;c,1);</w:t>
      </w:r>
    </w:p>
    <w:p w14:paraId="117BAB38">
      <w:pPr>
        <w:pStyle w:val="145"/>
      </w:pPr>
      <w:r>
        <w:t>‌</w:t>
      </w:r>
      <w:r>
        <w:rPr>
          <w:rFonts w:hint="eastAsia"/>
        </w:rPr>
        <w:t xml:space="preserve">    </w:t>
      </w:r>
      <w:r>
        <w:rPr>
          <w:rFonts w:hint="eastAsia"/>
        </w:rPr>
        <w:tab/>
      </w:r>
    </w:p>
    <w:p w14:paraId="50643E29">
      <w:pPr>
        <w:pStyle w:val="145"/>
      </w:pPr>
      <w:r>
        <w:rPr>
          <w:rFonts w:hint="eastAsia"/>
        </w:rPr>
        <w:t xml:space="preserve">    </w:t>
      </w:r>
      <w:r>
        <w:rPr>
          <w:rFonts w:hint="eastAsia"/>
        </w:rPr>
        <w:tab/>
      </w:r>
      <w:r>
        <w:t>ioctl(fd,0,3);//en=0;</w:t>
      </w:r>
    </w:p>
    <w:p w14:paraId="30B19B4A">
      <w:pPr>
        <w:pStyle w:val="145"/>
      </w:pPr>
      <w:r>
        <w:rPr>
          <w:rFonts w:hint="eastAsia"/>
        </w:rPr>
        <w:t xml:space="preserve">    </w:t>
      </w:r>
      <w:r>
        <w:rPr>
          <w:rFonts w:hint="eastAsia"/>
        </w:rPr>
        <w:tab/>
      </w:r>
      <w:r>
        <w:t>sleep(1);</w:t>
      </w:r>
    </w:p>
    <w:p w14:paraId="289F2B0B">
      <w:pPr>
        <w:pStyle w:val="145"/>
      </w:pPr>
      <w:r>
        <w:rPr>
          <w:rFonts w:hint="eastAsia"/>
        </w:rPr>
        <w:t xml:space="preserve">    </w:t>
      </w:r>
      <w:r>
        <w:rPr>
          <w:rFonts w:hint="eastAsia"/>
        </w:rPr>
        <w:tab/>
      </w:r>
      <w:bookmarkStart w:id="11909" w:name="_QWord_Paragraph__1191"/>
      <w:r>
        <w:t>ioctl(fd,0,1);//rs=0</w:t>
      </w:r>
      <w:bookmarkEnd w:id="11909"/>
    </w:p>
    <w:p w14:paraId="7D431192">
      <w:pPr>
        <w:pStyle w:val="145"/>
      </w:pPr>
      <w:r>
        <w:rPr>
          <w:rFonts w:hint="eastAsia"/>
        </w:rPr>
        <w:t xml:space="preserve">    </w:t>
      </w:r>
      <w:r>
        <w:rPr>
          <w:rFonts w:hint="eastAsia"/>
        </w:rPr>
        <w:tab/>
      </w:r>
      <w:r>
        <w:t>ioctl(fd,0,7);//rw=0</w:t>
      </w:r>
    </w:p>
    <w:p w14:paraId="1106004F">
      <w:pPr>
        <w:pStyle w:val="145"/>
      </w:pPr>
      <w:r>
        <w:rPr>
          <w:rFonts w:hint="eastAsia"/>
        </w:rPr>
        <w:t xml:space="preserve">    </w:t>
      </w:r>
      <w:r>
        <w:rPr>
          <w:rFonts w:hint="eastAsia"/>
        </w:rPr>
        <w:tab/>
      </w:r>
      <w:r>
        <w:t>ioctl(fd,1,3);//en=1;</w:t>
      </w:r>
    </w:p>
    <w:p w14:paraId="2E468A54">
      <w:pPr>
        <w:pStyle w:val="145"/>
      </w:pPr>
      <w:r>
        <w:rPr>
          <w:rFonts w:hint="eastAsia"/>
        </w:rPr>
        <w:t xml:space="preserve">    </w:t>
      </w:r>
      <w:r>
        <w:rPr>
          <w:rFonts w:hint="eastAsia"/>
        </w:rPr>
        <w:tab/>
      </w:r>
      <w:r>
        <w:t>write(fd,&amp;d,1);</w:t>
      </w:r>
    </w:p>
    <w:p w14:paraId="633571C2">
      <w:pPr>
        <w:pStyle w:val="145"/>
      </w:pPr>
      <w:r>
        <w:t>‌</w:t>
      </w:r>
      <w:r>
        <w:rPr>
          <w:rFonts w:hint="eastAsia"/>
        </w:rPr>
        <w:t xml:space="preserve">    </w:t>
      </w:r>
      <w:r>
        <w:rPr>
          <w:rFonts w:hint="eastAsia"/>
        </w:rPr>
        <w:tab/>
      </w:r>
    </w:p>
    <w:p w14:paraId="145A16FD">
      <w:pPr>
        <w:pStyle w:val="145"/>
      </w:pPr>
      <w:r>
        <w:rPr>
          <w:rFonts w:hint="eastAsia"/>
        </w:rPr>
        <w:t xml:space="preserve">    </w:t>
      </w:r>
      <w:r>
        <w:rPr>
          <w:rFonts w:hint="eastAsia"/>
        </w:rPr>
        <w:tab/>
      </w:r>
      <w:r>
        <w:t>ioctl(fd,0,3);//en=0;</w:t>
      </w:r>
    </w:p>
    <w:p w14:paraId="5F30B6E2">
      <w:pPr>
        <w:pStyle w:val="145"/>
      </w:pPr>
      <w:r>
        <w:rPr>
          <w:rFonts w:hint="eastAsia"/>
        </w:rPr>
        <w:t xml:space="preserve">    </w:t>
      </w:r>
      <w:r>
        <w:rPr>
          <w:rFonts w:hint="eastAsia"/>
        </w:rPr>
        <w:tab/>
      </w:r>
      <w:r>
        <w:t>sleep(1);</w:t>
      </w:r>
    </w:p>
    <w:p w14:paraId="6AE4E72C">
      <w:pPr>
        <w:pStyle w:val="145"/>
      </w:pPr>
      <w:r>
        <w:rPr>
          <w:rFonts w:hint="eastAsia"/>
        </w:rPr>
        <w:t xml:space="preserve">    </w:t>
      </w:r>
      <w:r>
        <w:rPr>
          <w:rFonts w:hint="eastAsia"/>
        </w:rPr>
        <w:tab/>
      </w:r>
      <w:r>
        <w:t>ioctl(fd,0,1);//rs=0</w:t>
      </w:r>
    </w:p>
    <w:p w14:paraId="6A85727A">
      <w:pPr>
        <w:pStyle w:val="145"/>
      </w:pPr>
      <w:r>
        <w:rPr>
          <w:rFonts w:hint="eastAsia"/>
        </w:rPr>
        <w:t xml:space="preserve">    </w:t>
      </w:r>
      <w:r>
        <w:rPr>
          <w:rFonts w:hint="eastAsia"/>
        </w:rPr>
        <w:tab/>
      </w:r>
      <w:r>
        <w:t>ioctl(fd,0,7);//rw=0</w:t>
      </w:r>
    </w:p>
    <w:p w14:paraId="1C8596F4">
      <w:pPr>
        <w:pStyle w:val="145"/>
      </w:pPr>
      <w:r>
        <w:rPr>
          <w:rFonts w:hint="eastAsia"/>
        </w:rPr>
        <w:t xml:space="preserve">    </w:t>
      </w:r>
      <w:r>
        <w:rPr>
          <w:rFonts w:hint="eastAsia"/>
        </w:rPr>
        <w:tab/>
      </w:r>
      <w:r>
        <w:t>ioctl(fd,1,3);//en=1;</w:t>
      </w:r>
    </w:p>
    <w:p w14:paraId="4BFCBFF1">
      <w:pPr>
        <w:pStyle w:val="145"/>
      </w:pPr>
      <w:r>
        <w:rPr>
          <w:rFonts w:hint="eastAsia"/>
        </w:rPr>
        <w:t xml:space="preserve">    </w:t>
      </w:r>
      <w:r>
        <w:rPr>
          <w:rFonts w:hint="eastAsia"/>
        </w:rPr>
        <w:tab/>
      </w:r>
      <w:r>
        <w:t>write(fd,&amp;e,1);</w:t>
      </w:r>
    </w:p>
    <w:p w14:paraId="3A5C6E52">
      <w:pPr>
        <w:pStyle w:val="145"/>
      </w:pPr>
      <w:r>
        <w:t>‌</w:t>
      </w:r>
      <w:r>
        <w:rPr>
          <w:rFonts w:hint="eastAsia"/>
        </w:rPr>
        <w:t xml:space="preserve">    </w:t>
      </w:r>
      <w:r>
        <w:rPr>
          <w:rFonts w:hint="eastAsia"/>
        </w:rPr>
        <w:tab/>
      </w:r>
    </w:p>
    <w:p w14:paraId="07011D9A">
      <w:pPr>
        <w:pStyle w:val="145"/>
      </w:pPr>
      <w:r>
        <w:rPr>
          <w:rFonts w:hint="eastAsia"/>
        </w:rPr>
        <w:t xml:space="preserve">    </w:t>
      </w:r>
      <w:r>
        <w:rPr>
          <w:rFonts w:hint="eastAsia"/>
        </w:rPr>
        <w:tab/>
      </w:r>
      <w:r>
        <w:t>ioctl(fd,0,3);//en=0;</w:t>
      </w:r>
    </w:p>
    <w:p w14:paraId="50D9604E">
      <w:pPr>
        <w:pStyle w:val="145"/>
      </w:pPr>
      <w:r>
        <w:rPr>
          <w:rFonts w:hint="eastAsia"/>
        </w:rPr>
        <w:t xml:space="preserve">    </w:t>
      </w:r>
      <w:r>
        <w:rPr>
          <w:rFonts w:hint="eastAsia"/>
        </w:rPr>
        <w:tab/>
      </w:r>
      <w:r>
        <w:t>sleep(1);</w:t>
      </w:r>
    </w:p>
    <w:p w14:paraId="3E50757D">
      <w:pPr>
        <w:pStyle w:val="145"/>
      </w:pPr>
      <w:r>
        <w:rPr>
          <w:rFonts w:hint="eastAsia"/>
        </w:rPr>
        <w:t xml:space="preserve">    </w:t>
      </w:r>
      <w:r>
        <w:rPr>
          <w:rFonts w:hint="eastAsia"/>
        </w:rPr>
        <w:tab/>
      </w:r>
      <w:r>
        <w:t>ioctl(fd,0,1);//rs=0</w:t>
      </w:r>
    </w:p>
    <w:p w14:paraId="2FB81E7E">
      <w:pPr>
        <w:pStyle w:val="145"/>
      </w:pPr>
      <w:r>
        <w:rPr>
          <w:rFonts w:hint="eastAsia"/>
        </w:rPr>
        <w:t xml:space="preserve">    </w:t>
      </w:r>
      <w:r>
        <w:rPr>
          <w:rFonts w:hint="eastAsia"/>
        </w:rPr>
        <w:tab/>
      </w:r>
      <w:r>
        <w:t>ioctl(fd,0,7);//rw=0</w:t>
      </w:r>
    </w:p>
    <w:p w14:paraId="457698B2">
      <w:pPr>
        <w:pStyle w:val="145"/>
      </w:pPr>
      <w:r>
        <w:rPr>
          <w:rFonts w:hint="eastAsia"/>
        </w:rPr>
        <w:t xml:space="preserve">    </w:t>
      </w:r>
      <w:r>
        <w:rPr>
          <w:rFonts w:hint="eastAsia"/>
        </w:rPr>
        <w:tab/>
      </w:r>
      <w:r>
        <w:t>ioctl(fd,1,3);//en=1;</w:t>
      </w:r>
    </w:p>
    <w:p w14:paraId="71CCC518">
      <w:pPr>
        <w:pStyle w:val="145"/>
      </w:pPr>
      <w:r>
        <w:rPr>
          <w:rFonts w:hint="eastAsia"/>
        </w:rPr>
        <w:t xml:space="preserve">    </w:t>
      </w:r>
      <w:r>
        <w:rPr>
          <w:rFonts w:hint="eastAsia"/>
        </w:rPr>
        <w:tab/>
      </w:r>
      <w:r>
        <w:t>write(fd,&amp;f,1);</w:t>
      </w:r>
    </w:p>
    <w:p w14:paraId="57B22127">
      <w:pPr>
        <w:pStyle w:val="145"/>
      </w:pPr>
      <w:r>
        <w:t>‌</w:t>
      </w:r>
      <w:r>
        <w:rPr>
          <w:rFonts w:hint="eastAsia"/>
        </w:rPr>
        <w:t xml:space="preserve">    </w:t>
      </w:r>
      <w:r>
        <w:rPr>
          <w:rFonts w:hint="eastAsia"/>
        </w:rPr>
        <w:tab/>
      </w:r>
    </w:p>
    <w:p w14:paraId="67AEC3AF">
      <w:pPr>
        <w:pStyle w:val="145"/>
      </w:pPr>
      <w:r>
        <w:rPr>
          <w:rFonts w:hint="eastAsia"/>
        </w:rPr>
        <w:t xml:space="preserve">    </w:t>
      </w:r>
      <w:r>
        <w:rPr>
          <w:rFonts w:hint="eastAsia"/>
        </w:rPr>
        <w:tab/>
      </w:r>
      <w:r>
        <w:t>ioctl(fd,0,3);//en=0;</w:t>
      </w:r>
    </w:p>
    <w:p w14:paraId="36960DB5">
      <w:pPr>
        <w:pStyle w:val="145"/>
      </w:pPr>
      <w:r>
        <w:rPr>
          <w:rFonts w:hint="eastAsia"/>
        </w:rPr>
        <w:t xml:space="preserve">    </w:t>
      </w:r>
      <w:r>
        <w:rPr>
          <w:rFonts w:hint="eastAsia"/>
        </w:rPr>
        <w:tab/>
      </w:r>
      <w:r>
        <w:t>sleep(1);</w:t>
      </w:r>
    </w:p>
    <w:p w14:paraId="35989945">
      <w:pPr>
        <w:pStyle w:val="145"/>
      </w:pPr>
      <w:r>
        <w:rPr>
          <w:rFonts w:hint="eastAsia"/>
        </w:rPr>
        <w:t xml:space="preserve">    </w:t>
      </w:r>
      <w:r>
        <w:rPr>
          <w:rFonts w:hint="eastAsia"/>
        </w:rPr>
        <w:tab/>
      </w:r>
      <w:r>
        <w:t>/*</w:t>
      </w:r>
    </w:p>
    <w:p w14:paraId="3A3CAE9A">
      <w:pPr>
        <w:pStyle w:val="145"/>
      </w:pPr>
      <w:r>
        <w:rPr>
          <w:rFonts w:hint="eastAsia"/>
        </w:rPr>
        <w:t xml:space="preserve">    </w:t>
      </w:r>
      <w:r>
        <w:rPr>
          <w:rFonts w:hint="eastAsia"/>
        </w:rPr>
        <w:tab/>
      </w:r>
      <w:r>
        <w:t>发送数据</w:t>
      </w:r>
    </w:p>
    <w:p w14:paraId="45032F2C">
      <w:pPr>
        <w:pStyle w:val="145"/>
      </w:pPr>
      <w:r>
        <w:rPr>
          <w:rFonts w:hint="eastAsia"/>
        </w:rPr>
        <w:t xml:space="preserve">    </w:t>
      </w:r>
      <w:r>
        <w:rPr>
          <w:rFonts w:hint="eastAsia"/>
        </w:rPr>
        <w:tab/>
      </w:r>
      <w:r>
        <w:t>*/</w:t>
      </w:r>
    </w:p>
    <w:p w14:paraId="26359409">
      <w:pPr>
        <w:pStyle w:val="145"/>
      </w:pPr>
      <w:r>
        <w:rPr>
          <w:rFonts w:hint="eastAsia"/>
        </w:rPr>
        <w:t xml:space="preserve">    </w:t>
      </w:r>
      <w:r>
        <w:rPr>
          <w:rFonts w:hint="eastAsia"/>
        </w:rPr>
        <w:tab/>
      </w:r>
      <w:r>
        <w:t>for(jishu=0;jishu&lt;=(length+18);jishu++)</w:t>
      </w:r>
    </w:p>
    <w:p w14:paraId="707CEA12">
      <w:pPr>
        <w:pStyle w:val="145"/>
      </w:pPr>
      <w:r>
        <w:rPr>
          <w:rFonts w:hint="eastAsia"/>
        </w:rPr>
        <w:t xml:space="preserve">    </w:t>
      </w:r>
      <w:r>
        <w:t>{</w:t>
      </w:r>
    </w:p>
    <w:p w14:paraId="032C955A">
      <w:pPr>
        <w:pStyle w:val="145"/>
      </w:pPr>
      <w:r>
        <w:rPr>
          <w:rFonts w:hint="eastAsia"/>
        </w:rPr>
        <w:t xml:space="preserve">    </w:t>
      </w:r>
      <w:r>
        <w:t>ioctl(fd,1,1);//rs=1</w:t>
      </w:r>
    </w:p>
    <w:p w14:paraId="606A44E2">
      <w:pPr>
        <w:pStyle w:val="145"/>
      </w:pPr>
      <w:r>
        <w:rPr>
          <w:rFonts w:hint="eastAsia"/>
        </w:rPr>
        <w:t xml:space="preserve">    </w:t>
      </w:r>
      <w:r>
        <w:t>ioctl(fd,1,3);//en=1;</w:t>
      </w:r>
    </w:p>
    <w:p w14:paraId="67E16BDE">
      <w:pPr>
        <w:pStyle w:val="145"/>
      </w:pPr>
      <w:r>
        <w:rPr>
          <w:rFonts w:hint="eastAsia"/>
        </w:rPr>
        <w:t xml:space="preserve">    </w:t>
      </w:r>
      <w:r>
        <w:t>write(fd,&amp;(dan[jishu]),1);</w:t>
      </w:r>
    </w:p>
    <w:p w14:paraId="4DF4055B">
      <w:pPr>
        <w:pStyle w:val="145"/>
      </w:pPr>
      <w:r>
        <w:rPr>
          <w:rFonts w:hint="eastAsia"/>
        </w:rPr>
        <w:t xml:space="preserve">    </w:t>
      </w:r>
      <w:r>
        <w:t>ioctl(fd,0,3);//en=0;</w:t>
      </w:r>
    </w:p>
    <w:p w14:paraId="257E4881">
      <w:pPr>
        <w:pStyle w:val="145"/>
      </w:pPr>
      <w:r>
        <w:rPr>
          <w:rFonts w:hint="eastAsia"/>
        </w:rPr>
        <w:t xml:space="preserve">    </w:t>
      </w:r>
      <w:r>
        <w:t>sleep(1);</w:t>
      </w:r>
    </w:p>
    <w:p w14:paraId="78B04B89">
      <w:pPr>
        <w:pStyle w:val="145"/>
      </w:pPr>
      <w:r>
        <w:rPr>
          <w:rFonts w:hint="eastAsia"/>
        </w:rPr>
        <w:t xml:space="preserve">    </w:t>
      </w:r>
      <w:r>
        <w:t>}</w:t>
      </w:r>
    </w:p>
    <w:p w14:paraId="1E4EBC56">
      <w:pPr>
        <w:pStyle w:val="145"/>
      </w:pPr>
      <w:r>
        <w:t>‌</w:t>
      </w:r>
      <w:r>
        <w:rPr>
          <w:rFonts w:hint="eastAsia"/>
        </w:rPr>
        <w:t xml:space="preserve">    </w:t>
      </w:r>
      <w:r>
        <w:rPr>
          <w:rFonts w:hint="eastAsia"/>
        </w:rPr>
        <w:tab/>
      </w:r>
    </w:p>
    <w:p w14:paraId="4D9BE291">
      <w:pPr>
        <w:pStyle w:val="145"/>
      </w:pPr>
      <w:r>
        <w:rPr>
          <w:rFonts w:hint="eastAsia"/>
        </w:rPr>
        <w:t xml:space="preserve">    </w:t>
      </w:r>
      <w:r>
        <w:t>close(fd);</w:t>
      </w:r>
    </w:p>
    <w:p w14:paraId="704FBEC6">
      <w:pPr>
        <w:pStyle w:val="145"/>
      </w:pPr>
      <w:r>
        <w:t>‌</w:t>
      </w:r>
      <w:r>
        <w:rPr>
          <w:rFonts w:hint="eastAsia"/>
        </w:rPr>
        <w:t xml:space="preserve">    </w:t>
      </w:r>
    </w:p>
    <w:p w14:paraId="3E569390">
      <w:pPr>
        <w:pStyle w:val="145"/>
      </w:pPr>
      <w:r>
        <w:rPr>
          <w:rFonts w:hint="eastAsia"/>
        </w:rPr>
        <w:t xml:space="preserve">    </w:t>
      </w:r>
      <w:r>
        <w:t>}</w:t>
      </w:r>
    </w:p>
    <w:p w14:paraId="1A67C8DE">
      <w:pPr>
        <w:pStyle w:val="5"/>
        <w:numPr>
          <w:ilvl w:val="1"/>
          <w:numId w:val="22"/>
        </w:numPr>
        <w:spacing w:before="705" w:after="352"/>
      </w:pPr>
      <w:bookmarkStart w:id="11910" w:name="_Toc8181"/>
      <w:r>
        <w:rPr>
          <w:rFonts w:hint="eastAsia"/>
        </w:rPr>
        <w:t>单元测试</w:t>
      </w:r>
      <w:bookmarkEnd w:id="11910"/>
    </w:p>
    <w:p w14:paraId="58DEF37F">
      <w:pPr>
        <w:pStyle w:val="109"/>
        <w:ind w:firstLine="360"/>
        <w:rPr>
          <w:rStyle w:val="174"/>
          <w:rFonts w:hint="eastAsia" w:eastAsia="宋体"/>
          <w:lang w:eastAsia="zh-CN"/>
        </w:rPr>
      </w:pPr>
      <w:r>
        <w:rPr>
          <w:rStyle w:val="174"/>
          <w:rFonts w:hint="eastAsia" w:eastAsia="宋体"/>
          <w:lang w:eastAsia="zh-CN"/>
        </w:rPr>
        <w:drawing>
          <wp:inline distT="0" distB="0" distL="114300" distR="114300">
            <wp:extent cx="2286000" cy="2286000"/>
            <wp:effectExtent l="0" t="0" r="0" b="0"/>
            <wp:docPr id="113" name="图片 113" descr="第六章 嵌入式操作系统-自测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第六章 嵌入式操作系统-自测题"/>
                    <pic:cNvPicPr>
                      <a:picLocks noChangeAspect="1"/>
                    </pic:cNvPicPr>
                  </pic:nvPicPr>
                  <pic:blipFill>
                    <a:blip r:embed="rId431"/>
                    <a:stretch>
                      <a:fillRect/>
                    </a:stretch>
                  </pic:blipFill>
                  <pic:spPr>
                    <a:xfrm>
                      <a:off x="0" y="0"/>
                      <a:ext cx="2286000" cy="2286000"/>
                    </a:xfrm>
                    <a:prstGeom prst="rect">
                      <a:avLst/>
                    </a:prstGeom>
                  </pic:spPr>
                </pic:pic>
              </a:graphicData>
            </a:graphic>
          </wp:inline>
        </w:drawing>
      </w:r>
    </w:p>
    <w:p w14:paraId="1A91A00D">
      <w:pPr>
        <w:pStyle w:val="109"/>
        <w:ind w:firstLine="360"/>
      </w:pPr>
      <w:r>
        <w:rPr>
          <w:rStyle w:val="174"/>
          <w:rFonts w:hint="eastAsia"/>
        </w:rPr>
        <w:t>第六章</w:t>
      </w:r>
      <w:r>
        <w:rPr>
          <w:rStyle w:val="174"/>
        </w:rPr>
        <w:noBreakHyphen/>
      </w:r>
      <w:r>
        <w:rPr>
          <w:rStyle w:val="174"/>
          <w:rFonts w:hint="eastAsia"/>
        </w:rPr>
        <w:t>单元测试</w:t>
      </w:r>
    </w:p>
    <w:p w14:paraId="5FB5DD6D">
      <w:pPr>
        <w:pStyle w:val="266"/>
      </w:pPr>
    </w:p>
    <w:p w14:paraId="5EFC7C1B">
      <w:pPr>
        <w:pStyle w:val="3"/>
        <w:numPr>
          <w:ilvl w:val="0"/>
          <w:numId w:val="22"/>
        </w:numPr>
        <w:spacing w:before="1058" w:after="352"/>
      </w:pPr>
      <w:bookmarkStart w:id="11911" w:name="_Toc5647"/>
      <w:r>
        <w:rPr>
          <w:rFonts w:hint="eastAsia"/>
        </w:rPr>
        <w:t>嵌入式系统的设计实例</w:t>
      </w:r>
      <w:r>
        <w:rPr>
          <w:rFonts w:hint="eastAsia"/>
          <w:lang w:eastAsia="zh-CN"/>
        </w:rPr>
        <w:t>——</w:t>
      </w:r>
      <w:r>
        <w:rPr>
          <w:rFonts w:hint="eastAsia"/>
        </w:rPr>
        <w:t>离子色谱仪</w:t>
      </w:r>
      <w:r>
        <w:fldChar w:fldCharType="begin"/>
      </w:r>
      <w:r>
        <w:instrText xml:space="preserve"> </w:instrText>
      </w:r>
      <w:r>
        <w:rPr>
          <w:rFonts w:hint="eastAsia"/>
        </w:rPr>
        <w:instrText xml:space="preserve">SEQ QWord_Heading1_Sequence \h \r 7</w:instrText>
      </w:r>
      <w:r>
        <w:instrText xml:space="preserve"> </w:instrText>
      </w:r>
      <w:r>
        <w:fldChar w:fldCharType="end"/>
      </w:r>
      <w:bookmarkEnd w:id="11911"/>
    </w:p>
    <w:p w14:paraId="17320C06">
      <w:pPr>
        <w:pStyle w:val="4"/>
        <w:ind w:firstLine="420"/>
      </w:pPr>
      <w:r>
        <w:rPr>
          <w:rFonts w:hint="eastAsia"/>
        </w:rPr>
        <w:t>第六章介绍了要实现什么样的系统，本章需要设计程序去满足这个系统的要求。嵌入式系统开发的四个过程如</w:t>
      </w:r>
      <w:r>
        <w:fldChar w:fldCharType="begin"/>
      </w:r>
      <w:r>
        <w:instrText xml:space="preserve"> </w:instrText>
      </w:r>
      <w:r>
        <w:rPr>
          <w:rFonts w:hint="eastAsia"/>
        </w:rPr>
        <w:instrText xml:space="preserve">REF QWord_XRef_Figure__9PnMsb \h \* CHARFORMAT</w:instrText>
      </w:r>
      <w:r>
        <w:instrText xml:space="preserve"> </w:instrText>
      </w:r>
      <w:r>
        <w:fldChar w:fldCharType="separate"/>
      </w:r>
      <w:r>
        <w:rPr>
          <w:rFonts w:hint="eastAsia"/>
        </w:rPr>
        <w:t>图 </w:t>
      </w:r>
      <w:r>
        <w:t>7</w:t>
      </w:r>
      <w:r>
        <w:noBreakHyphen/>
      </w:r>
      <w:r>
        <w:t>1</w:t>
      </w:r>
      <w:r>
        <w:fldChar w:fldCharType="end"/>
      </w:r>
      <w:r>
        <w:rPr>
          <w:rFonts w:hint="eastAsia"/>
        </w:rPr>
        <w:t>所示。</w:t>
      </w:r>
    </w:p>
    <w:p w14:paraId="76041173">
      <w:pPr>
        <w:pStyle w:val="105"/>
      </w:pPr>
      <w:r>
        <w:t>‌</w:t>
      </w:r>
      <w:bookmarkStart w:id="11912" w:name="_QWord_ImageIndex_118"/>
      <w:r>
        <w:drawing>
          <wp:inline distT="0" distB="0" distL="0" distR="0">
            <wp:extent cx="2785110" cy="2151380"/>
            <wp:effectExtent l="0" t="0" r="0" b="1270"/>
            <wp:docPr id="671442658" name="图片 1" title="QWord_ImageMark_118">
              <a:hlinkClick xmlns:a="http://schemas.openxmlformats.org/drawingml/2006/main" r:id="rId432" tooltip="QWord 图片目录：resource/images/illustration/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42658" name="图片 1" title="QWord_ImageMark_118"/>
                    <pic:cNvPicPr>
                      <a:picLocks noChangeAspect="1"/>
                    </pic:cNvPicPr>
                  </pic:nvPicPr>
                  <pic:blipFill>
                    <a:blip r:embed="rId433"/>
                    <a:stretch>
                      <a:fillRect/>
                    </a:stretch>
                  </pic:blipFill>
                  <pic:spPr>
                    <a:xfrm>
                      <a:off x="0" y="0"/>
                      <a:ext cx="2785110" cy="2151948"/>
                    </a:xfrm>
                    <a:prstGeom prst="rect">
                      <a:avLst/>
                    </a:prstGeom>
                  </pic:spPr>
                </pic:pic>
              </a:graphicData>
            </a:graphic>
          </wp:inline>
        </w:drawing>
      </w:r>
      <w:bookmarkEnd w:id="11912"/>
    </w:p>
    <w:p w14:paraId="151E6FBA">
      <w:pPr>
        <w:pStyle w:val="68"/>
      </w:pPr>
      <w:bookmarkStart w:id="11913" w:name="QWord_XRef_Figure__9PnMsb"/>
      <w:r>
        <w:rPr>
          <w:rFonts w:hint="eastAsia"/>
        </w:rPr>
        <w:t>图 </w:t>
      </w:r>
      <w:r>
        <w:fldChar w:fldCharType="begin"/>
      </w:r>
      <w:r>
        <w:instrText xml:space="preserve"> SEQ QWord_Heading1_Sequence \c </w:instrText>
      </w:r>
      <w:r>
        <w:fldChar w:fldCharType="separate"/>
      </w:r>
      <w:r>
        <w:t>7</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bookmarkEnd w:id="11913"/>
      <w:r>
        <w:rPr>
          <w:rFonts w:hint="eastAsia"/>
        </w:rPr>
        <w:t xml:space="preserve">  嵌入式系统开发过程图</w:t>
      </w:r>
    </w:p>
    <w:p w14:paraId="4BB0EB4A">
      <w:pPr>
        <w:pStyle w:val="5"/>
        <w:numPr>
          <w:ilvl w:val="1"/>
          <w:numId w:val="22"/>
        </w:numPr>
        <w:spacing w:before="705" w:after="352"/>
      </w:pPr>
      <w:bookmarkStart w:id="11914" w:name="_Toc23667"/>
      <w:r>
        <w:rPr>
          <w:rFonts w:hint="eastAsia"/>
        </w:rPr>
        <w:t>离子色谱仪的系统总体设计方案</w:t>
      </w:r>
      <w:bookmarkEnd w:id="11914"/>
    </w:p>
    <w:p w14:paraId="5D3F62FA">
      <w:pPr>
        <w:pStyle w:val="4"/>
        <w:ind w:firstLine="420"/>
      </w:pPr>
      <w:r>
        <w:rPr>
          <w:rFonts w:hint="eastAsia"/>
        </w:rPr>
        <w:t>总体设计阶段需要解决如何实现由系统定义规定的功能。需要</w:t>
      </w:r>
      <w:r>
        <w:rPr>
          <w:rFonts w:hint="eastAsia"/>
          <w:lang w:eastAsia="zh-CN"/>
        </w:rPr>
        <w:t>架构</w:t>
      </w:r>
      <w:r>
        <w:rPr>
          <w:rFonts w:hint="eastAsia"/>
        </w:rPr>
        <w:t>嵌入式系统的总体构架，从功能实现上对软硬件进行划分；在此基础上，选定处理器和基本接口器件；根据系统的复杂程度确定是否使用操作系统，以及选择哪种操作系统；此外，还需要选择系统的开发环境，软件系统的总体架构设计等。</w:t>
      </w:r>
    </w:p>
    <w:p w14:paraId="1CEC2CFB">
      <w:pPr>
        <w:pStyle w:val="109"/>
        <w:ind w:firstLine="360"/>
        <w:rPr>
          <w:rStyle w:val="174"/>
          <w:rFonts w:hint="eastAsia" w:eastAsia="宋体"/>
          <w:lang w:eastAsia="zh-CN"/>
        </w:rPr>
      </w:pPr>
      <w:r>
        <w:rPr>
          <w:rStyle w:val="174"/>
          <w:rFonts w:hint="eastAsia" w:eastAsia="宋体"/>
          <w:lang w:eastAsia="zh-CN"/>
        </w:rPr>
        <w:drawing>
          <wp:inline distT="0" distB="0" distL="114300" distR="114300">
            <wp:extent cx="2286000" cy="2286000"/>
            <wp:effectExtent l="0" t="0" r="0" b="0"/>
            <wp:docPr id="114" name="图片 114" descr="7-1 离子色谱仪的系统总体设计方案.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7-1 离子色谱仪的系统总体设计方案.mp4"/>
                    <pic:cNvPicPr>
                      <a:picLocks noChangeAspect="1"/>
                    </pic:cNvPicPr>
                  </pic:nvPicPr>
                  <pic:blipFill>
                    <a:blip r:embed="rId434"/>
                    <a:stretch>
                      <a:fillRect/>
                    </a:stretch>
                  </pic:blipFill>
                  <pic:spPr>
                    <a:xfrm>
                      <a:off x="0" y="0"/>
                      <a:ext cx="2286000" cy="2286000"/>
                    </a:xfrm>
                    <a:prstGeom prst="rect">
                      <a:avLst/>
                    </a:prstGeom>
                  </pic:spPr>
                </pic:pic>
              </a:graphicData>
            </a:graphic>
          </wp:inline>
        </w:drawing>
      </w:r>
    </w:p>
    <w:p w14:paraId="63C4FCA4">
      <w:pPr>
        <w:pStyle w:val="109"/>
        <w:ind w:firstLine="360"/>
      </w:pPr>
      <w:r>
        <w:rPr>
          <w:rStyle w:val="174"/>
          <w:rFonts w:hint="eastAsia"/>
        </w:rPr>
        <w:t>7</w:t>
      </w:r>
      <w:r>
        <w:rPr>
          <w:rStyle w:val="174"/>
        </w:rPr>
        <w:noBreakHyphen/>
      </w:r>
      <w:r>
        <w:rPr>
          <w:rStyle w:val="174"/>
          <w:rFonts w:hint="eastAsia"/>
        </w:rPr>
        <w:t>1 离子色谱仪的系统总体设计方案</w:t>
      </w:r>
    </w:p>
    <w:p w14:paraId="171D0808">
      <w:pPr>
        <w:pStyle w:val="4"/>
        <w:ind w:firstLine="420"/>
      </w:pPr>
      <w:r>
        <w:rPr>
          <w:rFonts w:hint="eastAsia"/>
        </w:rPr>
        <w:t>系统总体设计思路如</w:t>
      </w:r>
      <w:r>
        <w:fldChar w:fldCharType="begin"/>
      </w:r>
      <w:r>
        <w:instrText xml:space="preserve"> </w:instrText>
      </w:r>
      <w:r>
        <w:rPr>
          <w:rFonts w:hint="eastAsia"/>
        </w:rPr>
        <w:instrText xml:space="preserve">REF QWord_XRef_Figure__RMisnr \h \* CHARFORMAT</w:instrText>
      </w:r>
      <w:r>
        <w:instrText xml:space="preserve"> </w:instrText>
      </w:r>
      <w:r>
        <w:fldChar w:fldCharType="separate"/>
      </w:r>
      <w:r>
        <w:rPr>
          <w:rFonts w:hint="eastAsia"/>
        </w:rPr>
        <w:t>图 </w:t>
      </w:r>
      <w:r>
        <w:t>7</w:t>
      </w:r>
      <w:r>
        <w:noBreakHyphen/>
      </w:r>
      <w:r>
        <w:t>2</w:t>
      </w:r>
      <w:r>
        <w:fldChar w:fldCharType="end"/>
      </w:r>
      <w:r>
        <w:rPr>
          <w:rFonts w:hint="eastAsia"/>
        </w:rPr>
        <w:t>所示。</w:t>
      </w:r>
    </w:p>
    <w:p w14:paraId="4FC9D653">
      <w:pPr>
        <w:pStyle w:val="105"/>
      </w:pPr>
      <w:bookmarkStart w:id="11915" w:name="_QWord_Paragraph__1238"/>
      <w:r>
        <w:t>‌</w:t>
      </w:r>
      <w:bookmarkStart w:id="11916" w:name="_QWord_ImageIndex_119"/>
      <w:r>
        <w:drawing>
          <wp:inline distT="0" distB="0" distL="0" distR="0">
            <wp:extent cx="3181350" cy="1367790"/>
            <wp:effectExtent l="0" t="0" r="0" b="3810"/>
            <wp:docPr id="27817961" name="图片 1" title="QWord_ImageMark_119">
              <a:hlinkClick xmlns:a="http://schemas.openxmlformats.org/drawingml/2006/main" r:id="rId435" tooltip="QWord 图片目录：resource/images/illustration/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7961" name="图片 1" title="QWord_ImageMark_119"/>
                    <pic:cNvPicPr>
                      <a:picLocks noChangeAspect="1"/>
                    </pic:cNvPicPr>
                  </pic:nvPicPr>
                  <pic:blipFill>
                    <a:blip r:embed="rId436"/>
                    <a:stretch>
                      <a:fillRect/>
                    </a:stretch>
                  </pic:blipFill>
                  <pic:spPr>
                    <a:xfrm>
                      <a:off x="0" y="0"/>
                      <a:ext cx="3181350" cy="1368282"/>
                    </a:xfrm>
                    <a:prstGeom prst="rect">
                      <a:avLst/>
                    </a:prstGeom>
                  </pic:spPr>
                </pic:pic>
              </a:graphicData>
            </a:graphic>
          </wp:inline>
        </w:drawing>
      </w:r>
      <w:bookmarkEnd w:id="11915"/>
      <w:bookmarkEnd w:id="11916"/>
    </w:p>
    <w:p w14:paraId="0D300991">
      <w:pPr>
        <w:pStyle w:val="68"/>
      </w:pPr>
      <w:bookmarkStart w:id="11917" w:name="QWord_XRef_Figure__RMisnr"/>
      <w:r>
        <w:rPr>
          <w:rFonts w:hint="eastAsia"/>
        </w:rPr>
        <w:t>图 </w:t>
      </w:r>
      <w:r>
        <w:fldChar w:fldCharType="begin"/>
      </w:r>
      <w:r>
        <w:instrText xml:space="preserve"> SEQ QWord_Heading1_Sequence \c </w:instrText>
      </w:r>
      <w:r>
        <w:fldChar w:fldCharType="separate"/>
      </w:r>
      <w:r>
        <w:t>7</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bookmarkEnd w:id="11917"/>
      <w:r>
        <w:rPr>
          <w:rFonts w:hint="eastAsia"/>
        </w:rPr>
        <w:t xml:space="preserve">  系统总体设计思路图</w:t>
      </w:r>
    </w:p>
    <w:p w14:paraId="06EBCA3C">
      <w:pPr>
        <w:pStyle w:val="4"/>
        <w:ind w:firstLine="420"/>
      </w:pPr>
      <w:r>
        <w:rPr>
          <w:rFonts w:hint="eastAsia"/>
        </w:rPr>
        <w:t>系统总体结构如</w:t>
      </w:r>
      <w:r>
        <w:fldChar w:fldCharType="begin"/>
      </w:r>
      <w:r>
        <w:instrText xml:space="preserve"> </w:instrText>
      </w:r>
      <w:r>
        <w:rPr>
          <w:rFonts w:hint="eastAsia"/>
        </w:rPr>
        <w:instrText xml:space="preserve">REF QWord_XRef_Figure__WIqOyH \h \* CHARFORMAT</w:instrText>
      </w:r>
      <w:r>
        <w:instrText xml:space="preserve"> </w:instrText>
      </w:r>
      <w:r>
        <w:fldChar w:fldCharType="separate"/>
      </w:r>
      <w:r>
        <w:rPr>
          <w:rFonts w:hint="eastAsia"/>
        </w:rPr>
        <w:t>图 </w:t>
      </w:r>
      <w:r>
        <w:t>7</w:t>
      </w:r>
      <w:r>
        <w:noBreakHyphen/>
      </w:r>
      <w:r>
        <w:t>3</w:t>
      </w:r>
      <w:r>
        <w:fldChar w:fldCharType="end"/>
      </w:r>
      <w:r>
        <w:rPr>
          <w:rFonts w:hint="eastAsia"/>
        </w:rPr>
        <w:t>所示。</w:t>
      </w:r>
    </w:p>
    <w:p w14:paraId="1EBA0903">
      <w:pPr>
        <w:pStyle w:val="105"/>
      </w:pPr>
      <w:r>
        <w:t>‌</w:t>
      </w:r>
      <w:bookmarkStart w:id="11918" w:name="_QWord_ImageIndex_120"/>
      <w:r>
        <w:drawing>
          <wp:inline distT="0" distB="0" distL="0" distR="0">
            <wp:extent cx="4856480" cy="2291080"/>
            <wp:effectExtent l="0" t="0" r="1270" b="0"/>
            <wp:docPr id="112231657" name="图片 1" title="QWord_ImageMark_120">
              <a:hlinkClick xmlns:a="http://schemas.openxmlformats.org/drawingml/2006/main" r:id="rId437" tooltip="QWord 图片目录：resource/images/illustration/1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1657" name="图片 1" title="QWord_ImageMark_120"/>
                    <pic:cNvPicPr>
                      <a:picLocks noChangeAspect="1"/>
                    </pic:cNvPicPr>
                  </pic:nvPicPr>
                  <pic:blipFill>
                    <a:blip r:embed="rId438"/>
                    <a:stretch>
                      <a:fillRect/>
                    </a:stretch>
                  </pic:blipFill>
                  <pic:spPr>
                    <a:xfrm>
                      <a:off x="0" y="0"/>
                      <a:ext cx="4856480" cy="2291320"/>
                    </a:xfrm>
                    <a:prstGeom prst="rect">
                      <a:avLst/>
                    </a:prstGeom>
                  </pic:spPr>
                </pic:pic>
              </a:graphicData>
            </a:graphic>
          </wp:inline>
        </w:drawing>
      </w:r>
      <w:bookmarkEnd w:id="11918"/>
    </w:p>
    <w:p w14:paraId="61F867D1">
      <w:pPr>
        <w:pStyle w:val="68"/>
      </w:pPr>
      <w:bookmarkStart w:id="11919" w:name="QWord_XRef_Figure__WIqOyH"/>
      <w:r>
        <w:rPr>
          <w:rFonts w:hint="eastAsia"/>
        </w:rPr>
        <w:t>图 </w:t>
      </w:r>
      <w:r>
        <w:fldChar w:fldCharType="begin"/>
      </w:r>
      <w:r>
        <w:instrText xml:space="preserve"> SEQ QWord_Heading1_Sequence \c </w:instrText>
      </w:r>
      <w:r>
        <w:fldChar w:fldCharType="separate"/>
      </w:r>
      <w:r>
        <w:t>7</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bookmarkEnd w:id="11919"/>
      <w:r>
        <w:rPr>
          <w:rFonts w:hint="eastAsia"/>
        </w:rPr>
        <w:t xml:space="preserve">  系统总体结构图</w:t>
      </w:r>
    </w:p>
    <w:p w14:paraId="11B3B1D1">
      <w:pPr>
        <w:pStyle w:val="4"/>
        <w:ind w:firstLine="420"/>
      </w:pPr>
      <w:r>
        <w:rPr>
          <w:rFonts w:hint="eastAsia"/>
        </w:rPr>
        <w:t>远程计算机可以下发命令给嵌入系统，嵌入系统根据这些命令来进行相应设备的操作，比如控制泵的流速，控制泵的启</w:t>
      </w:r>
      <w:r>
        <w:rPr>
          <w:rFonts w:hint="eastAsia"/>
          <w:lang w:eastAsia="zh-CN"/>
        </w:rPr>
        <w:t>挡位</w:t>
      </w:r>
      <w:r>
        <w:rPr>
          <w:rFonts w:hint="eastAsia"/>
        </w:rPr>
        <w:t>止，控制电导检测器的档位选择等等。嵌入系统可以通过网络连接来把它采集到的数据传送给远程计算机进行显示。</w:t>
      </w:r>
    </w:p>
    <w:p w14:paraId="35B96030">
      <w:pPr>
        <w:pStyle w:val="4"/>
        <w:ind w:firstLine="420"/>
      </w:pPr>
      <w:r>
        <w:rPr>
          <w:rFonts w:hint="eastAsia"/>
        </w:rPr>
        <w:t>接下来对各个实体之间的关系进行分析。</w:t>
      </w:r>
    </w:p>
    <w:p w14:paraId="23ABF34C">
      <w:pPr>
        <w:pStyle w:val="4"/>
        <w:ind w:firstLine="420"/>
      </w:pPr>
      <w:r>
        <w:rPr>
          <w:rFonts w:hint="eastAsia"/>
        </w:rPr>
        <w:t>首先是嵌入系统和电导检测器以及模拟信号调理板之间的关系。</w:t>
      </w:r>
    </w:p>
    <w:p w14:paraId="16A166A1">
      <w:pPr>
        <w:pStyle w:val="66"/>
        <w:numPr>
          <w:ilvl w:val="4"/>
          <w:numId w:val="22"/>
        </w:numPr>
      </w:pPr>
      <w:r>
        <w:rPr>
          <w:rFonts w:hint="eastAsia"/>
        </w:rPr>
        <w:t>信号检测</w:t>
      </w:r>
      <w:r>
        <w:rPr>
          <w:rFonts w:hint="eastAsia"/>
          <w:lang w:eastAsia="zh-CN"/>
        </w:rPr>
        <w:t>挡位</w:t>
      </w:r>
      <w:r>
        <w:rPr>
          <w:rFonts w:hint="eastAsia"/>
        </w:rPr>
        <w:t>：从电导检测器上检测档位的电压、电导率和电流，调零输出以及温度等等这些模拟信号，通过模拟信号调理板调理成所需要的合适的电压，再通过相应的AD转换，把一些信号转化为数字量。</w:t>
      </w:r>
    </w:p>
    <w:p w14:paraId="48EAF4EC">
      <w:pPr>
        <w:pStyle w:val="66"/>
        <w:numPr>
          <w:ilvl w:val="4"/>
          <w:numId w:val="22"/>
        </w:numPr>
      </w:pPr>
      <w:r>
        <w:rPr>
          <w:rFonts w:hint="eastAsia"/>
        </w:rPr>
        <w:t>控制功能：嵌入式</w:t>
      </w:r>
      <w:r>
        <w:rPr>
          <w:rFonts w:hint="eastAsia"/>
          <w:lang w:eastAsia="zh-CN"/>
        </w:rPr>
        <w:t>挡位</w:t>
      </w:r>
      <w:r>
        <w:rPr>
          <w:rFonts w:hint="eastAsia"/>
        </w:rPr>
        <w:t>可以控制电导检测器的档位，也可以控制电导检测器输出一定的电流，把它的输出调零等等。</w:t>
      </w:r>
    </w:p>
    <w:p w14:paraId="78C2D1AE">
      <w:pPr>
        <w:pStyle w:val="4"/>
        <w:ind w:firstLine="420"/>
      </w:pPr>
      <w:r>
        <w:rPr>
          <w:rFonts w:hint="eastAsia"/>
        </w:rPr>
        <w:t>接着是嵌入式系统和高压平流泵之间的关系，通过串行通信来实现泵的检测和控制。串行通信采用的是普通的RS232通信方式。</w:t>
      </w:r>
    </w:p>
    <w:p w14:paraId="64F2F925">
      <w:pPr>
        <w:pStyle w:val="66"/>
        <w:numPr>
          <w:ilvl w:val="-1"/>
          <w:numId w:val="0"/>
        </w:numPr>
        <w:ind w:left="317" w:firstLine="0"/>
      </w:pPr>
      <w:r>
        <w:rPr>
          <w:rFonts w:hint="eastAsia"/>
          <w:lang w:eastAsia="zh-CN"/>
        </w:rPr>
        <w:t>（</w:t>
      </w:r>
      <w:r>
        <w:rPr>
          <w:rFonts w:hint="eastAsia"/>
          <w:lang w:val="en-US" w:eastAsia="zh-CN"/>
        </w:rPr>
        <w:t>1）</w:t>
      </w:r>
      <w:r>
        <w:rPr>
          <w:rFonts w:hint="eastAsia"/>
        </w:rPr>
        <w:t>信号检测关系：只需检测泵的压力。</w:t>
      </w:r>
    </w:p>
    <w:p w14:paraId="584CE0DF">
      <w:pPr>
        <w:pStyle w:val="66"/>
        <w:numPr>
          <w:ilvl w:val="-1"/>
          <w:numId w:val="0"/>
        </w:numPr>
        <w:ind w:left="317" w:firstLine="0"/>
      </w:pPr>
      <w:r>
        <w:rPr>
          <w:rFonts w:hint="eastAsia"/>
          <w:lang w:eastAsia="zh-CN"/>
        </w:rPr>
        <w:t>（</w:t>
      </w:r>
      <w:r>
        <w:rPr>
          <w:rFonts w:hint="eastAsia"/>
          <w:lang w:val="en-US" w:eastAsia="zh-CN"/>
        </w:rPr>
        <w:t>2）</w:t>
      </w:r>
      <w:r>
        <w:rPr>
          <w:rFonts w:hint="eastAsia"/>
        </w:rPr>
        <w:t>控制功能：需要启动或者停止泵，还需要对泵的流速来进行相应的设定，尤其</w:t>
      </w:r>
      <w:r>
        <w:rPr>
          <w:rFonts w:hint="eastAsia"/>
          <w:lang w:val="en-US" w:eastAsia="zh-CN"/>
        </w:rPr>
        <w:t>是它</w:t>
      </w:r>
      <w:r>
        <w:rPr>
          <w:rFonts w:hint="eastAsia"/>
        </w:rPr>
        <w:t>的工作参数的设置。</w:t>
      </w:r>
    </w:p>
    <w:p w14:paraId="185BC273">
      <w:pPr>
        <w:pStyle w:val="4"/>
        <w:ind w:firstLine="420"/>
      </w:pPr>
      <w:r>
        <w:rPr>
          <w:rFonts w:hint="eastAsia"/>
        </w:rPr>
        <w:t>在这两个实体中，信号的传输方向有两个，一个是通过串行通信协议来读取的泵的压力，另一个是通过串行通信协议向泵写命令，或写一些参数。</w:t>
      </w:r>
    </w:p>
    <w:p w14:paraId="133F7DC9">
      <w:pPr>
        <w:pStyle w:val="4"/>
        <w:ind w:firstLine="420"/>
      </w:pPr>
      <w:r>
        <w:rPr>
          <w:rFonts w:hint="eastAsia"/>
        </w:rPr>
        <w:t>最后是嵌入式系统和远程计算机之间的关系，通过网络通信来实现远程监控。网络通信信号的传输有两个方向，一个是通过嵌入系统获取泵的压力和电导检测器的参数，然后把这些参数用网络传输到PC机上。另一个是PC机通过网络通信把命令传到嵌入式系统，进一步通过嵌入系统来控制泵的启动，电导检测器的工作参数设置等等。</w:t>
      </w:r>
    </w:p>
    <w:p w14:paraId="05C950DB">
      <w:pPr>
        <w:spacing w:before="352" w:after="352"/>
        <w:ind w:firstLine="420"/>
        <w:rPr>
          <w:rFonts w:hint="eastAsia" w:ascii="宋体" w:hAnsi="宋体" w:eastAsia="宋体" w:cs="宋体"/>
          <w:lang w:val="en-US" w:eastAsia="zh-CN"/>
        </w:rPr>
      </w:pPr>
      <w:bookmarkStart w:id="11920" w:name="QWSCP_A_003__V0oiUm"/>
      <w:r>
        <w:rPr>
          <w:rFonts w:hint="eastAsia" w:ascii="宋体" w:hAnsi="宋体" w:eastAsia="宋体" w:cs="宋体"/>
        </w:rPr>
        <w:t>各部分设计思路</w:t>
      </w:r>
      <w:r>
        <w:rPr>
          <w:rFonts w:hint="eastAsia" w:ascii="宋体" w:hAnsi="宋体" w:eastAsia="宋体" w:cs="宋体"/>
          <w:lang w:val="en-US" w:eastAsia="zh-CN"/>
        </w:rPr>
        <w:t>如下。</w:t>
      </w:r>
    </w:p>
    <w:bookmarkEnd w:id="11920"/>
    <w:p w14:paraId="172F83F4">
      <w:pPr>
        <w:pStyle w:val="66"/>
        <w:numPr>
          <w:ilvl w:val="-1"/>
          <w:numId w:val="0"/>
        </w:numPr>
        <w:ind w:firstLine="420" w:firstLineChars="200"/>
      </w:pPr>
      <w:r>
        <w:rPr>
          <w:rFonts w:hint="eastAsia"/>
          <w:lang w:eastAsia="zh-CN"/>
        </w:rPr>
        <w:t>（</w:t>
      </w:r>
      <w:r>
        <w:rPr>
          <w:rFonts w:hint="eastAsia"/>
          <w:lang w:val="en-US" w:eastAsia="zh-CN"/>
        </w:rPr>
        <w:t>1）</w:t>
      </w:r>
      <w:r>
        <w:rPr>
          <w:rFonts w:hint="eastAsia"/>
        </w:rPr>
        <w:t>嵌入式系统</w:t>
      </w:r>
    </w:p>
    <w:p w14:paraId="14E5E96E">
      <w:pPr>
        <w:pStyle w:val="4"/>
        <w:ind w:firstLine="420"/>
      </w:pPr>
      <w:r>
        <w:rPr>
          <w:rFonts w:hint="eastAsia"/>
        </w:rPr>
        <w:t>这是系统的主体部分。考虑到该部分功能的复杂性，应该选用嵌入式操作系统以降低软件设计难度。考虑到需要良好的用户操作界面，可以选择WinCE或Linux</w:t>
      </w:r>
      <w:r>
        <w:t> </w:t>
      </w:r>
      <m:oMath>
        <m:r>
          <m:rPr/>
          <w:rPr>
            <w:rFonts w:ascii="Cambria Math" w:hAnsi="Cambria Math"/>
          </w:rPr>
          <m:t>+</m:t>
        </m:r>
      </m:oMath>
      <w:r>
        <w:t> </w:t>
      </w:r>
      <w:r>
        <w:rPr>
          <w:rFonts w:hint="eastAsia"/>
        </w:rPr>
        <w:t>QT，从经济角度考虑，建议选用后者。</w:t>
      </w:r>
    </w:p>
    <w:p w14:paraId="5338E6DE">
      <w:pPr>
        <w:pStyle w:val="66"/>
        <w:numPr>
          <w:ilvl w:val="-1"/>
          <w:numId w:val="0"/>
        </w:numPr>
        <w:ind w:left="317" w:firstLine="0"/>
      </w:pPr>
      <w:r>
        <w:rPr>
          <w:rFonts w:hint="eastAsia"/>
          <w:lang w:eastAsia="zh-CN"/>
        </w:rPr>
        <w:t>（</w:t>
      </w:r>
      <w:r>
        <w:rPr>
          <w:rFonts w:hint="eastAsia"/>
          <w:lang w:val="en-US" w:eastAsia="zh-CN"/>
        </w:rPr>
        <w:t>2）</w:t>
      </w:r>
      <w:r>
        <w:rPr>
          <w:rFonts w:hint="eastAsia"/>
        </w:rPr>
        <w:t>软硬件层次架构</w:t>
      </w:r>
    </w:p>
    <w:p w14:paraId="48FDBE8C">
      <w:pPr>
        <w:pStyle w:val="4"/>
        <w:ind w:firstLine="420"/>
      </w:pPr>
      <w:r>
        <w:rPr>
          <w:rFonts w:hint="eastAsia"/>
        </w:rPr>
        <w:t>由于要运行Linux，所以硬件应该选用ARM系统。在ARM基础上，需要安装嵌入式linux然后在此基础之上有一个第三方的软件包QT来提供通信化的用户界面。软硬件层次架构图如</w:t>
      </w:r>
      <w:r>
        <w:fldChar w:fldCharType="begin"/>
      </w:r>
      <w:r>
        <w:instrText xml:space="preserve"> </w:instrText>
      </w:r>
      <w:r>
        <w:rPr>
          <w:rFonts w:hint="eastAsia"/>
        </w:rPr>
        <w:instrText xml:space="preserve">REF QWord_XRef_Figure__gNZNHH \h \* CHARFORMAT</w:instrText>
      </w:r>
      <w:r>
        <w:instrText xml:space="preserve"> </w:instrText>
      </w:r>
      <w:r>
        <w:fldChar w:fldCharType="separate"/>
      </w:r>
      <w:r>
        <w:rPr>
          <w:rFonts w:hint="eastAsia"/>
        </w:rPr>
        <w:t>图 </w:t>
      </w:r>
      <w:r>
        <w:t>7</w:t>
      </w:r>
      <w:r>
        <w:noBreakHyphen/>
      </w:r>
      <w:r>
        <w:t>4</w:t>
      </w:r>
      <w:r>
        <w:fldChar w:fldCharType="end"/>
      </w:r>
      <w:r>
        <w:rPr>
          <w:rFonts w:hint="eastAsia"/>
        </w:rPr>
        <w:t>所示。最后编写相应的应用程序来实现功能。</w:t>
      </w:r>
    </w:p>
    <w:p w14:paraId="4983C9EA">
      <w:pPr>
        <w:pStyle w:val="105"/>
      </w:pPr>
      <w:r>
        <w:t>‌</w:t>
      </w:r>
      <w:bookmarkStart w:id="11921" w:name="_QWord_ImageIndex_121"/>
      <w:r>
        <w:drawing>
          <wp:inline distT="0" distB="0" distL="0" distR="0">
            <wp:extent cx="3734435" cy="2368550"/>
            <wp:effectExtent l="0" t="0" r="0" b="0"/>
            <wp:docPr id="1089479896" name="图片 1" title="QWord_ImageMark_121">
              <a:hlinkClick xmlns:a="http://schemas.openxmlformats.org/drawingml/2006/main" r:id="rId439" tooltip="QWord 图片目录：resource/images/illustration/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79896" name="图片 1" title="QWord_ImageMark_121"/>
                    <pic:cNvPicPr>
                      <a:picLocks noChangeAspect="1"/>
                    </pic:cNvPicPr>
                  </pic:nvPicPr>
                  <pic:blipFill>
                    <a:blip r:embed="rId440"/>
                    <a:stretch>
                      <a:fillRect/>
                    </a:stretch>
                  </pic:blipFill>
                  <pic:spPr>
                    <a:xfrm>
                      <a:off x="0" y="0"/>
                      <a:ext cx="3734435" cy="2368810"/>
                    </a:xfrm>
                    <a:prstGeom prst="rect">
                      <a:avLst/>
                    </a:prstGeom>
                  </pic:spPr>
                </pic:pic>
              </a:graphicData>
            </a:graphic>
          </wp:inline>
        </w:drawing>
      </w:r>
      <w:bookmarkEnd w:id="11921"/>
    </w:p>
    <w:p w14:paraId="5FE5F3AB">
      <w:pPr>
        <w:pStyle w:val="68"/>
      </w:pPr>
      <w:bookmarkStart w:id="11922" w:name="QWord_XRef_Figure__gNZNHH"/>
      <w:r>
        <w:rPr>
          <w:rFonts w:hint="eastAsia"/>
        </w:rPr>
        <w:t>图 </w:t>
      </w:r>
      <w:r>
        <w:fldChar w:fldCharType="begin"/>
      </w:r>
      <w:r>
        <w:instrText xml:space="preserve"> SEQ QWord_Heading1_Sequence \c </w:instrText>
      </w:r>
      <w:r>
        <w:fldChar w:fldCharType="separate"/>
      </w:r>
      <w:r>
        <w:t>7</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bookmarkEnd w:id="11922"/>
      <w:r>
        <w:rPr>
          <w:rFonts w:hint="eastAsia"/>
        </w:rPr>
        <w:t xml:space="preserve">  软硬件层次架构图</w:t>
      </w:r>
    </w:p>
    <w:p w14:paraId="13C1C2E9">
      <w:pPr>
        <w:pStyle w:val="66"/>
        <w:numPr>
          <w:ilvl w:val="-1"/>
          <w:numId w:val="0"/>
        </w:numPr>
        <w:ind w:left="317" w:firstLine="0"/>
      </w:pPr>
      <w:r>
        <w:rPr>
          <w:rFonts w:hint="eastAsia"/>
          <w:lang w:eastAsia="zh-CN"/>
        </w:rPr>
        <w:t>（</w:t>
      </w:r>
      <w:r>
        <w:rPr>
          <w:rFonts w:hint="eastAsia"/>
          <w:lang w:val="en-US" w:eastAsia="zh-CN"/>
        </w:rPr>
        <w:t>3）</w:t>
      </w:r>
      <w:r>
        <w:rPr>
          <w:rFonts w:hint="eastAsia"/>
        </w:rPr>
        <w:t>PC机及监控软件的设计</w:t>
      </w:r>
    </w:p>
    <w:p w14:paraId="0B5F2BAE">
      <w:pPr>
        <w:pStyle w:val="4"/>
        <w:ind w:firstLine="420"/>
      </w:pPr>
      <w:r>
        <w:rPr>
          <w:rFonts w:hint="eastAsia"/>
        </w:rPr>
        <w:t>PC机上的软件需要实现网络通信，图形化数据显示，控制按钮等功能，与嵌入式系统的操作界面是一致的。建议采用与嵌入式系统同样的开发环境QT，部分代码可共享，减少开发工作量。PC机监控软件实例图如</w:t>
      </w:r>
      <w:r>
        <w:fldChar w:fldCharType="begin"/>
      </w:r>
      <w:r>
        <w:instrText xml:space="preserve"> </w:instrText>
      </w:r>
      <w:r>
        <w:rPr>
          <w:rFonts w:hint="eastAsia"/>
        </w:rPr>
        <w:instrText xml:space="preserve">REF QWord_XRef_Figure__dHOOib \h \* CHARFORMAT</w:instrText>
      </w:r>
      <w:r>
        <w:instrText xml:space="preserve"> </w:instrText>
      </w:r>
      <w:r>
        <w:fldChar w:fldCharType="separate"/>
      </w:r>
      <w:r>
        <w:rPr>
          <w:rFonts w:hint="eastAsia"/>
        </w:rPr>
        <w:t>图 </w:t>
      </w:r>
      <w:r>
        <w:t>7</w:t>
      </w:r>
      <w:r>
        <w:noBreakHyphen/>
      </w:r>
      <w:r>
        <w:t>5</w:t>
      </w:r>
      <w:r>
        <w:fldChar w:fldCharType="end"/>
      </w:r>
      <w:r>
        <w:rPr>
          <w:rFonts w:hint="eastAsia"/>
        </w:rPr>
        <w:t>所示。</w:t>
      </w:r>
    </w:p>
    <w:p w14:paraId="5D1B6D2E">
      <w:pPr>
        <w:pStyle w:val="105"/>
      </w:pPr>
      <w:r>
        <w:t>‌</w:t>
      </w:r>
      <w:bookmarkStart w:id="11923" w:name="_QWord_ImageIndex_122"/>
      <w:r>
        <w:drawing>
          <wp:inline distT="0" distB="0" distL="0" distR="0">
            <wp:extent cx="3406140" cy="2400300"/>
            <wp:effectExtent l="0" t="0" r="3810" b="0"/>
            <wp:docPr id="369363133" name="图片 1" title="QWord_ImageMark_122">
              <a:hlinkClick xmlns:a="http://schemas.openxmlformats.org/drawingml/2006/main" r:id="rId441" tooltip="QWord 图片目录：resource/images/illustration/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63133" name="图片 1" title="QWord_ImageMark_122"/>
                    <pic:cNvPicPr>
                      <a:picLocks noChangeAspect="1"/>
                    </pic:cNvPicPr>
                  </pic:nvPicPr>
                  <pic:blipFill>
                    <a:blip r:embed="rId442"/>
                    <a:stretch>
                      <a:fillRect/>
                    </a:stretch>
                  </pic:blipFill>
                  <pic:spPr>
                    <a:xfrm>
                      <a:off x="0" y="0"/>
                      <a:ext cx="3406140" cy="2400300"/>
                    </a:xfrm>
                    <a:prstGeom prst="rect">
                      <a:avLst/>
                    </a:prstGeom>
                  </pic:spPr>
                </pic:pic>
              </a:graphicData>
            </a:graphic>
          </wp:inline>
        </w:drawing>
      </w:r>
      <w:bookmarkEnd w:id="11923"/>
    </w:p>
    <w:p w14:paraId="003855AE">
      <w:pPr>
        <w:pStyle w:val="68"/>
      </w:pPr>
      <w:bookmarkStart w:id="11924" w:name="QWord_XRef_Figure__dHOOib"/>
      <w:r>
        <w:rPr>
          <w:rFonts w:hint="eastAsia"/>
        </w:rPr>
        <w:t>图 </w:t>
      </w:r>
      <w:r>
        <w:fldChar w:fldCharType="begin"/>
      </w:r>
      <w:r>
        <w:instrText xml:space="preserve"> SEQ QWord_Heading1_Sequence \c </w:instrText>
      </w:r>
      <w:r>
        <w:fldChar w:fldCharType="separate"/>
      </w:r>
      <w:r>
        <w:t>7</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bookmarkEnd w:id="11924"/>
      <w:r>
        <w:rPr>
          <w:rFonts w:hint="eastAsia"/>
        </w:rPr>
        <w:t xml:space="preserve">  监控软件实例图</w:t>
      </w:r>
    </w:p>
    <w:p w14:paraId="0C3BB122">
      <w:pPr>
        <w:pStyle w:val="5"/>
        <w:numPr>
          <w:ilvl w:val="1"/>
          <w:numId w:val="22"/>
        </w:numPr>
        <w:spacing w:before="705" w:after="352"/>
      </w:pPr>
      <w:bookmarkStart w:id="11925" w:name="_Toc29666"/>
      <w:r>
        <w:rPr>
          <w:rFonts w:hint="eastAsia"/>
        </w:rPr>
        <w:t>离子色谱仪的软硬件设计方案</w:t>
      </w:r>
      <w:bookmarkEnd w:id="11925"/>
    </w:p>
    <w:p w14:paraId="494CE066">
      <w:pPr>
        <w:pStyle w:val="109"/>
        <w:ind w:firstLine="360"/>
        <w:rPr>
          <w:rStyle w:val="174"/>
          <w:rFonts w:hint="eastAsia" w:eastAsia="宋体"/>
          <w:lang w:eastAsia="zh-CN"/>
        </w:rPr>
      </w:pPr>
      <w:r>
        <w:rPr>
          <w:rStyle w:val="174"/>
          <w:rFonts w:hint="eastAsia" w:eastAsia="宋体"/>
          <w:lang w:eastAsia="zh-CN"/>
        </w:rPr>
        <w:drawing>
          <wp:inline distT="0" distB="0" distL="114300" distR="114300">
            <wp:extent cx="2286000" cy="2286000"/>
            <wp:effectExtent l="0" t="0" r="0" b="0"/>
            <wp:docPr id="115" name="图片 115" descr="7-2  离子色谱仪的软硬件设计方案.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7-2  离子色谱仪的软硬件设计方案.mp4"/>
                    <pic:cNvPicPr>
                      <a:picLocks noChangeAspect="1"/>
                    </pic:cNvPicPr>
                  </pic:nvPicPr>
                  <pic:blipFill>
                    <a:blip r:embed="rId443"/>
                    <a:stretch>
                      <a:fillRect/>
                    </a:stretch>
                  </pic:blipFill>
                  <pic:spPr>
                    <a:xfrm>
                      <a:off x="0" y="0"/>
                      <a:ext cx="2286000" cy="2286000"/>
                    </a:xfrm>
                    <a:prstGeom prst="rect">
                      <a:avLst/>
                    </a:prstGeom>
                  </pic:spPr>
                </pic:pic>
              </a:graphicData>
            </a:graphic>
          </wp:inline>
        </w:drawing>
      </w:r>
    </w:p>
    <w:p w14:paraId="69070C50">
      <w:pPr>
        <w:pStyle w:val="109"/>
        <w:ind w:firstLine="360"/>
      </w:pPr>
      <w:r>
        <w:rPr>
          <w:rStyle w:val="174"/>
          <w:rFonts w:hint="eastAsia"/>
        </w:rPr>
        <w:t>7</w:t>
      </w:r>
      <w:r>
        <w:rPr>
          <w:rStyle w:val="174"/>
        </w:rPr>
        <w:noBreakHyphen/>
      </w:r>
      <w:r>
        <w:rPr>
          <w:rStyle w:val="174"/>
          <w:rFonts w:hint="eastAsia"/>
        </w:rPr>
        <w:t>2 离子色谱仪的</w:t>
      </w:r>
      <w:r>
        <w:rPr>
          <w:rStyle w:val="174"/>
          <w:rFonts w:hint="eastAsia"/>
          <w:lang w:val="en-US" w:eastAsia="zh-CN"/>
        </w:rPr>
        <w:t>总体设计之</w:t>
      </w:r>
      <w:r>
        <w:rPr>
          <w:rStyle w:val="174"/>
          <w:rFonts w:hint="eastAsia"/>
        </w:rPr>
        <w:t>软硬件设计方案</w:t>
      </w:r>
    </w:p>
    <w:p w14:paraId="4E7052A9">
      <w:pPr>
        <w:pStyle w:val="63"/>
        <w:numPr>
          <w:ilvl w:val="2"/>
          <w:numId w:val="22"/>
        </w:numPr>
        <w:spacing w:before="352" w:after="352"/>
      </w:pPr>
      <w:bookmarkStart w:id="11926" w:name="_Toc32689"/>
      <w:r>
        <w:rPr>
          <w:rFonts w:hint="eastAsia"/>
        </w:rPr>
        <w:t>硬件系统设计</w:t>
      </w:r>
      <w:bookmarkEnd w:id="11926"/>
    </w:p>
    <w:p w14:paraId="462006BE">
      <w:pPr>
        <w:pStyle w:val="4"/>
        <w:ind w:firstLine="420"/>
      </w:pPr>
      <w:r>
        <w:rPr>
          <w:rFonts w:hint="eastAsia"/>
        </w:rPr>
        <w:t>采用ARM进行设计，硬件系统一般采用核心板</w:t>
      </w:r>
      <w:r>
        <w:t> </w:t>
      </w:r>
      <m:oMath>
        <m:r>
          <m:rPr/>
          <w:rPr>
            <w:rFonts w:ascii="Cambria Math" w:hAnsi="Cambria Math"/>
          </w:rPr>
          <m:t>+</m:t>
        </m:r>
      </m:oMath>
      <w:r>
        <w:t> </w:t>
      </w:r>
      <w:r>
        <w:rPr>
          <w:rFonts w:hint="eastAsia"/>
        </w:rPr>
        <w:t>扩展板的方式实现。这样设计比较简单，可靠性也较高。选用SC6410 ARM11核心板，外围只需扩展出如下部分电路即可。</w:t>
      </w:r>
    </w:p>
    <w:p w14:paraId="55AF8FB2">
      <w:pPr>
        <w:pStyle w:val="66"/>
        <w:numPr>
          <w:ilvl w:val="4"/>
          <w:numId w:val="22"/>
        </w:numPr>
      </w:pPr>
      <w:r>
        <w:rPr>
          <w:rFonts w:hint="eastAsia"/>
        </w:rPr>
        <w:t>A</w:t>
      </w:r>
      <w:r>
        <w:t>/</w:t>
      </w:r>
      <w:r>
        <w:rPr>
          <w:rFonts w:hint="eastAsia"/>
        </w:rPr>
        <w:t>D输</w:t>
      </w:r>
      <w:r>
        <w:rPr>
          <w:rFonts w:hint="eastAsia"/>
          <w:lang w:eastAsia="zh-CN"/>
        </w:rPr>
        <w:t>至少需要4通道的20位</w:t>
      </w:r>
      <w:r>
        <w:rPr>
          <w:rFonts w:hint="eastAsia"/>
        </w:rPr>
        <w:t>的AD转换器。为了使用开发板模拟实现，可以在忽略采集精度的前提下，采用6410自带的10</w:t>
      </w:r>
      <w:r>
        <w:t>/</w:t>
      </w:r>
      <w:r>
        <w:rPr>
          <w:rFonts w:hint="eastAsia"/>
        </w:rPr>
        <w:t>12位的A</w:t>
      </w:r>
      <w:r>
        <w:t>/</w:t>
      </w:r>
      <w:r>
        <w:rPr>
          <w:rFonts w:hint="eastAsia"/>
        </w:rPr>
        <w:t>D转换器。</w:t>
      </w:r>
    </w:p>
    <w:p w14:paraId="4B28965A">
      <w:pPr>
        <w:pStyle w:val="66"/>
        <w:numPr>
          <w:ilvl w:val="4"/>
          <w:numId w:val="22"/>
        </w:numPr>
      </w:pPr>
      <w:r>
        <w:rPr>
          <w:rFonts w:hint="eastAsia"/>
        </w:rPr>
        <w:t>数字输出电</w:t>
      </w:r>
      <w:r>
        <w:rPr>
          <w:rFonts w:hint="eastAsia"/>
          <w:lang w:eastAsia="zh-CN"/>
        </w:rPr>
        <w:t>挡位</w:t>
      </w:r>
      <w:r>
        <w:rPr>
          <w:rFonts w:hint="eastAsia"/>
        </w:rPr>
        <w:t>档位选择、模拟通道选择，输出调零都需要控制模拟信号板的相关器件，采用GPI0信号控制即可。</w:t>
      </w:r>
    </w:p>
    <w:p w14:paraId="6F1CC9BE">
      <w:pPr>
        <w:pStyle w:val="66"/>
        <w:numPr>
          <w:ilvl w:val="4"/>
          <w:numId w:val="22"/>
        </w:numPr>
      </w:pPr>
      <w:r>
        <w:rPr>
          <w:rFonts w:hint="eastAsia"/>
        </w:rPr>
        <w:t>D</w:t>
      </w:r>
      <w:r>
        <w:t>/</w:t>
      </w:r>
      <w:r>
        <w:rPr>
          <w:rFonts w:hint="eastAsia"/>
        </w:rPr>
        <w:t>A输出：电流需要使用DA转换器输出实现。</w:t>
      </w:r>
    </w:p>
    <w:p w14:paraId="3E747011">
      <w:pPr>
        <w:pStyle w:val="66"/>
        <w:numPr>
          <w:ilvl w:val="4"/>
          <w:numId w:val="22"/>
        </w:numPr>
      </w:pPr>
      <w:r>
        <w:rPr>
          <w:rFonts w:hint="eastAsia"/>
        </w:rPr>
        <w:t>串行通信口：与泵连接。</w:t>
      </w:r>
    </w:p>
    <w:p w14:paraId="13FC0156">
      <w:pPr>
        <w:pStyle w:val="66"/>
        <w:numPr>
          <w:ilvl w:val="4"/>
          <w:numId w:val="22"/>
        </w:numPr>
      </w:pPr>
      <w:r>
        <w:rPr>
          <w:rFonts w:hint="eastAsia"/>
        </w:rPr>
        <w:t>液晶及触摸屏接口：实验板自带，参照编程。</w:t>
      </w:r>
    </w:p>
    <w:p w14:paraId="45CC0CD2">
      <w:pPr>
        <w:pStyle w:val="66"/>
        <w:numPr>
          <w:ilvl w:val="4"/>
          <w:numId w:val="22"/>
        </w:numPr>
      </w:pPr>
      <w:r>
        <w:rPr>
          <w:rFonts w:hint="eastAsia"/>
        </w:rPr>
        <w:t>网络接口：开发板自带，参照编程。</w:t>
      </w:r>
    </w:p>
    <w:p w14:paraId="4014A031">
      <w:pPr>
        <w:pStyle w:val="66"/>
        <w:numPr>
          <w:ilvl w:val="4"/>
          <w:numId w:val="22"/>
        </w:numPr>
      </w:pPr>
      <w:r>
        <w:rPr>
          <w:rFonts w:hint="eastAsia"/>
        </w:rPr>
        <w:t>电源：计算整机的耗电量，设计电源。</w:t>
      </w:r>
    </w:p>
    <w:p w14:paraId="725251B6">
      <w:pPr>
        <w:pStyle w:val="4"/>
        <w:ind w:firstLine="420"/>
      </w:pPr>
      <w:r>
        <w:rPr>
          <w:rFonts w:hint="eastAsia"/>
        </w:rPr>
        <w:t>核心板：5V，500mA；</w:t>
      </w:r>
    </w:p>
    <w:p w14:paraId="5B15B21F">
      <w:pPr>
        <w:pStyle w:val="4"/>
        <w:ind w:firstLine="420"/>
      </w:pPr>
      <w:r>
        <w:rPr>
          <w:rFonts w:hint="eastAsia"/>
        </w:rPr>
        <w:t>液晶：5V，200mA；</w:t>
      </w:r>
    </w:p>
    <w:p w14:paraId="6A5F249A">
      <w:pPr>
        <w:pStyle w:val="4"/>
        <w:ind w:firstLine="420"/>
      </w:pPr>
      <w:r>
        <w:rPr>
          <w:rFonts w:hint="eastAsia"/>
        </w:rPr>
        <w:t>模拟信号电路：200mA(估计值)；</w:t>
      </w:r>
    </w:p>
    <w:p w14:paraId="5F0C23E0">
      <w:pPr>
        <w:pStyle w:val="4"/>
        <w:ind w:firstLine="420"/>
      </w:pPr>
      <w:r>
        <w:rPr>
          <w:rFonts w:hint="eastAsia"/>
        </w:rPr>
        <w:t>其他：300mA。</w:t>
      </w:r>
    </w:p>
    <w:p w14:paraId="6FC932D8">
      <w:pPr>
        <w:pStyle w:val="4"/>
        <w:ind w:firstLine="420"/>
      </w:pPr>
      <w:r>
        <w:rPr>
          <w:rFonts w:hint="eastAsia"/>
        </w:rPr>
        <w:t>因此，总体需要5V，1.2A。通常保证电源工作在满负荷的70</w:t>
      </w:r>
      <w:r>
        <w:t>%</w:t>
      </w:r>
      <w:r>
        <w:rPr>
          <w:rFonts w:hint="eastAsia"/>
        </w:rPr>
        <w:t>左右较为合理，因此选用5V，2A的直流电源。</w:t>
      </w:r>
    </w:p>
    <w:p w14:paraId="14B08CF2">
      <w:pPr>
        <w:pStyle w:val="63"/>
        <w:numPr>
          <w:ilvl w:val="2"/>
          <w:numId w:val="22"/>
        </w:numPr>
        <w:spacing w:before="352" w:after="352"/>
      </w:pPr>
      <w:bookmarkStart w:id="11927" w:name="_Toc28703"/>
      <w:r>
        <w:rPr>
          <w:rFonts w:hint="eastAsia"/>
        </w:rPr>
        <w:t>软件系统设计</w:t>
      </w:r>
      <w:bookmarkEnd w:id="11927"/>
    </w:p>
    <w:p w14:paraId="541BD8C9">
      <w:pPr>
        <w:pStyle w:val="4"/>
        <w:ind w:firstLine="420"/>
      </w:pPr>
      <w:r>
        <w:rPr>
          <w:rFonts w:hint="eastAsia"/>
        </w:rPr>
        <w:t>采用嵌入式Linux操作系统</w:t>
      </w:r>
      <w:r>
        <w:t> </w:t>
      </w:r>
      <m:oMath>
        <m:r>
          <m:rPr/>
          <w:rPr>
            <w:rFonts w:ascii="Cambria Math" w:hAnsi="Cambria Math"/>
          </w:rPr>
          <m:t>+</m:t>
        </m:r>
      </m:oMath>
      <w:r>
        <w:t> </w:t>
      </w:r>
      <w:r>
        <w:rPr>
          <w:rFonts w:hint="eastAsia"/>
        </w:rPr>
        <w:t>图形化用户界面QT。采用多任务的编程方法。根据需求分析，在系统中要完成的任务可分为：</w:t>
      </w:r>
    </w:p>
    <w:p w14:paraId="4B586BB0">
      <w:pPr>
        <w:pStyle w:val="66"/>
        <w:numPr>
          <w:ilvl w:val="4"/>
          <w:numId w:val="22"/>
        </w:numPr>
      </w:pPr>
      <w:r>
        <w:rPr>
          <w:rFonts w:hint="eastAsia"/>
        </w:rPr>
        <w:t>用户交互界面。接收用户的输入，去改变相应的输出控制信号。将内部检测信号显示出来。</w:t>
      </w:r>
    </w:p>
    <w:p w14:paraId="1A282285">
      <w:pPr>
        <w:pStyle w:val="66"/>
        <w:numPr>
          <w:ilvl w:val="4"/>
          <w:numId w:val="22"/>
        </w:numPr>
      </w:pPr>
      <w:r>
        <w:rPr>
          <w:rFonts w:hint="eastAsia"/>
        </w:rPr>
        <w:t>电导检测器的检测与控制：根据用户的选择，定期采集数据。</w:t>
      </w:r>
    </w:p>
    <w:p w14:paraId="10C10B28">
      <w:pPr>
        <w:pStyle w:val="66"/>
        <w:numPr>
          <w:ilvl w:val="4"/>
          <w:numId w:val="22"/>
        </w:numPr>
      </w:pPr>
      <w:r>
        <w:rPr>
          <w:rFonts w:hint="eastAsia"/>
        </w:rPr>
        <w:t>泵的监控：定期检测泵压力，如有异常，则报警并产生相应动作。根据用户界面的控制，实现泵的启停等控制。</w:t>
      </w:r>
    </w:p>
    <w:p w14:paraId="58D5B1E8">
      <w:pPr>
        <w:pStyle w:val="66"/>
        <w:numPr>
          <w:ilvl w:val="4"/>
          <w:numId w:val="22"/>
        </w:numPr>
      </w:pPr>
      <w:r>
        <w:rPr>
          <w:rFonts w:hint="eastAsia"/>
        </w:rPr>
        <w:t>网络通信：在分析阶段，每100ms采集一个数据并上传到远程计算机；根据远程计算机的命令，实现远程控制。</w:t>
      </w:r>
    </w:p>
    <w:p w14:paraId="1916E9D9">
      <w:pPr>
        <w:pStyle w:val="63"/>
        <w:numPr>
          <w:ilvl w:val="2"/>
          <w:numId w:val="22"/>
        </w:numPr>
        <w:spacing w:before="352" w:after="352"/>
      </w:pPr>
      <w:bookmarkStart w:id="11928" w:name="_Toc1208"/>
      <w:r>
        <w:rPr>
          <w:rFonts w:hint="eastAsia"/>
        </w:rPr>
        <w:t>小结</w:t>
      </w:r>
      <w:bookmarkEnd w:id="11928"/>
    </w:p>
    <w:p w14:paraId="1F15F822">
      <w:pPr>
        <w:pStyle w:val="4"/>
        <w:ind w:firstLine="420"/>
      </w:pPr>
      <w:r>
        <w:rPr>
          <w:rFonts w:hint="eastAsia"/>
        </w:rPr>
        <w:t>对于系统的总体设计阶段，需要先把总体的设计方案确定，然后逐步的细化。考虑整个系统里面有多少个实体，实体和实体之间的协作关系，考虑清楚之后，重点进行嵌入式系统的设计，把嵌入式系统分为硬件体系结构的设计和软件体系结构的设计。</w:t>
      </w:r>
    </w:p>
    <w:p w14:paraId="28DD0313">
      <w:pPr>
        <w:pStyle w:val="5"/>
        <w:numPr>
          <w:ilvl w:val="1"/>
          <w:numId w:val="22"/>
        </w:numPr>
        <w:spacing w:before="705" w:after="352"/>
      </w:pPr>
      <w:bookmarkStart w:id="11929" w:name="_Toc28914"/>
      <w:r>
        <w:rPr>
          <w:rFonts w:hint="eastAsia"/>
        </w:rPr>
        <w:t>离子色谱仪的系统详细设计方案</w:t>
      </w:r>
      <w:bookmarkEnd w:id="11929"/>
    </w:p>
    <w:p w14:paraId="41CBB7C2">
      <w:pPr>
        <w:pStyle w:val="4"/>
        <w:ind w:firstLine="420"/>
      </w:pPr>
      <w:r>
        <w:rPr>
          <w:rFonts w:hint="eastAsia"/>
        </w:rPr>
        <w:t>详细设计是进行具体的硬件线路板绘制和软件系统编制的阶段。</w:t>
      </w:r>
    </w:p>
    <w:p w14:paraId="5E0655AC">
      <w:pPr>
        <w:pStyle w:val="109"/>
        <w:ind w:firstLine="360"/>
        <w:rPr>
          <w:rStyle w:val="174"/>
          <w:rFonts w:hint="eastAsia" w:eastAsia="宋体"/>
          <w:lang w:eastAsia="zh-CN"/>
        </w:rPr>
      </w:pPr>
      <w:r>
        <w:rPr>
          <w:rStyle w:val="174"/>
          <w:rFonts w:hint="eastAsia" w:eastAsia="宋体"/>
          <w:lang w:eastAsia="zh-CN"/>
        </w:rPr>
        <w:drawing>
          <wp:inline distT="0" distB="0" distL="114300" distR="114300">
            <wp:extent cx="2286000" cy="2286000"/>
            <wp:effectExtent l="0" t="0" r="0" b="0"/>
            <wp:docPr id="116" name="图片 116" descr="7-3 离子色谱仪的系统详细设计方案.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7-3 离子色谱仪的系统详细设计方案.mp4"/>
                    <pic:cNvPicPr>
                      <a:picLocks noChangeAspect="1"/>
                    </pic:cNvPicPr>
                  </pic:nvPicPr>
                  <pic:blipFill>
                    <a:blip r:embed="rId444"/>
                    <a:stretch>
                      <a:fillRect/>
                    </a:stretch>
                  </pic:blipFill>
                  <pic:spPr>
                    <a:xfrm>
                      <a:off x="0" y="0"/>
                      <a:ext cx="2286000" cy="2286000"/>
                    </a:xfrm>
                    <a:prstGeom prst="rect">
                      <a:avLst/>
                    </a:prstGeom>
                  </pic:spPr>
                </pic:pic>
              </a:graphicData>
            </a:graphic>
          </wp:inline>
        </w:drawing>
      </w:r>
    </w:p>
    <w:p w14:paraId="3F556EBC">
      <w:pPr>
        <w:pStyle w:val="109"/>
        <w:ind w:firstLine="360"/>
      </w:pPr>
      <w:r>
        <w:rPr>
          <w:rStyle w:val="174"/>
          <w:rFonts w:hint="eastAsia"/>
        </w:rPr>
        <w:t>7</w:t>
      </w:r>
      <w:r>
        <w:rPr>
          <w:rStyle w:val="174"/>
        </w:rPr>
        <w:noBreakHyphen/>
      </w:r>
      <w:r>
        <w:rPr>
          <w:rStyle w:val="174"/>
          <w:rFonts w:hint="eastAsia"/>
        </w:rPr>
        <w:t>3 离子色谱仪的系统详细设计方案</w:t>
      </w:r>
    </w:p>
    <w:p w14:paraId="4B85F34B">
      <w:pPr>
        <w:pStyle w:val="63"/>
        <w:numPr>
          <w:ilvl w:val="2"/>
          <w:numId w:val="22"/>
        </w:numPr>
        <w:spacing w:before="352" w:after="352"/>
      </w:pPr>
      <w:bookmarkStart w:id="11930" w:name="_Toc23329"/>
      <w:r>
        <w:rPr>
          <w:rFonts w:hint="eastAsia"/>
        </w:rPr>
        <w:t>硬件系统</w:t>
      </w:r>
      <w:bookmarkEnd w:id="11930"/>
    </w:p>
    <w:p w14:paraId="6CD36BA5">
      <w:pPr>
        <w:pStyle w:val="4"/>
        <w:ind w:firstLine="420"/>
      </w:pPr>
      <w:r>
        <w:rPr>
          <w:rFonts w:hint="eastAsia"/>
        </w:rPr>
        <w:t>对于硬件系统，基本上确定采用ARM的核心板加扩展板的方式。一些接口部分以相应的实验箱或者开发板提供的电路为基础，进行裁剪或者修改。这些参考实验箱的配套资料，能够找到它相应的电路图。</w:t>
      </w:r>
    </w:p>
    <w:p w14:paraId="05D58C43">
      <w:pPr>
        <w:pStyle w:val="4"/>
        <w:ind w:firstLine="420"/>
      </w:pPr>
      <w:r>
        <w:rPr>
          <w:rFonts w:hint="eastAsia"/>
        </w:rPr>
        <w:t>在此基础上，主要对扩展板进行设计，比如LCD的显示驱动接口，网络的接口，232的通信接口，AD转换器、DA转换器、GPIO等接口的电路。</w:t>
      </w:r>
    </w:p>
    <w:p w14:paraId="6C72886E">
      <w:pPr>
        <w:pStyle w:val="4"/>
        <w:ind w:firstLine="420"/>
      </w:pPr>
      <w:r>
        <w:rPr>
          <w:rFonts w:hint="eastAsia"/>
        </w:rPr>
        <w:t>对于电源系统由于核心板需要的是3.3V的电压，而外围电路大多数需要5V的电压。</w:t>
      </w:r>
    </w:p>
    <w:p w14:paraId="00E8D69B">
      <w:pPr>
        <w:pStyle w:val="4"/>
        <w:ind w:firstLine="420"/>
      </w:pPr>
      <w:r>
        <w:rPr>
          <w:rFonts w:hint="eastAsia"/>
        </w:rPr>
        <w:t>这样就需要外部供5V的电压，然后用降压模块再转变出3.3V的电压。这与开发板上电源系统所采用的供电方式相同，可以参考。</w:t>
      </w:r>
    </w:p>
    <w:p w14:paraId="7F7DA87C">
      <w:pPr>
        <w:pStyle w:val="4"/>
        <w:ind w:firstLine="420"/>
      </w:pPr>
      <w:r>
        <w:rPr>
          <w:rFonts w:hint="eastAsia"/>
        </w:rPr>
        <w:t>硬件系统的具体实现需要画出相应的电路原理图，生成PCB板，焊接起来。</w:t>
      </w:r>
    </w:p>
    <w:p w14:paraId="12B59563">
      <w:pPr>
        <w:pStyle w:val="63"/>
        <w:numPr>
          <w:ilvl w:val="2"/>
          <w:numId w:val="22"/>
        </w:numPr>
        <w:spacing w:before="352" w:after="352"/>
      </w:pPr>
      <w:bookmarkStart w:id="11931" w:name="_Toc18736"/>
      <w:r>
        <w:rPr>
          <w:rFonts w:hint="eastAsia"/>
        </w:rPr>
        <w:t>软件系统</w:t>
      </w:r>
      <w:bookmarkEnd w:id="11931"/>
    </w:p>
    <w:p w14:paraId="5B30AB0A">
      <w:pPr>
        <w:pStyle w:val="4"/>
        <w:ind w:firstLine="420"/>
      </w:pPr>
      <w:r>
        <w:rPr>
          <w:rFonts w:hint="eastAsia"/>
        </w:rPr>
        <w:t>由于一些功能在开发板无法实现，需先对软件系统进行简化。</w:t>
      </w:r>
    </w:p>
    <w:p w14:paraId="751E81AF">
      <w:pPr>
        <w:pStyle w:val="4"/>
        <w:ind w:firstLine="416"/>
      </w:pPr>
      <w:r>
        <w:rPr>
          <w:rFonts w:hint="eastAsia"/>
          <w:spacing w:val="-1"/>
        </w:rPr>
        <w:t>简化后的软件系统的设计需要嵌入式应用程序能够实现响应远程计算机的命令，能够提供数据的采集以及控制的动作。PC机应用程序能够向嵌入系统发送网络的命令，实现数据的远程采集以及控制。应用程序之间通过TCP进行通信。软件系统设计方案如</w:t>
      </w:r>
      <w:r>
        <w:rPr>
          <w:spacing w:val="-1"/>
        </w:rPr>
        <w:fldChar w:fldCharType="begin"/>
      </w:r>
      <w:r>
        <w:rPr>
          <w:spacing w:val="-1"/>
        </w:rPr>
        <w:instrText xml:space="preserve"> </w:instrText>
      </w:r>
      <w:r>
        <w:rPr>
          <w:rFonts w:hint="eastAsia"/>
          <w:spacing w:val="-1"/>
        </w:rPr>
        <w:instrText xml:space="preserve">REF QWord_XRef_Figure__CAYGCF \h \* CHARFORMAT</w:instrText>
      </w:r>
      <w:r>
        <w:rPr>
          <w:spacing w:val="-1"/>
        </w:rPr>
        <w:instrText xml:space="preserve"> </w:instrText>
      </w:r>
      <w:r>
        <w:rPr>
          <w:spacing w:val="-1"/>
        </w:rPr>
        <w:fldChar w:fldCharType="separate"/>
      </w:r>
      <w:r>
        <w:rPr>
          <w:rFonts w:hint="eastAsia"/>
          <w:spacing w:val="-1"/>
        </w:rPr>
        <w:t>图 </w:t>
      </w:r>
      <w:r>
        <w:rPr>
          <w:spacing w:val="-1"/>
        </w:rPr>
        <w:t>7</w:t>
      </w:r>
      <w:r>
        <w:rPr>
          <w:spacing w:val="-1"/>
        </w:rPr>
        <w:noBreakHyphen/>
      </w:r>
      <w:r>
        <w:rPr>
          <w:spacing w:val="-1"/>
        </w:rPr>
        <w:t>6</w:t>
      </w:r>
      <w:r>
        <w:rPr>
          <w:spacing w:val="-1"/>
        </w:rPr>
        <w:fldChar w:fldCharType="end"/>
      </w:r>
      <w:r>
        <w:rPr>
          <w:rFonts w:hint="eastAsia"/>
          <w:spacing w:val="-1"/>
        </w:rPr>
        <w:t>所</w:t>
      </w:r>
      <w:r>
        <w:rPr>
          <w:spacing w:val="-1"/>
        </w:rPr>
        <w:t>‍</w:t>
      </w:r>
      <w:r>
        <w:rPr>
          <w:rFonts w:hint="eastAsia"/>
          <w:spacing w:val="-1"/>
        </w:rPr>
        <w:t>示</w:t>
      </w:r>
      <w:r>
        <w:rPr>
          <w:rFonts w:hint="eastAsia"/>
        </w:rPr>
        <w:t>。</w:t>
      </w:r>
    </w:p>
    <w:p w14:paraId="2E621BB9">
      <w:pPr>
        <w:pStyle w:val="105"/>
      </w:pPr>
      <w:r>
        <w:t>‌</w:t>
      </w:r>
      <w:bookmarkStart w:id="11932" w:name="_QWord_ImageIndex_123"/>
      <w:r>
        <w:drawing>
          <wp:inline distT="0" distB="0" distL="0" distR="0">
            <wp:extent cx="4429125" cy="1294130"/>
            <wp:effectExtent l="0" t="0" r="0" b="1270"/>
            <wp:docPr id="879198" name="图片 1" title="QWord_ImageMark_123">
              <a:hlinkClick xmlns:a="http://schemas.openxmlformats.org/drawingml/2006/main" r:id="rId445" tooltip="QWord 图片目录：resource/images/illustration/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98" name="图片 1" title="QWord_ImageMark_123"/>
                    <pic:cNvPicPr>
                      <a:picLocks noChangeAspect="1"/>
                    </pic:cNvPicPr>
                  </pic:nvPicPr>
                  <pic:blipFill>
                    <a:blip r:embed="rId446"/>
                    <a:stretch>
                      <a:fillRect/>
                    </a:stretch>
                  </pic:blipFill>
                  <pic:spPr>
                    <a:xfrm>
                      <a:off x="0" y="0"/>
                      <a:ext cx="4429125" cy="1294668"/>
                    </a:xfrm>
                    <a:prstGeom prst="rect">
                      <a:avLst/>
                    </a:prstGeom>
                  </pic:spPr>
                </pic:pic>
              </a:graphicData>
            </a:graphic>
          </wp:inline>
        </w:drawing>
      </w:r>
      <w:bookmarkEnd w:id="11932"/>
    </w:p>
    <w:p w14:paraId="04CE5982">
      <w:pPr>
        <w:pStyle w:val="68"/>
      </w:pPr>
      <w:bookmarkStart w:id="11933" w:name="QWord_XRef_Figure__CAYGCF"/>
      <w:r>
        <w:rPr>
          <w:rFonts w:hint="eastAsia"/>
        </w:rPr>
        <w:t>图 </w:t>
      </w:r>
      <w:r>
        <w:fldChar w:fldCharType="begin"/>
      </w:r>
      <w:r>
        <w:instrText xml:space="preserve"> SEQ QWord_Heading1_Sequence \c </w:instrText>
      </w:r>
      <w:r>
        <w:fldChar w:fldCharType="separate"/>
      </w:r>
      <w:r>
        <w:t>7</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bookmarkEnd w:id="11933"/>
      <w:r>
        <w:rPr>
          <w:rFonts w:hint="eastAsia"/>
        </w:rPr>
        <w:t xml:space="preserve">  软件系统设计方案图</w:t>
      </w:r>
    </w:p>
    <w:p w14:paraId="7B4C86C5">
      <w:pPr>
        <w:pStyle w:val="4"/>
        <w:ind w:firstLine="420"/>
      </w:pPr>
      <w:r>
        <w:rPr>
          <w:rFonts w:hint="eastAsia"/>
        </w:rPr>
        <w:t>在PC机上，要实现数据的显示以及底层数据的采集。还可能会要协调一些信息。比如在串行通信的时候，主要是跟泵来进行通信。因此需要了解在QT中如何实现串口的操作，如何实现泵的通信协议等等。</w:t>
      </w:r>
    </w:p>
    <w:p w14:paraId="41DB3CC3">
      <w:pPr>
        <w:pStyle w:val="4"/>
        <w:ind w:firstLine="420"/>
      </w:pPr>
      <w:r>
        <w:rPr>
          <w:rFonts w:hint="eastAsia"/>
        </w:rPr>
        <w:t>介绍基于QT的软件系统设计中数据采集的实例。要进行数据的采集，一般会采用定时的事件来完成。</w:t>
      </w:r>
    </w:p>
    <w:p w14:paraId="12B6CECC">
      <w:pPr>
        <w:pStyle w:val="4"/>
        <w:ind w:firstLine="420"/>
      </w:pPr>
      <w:r>
        <w:rPr>
          <w:rFonts w:hint="eastAsia"/>
        </w:rPr>
        <w:t>下面是具体代码：</w:t>
      </w:r>
    </w:p>
    <w:p w14:paraId="0A28264E">
      <w:pPr>
        <w:pStyle w:val="145"/>
      </w:pPr>
      <w:r>
        <w:rPr>
          <w:rFonts w:hint="eastAsia"/>
        </w:rPr>
        <w:t xml:space="preserve">    void pic_ddwin::timerEvent(QTimerEvent *event)</w:t>
      </w:r>
    </w:p>
    <w:p w14:paraId="415228AC">
      <w:pPr>
        <w:pStyle w:val="145"/>
      </w:pPr>
      <w:r>
        <w:rPr>
          <w:rFonts w:hint="eastAsia"/>
        </w:rPr>
        <w:t xml:space="preserve">    {</w:t>
      </w:r>
    </w:p>
    <w:p w14:paraId="07EF1A04">
      <w:pPr>
        <w:pStyle w:val="145"/>
      </w:pPr>
      <w:r>
        <w:rPr>
          <w:rFonts w:hint="eastAsia"/>
        </w:rPr>
        <w:t xml:space="preserve">    </w:t>
      </w:r>
      <w:r>
        <w:tab/>
      </w:r>
      <w:r>
        <w:rPr>
          <w:rFonts w:hint="eastAsia"/>
        </w:rPr>
        <w:t>if(event</w:t>
      </w:r>
      <w:r>
        <w:noBreakHyphen/>
      </w:r>
      <w:r>
        <w:t>&gt;</w:t>
      </w:r>
      <w:r>
        <w:rPr>
          <w:rFonts w:hint="eastAsia"/>
        </w:rPr>
        <w:t>timerId() </w:t>
      </w:r>
      <w:r>
        <w:t>==</w:t>
      </w:r>
      <w:r>
        <w:rPr>
          <w:rFonts w:hint="eastAsia"/>
        </w:rPr>
        <w:t> timerID) </w:t>
      </w:r>
      <w:r>
        <w:t>//</w:t>
      </w:r>
      <w:r>
        <w:rPr>
          <w:rFonts w:hint="eastAsia"/>
        </w:rPr>
        <w:t>Timer 1s</w:t>
      </w:r>
    </w:p>
    <w:p w14:paraId="7AC5C286">
      <w:pPr>
        <w:pStyle w:val="145"/>
      </w:pPr>
      <w:r>
        <w:rPr>
          <w:rFonts w:hint="eastAsia"/>
        </w:rPr>
        <w:t xml:space="preserve">    </w:t>
      </w:r>
      <w:r>
        <w:tab/>
      </w:r>
      <w:r>
        <w:rPr>
          <w:rFonts w:hint="eastAsia"/>
        </w:rPr>
        <w:t>{</w:t>
      </w:r>
    </w:p>
    <w:p w14:paraId="0FC47BEE">
      <w:pPr>
        <w:pStyle w:val="145"/>
      </w:pPr>
      <w:r>
        <w:rPr>
          <w:rFonts w:hint="eastAsia"/>
        </w:rPr>
        <w:t xml:space="preserve">    </w:t>
      </w:r>
      <w:r>
        <w:tab/>
      </w:r>
      <w:r>
        <w:tab/>
      </w:r>
      <w:r>
        <w:rPr>
          <w:rFonts w:hint="eastAsia"/>
        </w:rPr>
        <w:t>char bf[10];</w:t>
      </w:r>
    </w:p>
    <w:p w14:paraId="7FD306A4">
      <w:pPr>
        <w:pStyle w:val="145"/>
      </w:pPr>
      <w:r>
        <w:rPr>
          <w:rFonts w:hint="eastAsia"/>
        </w:rPr>
        <w:t xml:space="preserve">    </w:t>
      </w:r>
      <w:r>
        <w:tab/>
      </w:r>
      <w:r>
        <w:tab/>
      </w:r>
      <w:r>
        <w:rPr>
          <w:rFonts w:hint="eastAsia"/>
        </w:rPr>
        <w:t>long t</w:t>
      </w:r>
      <w:r>
        <w:t>=</w:t>
      </w:r>
      <w:r>
        <w:rPr>
          <w:rStyle w:val="219"/>
          <w:rFonts w:hint="eastAsia"/>
        </w:rPr>
        <w:t>GetAD(para.sel)</w:t>
      </w:r>
      <w:r>
        <w:rPr>
          <w:rFonts w:hint="eastAsia"/>
        </w:rPr>
        <w:t>;</w:t>
      </w:r>
    </w:p>
    <w:p w14:paraId="5DB2AFB9">
      <w:pPr>
        <w:pStyle w:val="145"/>
      </w:pPr>
      <w:r>
        <w:rPr>
          <w:rFonts w:hint="eastAsia"/>
        </w:rPr>
        <w:t xml:space="preserve">    </w:t>
      </w:r>
      <w:r>
        <w:tab/>
      </w:r>
      <w:r>
        <w:tab/>
      </w:r>
      <w:r>
        <w:rPr>
          <w:rFonts w:hint="eastAsia"/>
        </w:rPr>
        <w:t>ui.lcdNumber</w:t>
      </w:r>
      <w:r>
        <w:noBreakHyphen/>
      </w:r>
      <w:r>
        <w:t>&gt;</w:t>
      </w:r>
      <w:r>
        <w:rPr>
          <w:rFonts w:hint="eastAsia"/>
        </w:rPr>
        <w:t>setMode(QLCDNumber::Dec);</w:t>
      </w:r>
    </w:p>
    <w:p w14:paraId="2B0C26A6">
      <w:pPr>
        <w:pStyle w:val="145"/>
      </w:pPr>
      <w:r>
        <w:rPr>
          <w:rFonts w:hint="eastAsia"/>
        </w:rPr>
        <w:t xml:space="preserve">    </w:t>
      </w:r>
      <w:r>
        <w:tab/>
      </w:r>
      <w:r>
        <w:tab/>
      </w:r>
      <w:r>
        <w:rPr>
          <w:rFonts w:hint="eastAsia"/>
        </w:rPr>
        <w:t>::</w:t>
      </w:r>
      <w:r>
        <w:t>sprint</w:t>
      </w:r>
      <w:r>
        <w:rPr>
          <w:rFonts w:hint="eastAsia"/>
        </w:rPr>
        <w:t>(bf,</w:t>
      </w:r>
      <w:r>
        <w:t>”%</w:t>
      </w:r>
      <w:r>
        <w:rPr>
          <w:rFonts w:hint="eastAsia"/>
        </w:rPr>
        <w:t>8.2f</w:t>
      </w:r>
      <w:r>
        <w:t>”</w:t>
      </w:r>
      <w:r>
        <w:rPr>
          <w:rFonts w:hint="eastAsia"/>
        </w:rPr>
        <w:t>,(double)t</w:t>
      </w:r>
      <w:r>
        <w:t>/</w:t>
      </w:r>
      <w:r>
        <w:rPr>
          <w:rFonts w:hint="eastAsia"/>
        </w:rPr>
        <w:t>1000);</w:t>
      </w:r>
    </w:p>
    <w:p w14:paraId="0C336B00">
      <w:pPr>
        <w:pStyle w:val="145"/>
      </w:pPr>
      <w:r>
        <w:rPr>
          <w:rFonts w:hint="eastAsia"/>
        </w:rPr>
        <w:t xml:space="preserve">    </w:t>
      </w:r>
      <w:r>
        <w:tab/>
      </w:r>
      <w:r>
        <w:tab/>
      </w:r>
      <w:r>
        <w:rPr>
          <w:rFonts w:hint="eastAsia"/>
        </w:rPr>
        <w:t>ui.lcdNumber</w:t>
      </w:r>
      <w:r>
        <w:noBreakHyphen/>
      </w:r>
      <w:r>
        <w:t>&gt;</w:t>
      </w:r>
      <w:r>
        <w:rPr>
          <w:rFonts w:hint="eastAsia"/>
        </w:rPr>
        <w:t>display(QString::fromAscii(bf));</w:t>
      </w:r>
    </w:p>
    <w:p w14:paraId="2B9C976C">
      <w:pPr>
        <w:pStyle w:val="145"/>
      </w:pPr>
      <w:r>
        <w:rPr>
          <w:rFonts w:hint="eastAsia"/>
        </w:rPr>
        <w:t xml:space="preserve">    </w:t>
      </w:r>
      <w:r>
        <w:tab/>
      </w:r>
      <w:r>
        <w:rPr>
          <w:rFonts w:hint="eastAsia"/>
        </w:rPr>
        <w:t>}</w:t>
      </w:r>
    </w:p>
    <w:p w14:paraId="3169DB75">
      <w:pPr>
        <w:pStyle w:val="145"/>
      </w:pPr>
      <w:r>
        <w:rPr>
          <w:rFonts w:hint="eastAsia"/>
        </w:rPr>
        <w:t xml:space="preserve">    } </w:t>
      </w:r>
    </w:p>
    <w:p w14:paraId="4514ED72">
      <w:pPr>
        <w:pStyle w:val="4"/>
        <w:ind w:firstLine="420"/>
      </w:pPr>
      <w:r>
        <w:rPr>
          <w:rFonts w:hint="eastAsia"/>
        </w:rPr>
        <w:t>在这段程序中主要设计了一个一秒定时器的响应函数。如果一秒到了，通过GetAD函数采集模拟信号，并将采集来的数据转为字符串后显示到图 7</w:t>
      </w:r>
      <w:r>
        <w:noBreakHyphen/>
      </w:r>
      <w:r>
        <w:rPr>
          <w:rFonts w:hint="eastAsia"/>
        </w:rPr>
        <w:t>7的黑色显示框中。</w:t>
      </w:r>
    </w:p>
    <w:p w14:paraId="4EE6155D">
      <w:pPr>
        <w:pStyle w:val="4"/>
        <w:ind w:firstLine="420"/>
      </w:pPr>
      <w:r>
        <w:rPr>
          <w:rFonts w:hint="eastAsia"/>
        </w:rPr>
        <w:t>再介绍一些长时间操作的解决方案，比如在输出调零时，采用了相应的线程操作。部分代码如下：</w:t>
      </w:r>
    </w:p>
    <w:p w14:paraId="6BCE80A7">
      <w:pPr>
        <w:pStyle w:val="145"/>
      </w:pPr>
      <w:r>
        <w:rPr>
          <w:rFonts w:hint="eastAsia"/>
        </w:rPr>
        <w:t xml:space="preserve">    </w:t>
      </w:r>
      <w:r>
        <w:t>void pic_ddwin::OnScTl()</w:t>
      </w:r>
    </w:p>
    <w:p w14:paraId="6C2A67C6">
      <w:pPr>
        <w:pStyle w:val="145"/>
      </w:pPr>
      <w:r>
        <w:rPr>
          <w:rFonts w:hint="eastAsia"/>
        </w:rPr>
        <w:t xml:space="preserve">    </w:t>
      </w:r>
      <w:r>
        <w:t>{</w:t>
      </w:r>
    </w:p>
    <w:p w14:paraId="31DC005B">
      <w:pPr>
        <w:pStyle w:val="145"/>
      </w:pPr>
      <w:r>
        <w:t xml:space="preserve">    </w:t>
      </w:r>
      <w:r>
        <w:tab/>
      </w:r>
      <w:r>
        <w:t>ui.ScTlBar</w:t>
      </w:r>
      <w:r>
        <w:noBreakHyphen/>
      </w:r>
      <w:r>
        <w:t>&gt;setValue(0);</w:t>
      </w:r>
    </w:p>
    <w:p w14:paraId="60066C69">
      <w:pPr>
        <w:pStyle w:val="145"/>
      </w:pPr>
      <w:r>
        <w:rPr>
          <w:rFonts w:hint="eastAsia"/>
        </w:rPr>
        <w:t xml:space="preserve">    </w:t>
      </w:r>
      <w:r>
        <w:tab/>
      </w:r>
      <w:r>
        <w:t>ui.ScTlBar</w:t>
      </w:r>
      <w:r>
        <w:noBreakHyphen/>
      </w:r>
      <w:r>
        <w:t>&gt;show();</w:t>
      </w:r>
    </w:p>
    <w:p w14:paraId="7179F1AD">
      <w:pPr>
        <w:pStyle w:val="145"/>
      </w:pPr>
      <w:r>
        <w:rPr>
          <w:rFonts w:hint="eastAsia"/>
        </w:rPr>
        <w:t xml:space="preserve">    </w:t>
      </w:r>
      <w:bookmarkStart w:id="11934" w:name="_QWord_Paragraph__1322"/>
      <w:r>
        <w:tab/>
      </w:r>
      <w:r>
        <w:t>if(dwThread==NULL)</w:t>
      </w:r>
      <w:bookmarkEnd w:id="11934"/>
    </w:p>
    <w:p w14:paraId="6E396B83">
      <w:pPr>
        <w:pStyle w:val="145"/>
      </w:pPr>
      <w:r>
        <w:rPr>
          <w:rFonts w:hint="eastAsia"/>
        </w:rPr>
        <w:t xml:space="preserve">    </w:t>
      </w:r>
      <w:r>
        <w:tab/>
      </w:r>
      <w:r>
        <w:t>{</w:t>
      </w:r>
    </w:p>
    <w:p w14:paraId="2BDE6F8F">
      <w:pPr>
        <w:pStyle w:val="145"/>
      </w:pPr>
      <w:r>
        <w:rPr>
          <w:rFonts w:hint="eastAsia"/>
        </w:rPr>
        <w:t xml:space="preserve">    </w:t>
      </w:r>
      <w:r>
        <w:tab/>
      </w:r>
      <w:r>
        <w:tab/>
      </w:r>
      <w:r>
        <w:t>dwThread=new pic_autodwThread();</w:t>
      </w:r>
    </w:p>
    <w:p w14:paraId="0F6A9B3E">
      <w:pPr>
        <w:pStyle w:val="145"/>
      </w:pPr>
      <w:r>
        <w:rPr>
          <w:rFonts w:hint="eastAsia"/>
        </w:rPr>
        <w:tab/>
      </w:r>
      <w:r>
        <w:t>connect(dwThread,SIGNAL(DdDwChanged(int)),this,SLOT(OnDdDwChanged(int)));</w:t>
      </w:r>
    </w:p>
    <w:p w14:paraId="07D24848">
      <w:pPr>
        <w:pStyle w:val="145"/>
      </w:pPr>
      <w:r>
        <w:tab/>
      </w:r>
    </w:p>
    <w:p w14:paraId="292BB2D2">
      <w:pPr>
        <w:pStyle w:val="145"/>
      </w:pPr>
      <w:r>
        <w:rPr>
          <w:rFonts w:hint="eastAsia"/>
        </w:rPr>
        <w:tab/>
      </w:r>
      <w:r>
        <w:t>connect(dwThread,SIGNAL(ScTlChanged(int,long)),this,SLOT(OnScTlProgress(int,long)));</w:t>
      </w:r>
    </w:p>
    <w:p w14:paraId="0C77F2C4">
      <w:pPr>
        <w:pStyle w:val="145"/>
      </w:pPr>
      <w:r>
        <w:rPr>
          <w:rFonts w:hint="eastAsia"/>
        </w:rPr>
        <w:t xml:space="preserve">    </w:t>
      </w:r>
      <w:r>
        <w:tab/>
      </w:r>
      <w:r>
        <w:t>}</w:t>
      </w:r>
    </w:p>
    <w:p w14:paraId="70A8FFD3">
      <w:pPr>
        <w:pStyle w:val="145"/>
      </w:pPr>
      <w:r>
        <w:rPr>
          <w:rFonts w:hint="eastAsia"/>
        </w:rPr>
        <w:t xml:space="preserve">    </w:t>
      </w:r>
      <w:r>
        <w:tab/>
      </w:r>
      <w:r>
        <w:t>dwThread</w:t>
      </w:r>
      <w:r>
        <w:noBreakHyphen/>
      </w:r>
      <w:r>
        <w:t>&gt;Set(1,myPicAD,&amp;para);</w:t>
      </w:r>
    </w:p>
    <w:p w14:paraId="1E6B2B74">
      <w:pPr>
        <w:pStyle w:val="145"/>
      </w:pPr>
      <w:r>
        <w:rPr>
          <w:rFonts w:hint="eastAsia"/>
        </w:rPr>
        <w:t xml:space="preserve">    </w:t>
      </w:r>
      <w:r>
        <w:tab/>
      </w:r>
      <w:r>
        <w:t>dwThread</w:t>
      </w:r>
      <w:r>
        <w:noBreakHyphen/>
      </w:r>
      <w:r>
        <w:t>&gt;start();</w:t>
      </w:r>
    </w:p>
    <w:p w14:paraId="106EC6E7">
      <w:pPr>
        <w:pStyle w:val="145"/>
      </w:pPr>
      <w:r>
        <w:rPr>
          <w:rFonts w:hint="eastAsia"/>
        </w:rPr>
        <w:t xml:space="preserve">    </w:t>
      </w:r>
      <w:r>
        <w:tab/>
      </w:r>
      <w:r>
        <w:t>para.sel=3;</w:t>
      </w:r>
    </w:p>
    <w:p w14:paraId="04D14385">
      <w:pPr>
        <w:pStyle w:val="145"/>
      </w:pPr>
      <w:r>
        <w:rPr>
          <w:rFonts w:hint="eastAsia"/>
        </w:rPr>
        <w:t xml:space="preserve">    </w:t>
      </w:r>
      <w:r>
        <w:tab/>
      </w:r>
      <w:r>
        <w:t>redisp();</w:t>
      </w:r>
    </w:p>
    <w:p w14:paraId="6B17F03F">
      <w:pPr>
        <w:pStyle w:val="145"/>
      </w:pPr>
      <w:r>
        <w:rPr>
          <w:rFonts w:hint="eastAsia"/>
        </w:rPr>
        <w:t xml:space="preserve">    </w:t>
      </w:r>
      <w:r>
        <w:t>}</w:t>
      </w:r>
    </w:p>
    <w:p w14:paraId="1068A42A">
      <w:pPr>
        <w:pStyle w:val="4"/>
        <w:ind w:firstLine="420"/>
      </w:pPr>
      <w:r>
        <w:rPr>
          <w:rFonts w:hint="eastAsia"/>
        </w:rPr>
        <w:t>这个程序是当按了调零按钮后，里边有一个长时间的操作，通过创建一个线程来实现。线程启动完</w:t>
      </w:r>
      <w:r>
        <w:rPr>
          <w:rFonts w:hint="eastAsia"/>
          <w:lang w:val="en-US" w:eastAsia="zh-CN"/>
        </w:rPr>
        <w:t>成</w:t>
      </w:r>
      <w:r>
        <w:rPr>
          <w:rFonts w:hint="eastAsia"/>
        </w:rPr>
        <w:t>之后，按下其他按钮仍可以进行操作。</w:t>
      </w:r>
    </w:p>
    <w:p w14:paraId="196E9BBA">
      <w:pPr>
        <w:pStyle w:val="63"/>
        <w:numPr>
          <w:ilvl w:val="2"/>
          <w:numId w:val="22"/>
        </w:numPr>
        <w:spacing w:before="352" w:after="352"/>
      </w:pPr>
      <w:bookmarkStart w:id="11935" w:name="_Toc3490"/>
      <w:r>
        <w:rPr>
          <w:rFonts w:hint="eastAsia"/>
        </w:rPr>
        <w:t>网络通信协议</w:t>
      </w:r>
      <w:bookmarkEnd w:id="11935"/>
    </w:p>
    <w:p w14:paraId="4358F873">
      <w:pPr>
        <w:pStyle w:val="4"/>
        <w:ind w:firstLine="420"/>
      </w:pPr>
      <w:r>
        <w:rPr>
          <w:rFonts w:hint="eastAsia"/>
        </w:rPr>
        <w:t>网络通信协议可以自行定义，例如这个通信协议，数据帧格式为：</w:t>
      </w:r>
    </w:p>
    <w:p w14:paraId="4740315D">
      <w:pPr>
        <w:pStyle w:val="4"/>
        <w:ind w:firstLine="420"/>
      </w:pPr>
      <w:r>
        <w:rPr>
          <w:rFonts w:hint="eastAsia"/>
        </w:rPr>
        <w:t>0x02 命令 数据项 D3 D2 D1 D0 0x03</w:t>
      </w:r>
    </w:p>
    <w:p w14:paraId="04B2919C">
      <w:pPr>
        <w:pStyle w:val="4"/>
        <w:ind w:firstLine="420"/>
      </w:pPr>
      <w:r>
        <w:rPr>
          <w:rFonts w:hint="eastAsia"/>
        </w:rPr>
        <w:t>这个协议共8个字符，除首字符02，结束字符03外，中间5个均为ASCII码字符命令。字符定义如下：</w:t>
      </w:r>
    </w:p>
    <w:p w14:paraId="5188B276">
      <w:pPr>
        <w:pStyle w:val="4"/>
        <w:ind w:firstLine="420"/>
      </w:pPr>
      <w:r>
        <w:t>′</w:t>
      </w:r>
      <w:r>
        <w:rPr>
          <w:rFonts w:hint="eastAsia"/>
        </w:rPr>
        <w:t>R：读取命令;</w:t>
      </w:r>
    </w:p>
    <w:p w14:paraId="043339D4">
      <w:pPr>
        <w:pStyle w:val="4"/>
        <w:ind w:firstLine="420"/>
      </w:pPr>
      <w:r>
        <w:t>′</w:t>
      </w:r>
      <w:r>
        <w:rPr>
          <w:rFonts w:hint="eastAsia"/>
        </w:rPr>
        <w:t>W：写入命令;</w:t>
      </w:r>
    </w:p>
    <w:p w14:paraId="3C3E2F24">
      <w:pPr>
        <w:pStyle w:val="4"/>
        <w:ind w:firstLine="420"/>
      </w:pPr>
      <w:r>
        <w:t>′</w:t>
      </w:r>
      <w:r>
        <w:rPr>
          <w:rFonts w:hint="eastAsia"/>
        </w:rPr>
        <w:t>B：读取返回;</w:t>
      </w:r>
    </w:p>
    <w:p w14:paraId="38A3499A">
      <w:pPr>
        <w:pStyle w:val="4"/>
        <w:ind w:firstLine="420"/>
      </w:pPr>
      <w:r>
        <w:t>′</w:t>
      </w:r>
      <w:r>
        <w:rPr>
          <w:rFonts w:hint="eastAsia"/>
        </w:rPr>
        <w:t>P：写入返回数据项。</w:t>
      </w:r>
    </w:p>
    <w:p w14:paraId="6B4B6465">
      <w:pPr>
        <w:pStyle w:val="4"/>
        <w:ind w:firstLine="420"/>
      </w:pPr>
      <w:r>
        <w:t>数据项</w:t>
      </w:r>
      <w:r>
        <w:rPr>
          <w:rFonts w:hint="eastAsia"/>
        </w:rPr>
        <w:t xml:space="preserve">分别用01234来表示操作的是第几项数据，后边再紧跟着四个字节，这四个字节就是相应的数据项内容。 </w:t>
      </w:r>
    </w:p>
    <w:p w14:paraId="46577386">
      <w:pPr>
        <w:pStyle w:val="4"/>
        <w:ind w:firstLine="420"/>
      </w:pPr>
      <w:r>
        <w:t>‘</w:t>
      </w:r>
      <w:r>
        <w:rPr>
          <w:rFonts w:hint="eastAsia"/>
        </w:rPr>
        <w:t>0</w:t>
      </w:r>
      <w:r>
        <w:t>’</w:t>
      </w:r>
      <w:r>
        <w:rPr>
          <w:rFonts w:hint="eastAsia"/>
        </w:rPr>
        <w:t>：AD通道0的采样值；</w:t>
      </w:r>
    </w:p>
    <w:p w14:paraId="23F7A6D6">
      <w:pPr>
        <w:pStyle w:val="4"/>
        <w:ind w:firstLine="420"/>
      </w:pPr>
      <w:r>
        <w:t>‘</w:t>
      </w:r>
      <w:r>
        <w:rPr>
          <w:rFonts w:hint="eastAsia"/>
        </w:rPr>
        <w:t>1</w:t>
      </w:r>
      <w:r>
        <w:t>’</w:t>
      </w:r>
      <w:r>
        <w:rPr>
          <w:rFonts w:hint="eastAsia"/>
        </w:rPr>
        <w:t>：AD通道1的采样值；</w:t>
      </w:r>
    </w:p>
    <w:p w14:paraId="6EC81A55">
      <w:pPr>
        <w:pStyle w:val="4"/>
        <w:ind w:firstLine="420"/>
      </w:pPr>
      <w:r>
        <w:t>‘</w:t>
      </w:r>
      <w:r>
        <w:rPr>
          <w:rFonts w:hint="eastAsia"/>
        </w:rPr>
        <w:t>2</w:t>
      </w:r>
      <w:r>
        <w:t>’</w:t>
      </w:r>
      <w:r>
        <w:rPr>
          <w:rFonts w:hint="eastAsia"/>
        </w:rPr>
        <w:t>：AD通道2的采样值；</w:t>
      </w:r>
    </w:p>
    <w:p w14:paraId="0DA730BC">
      <w:pPr>
        <w:pStyle w:val="4"/>
        <w:ind w:firstLine="420"/>
      </w:pPr>
      <w:r>
        <w:t>‘</w:t>
      </w:r>
      <w:r>
        <w:rPr>
          <w:rFonts w:hint="eastAsia"/>
        </w:rPr>
        <w:t>3</w:t>
      </w:r>
      <w:r>
        <w:t>’</w:t>
      </w:r>
      <w:r>
        <w:rPr>
          <w:rFonts w:hint="eastAsia"/>
        </w:rPr>
        <w:t>：AD通道3的采样值；</w:t>
      </w:r>
    </w:p>
    <w:p w14:paraId="62054787">
      <w:pPr>
        <w:pStyle w:val="4"/>
        <w:ind w:firstLine="420"/>
      </w:pPr>
      <w:r>
        <w:t>‘</w:t>
      </w:r>
      <w:r>
        <w:rPr>
          <w:rFonts w:hint="eastAsia"/>
        </w:rPr>
        <w:t>4</w:t>
      </w:r>
      <w:r>
        <w:t>’</w:t>
      </w:r>
      <w:r>
        <w:rPr>
          <w:rFonts w:hint="eastAsia"/>
        </w:rPr>
        <w:t>：LED指示灯；</w:t>
      </w:r>
    </w:p>
    <w:p w14:paraId="7F95FED3">
      <w:pPr>
        <w:pStyle w:val="4"/>
        <w:ind w:firstLine="420"/>
      </w:pPr>
      <w:r>
        <w:rPr>
          <w:rFonts w:hint="eastAsia"/>
        </w:rPr>
        <w:t>D3</w:t>
      </w:r>
      <w:r>
        <w:noBreakHyphen/>
      </w:r>
      <w:r>
        <w:rPr>
          <w:rFonts w:hint="eastAsia"/>
        </w:rPr>
        <w:t>D0：4位十进制数据。</w:t>
      </w:r>
    </w:p>
    <w:p w14:paraId="385DDD5D">
      <w:pPr>
        <w:pStyle w:val="4"/>
        <w:ind w:firstLine="420"/>
      </w:pPr>
      <w:r>
        <w:rPr>
          <w:rFonts w:hint="eastAsia"/>
        </w:rPr>
        <w:t>例1：客户端要读取AD通道0的采样值，则发送：</w:t>
      </w:r>
      <w:r>
        <w:t>02 ‘R00000’ 03</w:t>
      </w:r>
    </w:p>
    <w:p w14:paraId="0402043E">
      <w:pPr>
        <w:pStyle w:val="4"/>
        <w:ind w:firstLine="420"/>
      </w:pPr>
      <w:r>
        <w:tab/>
      </w:r>
      <w:r>
        <w:tab/>
      </w:r>
      <w:r>
        <w:rPr>
          <w:rFonts w:hint="eastAsia"/>
        </w:rPr>
        <w:t>服务器返回：</w:t>
      </w:r>
      <w:r>
        <w:t>02 ‘B00800’ 03表示返回</w:t>
      </w:r>
      <w:r>
        <w:rPr>
          <w:rFonts w:hint="eastAsia"/>
        </w:rPr>
        <w:t>800</w:t>
      </w:r>
      <w:r>
        <w:t>mv</w:t>
      </w:r>
    </w:p>
    <w:p w14:paraId="5C696EA0">
      <w:pPr>
        <w:pStyle w:val="4"/>
        <w:ind w:firstLine="420"/>
      </w:pPr>
      <w:r>
        <w:rPr>
          <w:rFonts w:hint="eastAsia"/>
        </w:rPr>
        <w:t>例2：客户端控制4个指示灯，2个亮，2个灭，则发送</w:t>
      </w:r>
      <w:r>
        <w:t>02 ‘W41010’ 03，其中</w:t>
      </w:r>
      <w:r>
        <w:rPr>
          <w:rFonts w:hint="eastAsia"/>
        </w:rPr>
        <w:t>1</w:t>
      </w:r>
      <w:r>
        <w:t>表示亮，</w:t>
      </w:r>
      <w:r>
        <w:rPr>
          <w:rFonts w:hint="eastAsia"/>
        </w:rPr>
        <w:t>0</w:t>
      </w:r>
      <w:r>
        <w:t>表示灭，</w:t>
      </w:r>
      <w:r>
        <w:rPr>
          <w:rFonts w:hint="eastAsia"/>
        </w:rPr>
        <w:t>4</w:t>
      </w:r>
      <w:r>
        <w:t>代表</w:t>
      </w:r>
      <w:r>
        <w:rPr>
          <w:rFonts w:hint="eastAsia"/>
        </w:rPr>
        <w:t>LED</w:t>
      </w:r>
      <w:r>
        <w:t>灯。</w:t>
      </w:r>
    </w:p>
    <w:p w14:paraId="53C5E17E">
      <w:pPr>
        <w:pStyle w:val="4"/>
        <w:ind w:firstLine="420"/>
      </w:pPr>
      <w:r>
        <w:tab/>
      </w:r>
      <w:r>
        <w:tab/>
      </w:r>
      <w:r>
        <w:rPr>
          <w:rFonts w:hint="eastAsia"/>
        </w:rPr>
        <w:t>服务器返回：</w:t>
      </w:r>
      <w:r>
        <w:t>02 ‘P41010’ 03</w:t>
      </w:r>
    </w:p>
    <w:p w14:paraId="696871CB">
      <w:pPr>
        <w:pStyle w:val="4"/>
        <w:ind w:firstLine="420"/>
        <w:rPr>
          <w:rFonts w:hint="eastAsia"/>
        </w:rPr>
      </w:pPr>
      <w:r>
        <w:t>具体协议程序实现需参考前几个章节实验，以</w:t>
      </w:r>
      <w:r>
        <w:rPr>
          <w:rFonts w:hint="eastAsia"/>
        </w:rPr>
        <w:t>TCP服务端程序</w:t>
      </w:r>
      <w:r>
        <w:t>Server.c</w:t>
      </w:r>
      <w:r>
        <w:rPr>
          <w:rFonts w:hint="eastAsia"/>
        </w:rPr>
        <w:t>为例进行修改。</w:t>
      </w:r>
    </w:p>
    <w:p w14:paraId="527879FC">
      <w:pPr>
        <w:pStyle w:val="4"/>
        <w:ind w:firstLine="0" w:firstLineChars="0"/>
        <w:jc w:val="center"/>
        <w:rPr>
          <w:rFonts w:hint="eastAsia" w:eastAsia="宋体"/>
          <w:highlight w:val="yellow"/>
          <w:lang w:eastAsia="zh-CN" w:bidi="he-IL"/>
        </w:rPr>
      </w:pPr>
      <w:r>
        <w:rPr>
          <w:rFonts w:hint="eastAsia" w:eastAsia="宋体"/>
          <w:highlight w:val="yellow"/>
          <w:lang w:eastAsia="zh-CN" w:bidi="he-IL"/>
        </w:rPr>
        <w:drawing>
          <wp:inline distT="0" distB="0" distL="114300" distR="114300">
            <wp:extent cx="2286000" cy="2286000"/>
            <wp:effectExtent l="0" t="0" r="0" b="0"/>
            <wp:docPr id="117" name="图片 117" descr="server.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server.txt"/>
                    <pic:cNvPicPr>
                      <a:picLocks noChangeAspect="1"/>
                    </pic:cNvPicPr>
                  </pic:nvPicPr>
                  <pic:blipFill>
                    <a:blip r:embed="rId447"/>
                    <a:stretch>
                      <a:fillRect/>
                    </a:stretch>
                  </pic:blipFill>
                  <pic:spPr>
                    <a:xfrm>
                      <a:off x="0" y="0"/>
                      <a:ext cx="2286000" cy="2286000"/>
                    </a:xfrm>
                    <a:prstGeom prst="rect">
                      <a:avLst/>
                    </a:prstGeom>
                  </pic:spPr>
                </pic:pic>
              </a:graphicData>
            </a:graphic>
          </wp:inline>
        </w:drawing>
      </w:r>
    </w:p>
    <w:p w14:paraId="5C4E5F2B">
      <w:pPr>
        <w:pStyle w:val="4"/>
        <w:ind w:firstLine="0" w:firstLineChars="0"/>
        <w:jc w:val="center"/>
        <w:rPr>
          <w:rFonts w:hint="eastAsia"/>
          <w:highlight w:val="yellow"/>
        </w:rPr>
      </w:pPr>
      <w:r>
        <w:rPr>
          <w:rFonts w:hint="eastAsia"/>
          <w:highlight w:val="yellow"/>
          <w:lang w:bidi="he-IL"/>
        </w:rPr>
        <w:t>Server.c</w:t>
      </w:r>
    </w:p>
    <w:p w14:paraId="66E25C79">
      <w:pPr>
        <w:pStyle w:val="5"/>
        <w:numPr>
          <w:ilvl w:val="1"/>
          <w:numId w:val="22"/>
        </w:numPr>
        <w:spacing w:before="705" w:after="352"/>
      </w:pPr>
      <w:bookmarkStart w:id="11936" w:name="_Toc5912"/>
      <w:r>
        <w:rPr>
          <w:rFonts w:hint="eastAsia"/>
        </w:rPr>
        <w:t>单元测试</w:t>
      </w:r>
      <w:bookmarkEnd w:id="11936"/>
    </w:p>
    <w:p w14:paraId="15028519">
      <w:pPr>
        <w:pStyle w:val="176"/>
      </w:pPr>
      <w:r>
        <w:rPr>
          <w:rFonts w:hint="eastAsia"/>
        </w:rPr>
        <w:t>写作题</w:t>
      </w:r>
    </w:p>
    <w:p w14:paraId="1CB8BC38">
      <w:pPr>
        <w:pStyle w:val="4"/>
        <w:ind w:firstLine="420"/>
      </w:pPr>
      <w:r>
        <w:rPr>
          <w:rFonts w:hint="eastAsia"/>
        </w:rPr>
        <w:t>根据本章介绍的嵌入式系统的设计实例，整理一份完整的概要设计说明书。</w:t>
      </w:r>
    </w:p>
    <w:p w14:paraId="7619634B">
      <w:pPr>
        <w:pStyle w:val="392"/>
        <w:ind w:firstLine="420"/>
      </w:pPr>
    </w:p>
    <w:sectPr>
      <w:headerReference r:id="rId18" w:type="first"/>
      <w:footerReference r:id="rId21" w:type="first"/>
      <w:headerReference r:id="rId16" w:type="default"/>
      <w:footerReference r:id="rId19" w:type="default"/>
      <w:headerReference r:id="rId17" w:type="even"/>
      <w:footerReference r:id="rId20" w:type="even"/>
      <w:pgSz w:w="11906" w:h="16838"/>
      <w:pgMar w:top="1701" w:right="1854" w:bottom="1701" w:left="1854" w:header="1134" w:footer="1134" w:gutter="0"/>
      <w:pgNumType w:start="1"/>
      <w:cols w:space="0" w:num="1"/>
      <w:docGrid w:type="lines" w:linePitch="33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NewRomanBold (v1)">
    <w:altName w:val="Segoe Print"/>
    <w:panose1 w:val="02020803070505020304"/>
    <w:charset w:val="00"/>
    <w:family w:val="roman"/>
    <w:pitch w:val="default"/>
    <w:sig w:usb0="00000000" w:usb1="00000000" w:usb2="00000009" w:usb3="00000000" w:csb0="000001FF" w:csb1="00000000"/>
  </w:font>
  <w:font w:name="Segoe Print">
    <w:panose1 w:val="02000600000000000000"/>
    <w:charset w:val="00"/>
    <w:family w:val="auto"/>
    <w:pitch w:val="default"/>
    <w:sig w:usb0="0000028F" w:usb1="00000000" w:usb2="00000000" w:usb3="00000000" w:csb0="2000009F" w:csb1="47010000"/>
  </w:font>
  <w:font w:name="方正书宋简体">
    <w:altName w:val="宋体"/>
    <w:panose1 w:val="02000000000000000000"/>
    <w:charset w:val="86"/>
    <w:family w:val="auto"/>
    <w:pitch w:val="default"/>
    <w:sig w:usb0="00000000" w:usb1="00000000" w:usb2="00000012" w:usb3="00000000" w:csb0="00040001" w:csb1="00000000"/>
  </w:font>
  <w:font w:name="楷体">
    <w:panose1 w:val="02010609060101010101"/>
    <w:charset w:val="86"/>
    <w:family w:val="modern"/>
    <w:pitch w:val="default"/>
    <w:sig w:usb0="800002BF" w:usb1="38CF7CFA" w:usb2="00000016" w:usb3="00000000" w:csb0="00040001" w:csb1="00000000"/>
  </w:font>
  <w:font w:name="MS PMincho">
    <w:altName w:val="Yu Gothic"/>
    <w:panose1 w:val="00000000000000000000"/>
    <w:charset w:val="80"/>
    <w:family w:val="roman"/>
    <w:pitch w:val="default"/>
    <w:sig w:usb0="00000000" w:usb1="00000000" w:usb2="08000012" w:usb3="00000000" w:csb0="0002009F" w:csb1="00000000"/>
  </w:font>
  <w:font w:name="Yu Gothic">
    <w:panose1 w:val="020B0400000000000000"/>
    <w:charset w:val="80"/>
    <w:family w:val="auto"/>
    <w:pitch w:val="default"/>
    <w:sig w:usb0="E00002FF" w:usb1="2AC7FDFF" w:usb2="00000016" w:usb3="00000000" w:csb0="2002009F" w:csb1="0000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MS Gothic">
    <w:panose1 w:val="020B0609070205080204"/>
    <w:charset w:val="80"/>
    <w:family w:val="modern"/>
    <w:pitch w:val="default"/>
    <w:sig w:usb0="E00002FF" w:usb1="6AC7FDFB" w:usb2="08000012" w:usb3="00000000" w:csb0="4002009F" w:csb1="DFD7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5737A">
    <w:pPr>
      <w:pStyle w:val="3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FF6E4">
    <w:pPr>
      <w:pStyle w:val="3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20E05">
    <w:pPr>
      <w:pStyle w:val="3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7117BD"/>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1ED0E">
    <w:pPr>
      <w:pStyle w:val="138"/>
    </w:pPr>
    <w:r>
      <w:ptab w:relativeTo="margin" w:alignment="center" w:leader="none"/>
    </w:r>
    <w:r>
      <w:fldChar w:fldCharType="begin"/>
    </w:r>
    <w:r>
      <w:instrText xml:space="preserve">PAGE   \* MERGEFORMAT</w:instrText>
    </w:r>
    <w:r>
      <w:fldChar w:fldCharType="separate"/>
    </w:r>
    <w:r>
      <w:t>III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A1123">
    <w:pPr>
      <w:pStyle w:val="138"/>
    </w:pPr>
    <w:bookmarkStart w:id="11972" w:name="_QWord_Source_Comparison_922"/>
    <w:r>
      <w:ptab w:relativeTo="margin" w:alignment="center" w:leader="none"/>
    </w:r>
    <w:bookmarkEnd w:id="11972"/>
    <w:bookmarkStart w:id="11973" w:name="_QWord_Source_Comparison_923"/>
    <w:r>
      <w:fldChar w:fldCharType="begin"/>
    </w:r>
    <w:bookmarkEnd w:id="11973"/>
    <w:bookmarkStart w:id="11974" w:name="_QWord_Source_Comparison_924"/>
    <w:r>
      <w:instrText xml:space="preserve"> </w:instrText>
    </w:r>
    <w:bookmarkEnd w:id="11974"/>
    <w:bookmarkStart w:id="11975" w:name="_QWord_Source_Comparison_925"/>
    <w:r>
      <w:rPr>
        <w:rFonts w:hint="eastAsia"/>
      </w:rPr>
      <w:instrText xml:space="preserve">IF </w:instrText>
    </w:r>
    <w:bookmarkEnd w:id="11975"/>
    <w:bookmarkStart w:id="11976" w:name="_QWord_Source_Comparison_926"/>
    <w:r>
      <w:fldChar w:fldCharType="begin"/>
    </w:r>
    <w:bookmarkEnd w:id="11976"/>
    <w:bookmarkStart w:id="11977" w:name="_QWord_Source_Comparison_927"/>
    <w:r>
      <w:instrText xml:space="preserve"> </w:instrText>
    </w:r>
    <w:bookmarkEnd w:id="11977"/>
    <w:bookmarkStart w:id="11978" w:name="_QWord_Source_Comparison_928"/>
    <w:r>
      <w:rPr>
        <w:rFonts w:hint="eastAsia"/>
      </w:rPr>
      <w:instrText xml:space="preserve">=MOD(</w:instrText>
    </w:r>
    <w:bookmarkEnd w:id="11978"/>
    <w:bookmarkStart w:id="11979" w:name="_QWord_Source_Comparison_929"/>
    <w:r>
      <w:fldChar w:fldCharType="begin"/>
    </w:r>
    <w:bookmarkEnd w:id="11979"/>
    <w:bookmarkStart w:id="11980" w:name="_QWord_Source_Comparison_930"/>
    <w:r>
      <w:instrText xml:space="preserve"> </w:instrText>
    </w:r>
    <w:bookmarkEnd w:id="11980"/>
    <w:bookmarkStart w:id="11981" w:name="_QWord_Source_Comparison_931"/>
    <w:r>
      <w:rPr>
        <w:rFonts w:hint="eastAsia"/>
      </w:rPr>
      <w:instrText xml:space="preserve">PAGE</w:instrText>
    </w:r>
    <w:bookmarkEnd w:id="11981"/>
    <w:bookmarkStart w:id="11982" w:name="_QWord_Source_Comparison_932"/>
    <w:r>
      <w:instrText xml:space="preserve"> </w:instrText>
    </w:r>
    <w:bookmarkStart w:id="11983" w:name="_QWord_Source_Comparison_933"/>
    <w:r>
      <w:fldChar w:fldCharType="separate"/>
    </w:r>
    <w:bookmarkEnd w:id="11982"/>
    <w:bookmarkEnd w:id="11983"/>
    <w:bookmarkStart w:id="11984" w:name="_QWord_Source_Comparison_934"/>
    <w:r>
      <w:instrText xml:space="preserve">XI</w:instrText>
    </w:r>
    <w:bookmarkEnd w:id="11984"/>
    <w:bookmarkStart w:id="11985" w:name="_QWord_Source_Comparison_935"/>
    <w:r>
      <w:fldChar w:fldCharType="end"/>
    </w:r>
    <w:bookmarkEnd w:id="11985"/>
    <w:bookmarkStart w:id="11986" w:name="_QWord_Source_Comparison_936"/>
    <w:r>
      <w:rPr>
        <w:rFonts w:hint="eastAsia"/>
      </w:rPr>
      <w:instrText xml:space="preserve">,2)</w:instrText>
    </w:r>
    <w:bookmarkEnd w:id="11986"/>
    <w:bookmarkStart w:id="11987" w:name="_QWord_Source_Comparison_937"/>
    <w:r>
      <w:instrText xml:space="preserve"> </w:instrText>
    </w:r>
    <w:bookmarkStart w:id="11988" w:name="_QWord_Source_Comparison_938"/>
    <w:r>
      <w:fldChar w:fldCharType="separate"/>
    </w:r>
    <w:bookmarkEnd w:id="11987"/>
    <w:bookmarkEnd w:id="11988"/>
    <w:bookmarkStart w:id="11989" w:name="_QWord_Source_Comparison_939"/>
    <w:r>
      <w:rPr>
        <w:rFonts w:hint="eastAsia"/>
        <w:b/>
      </w:rPr>
      <w:instrText xml:space="preserve">!未定义的书签，XI</w:instrText>
    </w:r>
    <w:bookmarkEnd w:id="11989"/>
    <w:bookmarkStart w:id="11990" w:name="_QWord_Source_Comparison_942"/>
    <w:r>
      <w:fldChar w:fldCharType="end"/>
    </w:r>
    <w:bookmarkEnd w:id="11990"/>
    <w:bookmarkStart w:id="11991" w:name="_QWord_Source_Comparison_943"/>
    <w:r>
      <w:rPr>
        <w:rFonts w:hint="eastAsia"/>
      </w:rPr>
      <w:instrText xml:space="preserve">="1" "</w:instrText>
    </w:r>
    <w:bookmarkEnd w:id="11991"/>
    <w:bookmarkStart w:id="11992" w:name="_QWord_Source_Comparison_944"/>
    <w:r>
      <w:ptab w:relativeTo="margin" w:alignment="left" w:leader="none"/>
    </w:r>
    <w:bookmarkEnd w:id="11992"/>
    <w:bookmarkStart w:id="11993" w:name="_QWord_Source_Comparison_945"/>
    <w:r>
      <w:rPr>
        <w:rFonts w:hint="eastAsia"/>
      </w:rPr>
      <w:instrText xml:space="preserve">" ""</w:instrText>
    </w:r>
    <w:bookmarkEnd w:id="11993"/>
    <w:bookmarkStart w:id="11994" w:name="_QWord_Source_Comparison_946"/>
    <w:r>
      <w:instrText xml:space="preserve"> </w:instrText>
    </w:r>
    <w:bookmarkEnd w:id="11994"/>
    <w:bookmarkStart w:id="11995" w:name="_QWord_Source_Comparison_947"/>
    <w:r>
      <w:fldChar w:fldCharType="end"/>
    </w:r>
    <w:bookmarkEnd w:id="11995"/>
    <w:bookmarkStart w:id="11996" w:name="_QWord_Source_Comparison_948"/>
    <w:r>
      <w:fldChar w:fldCharType="begin"/>
    </w:r>
    <w:bookmarkEnd w:id="11996"/>
    <w:bookmarkStart w:id="11997" w:name="_QWord_Source_Comparison_949"/>
    <w:r>
      <w:instrText xml:space="preserve">PAGE   \* MERGEFORMAT</w:instrText>
    </w:r>
    <w:bookmarkEnd w:id="11997"/>
    <w:bookmarkStart w:id="11998" w:name="_QWord_Source_Comparison_950"/>
    <w:r>
      <w:fldChar w:fldCharType="separate"/>
    </w:r>
    <w:bookmarkEnd w:id="11998"/>
    <w:bookmarkStart w:id="11999" w:name="_QWord_Source_Comparison_951"/>
    <w:r>
      <w:t>80</w:t>
    </w:r>
    <w:bookmarkEnd w:id="11999"/>
    <w:bookmarkStart w:id="12000" w:name="_QWord_Source_Comparison_952"/>
    <w:r>
      <w:fldChar w:fldCharType="end"/>
    </w:r>
    <w:bookmarkEnd w:id="12000"/>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F3AF1">
    <w:pPr>
      <w:pStyle w:val="138"/>
    </w:pPr>
    <w:bookmarkStart w:id="12002" w:name="_QWord_Source_Comparison_953"/>
    <w:r>
      <w:ptab w:relativeTo="margin" w:alignment="center" w:leader="none"/>
    </w:r>
    <w:bookmarkEnd w:id="12002"/>
    <w:bookmarkStart w:id="12003" w:name="_QWord_Source_Comparison_954"/>
    <w:r>
      <w:fldChar w:fldCharType="begin"/>
    </w:r>
    <w:bookmarkEnd w:id="12003"/>
    <w:bookmarkStart w:id="12004" w:name="_QWord_Source_Comparison_955"/>
    <w:r>
      <w:instrText xml:space="preserve"> </w:instrText>
    </w:r>
    <w:bookmarkEnd w:id="12004"/>
    <w:bookmarkStart w:id="12005" w:name="_QWord_Source_Comparison_956"/>
    <w:r>
      <w:rPr>
        <w:rFonts w:hint="eastAsia"/>
      </w:rPr>
      <w:instrText xml:space="preserve">IF </w:instrText>
    </w:r>
    <w:bookmarkEnd w:id="12005"/>
    <w:bookmarkStart w:id="12006" w:name="_QWord_Source_Comparison_957"/>
    <w:r>
      <w:fldChar w:fldCharType="begin"/>
    </w:r>
    <w:bookmarkEnd w:id="12006"/>
    <w:bookmarkStart w:id="12007" w:name="_QWord_Source_Comparison_958"/>
    <w:r>
      <w:instrText xml:space="preserve"> </w:instrText>
    </w:r>
    <w:bookmarkEnd w:id="12007"/>
    <w:bookmarkStart w:id="12008" w:name="_QWord_Source_Comparison_959"/>
    <w:r>
      <w:rPr>
        <w:rFonts w:hint="eastAsia"/>
      </w:rPr>
      <w:instrText xml:space="preserve">=MOD(</w:instrText>
    </w:r>
    <w:bookmarkEnd w:id="12008"/>
    <w:bookmarkStart w:id="12009" w:name="_QWord_Source_Comparison_960"/>
    <w:r>
      <w:fldChar w:fldCharType="begin"/>
    </w:r>
    <w:bookmarkEnd w:id="12009"/>
    <w:bookmarkStart w:id="12010" w:name="_QWord_Source_Comparison_961"/>
    <w:r>
      <w:instrText xml:space="preserve"> </w:instrText>
    </w:r>
    <w:bookmarkEnd w:id="12010"/>
    <w:bookmarkStart w:id="12011" w:name="_QWord_Source_Comparison_962"/>
    <w:r>
      <w:rPr>
        <w:rFonts w:hint="eastAsia"/>
      </w:rPr>
      <w:instrText xml:space="preserve">PAGE</w:instrText>
    </w:r>
    <w:bookmarkEnd w:id="12011"/>
    <w:bookmarkStart w:id="12012" w:name="_QWord_Source_Comparison_963"/>
    <w:r>
      <w:instrText xml:space="preserve"> </w:instrText>
    </w:r>
    <w:bookmarkStart w:id="12013" w:name="_QWord_Source_Comparison_964"/>
    <w:r>
      <w:fldChar w:fldCharType="separate"/>
    </w:r>
    <w:bookmarkEnd w:id="12012"/>
    <w:bookmarkEnd w:id="12013"/>
    <w:bookmarkStart w:id="12014" w:name="_QWord_Source_Comparison_965"/>
    <w:r>
      <w:instrText xml:space="preserve">VI</w:instrText>
    </w:r>
    <w:bookmarkEnd w:id="12014"/>
    <w:bookmarkStart w:id="12015" w:name="_QWord_Source_Comparison_966"/>
    <w:r>
      <w:fldChar w:fldCharType="end"/>
    </w:r>
    <w:bookmarkEnd w:id="12015"/>
    <w:bookmarkStart w:id="12016" w:name="_QWord_Source_Comparison_967"/>
    <w:r>
      <w:rPr>
        <w:rFonts w:hint="eastAsia"/>
      </w:rPr>
      <w:instrText xml:space="preserve">,2)</w:instrText>
    </w:r>
    <w:bookmarkEnd w:id="12016"/>
    <w:bookmarkStart w:id="12017" w:name="_QWord_Source_Comparison_968"/>
    <w:r>
      <w:instrText xml:space="preserve"> </w:instrText>
    </w:r>
    <w:bookmarkStart w:id="12018" w:name="_QWord_Source_Comparison_969"/>
    <w:r>
      <w:fldChar w:fldCharType="separate"/>
    </w:r>
    <w:bookmarkEnd w:id="12017"/>
    <w:bookmarkEnd w:id="12018"/>
    <w:bookmarkStart w:id="12019" w:name="_QWord_Source_Comparison_970"/>
    <w:r>
      <w:rPr>
        <w:rFonts w:hint="eastAsia"/>
        <w:b/>
      </w:rPr>
      <w:instrText xml:space="preserve">!未定义的书签，VI</w:instrText>
    </w:r>
    <w:bookmarkEnd w:id="12019"/>
    <w:bookmarkStart w:id="12020" w:name="_QWord_Source_Comparison_973"/>
    <w:r>
      <w:fldChar w:fldCharType="end"/>
    </w:r>
    <w:bookmarkEnd w:id="12020"/>
    <w:bookmarkStart w:id="12021" w:name="_QWord_Source_Comparison_974"/>
    <w:r>
      <w:rPr>
        <w:rFonts w:hint="eastAsia"/>
      </w:rPr>
      <w:instrText xml:space="preserve">="1" "</w:instrText>
    </w:r>
    <w:bookmarkEnd w:id="12021"/>
    <w:bookmarkStart w:id="12022" w:name="_QWord_Source_Comparison_975"/>
    <w:r>
      <w:ptab w:relativeTo="margin" w:alignment="left" w:leader="none"/>
    </w:r>
    <w:bookmarkEnd w:id="12022"/>
    <w:bookmarkStart w:id="12023" w:name="_QWord_Source_Comparison_976"/>
    <w:r>
      <w:rPr>
        <w:rFonts w:hint="eastAsia"/>
      </w:rPr>
      <w:instrText xml:space="preserve">" ""</w:instrText>
    </w:r>
    <w:bookmarkEnd w:id="12023"/>
    <w:bookmarkStart w:id="12024" w:name="_QWord_Source_Comparison_977"/>
    <w:r>
      <w:instrText xml:space="preserve"> </w:instrText>
    </w:r>
    <w:bookmarkEnd w:id="12024"/>
    <w:bookmarkStart w:id="12025" w:name="_QWord_Source_Comparison_978"/>
    <w:r>
      <w:fldChar w:fldCharType="end"/>
    </w:r>
    <w:bookmarkEnd w:id="12025"/>
    <w:bookmarkStart w:id="12026" w:name="_QWord_Source_Comparison_979"/>
    <w:r>
      <w:fldChar w:fldCharType="begin"/>
    </w:r>
    <w:bookmarkEnd w:id="12026"/>
    <w:bookmarkStart w:id="12027" w:name="_QWord_Source_Comparison_980"/>
    <w:r>
      <w:instrText xml:space="preserve">PAGE   \* MERGEFORMAT</w:instrText>
    </w:r>
    <w:bookmarkEnd w:id="12027"/>
    <w:bookmarkStart w:id="12028" w:name="_QWord_Source_Comparison_981"/>
    <w:r>
      <w:fldChar w:fldCharType="separate"/>
    </w:r>
    <w:bookmarkEnd w:id="12028"/>
    <w:bookmarkStart w:id="12029" w:name="_QWord_Source_Comparison_982"/>
    <w:r>
      <w:t>V</w:t>
    </w:r>
    <w:bookmarkEnd w:id="12029"/>
    <w:bookmarkStart w:id="12030" w:name="_QWord_Source_Comparison_983"/>
    <w:r>
      <w:fldChar w:fldCharType="end"/>
    </w:r>
    <w:bookmarkEnd w:id="12030"/>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BC3AA">
    <w:pPr>
      <w:pStyle w:val="125"/>
    </w:pPr>
    <w:bookmarkStart w:id="11937" w:name="_QWord_Source_Comparison_891"/>
    <w:r>
      <w:ptab w:relativeTo="margin" w:alignment="center" w:leader="none"/>
    </w:r>
    <w:bookmarkEnd w:id="11937"/>
    <w:bookmarkStart w:id="11938" w:name="_QWord_Source_Comparison_892"/>
    <w:r>
      <w:fldChar w:fldCharType="begin"/>
    </w:r>
    <w:bookmarkEnd w:id="11938"/>
    <w:bookmarkStart w:id="11939" w:name="_QWord_Source_Comparison_893"/>
    <w:r>
      <w:instrText xml:space="preserve"> </w:instrText>
    </w:r>
    <w:bookmarkEnd w:id="11939"/>
    <w:bookmarkStart w:id="11940" w:name="_QWord_Source_Comparison_894"/>
    <w:r>
      <w:rPr>
        <w:rFonts w:hint="eastAsia"/>
      </w:rPr>
      <w:instrText xml:space="preserve">IF </w:instrText>
    </w:r>
    <w:bookmarkEnd w:id="11940"/>
    <w:bookmarkStart w:id="11941" w:name="_QWord_Source_Comparison_895"/>
    <w:r>
      <w:fldChar w:fldCharType="begin"/>
    </w:r>
    <w:bookmarkEnd w:id="11941"/>
    <w:bookmarkStart w:id="11942" w:name="_QWord_Source_Comparison_896"/>
    <w:r>
      <w:instrText xml:space="preserve"> </w:instrText>
    </w:r>
    <w:bookmarkEnd w:id="11942"/>
    <w:bookmarkStart w:id="11943" w:name="_QWord_Source_Comparison_897"/>
    <w:r>
      <w:rPr>
        <w:rFonts w:hint="eastAsia"/>
      </w:rPr>
      <w:instrText xml:space="preserve">=MOD(</w:instrText>
    </w:r>
    <w:bookmarkEnd w:id="11943"/>
    <w:bookmarkStart w:id="11944" w:name="_QWord_Source_Comparison_898"/>
    <w:r>
      <w:fldChar w:fldCharType="begin"/>
    </w:r>
    <w:bookmarkEnd w:id="11944"/>
    <w:bookmarkStart w:id="11945" w:name="_QWord_Source_Comparison_899"/>
    <w:r>
      <w:instrText xml:space="preserve"> </w:instrText>
    </w:r>
    <w:bookmarkEnd w:id="11945"/>
    <w:bookmarkStart w:id="11946" w:name="_QWord_Source_Comparison_900"/>
    <w:r>
      <w:rPr>
        <w:rFonts w:hint="eastAsia"/>
      </w:rPr>
      <w:instrText xml:space="preserve">PAGE</w:instrText>
    </w:r>
    <w:bookmarkEnd w:id="11946"/>
    <w:bookmarkStart w:id="11947" w:name="_QWord_Source_Comparison_901"/>
    <w:r>
      <w:instrText xml:space="preserve"> </w:instrText>
    </w:r>
    <w:bookmarkStart w:id="11948" w:name="_QWord_Source_Comparison_902"/>
    <w:r>
      <w:fldChar w:fldCharType="separate"/>
    </w:r>
    <w:bookmarkEnd w:id="11947"/>
    <w:bookmarkEnd w:id="11948"/>
    <w:bookmarkStart w:id="11949" w:name="_QWord_Source_Comparison_903"/>
    <w:r>
      <w:instrText xml:space="preserve">V</w:instrText>
    </w:r>
    <w:bookmarkEnd w:id="11949"/>
    <w:bookmarkStart w:id="11950" w:name="_QWord_Source_Comparison_904"/>
    <w:r>
      <w:fldChar w:fldCharType="end"/>
    </w:r>
    <w:bookmarkEnd w:id="11950"/>
    <w:bookmarkStart w:id="11951" w:name="_QWord_Source_Comparison_905"/>
    <w:r>
      <w:rPr>
        <w:rFonts w:hint="eastAsia"/>
      </w:rPr>
      <w:instrText xml:space="preserve">,2)</w:instrText>
    </w:r>
    <w:bookmarkEnd w:id="11951"/>
    <w:bookmarkStart w:id="11952" w:name="_QWord_Source_Comparison_906"/>
    <w:r>
      <w:instrText xml:space="preserve"> </w:instrText>
    </w:r>
    <w:bookmarkStart w:id="11953" w:name="_QWord_Source_Comparison_907"/>
    <w:r>
      <w:fldChar w:fldCharType="separate"/>
    </w:r>
    <w:bookmarkEnd w:id="11952"/>
    <w:bookmarkEnd w:id="11953"/>
    <w:bookmarkStart w:id="11954" w:name="_QWord_Source_Comparison_908"/>
    <w:r>
      <w:rPr>
        <w:rFonts w:hint="eastAsia"/>
        <w:b/>
      </w:rPr>
      <w:instrText xml:space="preserve">!未定义的书签，V</w:instrText>
    </w:r>
    <w:bookmarkEnd w:id="11954"/>
    <w:bookmarkStart w:id="11955" w:name="_QWord_Source_Comparison_911"/>
    <w:r>
      <w:fldChar w:fldCharType="end"/>
    </w:r>
    <w:bookmarkEnd w:id="11955"/>
    <w:bookmarkStart w:id="11956" w:name="_QWord_Source_Comparison_912"/>
    <w:r>
      <w:rPr>
        <w:rFonts w:hint="eastAsia"/>
      </w:rPr>
      <w:instrText xml:space="preserve">="1" "</w:instrText>
    </w:r>
    <w:bookmarkEnd w:id="11956"/>
    <w:bookmarkStart w:id="11957" w:name="_QWord_Source_Comparison_913"/>
    <w:r>
      <w:ptab w:relativeTo="margin" w:alignment="left" w:leader="none"/>
    </w:r>
    <w:bookmarkEnd w:id="11957"/>
    <w:bookmarkStart w:id="11958" w:name="_QWord_Source_Comparison_914"/>
    <w:r>
      <w:rPr>
        <w:rFonts w:hint="eastAsia"/>
      </w:rPr>
      <w:instrText xml:space="preserve">" ""</w:instrText>
    </w:r>
    <w:bookmarkEnd w:id="11958"/>
    <w:bookmarkStart w:id="11959" w:name="_QWord_Source_Comparison_915"/>
    <w:r>
      <w:instrText xml:space="preserve"> </w:instrText>
    </w:r>
    <w:bookmarkEnd w:id="11959"/>
    <w:bookmarkStart w:id="11960" w:name="_QWord_Source_Comparison_916"/>
    <w:r>
      <w:fldChar w:fldCharType="end"/>
    </w:r>
    <w:bookmarkEnd w:id="11960"/>
    <w:bookmarkStart w:id="11961" w:name="_QWord_Source_Comparison_917"/>
    <w:r>
      <w:fldChar w:fldCharType="begin"/>
    </w:r>
    <w:bookmarkEnd w:id="11961"/>
    <w:bookmarkStart w:id="11962" w:name="_QWord_Source_Comparison_918"/>
    <w:r>
      <w:instrText xml:space="preserve">PAGE   \* MERGEFORMAT</w:instrText>
    </w:r>
    <w:bookmarkEnd w:id="11962"/>
    <w:bookmarkStart w:id="11963" w:name="_QWord_Source_Comparison_919"/>
    <w:r>
      <w:fldChar w:fldCharType="separate"/>
    </w:r>
    <w:bookmarkEnd w:id="11963"/>
    <w:bookmarkStart w:id="11964" w:name="_QWord_Source_Comparison_920"/>
    <w:r>
      <w:t>IV</w:t>
    </w:r>
    <w:bookmarkEnd w:id="11964"/>
    <w:bookmarkStart w:id="11965" w:name="_QWord_Source_Comparison_921"/>
    <w:r>
      <w:fldChar w:fldCharType="end"/>
    </w:r>
    <w:bookmarkEnd w:id="11965"/>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05455693"/>
      <w:docPartObj>
        <w:docPartGallery w:val="autotext"/>
      </w:docPartObj>
    </w:sdtPr>
    <w:sdtContent>
      <w:p w14:paraId="30C074EA">
        <w:pPr>
          <w:pStyle w:val="138"/>
        </w:pPr>
        <w:bookmarkStart w:id="12043" w:name="_QWord_Source_Comparison_5297"/>
        <w:r>
          <w:ptab w:relativeTo="margin" w:alignment="center" w:leader="none"/>
        </w:r>
        <w:bookmarkEnd w:id="12043"/>
        <w:bookmarkStart w:id="12044" w:name="_QWord_Source_Comparison_5298"/>
        <w:r>
          <w:fldChar w:fldCharType="begin"/>
        </w:r>
        <w:bookmarkEnd w:id="12044"/>
        <w:bookmarkStart w:id="12045" w:name="_QWord_Source_Comparison_5299"/>
        <w:r>
          <w:instrText xml:space="preserve">PAGE   \* MERGEFORMAT</w:instrText>
        </w:r>
        <w:bookmarkEnd w:id="12045"/>
        <w:bookmarkStart w:id="12046" w:name="_QWord_Source_Comparison_5300"/>
        <w:r>
          <w:fldChar w:fldCharType="separate"/>
        </w:r>
        <w:bookmarkEnd w:id="12046"/>
        <w:bookmarkStart w:id="12047" w:name="_QWord_Source_Comparison_5301"/>
        <w:r>
          <w:rPr>
            <w:lang w:val="zh-CN"/>
          </w:rPr>
          <w:t>2</w:t>
        </w:r>
        <w:bookmarkEnd w:id="12047"/>
        <w:bookmarkStart w:id="12048" w:name="_QWord_Source_Comparison_5302"/>
        <w:r>
          <w:fldChar w:fldCharType="end"/>
        </w:r>
      </w:p>
    </w:sdtContent>
  </w:sdt>
  <w:bookmarkEnd w:id="12048"/>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20956610"/>
      <w:docPartObj>
        <w:docPartGallery w:val="autotext"/>
      </w:docPartObj>
    </w:sdtPr>
    <w:sdtContent>
      <w:p w14:paraId="266DADFB">
        <w:pPr>
          <w:pStyle w:val="138"/>
        </w:pPr>
        <w:bookmarkStart w:id="12050" w:name="_QWord_Source_Comparison_5303"/>
        <w:r>
          <w:ptab w:relativeTo="margin" w:alignment="center" w:leader="none"/>
        </w:r>
        <w:bookmarkEnd w:id="12050"/>
        <w:bookmarkStart w:id="12051" w:name="_QWord_Source_Comparison_5304"/>
        <w:r>
          <w:fldChar w:fldCharType="begin"/>
        </w:r>
        <w:bookmarkEnd w:id="12051"/>
        <w:bookmarkStart w:id="12052" w:name="_QWord_Source_Comparison_5305"/>
        <w:r>
          <w:instrText xml:space="preserve">PAGE   \* MERGEFORMAT</w:instrText>
        </w:r>
        <w:bookmarkEnd w:id="12052"/>
        <w:bookmarkStart w:id="12053" w:name="_QWord_Source_Comparison_5306"/>
        <w:r>
          <w:fldChar w:fldCharType="separate"/>
        </w:r>
        <w:bookmarkEnd w:id="12053"/>
        <w:bookmarkStart w:id="12054" w:name="_QWord_Source_Comparison_5307"/>
        <w:r>
          <w:t>1</w:t>
        </w:r>
        <w:bookmarkEnd w:id="12054"/>
        <w:bookmarkStart w:id="12055" w:name="_QWord_Source_Comparison_5308"/>
        <w:r>
          <w:fldChar w:fldCharType="end"/>
        </w:r>
      </w:p>
    </w:sdtContent>
  </w:sdt>
  <w:bookmarkEnd w:id="12055"/>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E0D03">
    <w:pPr>
      <w:pStyle w:val="3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B554F">
    <w:pPr>
      <w:pStyle w:val="3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29D07">
    <w:pPr>
      <w:pStyle w:val="3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166E0">
    <w:pPr>
      <w:pStyle w:val="3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3AED18">
    <w:pPr>
      <w:pStyle w:val="153"/>
    </w:pPr>
    <w:bookmarkStart w:id="11966" w:name="_QWord_Source_Comparison_884"/>
    <w:r>
      <w:fldChar w:fldCharType="begin"/>
    </w:r>
    <w:bookmarkEnd w:id="11966"/>
    <w:bookmarkStart w:id="11967" w:name="_QWord_Source_Comparison_885"/>
    <w:r>
      <w:instrText xml:space="preserve"> STYLEREF "#B-001a-</w:instrText>
    </w:r>
    <w:bookmarkEnd w:id="11967"/>
    <w:bookmarkStart w:id="11968" w:name="_QWord_Source_Comparison_886"/>
    <w:r>
      <w:instrText xml:space="preserve">目录标题</w:instrText>
    </w:r>
    <w:bookmarkEnd w:id="11968"/>
    <w:bookmarkStart w:id="11969" w:name="_QWord_Source_Comparison_887"/>
    <w:r>
      <w:instrText xml:space="preserve">"  </w:instrText>
    </w:r>
    <w:bookmarkStart w:id="11970" w:name="_QWord_Source_Comparison_888"/>
    <w:r>
      <w:fldChar w:fldCharType="separate"/>
    </w:r>
    <w:bookmarkEnd w:id="11969"/>
    <w:bookmarkEnd w:id="11970"/>
    <w:bookmarkStart w:id="11971" w:name="_QWord_Source_Comparison_890"/>
    <w:r>
      <w:t>目录</w:t>
    </w:r>
    <w:r>
      <w:fldChar w:fldCharType="end"/>
    </w:r>
    <w:bookmarkEnd w:id="11971"/>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B9CBF9">
    <w:pPr>
      <w:pStyle w:val="154"/>
    </w:pPr>
    <w:bookmarkStart w:id="12001" w:name="_QWord_Source_Comparison_883"/>
    <w:r>
      <w:t>嵌入式系统原理</w:t>
    </w:r>
    <w:bookmarkEnd w:id="12001"/>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360B4">
    <w:pPr>
      <w:pStyle w:val="153"/>
    </w:pPr>
    <w:bookmarkStart w:id="12031" w:name="_QWord_Source_Comparison_5283"/>
    <w:r>
      <w:fldChar w:fldCharType="begin"/>
    </w:r>
    <w:bookmarkEnd w:id="12031"/>
    <w:bookmarkStart w:id="12032" w:name="_QWord_Source_Comparison_5284"/>
    <w:r>
      <w:instrText xml:space="preserve"> STYLEREF "</w:instrText>
    </w:r>
    <w:bookmarkEnd w:id="12032"/>
    <w:bookmarkStart w:id="12033" w:name="_QWord_Source_Comparison_5285"/>
    <w:r>
      <w:instrText xml:space="preserve">标题</w:instrText>
    </w:r>
    <w:bookmarkEnd w:id="12033"/>
    <w:bookmarkStart w:id="12034" w:name="_QWord_Source_Comparison_5286"/>
    <w:r>
      <w:instrText xml:space="preserve"> 1" \n \* MERGEFORMAT </w:instrText>
    </w:r>
    <w:bookmarkStart w:id="12035" w:name="_QWord_Source_Comparison_5287"/>
    <w:r>
      <w:fldChar w:fldCharType="separate"/>
    </w:r>
    <w:bookmarkEnd w:id="12034"/>
    <w:bookmarkEnd w:id="12035"/>
    <w:bookmarkStart w:id="12036" w:name="_QWord_Source_Comparison_5289"/>
    <w:r>
      <w:t>第三章　</w:t>
    </w:r>
    <w:r>
      <w:fldChar w:fldCharType="end"/>
    </w:r>
    <w:bookmarkEnd w:id="12036"/>
    <w:bookmarkStart w:id="12037" w:name="_QWord_Source_Comparison_5290"/>
    <w:r>
      <w:fldChar w:fldCharType="begin"/>
    </w:r>
    <w:bookmarkEnd w:id="12037"/>
    <w:bookmarkStart w:id="12038" w:name="_QWord_Source_Comparison_5291"/>
    <w:r>
      <w:instrText xml:space="preserve"> STYLEREF "</w:instrText>
    </w:r>
    <w:bookmarkEnd w:id="12038"/>
    <w:bookmarkStart w:id="12039" w:name="_QWord_Source_Comparison_5292"/>
    <w:r>
      <w:instrText xml:space="preserve">标题</w:instrText>
    </w:r>
    <w:bookmarkEnd w:id="12039"/>
    <w:bookmarkStart w:id="12040" w:name="_QWord_Source_Comparison_5293"/>
    <w:r>
      <w:instrText xml:space="preserve"> 1"  </w:instrText>
    </w:r>
    <w:bookmarkStart w:id="12041" w:name="_QWord_Source_Comparison_5294"/>
    <w:r>
      <w:fldChar w:fldCharType="separate"/>
    </w:r>
    <w:bookmarkEnd w:id="12040"/>
    <w:bookmarkEnd w:id="12041"/>
    <w:bookmarkStart w:id="12042" w:name="_QWord_Source_Comparison_5296"/>
    <w:r>
      <w:t>嵌入式微处理器</w:t>
    </w:r>
    <w:r>
      <w:fldChar w:fldCharType="end"/>
    </w:r>
    <w:bookmarkEnd w:id="12042"/>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3901A">
    <w:pPr>
      <w:pStyle w:val="154"/>
    </w:pPr>
    <w:bookmarkStart w:id="12049" w:name="_QWord_Source_Comparison_5282"/>
    <w:r>
      <w:rPr>
        <w:rFonts w:hint="eastAsia"/>
      </w:rPr>
      <w:t>嵌入式系统原理</w:t>
    </w:r>
    <w:bookmarkEnd w:id="12049"/>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1D73E">
    <w:pPr>
      <w:pStyle w:val="3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034EBB"/>
    <w:multiLevelType w:val="multilevel"/>
    <w:tmpl w:val="0D034EBB"/>
    <w:lvl w:ilvl="0" w:tentative="0">
      <w:start w:val="2"/>
      <w:numFmt w:val="decimal"/>
      <w:pStyle w:val="566"/>
      <w:suff w:val="nothing"/>
      <w:lvlText w:val="第%1章"/>
      <w:lvlJc w:val="left"/>
      <w:pPr>
        <w:ind w:left="425" w:hanging="425"/>
      </w:pPr>
      <w:rPr>
        <w:rFonts w:hint="eastAsia"/>
      </w:rPr>
    </w:lvl>
    <w:lvl w:ilvl="1" w:tentative="0">
      <w:start w:val="1"/>
      <w:numFmt w:val="decimal"/>
      <w:suff w:val="space"/>
      <w:lvlText w:val="%1.%2"/>
      <w:lvlJc w:val="left"/>
      <w:pPr>
        <w:ind w:left="567" w:hanging="567"/>
      </w:pPr>
      <w:rPr>
        <w:rFonts w:hint="eastAsia"/>
      </w:rPr>
    </w:lvl>
    <w:lvl w:ilvl="2" w:tentative="0">
      <w:start w:val="1"/>
      <w:numFmt w:val="decimal"/>
      <w:suff w:val="space"/>
      <w:lvlText w:val="%1.%2.%3"/>
      <w:lvlJc w:val="left"/>
      <w:pPr>
        <w:ind w:left="709" w:hanging="709"/>
      </w:pPr>
      <w:rPr>
        <w:rFonts w:hint="eastAsia"/>
      </w:rPr>
    </w:lvl>
    <w:lvl w:ilvl="3" w:tentative="0">
      <w:start w:val="1"/>
      <w:numFmt w:val="decimal"/>
      <w:suff w:val="space"/>
      <w:lvlText w:val="%1.%2.%3.%4"/>
      <w:lvlJc w:val="left"/>
      <w:pPr>
        <w:ind w:left="851" w:hanging="851"/>
      </w:pPr>
      <w:rPr>
        <w:rFonts w:hint="eastAsia"/>
      </w:rPr>
    </w:lvl>
    <w:lvl w:ilvl="4" w:tentative="0">
      <w:start w:val="1"/>
      <w:numFmt w:val="decimal"/>
      <w:suff w:val="nothing"/>
      <w:lvlText w:val="    （%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
    <w:nsid w:val="1F0001DF"/>
    <w:multiLevelType w:val="multilevel"/>
    <w:tmpl w:val="1F0001DF"/>
    <w:lvl w:ilvl="0" w:tentative="0">
      <w:start w:val="1"/>
      <w:numFmt w:val="decimal"/>
      <w:pStyle w:val="180"/>
      <w:suff w:val="nothing"/>
      <w:lvlText w:val="%1　"/>
      <w:lvlJc w:val="left"/>
      <w:pPr>
        <w:ind w:left="0" w:firstLine="0"/>
      </w:pPr>
      <w:rPr>
        <w:rFonts w:hint="eastAsia" w:ascii="Times New Roman" w:hAnsi="Times New Roman" w:eastAsia="黑体" w:cs="Times New Roman"/>
        <w:b w:val="0"/>
        <w:i w:val="0"/>
        <w:strike w:val="0"/>
        <w:dstrike w:val="0"/>
        <w:color w:val="000000"/>
        <w:sz w:val="21"/>
        <w:u w:val="none"/>
      </w:r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
    <w:nsid w:val="240F7D3E"/>
    <w:multiLevelType w:val="multilevel"/>
    <w:tmpl w:val="240F7D3E"/>
    <w:lvl w:ilvl="0" w:tentative="0">
      <w:start w:val="1"/>
      <w:numFmt w:val="decimal"/>
      <w:pStyle w:val="121"/>
      <w:suff w:val="space"/>
      <w:lvlText w:val="[%1]"/>
      <w:lvlJc w:val="left"/>
      <w:pPr>
        <w:ind w:left="295" w:hanging="295"/>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721249B"/>
    <w:multiLevelType w:val="multilevel"/>
    <w:tmpl w:val="3721249B"/>
    <w:lvl w:ilvl="0" w:tentative="0">
      <w:start w:val="1"/>
      <w:numFmt w:val="chineseCountingThousand"/>
      <w:pStyle w:val="3"/>
      <w:suff w:val="nothing"/>
      <w:lvlText w:val="第%1章　"/>
      <w:lvlJc w:val="left"/>
      <w:pPr>
        <w:ind w:left="0" w:firstLine="0"/>
      </w:pPr>
      <w:rPr>
        <w:rFonts w:hint="eastAsia" w:ascii="Times New Roman" w:hAnsi="Times New Roman" w:eastAsia="黑体" w:cs="Times New Roman"/>
        <w:b w:val="0"/>
        <w:i w:val="0"/>
        <w:strike w:val="0"/>
        <w:dstrike w:val="0"/>
        <w:color w:val="000000"/>
        <w:sz w:val="30"/>
        <w:u w:val="none"/>
      </w:rPr>
    </w:lvl>
    <w:lvl w:ilvl="1" w:tentative="0">
      <w:start w:val="1"/>
      <w:numFmt w:val="decimal"/>
      <w:pStyle w:val="5"/>
      <w:isLgl/>
      <w:suff w:val="nothing"/>
      <w:lvlText w:val="%1.%2　"/>
      <w:lvlJc w:val="left"/>
      <w:pPr>
        <w:ind w:left="0" w:firstLine="0"/>
      </w:pPr>
      <w:rPr>
        <w:rFonts w:hint="eastAsia" w:ascii="Times New Roman" w:hAnsi="Times New Roman" w:eastAsia="黑体" w:cs="Times New Roman"/>
        <w:b w:val="0"/>
        <w:i w:val="0"/>
        <w:strike w:val="0"/>
        <w:dstrike w:val="0"/>
        <w:color w:val="000000"/>
        <w:sz w:val="28"/>
        <w:u w:val="none"/>
      </w:rPr>
    </w:lvl>
    <w:lvl w:ilvl="2" w:tentative="0">
      <w:start w:val="1"/>
      <w:numFmt w:val="decimal"/>
      <w:pStyle w:val="63"/>
      <w:isLgl/>
      <w:suff w:val="nothing"/>
      <w:lvlText w:val="%1.%2.%3　"/>
      <w:lvlJc w:val="left"/>
      <w:pPr>
        <w:ind w:left="0" w:firstLine="420"/>
      </w:pPr>
      <w:rPr>
        <w:rFonts w:hint="eastAsia" w:ascii="Times New Roman" w:hAnsi="Times New Roman" w:eastAsia="黑体" w:cs="Times New Roman"/>
        <w:b w:val="0"/>
        <w:i w:val="0"/>
        <w:strike w:val="0"/>
        <w:dstrike w:val="0"/>
        <w:color w:val="000000"/>
        <w:sz w:val="24"/>
        <w:u w:val="none"/>
      </w:rPr>
    </w:lvl>
    <w:lvl w:ilvl="3" w:tentative="0">
      <w:start w:val="1"/>
      <w:numFmt w:val="decimal"/>
      <w:pStyle w:val="65"/>
      <w:isLgl/>
      <w:suff w:val="nothing"/>
      <w:lvlText w:val="%4）"/>
      <w:lvlJc w:val="left"/>
      <w:pPr>
        <w:ind w:left="0" w:firstLine="420"/>
      </w:pPr>
      <w:rPr>
        <w:rFonts w:hint="eastAsia" w:ascii="Times New Roman" w:hAnsi="Times New Roman" w:eastAsia="黑体" w:cs="Times New Roman"/>
        <w:b w:val="0"/>
        <w:i w:val="0"/>
        <w:strike w:val="0"/>
        <w:dstrike w:val="0"/>
        <w:color w:val="000000"/>
        <w:sz w:val="21"/>
        <w:u w:val="none"/>
      </w:rPr>
    </w:lvl>
    <w:lvl w:ilvl="4" w:tentative="0">
      <w:start w:val="1"/>
      <w:numFmt w:val="decimal"/>
      <w:pStyle w:val="66"/>
      <w:isLgl/>
      <w:suff w:val="nothing"/>
      <w:lvlText w:val="（%5）"/>
      <w:lvlJc w:val="left"/>
      <w:pPr>
        <w:ind w:left="0" w:firstLine="317"/>
      </w:pPr>
      <w:rPr>
        <w:rFonts w:hint="eastAsia" w:ascii="Times New Roman" w:hAnsi="Times New Roman" w:eastAsia="宋体" w:cs="Times New Roman"/>
        <w:b w:val="0"/>
        <w:i w:val="0"/>
        <w:strike w:val="0"/>
        <w:dstrike w:val="0"/>
        <w:color w:val="000000"/>
        <w:sz w:val="21"/>
        <w:u w:val="none"/>
      </w:rPr>
    </w:lvl>
    <w:lvl w:ilvl="5" w:tentative="0">
      <w:start w:val="1"/>
      <w:numFmt w:val="upperRoman"/>
      <w:pStyle w:val="70"/>
      <w:suff w:val="nothing"/>
      <w:lvlText w:val="%6"/>
      <w:lvlJc w:val="left"/>
      <w:pPr>
        <w:ind w:left="0" w:firstLine="420"/>
      </w:pPr>
      <w:rPr>
        <w:rFonts w:hint="eastAsia" w:ascii="Times New Roman" w:hAnsi="Times New Roman" w:eastAsia="宋体" w:cs="Times New Roman"/>
        <w:b w:val="0"/>
        <w:i w:val="0"/>
        <w:vanish/>
        <w:color w:val="000000"/>
        <w:sz w:val="21"/>
        <w:u w:val="none"/>
      </w:rPr>
    </w:lvl>
    <w:lvl w:ilvl="6" w:tentative="0">
      <w:start w:val="1"/>
      <w:numFmt w:val="upperLetter"/>
      <w:pStyle w:val="71"/>
      <w:suff w:val="nothing"/>
      <w:lvlText w:val="%7. "/>
      <w:lvlJc w:val="left"/>
      <w:pPr>
        <w:ind w:left="0" w:firstLine="420"/>
      </w:pPr>
      <w:rPr>
        <w:rFonts w:hint="eastAsia" w:ascii="Times New Roman" w:hAnsi="Times New Roman" w:eastAsia="宋体" w:cs="Times New Roman"/>
        <w:b w:val="0"/>
        <w:i w:val="0"/>
        <w:vanish w:val="0"/>
        <w:color w:val="000000"/>
        <w:sz w:val="21"/>
        <w:u w:val="none"/>
        <w14:ligatures w14:val="none"/>
      </w:rPr>
    </w:lvl>
    <w:lvl w:ilvl="7" w:tentative="0">
      <w:start w:val="1"/>
      <w:numFmt w:val="lowerLetter"/>
      <w:pStyle w:val="72"/>
      <w:suff w:val="nothing"/>
      <w:lvlText w:val="%8. "/>
      <w:lvlJc w:val="left"/>
      <w:pPr>
        <w:ind w:left="0" w:firstLine="420"/>
      </w:pPr>
      <w:rPr>
        <w:rFonts w:hint="eastAsia" w:ascii="Times New Roman" w:hAnsi="Times New Roman" w:eastAsia="宋体" w:cs="Times New Roman"/>
        <w:b w:val="0"/>
        <w:i w:val="0"/>
        <w:strike w:val="0"/>
        <w:dstrike w:val="0"/>
        <w:vanish w:val="0"/>
        <w:color w:val="000000"/>
        <w:sz w:val="21"/>
        <w:u w:val="none"/>
        <w14:ligatures w14:val="none"/>
      </w:rPr>
    </w:lvl>
    <w:lvl w:ilvl="8" w:tentative="0">
      <w:start w:val="1"/>
      <w:numFmt w:val="lowerLetter"/>
      <w:pStyle w:val="69"/>
      <w:suff w:val="nothing"/>
      <w:lvlText w:val="%9. "/>
      <w:lvlJc w:val="left"/>
      <w:pPr>
        <w:ind w:left="0" w:firstLine="420"/>
      </w:pPr>
      <w:rPr>
        <w:rFonts w:hint="eastAsia" w:ascii="Times New Roman" w:hAnsi="Times New Roman" w:eastAsia="宋体" w:cs="Times New Roman"/>
        <w:b w:val="0"/>
        <w:i w:val="0"/>
        <w:color w:val="000000"/>
        <w:sz w:val="21"/>
        <w:u w:val="none"/>
      </w:rPr>
    </w:lvl>
  </w:abstractNum>
  <w:abstractNum w:abstractNumId="4">
    <w:nsid w:val="4A8B03FE"/>
    <w:multiLevelType w:val="multilevel"/>
    <w:tmpl w:val="4A8B03FE"/>
    <w:lvl w:ilvl="0" w:tentative="0">
      <w:start w:val="1"/>
      <w:numFmt w:val="bullet"/>
      <w:pStyle w:val="175"/>
      <w:lvlText w:val=""/>
      <w:lvlJc w:val="left"/>
      <w:pPr>
        <w:ind w:left="839" w:hanging="419"/>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3"/>
  </w:num>
  <w:num w:numId="2">
    <w:abstractNumId w:val="2"/>
  </w:num>
  <w:num w:numId="3">
    <w:abstractNumId w:val="4"/>
  </w:num>
  <w:num w:numId="4">
    <w:abstractNumId w:val="1"/>
  </w:num>
  <w:num w:numId="5">
    <w:abstractNumId w:val="0"/>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小马哥">
    <w15:presenceInfo w15:providerId="WPS Office" w15:userId="5432651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attachedTemplate r:id="rId1"/>
  <w:trackRevisions w:val="1"/>
  <w:documentProtection w:enforcement="0"/>
  <w:defaultTabStop w:val="420"/>
  <w:evenAndOddHeaders w:val="1"/>
  <w:drawingGridHorizontalSpacing w:val="105"/>
  <w:drawingGridVerticalSpacing w:val="333"/>
  <w:displayHorizontalDrawingGridEvery w:val="2"/>
  <w:characterSpacingControl w:val="compressPunctuation"/>
  <w:compat>
    <w:spaceForUL/>
    <w:balanceSingleByteDoubleByteWidth/>
    <w:doNotLeaveBackslashAlone/>
    <w:ulTrailSpace/>
    <w:doNotExpandShiftReturn/>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BmOTBlMDkxM2MzNGEyY2NjNmU0NTBlNmQxOGQxNjUifQ=="/>
    <w:docVar w:name="transitLog_0" w:val="4C4C4544-0047-4C10-804E-C7C04F483232|E:\模板.docx"/>
    <w:docVar w:name="transitLog_1" w:val="6EB8FC82-5BF2-B2E6-C486-D45D64AC09AC|F:\1-国排高科\模板.docx"/>
    <w:docVar w:name="transitLog_2" w:val="20230924-14AC-60B3-6C11-14AC60B36C12|D:\1-国排高科\模板.docx"/>
    <w:docVar w:name="transitLog_3" w:val="20230924-14AC-60B3-6C11-14AC60B36C12|D:\1-国排高科\工作学习\【#TRAINING_20241008151856001】嵌入式系统原理\模板.docx"/>
    <w:docVar w:name="transitLog_4" w:val="20230924-14AC-60B3-6C11-14AC60B36C12|D:\1-国排高科\工作学习\【#TRAINING_20241008151856001】嵌入式系统原理\00A_文前.docx"/>
    <w:docVar w:name="transitLog_5" w:val="20230924-14AC-60B3-6C11-14AC60B36C12|D:\1-国排高科\工作学习\【#TRAINING_20241008151856001】嵌入式系统原理\收尾\00A_文前.docx"/>
    <w:docVar w:name="transitLog_6" w:val="20230924-14AC-60B3-6C11-14AC60B36C12|D:\1-国排高科\工作学习\【#TRAINING_20241008151856001】嵌入式系统原理\收尾\嵌入式系统原理.docx"/>
    <w:docVar w:name="transitLog_7" w:val="4C4C4544-0047-3910-8057-C6C04F4B5833|C:\Users\zhang\Desktop\Word\嵌入式系统原理.docx"/>
    <w:docVar w:name="transitTime_0" w:val="2024-01-24 10:04:46"/>
    <w:docVar w:name="transitTime_1" w:val="2024-02-02 00:41:50"/>
    <w:docVar w:name="transitTime_2" w:val="2024-02-03 23:11:58"/>
    <w:docVar w:name="transitTime_3" w:val="2024-10-08 17:09:25"/>
    <w:docVar w:name="transitTime_4" w:val="2024-10-08 23:20:14"/>
    <w:docVar w:name="transitTime_5" w:val="2024-10-09 20:59:58"/>
    <w:docVar w:name="transitTime_6" w:val="2024-10-10 16:46:04"/>
    <w:docVar w:name="transitTime_7" w:val="2024-10-10 17:28:40"/>
  </w:docVars>
  <w:rsids>
    <w:rsidRoot w:val="00772878"/>
    <w:rsid w:val="0002249A"/>
    <w:rsid w:val="000A0DC8"/>
    <w:rsid w:val="000A384F"/>
    <w:rsid w:val="000B4222"/>
    <w:rsid w:val="000E00F7"/>
    <w:rsid w:val="000E3281"/>
    <w:rsid w:val="000E3789"/>
    <w:rsid w:val="001030E3"/>
    <w:rsid w:val="00120C32"/>
    <w:rsid w:val="00154DF6"/>
    <w:rsid w:val="00195A28"/>
    <w:rsid w:val="001E6CD8"/>
    <w:rsid w:val="00202CDE"/>
    <w:rsid w:val="00204BD4"/>
    <w:rsid w:val="002117FF"/>
    <w:rsid w:val="0022557A"/>
    <w:rsid w:val="0028124E"/>
    <w:rsid w:val="002B782C"/>
    <w:rsid w:val="002F4A83"/>
    <w:rsid w:val="003155FD"/>
    <w:rsid w:val="0034322D"/>
    <w:rsid w:val="003B1DFC"/>
    <w:rsid w:val="00416D7E"/>
    <w:rsid w:val="00427A10"/>
    <w:rsid w:val="00443498"/>
    <w:rsid w:val="00497FC5"/>
    <w:rsid w:val="004A4E15"/>
    <w:rsid w:val="004B3E8A"/>
    <w:rsid w:val="00596866"/>
    <w:rsid w:val="005C343F"/>
    <w:rsid w:val="005D2B1B"/>
    <w:rsid w:val="00633DAF"/>
    <w:rsid w:val="0067326B"/>
    <w:rsid w:val="0068404E"/>
    <w:rsid w:val="006D240A"/>
    <w:rsid w:val="00722D70"/>
    <w:rsid w:val="00772878"/>
    <w:rsid w:val="00782426"/>
    <w:rsid w:val="00783042"/>
    <w:rsid w:val="007E65F8"/>
    <w:rsid w:val="007F66B8"/>
    <w:rsid w:val="008446B7"/>
    <w:rsid w:val="00870FD6"/>
    <w:rsid w:val="00886ABC"/>
    <w:rsid w:val="008E6366"/>
    <w:rsid w:val="00A36E47"/>
    <w:rsid w:val="00AD4C67"/>
    <w:rsid w:val="00B5750F"/>
    <w:rsid w:val="00B920C3"/>
    <w:rsid w:val="00B95061"/>
    <w:rsid w:val="00BB556A"/>
    <w:rsid w:val="00BC3FC9"/>
    <w:rsid w:val="00C203FB"/>
    <w:rsid w:val="00C531A1"/>
    <w:rsid w:val="00CA52ED"/>
    <w:rsid w:val="00CA6B8E"/>
    <w:rsid w:val="00CB331B"/>
    <w:rsid w:val="00CC1060"/>
    <w:rsid w:val="00D950E1"/>
    <w:rsid w:val="00DB2860"/>
    <w:rsid w:val="00DB6474"/>
    <w:rsid w:val="00DC47A6"/>
    <w:rsid w:val="00DF27FC"/>
    <w:rsid w:val="00E02709"/>
    <w:rsid w:val="00E03DB1"/>
    <w:rsid w:val="00E81D69"/>
    <w:rsid w:val="00EB2FC5"/>
    <w:rsid w:val="00EE47DF"/>
    <w:rsid w:val="00F11F83"/>
    <w:rsid w:val="00F43911"/>
    <w:rsid w:val="00F64103"/>
    <w:rsid w:val="00FB1C3D"/>
    <w:rsid w:val="00FE384B"/>
    <w:rsid w:val="00FE64FD"/>
    <w:rsid w:val="00FF269E"/>
    <w:rsid w:val="01584E2D"/>
    <w:rsid w:val="02DF3E6A"/>
    <w:rsid w:val="07C5100E"/>
    <w:rsid w:val="08441D6E"/>
    <w:rsid w:val="091C545B"/>
    <w:rsid w:val="0C4D6766"/>
    <w:rsid w:val="0CDC1260"/>
    <w:rsid w:val="0E7A516C"/>
    <w:rsid w:val="17997197"/>
    <w:rsid w:val="1ACE590F"/>
    <w:rsid w:val="1D433DBE"/>
    <w:rsid w:val="264D7ED0"/>
    <w:rsid w:val="272E702D"/>
    <w:rsid w:val="34E81A5F"/>
    <w:rsid w:val="37A63A09"/>
    <w:rsid w:val="38787286"/>
    <w:rsid w:val="3E66629B"/>
    <w:rsid w:val="4263551F"/>
    <w:rsid w:val="43A836A9"/>
    <w:rsid w:val="4D9277C2"/>
    <w:rsid w:val="4EE87EED"/>
    <w:rsid w:val="4F2D6392"/>
    <w:rsid w:val="514101A5"/>
    <w:rsid w:val="519A73A7"/>
    <w:rsid w:val="56D13E7F"/>
    <w:rsid w:val="5BA956AF"/>
    <w:rsid w:val="5F892CC2"/>
    <w:rsid w:val="60072D5A"/>
    <w:rsid w:val="6512371B"/>
    <w:rsid w:val="69113B95"/>
    <w:rsid w:val="6EE638F3"/>
    <w:rsid w:val="70272A5D"/>
    <w:rsid w:val="73844119"/>
    <w:rsid w:val="74EC0696"/>
    <w:rsid w:val="75E45CBC"/>
    <w:rsid w:val="78F834E2"/>
    <w:rsid w:val="7AB229AE"/>
    <w:rsid w:val="7BDD1197"/>
    <w:rsid w:val="7CDC51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iPriority="99" w:semiHidden="0" w:name="Normal Indent"/>
    <w:lsdException w:qFormat="1" w:unhideWhenUsed="0" w:uiPriority="0" w:name="footnote text"/>
    <w:lsdException w:qFormat="1" w:unhideWhenUsed="0" w:uiPriority="0" w:semiHidden="0" w:name="annotation text"/>
    <w:lsdException w:qFormat="1" w:uiPriority="0" w:semiHidden="0" w:name="header"/>
    <w:lsdException w:qFormat="1" w:uiPriority="99" w:semiHidden="0" w:name="footer"/>
    <w:lsdException w:qFormat="1" w:unhideWhenUsed="0" w:uiPriority="0" w:name="index heading"/>
    <w:lsdException w:qFormat="1" w:uiPriority="0" w:semiHidden="0" w:name="caption"/>
    <w:lsdException w:qFormat="1" w:unhideWhenUsed="0" w:uiPriority="0" w:semiHidden="0"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iPriority="99" w:semiHidden="0" w:name="Body Text First Indent"/>
    <w:lsdException w:qFormat="1" w:unhideWhenUsed="0" w:uiPriority="0" w:semiHidden="0" w:name="Body Text First Indent 2"/>
    <w:lsdException w:uiPriority="99" w:name="Note Heading"/>
    <w:lsdException w:qFormat="1" w:uiPriority="99" w:semiHidden="0" w:name="Body Text 2"/>
    <w:lsdException w:qFormat="1" w:uiPriority="99" w:semiHidden="0" w:name="Body Text 3"/>
    <w:lsdException w:qFormat="1" w:uiPriority="99" w:semiHidden="0" w:name="Body Text Indent 2"/>
    <w:lsdException w:qFormat="1" w:uiPriority="99" w:semiHidden="0"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0" w:semiHidden="0" w:name="Emphasis"/>
    <w:lsdException w:qFormat="1" w:unhideWhenUsed="0" w:uiPriority="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qFormat="1" w:unhideWhenUsed="0"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14:ligatures w14:val="none"/>
    </w:rPr>
  </w:style>
  <w:style w:type="paragraph" w:styleId="3">
    <w:name w:val="heading 1"/>
    <w:next w:val="4"/>
    <w:link w:val="605"/>
    <w:qFormat/>
    <w:uiPriority w:val="0"/>
    <w:pPr>
      <w:keepNext/>
      <w:widowControl w:val="0"/>
      <w:numPr>
        <w:ilvl w:val="0"/>
        <w:numId w:val="1"/>
      </w:numPr>
      <w:overflowPunct w:val="0"/>
      <w:snapToGrid w:val="0"/>
      <w:spacing w:before="20" w:beforeLines="318" w:after="20" w:afterLines="106" w:line="353" w:lineRule="exact"/>
      <w:jc w:val="center"/>
      <w:outlineLvl w:val="0"/>
    </w:pPr>
    <w:rPr>
      <w:rFonts w:ascii="Times New Roman" w:hAnsi="Times New Roman" w:eastAsia="黑体" w:cs="Times New Roman"/>
      <w:color w:val="000000"/>
      <w:kern w:val="2"/>
      <w:sz w:val="30"/>
      <w:szCs w:val="24"/>
      <w:lang w:val="en-US" w:eastAsia="zh-CN" w:bidi="ar-SA"/>
      <w14:ligatures w14:val="none"/>
    </w:rPr>
  </w:style>
  <w:style w:type="paragraph" w:styleId="5">
    <w:name w:val="heading 2"/>
    <w:next w:val="4"/>
    <w:qFormat/>
    <w:uiPriority w:val="0"/>
    <w:pPr>
      <w:keepNext/>
      <w:widowControl w:val="0"/>
      <w:numPr>
        <w:ilvl w:val="1"/>
        <w:numId w:val="1"/>
      </w:numPr>
      <w:overflowPunct w:val="0"/>
      <w:topLinePunct/>
      <w:snapToGrid w:val="0"/>
      <w:spacing w:before="10" w:beforeLines="212" w:after="20" w:afterLines="106" w:line="353" w:lineRule="exact"/>
      <w:jc w:val="center"/>
      <w:outlineLvl w:val="1"/>
    </w:pPr>
    <w:rPr>
      <w:rFonts w:ascii="Times New Roman" w:hAnsi="Times New Roman" w:eastAsia="黑体" w:cs="Times New Roman"/>
      <w:bCs/>
      <w:color w:val="000000"/>
      <w:kern w:val="2"/>
      <w:sz w:val="28"/>
      <w:szCs w:val="28"/>
      <w:lang w:val="en-US" w:eastAsia="zh-CN" w:bidi="ar-SA"/>
      <w14:ligatures w14:val="none"/>
    </w:rPr>
  </w:style>
  <w:style w:type="paragraph" w:styleId="6">
    <w:name w:val="heading 3"/>
    <w:basedOn w:val="1"/>
    <w:next w:val="1"/>
    <w:link w:val="598"/>
    <w:qFormat/>
    <w:uiPriority w:val="0"/>
    <w:pPr>
      <w:spacing w:before="240" w:after="120"/>
      <w:outlineLvl w:val="2"/>
    </w:pPr>
    <w:rPr>
      <w:rFonts w:eastAsia="黑体"/>
      <w:bCs/>
      <w:sz w:val="28"/>
      <w:szCs w:val="28"/>
    </w:rPr>
  </w:style>
  <w:style w:type="paragraph" w:styleId="7">
    <w:name w:val="heading 4"/>
    <w:basedOn w:val="1"/>
    <w:next w:val="1"/>
    <w:qFormat/>
    <w:uiPriority w:val="0"/>
    <w:pPr>
      <w:spacing w:before="120"/>
      <w:outlineLvl w:val="3"/>
    </w:pPr>
    <w:rPr>
      <w:rFonts w:eastAsia="黑体"/>
      <w:bCs/>
      <w:sz w:val="28"/>
      <w:szCs w:val="28"/>
    </w:rPr>
  </w:style>
  <w:style w:type="paragraph" w:styleId="8">
    <w:name w:val="heading 5"/>
    <w:basedOn w:val="1"/>
    <w:next w:val="1"/>
    <w:link w:val="599"/>
    <w:qFormat/>
    <w:uiPriority w:val="0"/>
    <w:pPr>
      <w:outlineLvl w:val="4"/>
    </w:pPr>
    <w:rPr>
      <w:bCs/>
      <w:szCs w:val="28"/>
    </w:rPr>
  </w:style>
  <w:style w:type="paragraph" w:styleId="9">
    <w:name w:val="heading 6"/>
    <w:basedOn w:val="1"/>
    <w:next w:val="1"/>
    <w:link w:val="600"/>
    <w:qFormat/>
    <w:uiPriority w:val="0"/>
    <w:pPr>
      <w:outlineLvl w:val="5"/>
    </w:pPr>
    <w:rPr>
      <w:bCs/>
    </w:rPr>
  </w:style>
  <w:style w:type="paragraph" w:styleId="10">
    <w:name w:val="heading 7"/>
    <w:basedOn w:val="1"/>
    <w:next w:val="1"/>
    <w:link w:val="601"/>
    <w:qFormat/>
    <w:uiPriority w:val="0"/>
    <w:pPr>
      <w:outlineLvl w:val="6"/>
    </w:pPr>
    <w:rPr>
      <w:bCs/>
    </w:rPr>
  </w:style>
  <w:style w:type="paragraph" w:styleId="11">
    <w:name w:val="heading 8"/>
    <w:basedOn w:val="1"/>
    <w:next w:val="1"/>
    <w:qFormat/>
    <w:uiPriority w:val="0"/>
    <w:pPr>
      <w:keepNext/>
      <w:keepLines/>
      <w:spacing w:before="240" w:after="64" w:line="320" w:lineRule="auto"/>
      <w:outlineLvl w:val="7"/>
    </w:pPr>
    <w:rPr>
      <w:rFonts w:ascii="Arial" w:hAnsi="Arial" w:eastAsia="黑体"/>
    </w:rPr>
  </w:style>
  <w:style w:type="paragraph" w:styleId="12">
    <w:name w:val="heading 9"/>
    <w:basedOn w:val="1"/>
    <w:next w:val="1"/>
    <w:qFormat/>
    <w:uiPriority w:val="0"/>
    <w:pPr>
      <w:keepNext/>
      <w:keepLines/>
      <w:spacing w:before="240" w:after="64" w:line="320" w:lineRule="auto"/>
      <w:outlineLvl w:val="8"/>
    </w:pPr>
    <w:rPr>
      <w:rFonts w:ascii="Arial" w:hAnsi="Arial" w:eastAsia="黑体"/>
      <w:szCs w:val="21"/>
    </w:rPr>
  </w:style>
  <w:style w:type="character" w:default="1" w:styleId="58">
    <w:name w:val="Default Paragraph Font"/>
    <w:semiHidden/>
    <w:unhideWhenUsed/>
    <w:qFormat/>
    <w:uiPriority w:val="1"/>
  </w:style>
  <w:style w:type="table" w:default="1" w:styleId="56">
    <w:name w:val="Normal Table"/>
    <w:semiHidden/>
    <w:unhideWhenUsed/>
    <w:qFormat/>
    <w:uiPriority w:val="99"/>
    <w:tblPr>
      <w:tblCellMar>
        <w:top w:w="0" w:type="dxa"/>
        <w:left w:w="108" w:type="dxa"/>
        <w:bottom w:w="0" w:type="dxa"/>
        <w:right w:w="108" w:type="dxa"/>
      </w:tblCellMar>
    </w:tblPr>
  </w:style>
  <w:style w:type="paragraph" w:styleId="2">
    <w:name w:val="macro"/>
    <w:semiHidden/>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14:ligatures w14:val="none"/>
    </w:rPr>
  </w:style>
  <w:style w:type="paragraph" w:customStyle="1" w:styleId="4">
    <w:name w:val="#M-正文-通用"/>
    <w:link w:val="562"/>
    <w:semiHidden/>
    <w:qFormat/>
    <w:uiPriority w:val="0"/>
    <w:pPr>
      <w:widowControl w:val="0"/>
      <w:overflowPunct w:val="0"/>
      <w:topLinePunct/>
      <w:spacing w:line="254" w:lineRule="auto"/>
      <w:ind w:firstLine="200" w:firstLineChars="200"/>
      <w:jc w:val="both"/>
    </w:pPr>
    <w:rPr>
      <w:rFonts w:ascii="Times New Roman" w:hAnsi="Times New Roman" w:eastAsia="宋体" w:cs="宋体"/>
      <w:color w:val="000000"/>
      <w:kern w:val="2"/>
      <w:sz w:val="21"/>
      <w:szCs w:val="20"/>
      <w:lang w:val="en-US" w:eastAsia="zh-CN" w:bidi="ar-SA"/>
      <w14:ligatures w14:val="none"/>
    </w:rPr>
  </w:style>
  <w:style w:type="paragraph" w:styleId="13">
    <w:name w:val="toc 7"/>
    <w:basedOn w:val="1"/>
    <w:next w:val="1"/>
    <w:autoRedefine/>
    <w:qFormat/>
    <w:uiPriority w:val="0"/>
    <w:pPr>
      <w:ind w:left="2520" w:leftChars="1200"/>
    </w:pPr>
  </w:style>
  <w:style w:type="paragraph" w:styleId="14">
    <w:name w:val="table of authorities"/>
    <w:basedOn w:val="1"/>
    <w:next w:val="1"/>
    <w:semiHidden/>
    <w:qFormat/>
    <w:uiPriority w:val="0"/>
    <w:pPr>
      <w:ind w:left="420" w:leftChars="200"/>
    </w:pPr>
  </w:style>
  <w:style w:type="paragraph" w:styleId="15">
    <w:name w:val="index 8"/>
    <w:basedOn w:val="1"/>
    <w:next w:val="1"/>
    <w:autoRedefine/>
    <w:semiHidden/>
    <w:qFormat/>
    <w:uiPriority w:val="0"/>
    <w:pPr>
      <w:ind w:left="1400" w:leftChars="1400"/>
    </w:pPr>
  </w:style>
  <w:style w:type="paragraph" w:styleId="16">
    <w:name w:val="Normal Indent"/>
    <w:basedOn w:val="1"/>
    <w:unhideWhenUsed/>
    <w:qFormat/>
    <w:uiPriority w:val="99"/>
    <w:pPr>
      <w:ind w:firstLine="420" w:firstLineChars="200"/>
    </w:pPr>
  </w:style>
  <w:style w:type="paragraph" w:styleId="17">
    <w:name w:val="caption"/>
    <w:basedOn w:val="1"/>
    <w:next w:val="1"/>
    <w:unhideWhenUsed/>
    <w:qFormat/>
    <w:uiPriority w:val="0"/>
    <w:pPr>
      <w:widowControl/>
      <w:jc w:val="left"/>
    </w:pPr>
    <w:rPr>
      <w:rFonts w:eastAsia="黑体" w:asciiTheme="majorHAnsi" w:hAnsiTheme="majorHAnsi" w:cstheme="majorBidi"/>
      <w:kern w:val="0"/>
      <w:sz w:val="20"/>
      <w:szCs w:val="20"/>
    </w:rPr>
  </w:style>
  <w:style w:type="paragraph" w:styleId="18">
    <w:name w:val="index 5"/>
    <w:basedOn w:val="1"/>
    <w:next w:val="1"/>
    <w:autoRedefine/>
    <w:semiHidden/>
    <w:qFormat/>
    <w:uiPriority w:val="0"/>
    <w:pPr>
      <w:ind w:left="800" w:leftChars="800"/>
    </w:pPr>
  </w:style>
  <w:style w:type="paragraph" w:styleId="19">
    <w:name w:val="Document Map"/>
    <w:basedOn w:val="1"/>
    <w:semiHidden/>
    <w:qFormat/>
    <w:uiPriority w:val="0"/>
    <w:pPr>
      <w:shd w:val="clear" w:color="auto" w:fill="000080"/>
    </w:pPr>
  </w:style>
  <w:style w:type="paragraph" w:styleId="20">
    <w:name w:val="toa heading"/>
    <w:basedOn w:val="1"/>
    <w:next w:val="1"/>
    <w:semiHidden/>
    <w:qFormat/>
    <w:uiPriority w:val="0"/>
    <w:pPr>
      <w:spacing w:before="120"/>
    </w:pPr>
    <w:rPr>
      <w:rFonts w:ascii="Arial" w:hAnsi="Arial" w:cs="Arial"/>
    </w:rPr>
  </w:style>
  <w:style w:type="paragraph" w:styleId="21">
    <w:name w:val="annotation text"/>
    <w:basedOn w:val="1"/>
    <w:qFormat/>
    <w:uiPriority w:val="0"/>
    <w:pPr>
      <w:jc w:val="left"/>
    </w:pPr>
  </w:style>
  <w:style w:type="paragraph" w:styleId="22">
    <w:name w:val="index 6"/>
    <w:basedOn w:val="1"/>
    <w:next w:val="1"/>
    <w:autoRedefine/>
    <w:semiHidden/>
    <w:qFormat/>
    <w:uiPriority w:val="0"/>
    <w:pPr>
      <w:ind w:left="1000" w:leftChars="1000"/>
    </w:pPr>
  </w:style>
  <w:style w:type="paragraph" w:styleId="23">
    <w:name w:val="Body Text 3"/>
    <w:basedOn w:val="1"/>
    <w:link w:val="608"/>
    <w:unhideWhenUsed/>
    <w:qFormat/>
    <w:uiPriority w:val="99"/>
    <w:pPr>
      <w:spacing w:after="120"/>
    </w:pPr>
    <w:rPr>
      <w:sz w:val="16"/>
      <w:szCs w:val="16"/>
    </w:rPr>
  </w:style>
  <w:style w:type="paragraph" w:styleId="24">
    <w:name w:val="Body Text"/>
    <w:basedOn w:val="1"/>
    <w:link w:val="606"/>
    <w:unhideWhenUsed/>
    <w:qFormat/>
    <w:uiPriority w:val="0"/>
    <w:pPr>
      <w:spacing w:after="120"/>
    </w:pPr>
  </w:style>
  <w:style w:type="paragraph" w:styleId="25">
    <w:name w:val="Body Text Indent"/>
    <w:basedOn w:val="1"/>
    <w:link w:val="610"/>
    <w:unhideWhenUsed/>
    <w:qFormat/>
    <w:uiPriority w:val="99"/>
    <w:pPr>
      <w:spacing w:after="120"/>
      <w:ind w:left="420"/>
    </w:pPr>
  </w:style>
  <w:style w:type="paragraph" w:styleId="26">
    <w:name w:val="index 4"/>
    <w:basedOn w:val="1"/>
    <w:next w:val="1"/>
    <w:autoRedefine/>
    <w:semiHidden/>
    <w:qFormat/>
    <w:uiPriority w:val="0"/>
    <w:pPr>
      <w:ind w:left="600" w:leftChars="600"/>
    </w:pPr>
  </w:style>
  <w:style w:type="paragraph" w:styleId="27">
    <w:name w:val="toc 5"/>
    <w:basedOn w:val="1"/>
    <w:next w:val="1"/>
    <w:autoRedefine/>
    <w:qFormat/>
    <w:uiPriority w:val="0"/>
    <w:pPr>
      <w:ind w:left="1680" w:leftChars="800"/>
    </w:pPr>
  </w:style>
  <w:style w:type="paragraph" w:styleId="28">
    <w:name w:val="toc 3"/>
    <w:next w:val="4"/>
    <w:autoRedefine/>
    <w:qFormat/>
    <w:uiPriority w:val="39"/>
    <w:pPr>
      <w:widowControl w:val="0"/>
      <w:tabs>
        <w:tab w:val="right" w:leader="middleDot" w:pos="8198"/>
      </w:tabs>
      <w:overflowPunct w:val="0"/>
      <w:topLinePunct/>
      <w:spacing w:line="360" w:lineRule="auto"/>
      <w:ind w:left="9000" w:leftChars="450"/>
    </w:pPr>
    <w:rPr>
      <w:rFonts w:ascii="Times New Roman" w:hAnsi="Times New Roman" w:eastAsia="宋体" w:cs="Times New Roman"/>
      <w:color w:val="000000"/>
      <w:kern w:val="2"/>
      <w:sz w:val="21"/>
      <w:szCs w:val="24"/>
      <w:lang w:val="en-US" w:eastAsia="zh-CN" w:bidi="ar-SA"/>
      <w14:ligatures w14:val="none"/>
    </w:rPr>
  </w:style>
  <w:style w:type="paragraph" w:styleId="29">
    <w:name w:val="toc 8"/>
    <w:basedOn w:val="1"/>
    <w:next w:val="1"/>
    <w:autoRedefine/>
    <w:qFormat/>
    <w:uiPriority w:val="0"/>
    <w:pPr>
      <w:ind w:left="2940" w:leftChars="1400"/>
    </w:pPr>
  </w:style>
  <w:style w:type="paragraph" w:styleId="30">
    <w:name w:val="index 3"/>
    <w:basedOn w:val="1"/>
    <w:next w:val="1"/>
    <w:autoRedefine/>
    <w:semiHidden/>
    <w:qFormat/>
    <w:uiPriority w:val="0"/>
    <w:pPr>
      <w:ind w:left="400" w:leftChars="400"/>
    </w:pPr>
  </w:style>
  <w:style w:type="paragraph" w:styleId="31">
    <w:name w:val="Date"/>
    <w:basedOn w:val="1"/>
    <w:next w:val="1"/>
    <w:link w:val="602"/>
    <w:qFormat/>
    <w:uiPriority w:val="0"/>
    <w:pPr>
      <w:ind w:left="100" w:leftChars="2500"/>
    </w:pPr>
  </w:style>
  <w:style w:type="paragraph" w:styleId="32">
    <w:name w:val="Body Text Indent 2"/>
    <w:basedOn w:val="1"/>
    <w:link w:val="612"/>
    <w:unhideWhenUsed/>
    <w:qFormat/>
    <w:uiPriority w:val="99"/>
    <w:pPr>
      <w:spacing w:after="120" w:line="480" w:lineRule="auto"/>
      <w:ind w:left="420" w:leftChars="200"/>
    </w:pPr>
  </w:style>
  <w:style w:type="paragraph" w:styleId="33">
    <w:name w:val="endnote text"/>
    <w:basedOn w:val="1"/>
    <w:semiHidden/>
    <w:qFormat/>
    <w:uiPriority w:val="0"/>
    <w:pPr>
      <w:snapToGrid w:val="0"/>
      <w:jc w:val="left"/>
    </w:pPr>
  </w:style>
  <w:style w:type="paragraph" w:styleId="34">
    <w:name w:val="Balloon Text"/>
    <w:basedOn w:val="1"/>
    <w:qFormat/>
    <w:uiPriority w:val="0"/>
    <w:rPr>
      <w:sz w:val="18"/>
      <w:szCs w:val="18"/>
    </w:rPr>
  </w:style>
  <w:style w:type="paragraph" w:styleId="35">
    <w:name w:val="footer"/>
    <w:basedOn w:val="1"/>
    <w:link w:val="595"/>
    <w:unhideWhenUsed/>
    <w:qFormat/>
    <w:uiPriority w:val="99"/>
    <w:pPr>
      <w:tabs>
        <w:tab w:val="center" w:pos="4153"/>
        <w:tab w:val="right" w:pos="8306"/>
      </w:tabs>
      <w:snapToGrid w:val="0"/>
      <w:jc w:val="left"/>
    </w:pPr>
    <w:rPr>
      <w:sz w:val="18"/>
      <w:szCs w:val="18"/>
    </w:rPr>
  </w:style>
  <w:style w:type="paragraph" w:styleId="36">
    <w:name w:val="header"/>
    <w:basedOn w:val="1"/>
    <w:link w:val="597"/>
    <w:unhideWhenUsed/>
    <w:qFormat/>
    <w:uiPriority w:val="0"/>
    <w:pPr>
      <w:tabs>
        <w:tab w:val="center" w:pos="4153"/>
        <w:tab w:val="right" w:pos="8306"/>
      </w:tabs>
      <w:snapToGrid w:val="0"/>
      <w:jc w:val="center"/>
    </w:pPr>
    <w:rPr>
      <w:sz w:val="18"/>
      <w:szCs w:val="18"/>
    </w:rPr>
  </w:style>
  <w:style w:type="paragraph" w:styleId="37">
    <w:name w:val="toc 1"/>
    <w:next w:val="4"/>
    <w:qFormat/>
    <w:uiPriority w:val="39"/>
    <w:pPr>
      <w:widowControl w:val="0"/>
      <w:tabs>
        <w:tab w:val="right" w:leader="middleDot" w:pos="8198"/>
      </w:tabs>
      <w:overflowPunct w:val="0"/>
      <w:topLinePunct/>
      <w:spacing w:line="360" w:lineRule="auto"/>
      <w:jc w:val="both"/>
    </w:pPr>
    <w:rPr>
      <w:rFonts w:ascii="Times New Roman" w:hAnsi="Times New Roman" w:eastAsia="黑体" w:cs="Times New Roman"/>
      <w:color w:val="000000"/>
      <w:kern w:val="2"/>
      <w:sz w:val="24"/>
      <w:szCs w:val="24"/>
      <w:lang w:val="en-US" w:eastAsia="zh-CN" w:bidi="ar-SA"/>
      <w14:ligatures w14:val="none"/>
    </w:rPr>
  </w:style>
  <w:style w:type="paragraph" w:styleId="38">
    <w:name w:val="toc 4"/>
    <w:next w:val="4"/>
    <w:qFormat/>
    <w:uiPriority w:val="39"/>
    <w:pPr>
      <w:widowControl w:val="0"/>
      <w:tabs>
        <w:tab w:val="right" w:pos="8198"/>
      </w:tabs>
      <w:overflowPunct w:val="0"/>
      <w:topLinePunct/>
      <w:spacing w:line="360" w:lineRule="auto"/>
      <w:ind w:left="600" w:leftChars="600"/>
    </w:pPr>
    <w:rPr>
      <w:rFonts w:ascii="Times New Roman" w:hAnsi="Times New Roman" w:eastAsia="宋体" w:cs="Times New Roman"/>
      <w:kern w:val="2"/>
      <w:sz w:val="21"/>
      <w:szCs w:val="24"/>
      <w:lang w:val="en-US" w:eastAsia="zh-CN" w:bidi="ar-SA"/>
      <w14:ligatures w14:val="none"/>
    </w:rPr>
  </w:style>
  <w:style w:type="paragraph" w:styleId="39">
    <w:name w:val="index heading"/>
    <w:basedOn w:val="1"/>
    <w:next w:val="40"/>
    <w:semiHidden/>
    <w:qFormat/>
    <w:uiPriority w:val="0"/>
    <w:rPr>
      <w:rFonts w:ascii="Arial" w:hAnsi="Arial" w:cs="Arial"/>
      <w:b/>
      <w:bCs/>
    </w:rPr>
  </w:style>
  <w:style w:type="paragraph" w:styleId="40">
    <w:name w:val="index 1"/>
    <w:basedOn w:val="1"/>
    <w:next w:val="1"/>
    <w:autoRedefine/>
    <w:semiHidden/>
    <w:qFormat/>
    <w:uiPriority w:val="0"/>
  </w:style>
  <w:style w:type="paragraph" w:styleId="41">
    <w:name w:val="footnote text"/>
    <w:basedOn w:val="1"/>
    <w:semiHidden/>
    <w:qFormat/>
    <w:uiPriority w:val="0"/>
    <w:pPr>
      <w:snapToGrid w:val="0"/>
      <w:jc w:val="left"/>
    </w:pPr>
    <w:rPr>
      <w:sz w:val="18"/>
      <w:szCs w:val="18"/>
    </w:rPr>
  </w:style>
  <w:style w:type="paragraph" w:styleId="42">
    <w:name w:val="toc 6"/>
    <w:basedOn w:val="1"/>
    <w:next w:val="1"/>
    <w:autoRedefine/>
    <w:qFormat/>
    <w:uiPriority w:val="0"/>
    <w:pPr>
      <w:ind w:left="2100" w:leftChars="1000"/>
    </w:pPr>
  </w:style>
  <w:style w:type="paragraph" w:styleId="43">
    <w:name w:val="Body Text Indent 3"/>
    <w:basedOn w:val="1"/>
    <w:link w:val="613"/>
    <w:unhideWhenUsed/>
    <w:qFormat/>
    <w:uiPriority w:val="99"/>
    <w:pPr>
      <w:spacing w:after="120"/>
      <w:ind w:left="420" w:leftChars="200"/>
    </w:pPr>
    <w:rPr>
      <w:sz w:val="16"/>
      <w:szCs w:val="16"/>
    </w:rPr>
  </w:style>
  <w:style w:type="paragraph" w:styleId="44">
    <w:name w:val="index 7"/>
    <w:basedOn w:val="1"/>
    <w:next w:val="1"/>
    <w:autoRedefine/>
    <w:semiHidden/>
    <w:qFormat/>
    <w:uiPriority w:val="0"/>
    <w:pPr>
      <w:ind w:left="1200" w:leftChars="1200"/>
    </w:pPr>
  </w:style>
  <w:style w:type="paragraph" w:styleId="45">
    <w:name w:val="index 9"/>
    <w:basedOn w:val="1"/>
    <w:next w:val="1"/>
    <w:autoRedefine/>
    <w:semiHidden/>
    <w:qFormat/>
    <w:uiPriority w:val="0"/>
    <w:pPr>
      <w:ind w:left="1600" w:leftChars="1600"/>
    </w:pPr>
  </w:style>
  <w:style w:type="paragraph" w:styleId="46">
    <w:name w:val="table of figures"/>
    <w:basedOn w:val="1"/>
    <w:next w:val="1"/>
    <w:qFormat/>
    <w:uiPriority w:val="0"/>
    <w:pPr>
      <w:tabs>
        <w:tab w:val="right" w:pos="8198"/>
      </w:tabs>
      <w:ind w:left="200" w:leftChars="200" w:hanging="200" w:hangingChars="200"/>
    </w:pPr>
  </w:style>
  <w:style w:type="paragraph" w:styleId="47">
    <w:name w:val="toc 2"/>
    <w:next w:val="4"/>
    <w:qFormat/>
    <w:uiPriority w:val="39"/>
    <w:pPr>
      <w:widowControl w:val="0"/>
      <w:tabs>
        <w:tab w:val="right" w:leader="middleDot" w:pos="8198"/>
      </w:tabs>
      <w:overflowPunct w:val="0"/>
      <w:topLinePunct/>
      <w:spacing w:line="360" w:lineRule="auto"/>
      <w:ind w:left="4400" w:leftChars="220"/>
    </w:pPr>
    <w:rPr>
      <w:rFonts w:ascii="Times New Roman" w:hAnsi="Times New Roman" w:eastAsia="宋体" w:cs="Times New Roman"/>
      <w:color w:val="000000"/>
      <w:kern w:val="2"/>
      <w:sz w:val="24"/>
      <w:szCs w:val="24"/>
      <w:lang w:val="en-US" w:eastAsia="zh-CN" w:bidi="ar-SA"/>
      <w14:ligatures w14:val="none"/>
    </w:rPr>
  </w:style>
  <w:style w:type="paragraph" w:styleId="48">
    <w:name w:val="toc 9"/>
    <w:basedOn w:val="1"/>
    <w:next w:val="1"/>
    <w:autoRedefine/>
    <w:qFormat/>
    <w:uiPriority w:val="0"/>
    <w:pPr>
      <w:ind w:left="3360" w:leftChars="1600"/>
    </w:pPr>
  </w:style>
  <w:style w:type="paragraph" w:styleId="49">
    <w:name w:val="Body Text 2"/>
    <w:basedOn w:val="1"/>
    <w:link w:val="607"/>
    <w:unhideWhenUsed/>
    <w:qFormat/>
    <w:uiPriority w:val="99"/>
    <w:pPr>
      <w:spacing w:after="120" w:line="480" w:lineRule="auto"/>
    </w:pPr>
  </w:style>
  <w:style w:type="paragraph" w:styleId="50">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51">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paragraph" w:styleId="52">
    <w:name w:val="index 2"/>
    <w:basedOn w:val="1"/>
    <w:next w:val="1"/>
    <w:autoRedefine/>
    <w:semiHidden/>
    <w:qFormat/>
    <w:uiPriority w:val="0"/>
    <w:pPr>
      <w:ind w:left="200" w:leftChars="200"/>
    </w:pPr>
  </w:style>
  <w:style w:type="paragraph" w:styleId="53">
    <w:name w:val="annotation subject"/>
    <w:basedOn w:val="21"/>
    <w:next w:val="21"/>
    <w:qFormat/>
    <w:uiPriority w:val="0"/>
    <w:rPr>
      <w:b/>
      <w:bCs/>
    </w:rPr>
  </w:style>
  <w:style w:type="paragraph" w:styleId="54">
    <w:name w:val="Body Text First Indent"/>
    <w:basedOn w:val="24"/>
    <w:link w:val="609"/>
    <w:unhideWhenUsed/>
    <w:qFormat/>
    <w:uiPriority w:val="99"/>
    <w:pPr>
      <w:ind w:firstLine="420" w:firstLineChars="100"/>
    </w:pPr>
  </w:style>
  <w:style w:type="paragraph" w:styleId="55">
    <w:name w:val="Body Text First Indent 2"/>
    <w:basedOn w:val="25"/>
    <w:link w:val="611"/>
    <w:qFormat/>
    <w:uiPriority w:val="0"/>
    <w:pPr>
      <w:spacing w:after="0"/>
      <w:ind w:left="200" w:firstLine="420" w:firstLineChars="200"/>
    </w:pPr>
    <w:rPr>
      <w:rFonts w:ascii="Calibri" w:hAnsi="Calibri"/>
    </w:rPr>
  </w:style>
  <w:style w:type="table" w:styleId="57">
    <w:name w:val="Table Grid"/>
    <w:basedOn w:val="56"/>
    <w:qFormat/>
    <w:uiPriority w:val="39"/>
    <w:rPr>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9">
    <w:name w:val="page number"/>
    <w:basedOn w:val="58"/>
    <w:qFormat/>
    <w:uiPriority w:val="0"/>
  </w:style>
  <w:style w:type="character" w:styleId="60">
    <w:name w:val="Emphasis"/>
    <w:basedOn w:val="58"/>
    <w:qFormat/>
    <w:uiPriority w:val="0"/>
    <w:rPr>
      <w:i/>
    </w:rPr>
  </w:style>
  <w:style w:type="character" w:styleId="61">
    <w:name w:val="Hyperlink"/>
    <w:basedOn w:val="58"/>
    <w:qFormat/>
    <w:uiPriority w:val="99"/>
    <w:rPr>
      <w:color w:val="0000FF"/>
      <w:u w:val="single"/>
    </w:rPr>
  </w:style>
  <w:style w:type="character" w:styleId="62">
    <w:name w:val="annotation reference"/>
    <w:basedOn w:val="58"/>
    <w:qFormat/>
    <w:uiPriority w:val="0"/>
    <w:rPr>
      <w:sz w:val="21"/>
      <w:szCs w:val="21"/>
    </w:rPr>
  </w:style>
  <w:style w:type="paragraph" w:customStyle="1" w:styleId="63">
    <w:name w:val="#A-003"/>
    <w:next w:val="4"/>
    <w:semiHidden/>
    <w:qFormat/>
    <w:uiPriority w:val="0"/>
    <w:pPr>
      <w:keepNext/>
      <w:widowControl w:val="0"/>
      <w:numPr>
        <w:ilvl w:val="2"/>
        <w:numId w:val="1"/>
      </w:numPr>
      <w:overflowPunct w:val="0"/>
      <w:topLinePunct/>
      <w:snapToGrid w:val="0"/>
      <w:spacing w:before="20" w:beforeLines="106" w:after="20" w:afterLines="106" w:line="353" w:lineRule="exact"/>
      <w:jc w:val="both"/>
      <w:outlineLvl w:val="2"/>
    </w:pPr>
    <w:rPr>
      <w:rFonts w:ascii="Times New Roman" w:hAnsi="Times New Roman" w:eastAsia="黑体" w:cs="Times New Roman"/>
      <w:bCs/>
      <w:color w:val="000000"/>
      <w:kern w:val="2"/>
      <w:sz w:val="24"/>
      <w:szCs w:val="28"/>
      <w:lang w:val="en-US" w:eastAsia="zh-CN" w:bidi="ar-SA"/>
      <w14:ligatures w14:val="none"/>
    </w:rPr>
  </w:style>
  <w:style w:type="paragraph" w:customStyle="1" w:styleId="64">
    <w:name w:val="#T-表内文字-左对齐"/>
    <w:semiHidden/>
    <w:qFormat/>
    <w:uiPriority w:val="0"/>
    <w:pPr>
      <w:widowControl w:val="0"/>
      <w:overflowPunct w:val="0"/>
      <w:topLinePunct/>
      <w:snapToGrid w:val="0"/>
      <w:jc w:val="both"/>
    </w:pPr>
    <w:rPr>
      <w:rFonts w:ascii="微软雅黑" w:hAnsi="微软雅黑" w:eastAsia="微软雅黑" w:cs="Times New Roman"/>
      <w:color w:val="000000"/>
      <w:kern w:val="2"/>
      <w:sz w:val="15"/>
      <w:szCs w:val="24"/>
      <w:lang w:val="en-US" w:eastAsia="zh-CN" w:bidi="ar-SA"/>
      <w14:ligatures w14:val="none"/>
    </w:rPr>
  </w:style>
  <w:style w:type="paragraph" w:customStyle="1" w:styleId="65">
    <w:name w:val="#A-004"/>
    <w:next w:val="4"/>
    <w:semiHidden/>
    <w:qFormat/>
    <w:uiPriority w:val="0"/>
    <w:pPr>
      <w:widowControl w:val="0"/>
      <w:numPr>
        <w:ilvl w:val="3"/>
        <w:numId w:val="1"/>
      </w:numPr>
      <w:overflowPunct w:val="0"/>
      <w:topLinePunct/>
      <w:spacing w:line="254" w:lineRule="auto"/>
      <w:jc w:val="both"/>
      <w:outlineLvl w:val="3"/>
    </w:pPr>
    <w:rPr>
      <w:rFonts w:ascii="Times New Roman" w:hAnsi="Times New Roman" w:eastAsia="宋体" w:cs="Times New Roman"/>
      <w:bCs/>
      <w:color w:val="000000"/>
      <w:kern w:val="2"/>
      <w:sz w:val="21"/>
      <w:szCs w:val="28"/>
      <w:lang w:val="en-US" w:eastAsia="zh-CN" w:bidi="ar-SA"/>
      <w14:ligatures w14:val="none"/>
    </w:rPr>
  </w:style>
  <w:style w:type="paragraph" w:customStyle="1" w:styleId="66">
    <w:name w:val="#A-005"/>
    <w:next w:val="4"/>
    <w:semiHidden/>
    <w:qFormat/>
    <w:uiPriority w:val="0"/>
    <w:pPr>
      <w:widowControl w:val="0"/>
      <w:numPr>
        <w:ilvl w:val="4"/>
        <w:numId w:val="1"/>
      </w:numPr>
      <w:overflowPunct w:val="0"/>
      <w:topLinePunct/>
      <w:spacing w:line="254" w:lineRule="auto"/>
      <w:jc w:val="both"/>
      <w:outlineLvl w:val="4"/>
    </w:pPr>
    <w:rPr>
      <w:rFonts w:ascii="Times New Roman" w:hAnsi="Times New Roman" w:eastAsia="宋体" w:cs="TimesNewRomanBold (v1)"/>
      <w:bCs/>
      <w:color w:val="000000"/>
      <w:kern w:val="2"/>
      <w:sz w:val="21"/>
      <w:szCs w:val="28"/>
      <w:lang w:val="en-US" w:eastAsia="zh-CN" w:bidi="ar-SA"/>
      <w14:ligatures w14:val="none"/>
    </w:rPr>
  </w:style>
  <w:style w:type="paragraph" w:customStyle="1" w:styleId="67">
    <w:name w:val="#T-表名-通用"/>
    <w:next w:val="4"/>
    <w:semiHidden/>
    <w:qFormat/>
    <w:uiPriority w:val="0"/>
    <w:pPr>
      <w:keepNext/>
      <w:widowControl w:val="0"/>
      <w:overflowPunct w:val="0"/>
      <w:snapToGrid w:val="0"/>
      <w:spacing w:before="120" w:after="60"/>
      <w:jc w:val="center"/>
    </w:pPr>
    <w:rPr>
      <w:rFonts w:ascii="微软雅黑" w:hAnsi="微软雅黑" w:eastAsia="微软雅黑" w:cs="Arial"/>
      <w:color w:val="000000"/>
      <w:kern w:val="2"/>
      <w:sz w:val="18"/>
      <w:szCs w:val="20"/>
      <w:lang w:val="en-US" w:eastAsia="zh-CN" w:bidi="ar-SA"/>
      <w14:ligatures w14:val="none"/>
    </w:rPr>
  </w:style>
  <w:style w:type="paragraph" w:customStyle="1" w:styleId="68">
    <w:name w:val="#G-图名-通用"/>
    <w:next w:val="4"/>
    <w:link w:val="557"/>
    <w:semiHidden/>
    <w:qFormat/>
    <w:uiPriority w:val="0"/>
    <w:pPr>
      <w:widowControl w:val="0"/>
      <w:overflowPunct w:val="0"/>
      <w:snapToGrid w:val="0"/>
      <w:spacing w:before="60" w:after="120"/>
      <w:jc w:val="center"/>
    </w:pPr>
    <w:rPr>
      <w:rFonts w:ascii="Times New Roman" w:hAnsi="Times New Roman" w:eastAsia="宋体" w:cs="宋体"/>
      <w:color w:val="000000"/>
      <w:kern w:val="2"/>
      <w:sz w:val="18"/>
      <w:szCs w:val="20"/>
      <w:lang w:val="en-US" w:eastAsia="zh-CN" w:bidi="ar-SA"/>
      <w14:ligatures w14:val="none"/>
    </w:rPr>
  </w:style>
  <w:style w:type="paragraph" w:customStyle="1" w:styleId="69">
    <w:name w:val="#A-009"/>
    <w:next w:val="4"/>
    <w:semiHidden/>
    <w:qFormat/>
    <w:uiPriority w:val="0"/>
    <w:pPr>
      <w:widowControl w:val="0"/>
      <w:numPr>
        <w:ilvl w:val="8"/>
        <w:numId w:val="1"/>
      </w:numPr>
      <w:overflowPunct w:val="0"/>
      <w:topLinePunct/>
      <w:jc w:val="both"/>
      <w:outlineLvl w:val="8"/>
    </w:pPr>
    <w:rPr>
      <w:rFonts w:ascii="Times New Roman" w:hAnsi="Times New Roman" w:eastAsia="方正书宋简体" w:cs="Times New Roman"/>
      <w:color w:val="F5A79A"/>
      <w:kern w:val="2"/>
      <w:sz w:val="21"/>
      <w:szCs w:val="21"/>
      <w:lang w:val="en-US" w:eastAsia="zh-CN" w:bidi="ar-SA"/>
      <w14:ligatures w14:val="none"/>
    </w:rPr>
  </w:style>
  <w:style w:type="paragraph" w:customStyle="1" w:styleId="70">
    <w:name w:val="#A-006"/>
    <w:next w:val="4"/>
    <w:link w:val="555"/>
    <w:semiHidden/>
    <w:qFormat/>
    <w:uiPriority w:val="0"/>
    <w:pPr>
      <w:widowControl w:val="0"/>
      <w:numPr>
        <w:ilvl w:val="5"/>
        <w:numId w:val="1"/>
      </w:numPr>
      <w:overflowPunct w:val="0"/>
      <w:topLinePunct/>
      <w:spacing w:line="254" w:lineRule="auto"/>
      <w:jc w:val="both"/>
      <w:outlineLvl w:val="5"/>
    </w:pPr>
    <w:rPr>
      <w:rFonts w:ascii="Times New Roman" w:hAnsi="Times New Roman" w:eastAsia="宋体" w:cs="Times New Roman"/>
      <w:color w:val="000000"/>
      <w:kern w:val="2"/>
      <w:sz w:val="21"/>
      <w:szCs w:val="24"/>
      <w:lang w:val="en-US" w:eastAsia="zh-CN" w:bidi="ar-SA"/>
      <w14:ligatures w14:val="none"/>
    </w:rPr>
  </w:style>
  <w:style w:type="paragraph" w:customStyle="1" w:styleId="71">
    <w:name w:val="#A-007"/>
    <w:next w:val="4"/>
    <w:semiHidden/>
    <w:qFormat/>
    <w:uiPriority w:val="0"/>
    <w:pPr>
      <w:widowControl w:val="0"/>
      <w:numPr>
        <w:ilvl w:val="6"/>
        <w:numId w:val="1"/>
      </w:numPr>
      <w:overflowPunct w:val="0"/>
      <w:topLinePunct/>
      <w:spacing w:line="254" w:lineRule="auto"/>
      <w:jc w:val="both"/>
      <w:outlineLvl w:val="6"/>
    </w:pPr>
    <w:rPr>
      <w:rFonts w:ascii="Times New Roman" w:hAnsi="Times New Roman" w:eastAsia="宋体" w:cs="Times New Roman"/>
      <w:color w:val="000000"/>
      <w:kern w:val="2"/>
      <w:sz w:val="21"/>
      <w:szCs w:val="24"/>
      <w:lang w:val="en-US" w:eastAsia="zh-CN" w:bidi="ar-SA"/>
      <w14:ligatures w14:val="none"/>
    </w:rPr>
  </w:style>
  <w:style w:type="paragraph" w:customStyle="1" w:styleId="72">
    <w:name w:val="#A-008"/>
    <w:next w:val="4"/>
    <w:semiHidden/>
    <w:qFormat/>
    <w:uiPriority w:val="0"/>
    <w:pPr>
      <w:widowControl w:val="0"/>
      <w:numPr>
        <w:ilvl w:val="7"/>
        <w:numId w:val="1"/>
      </w:numPr>
      <w:overflowPunct w:val="0"/>
      <w:topLinePunct/>
      <w:spacing w:line="254" w:lineRule="auto"/>
      <w:jc w:val="both"/>
      <w:outlineLvl w:val="7"/>
    </w:pPr>
    <w:rPr>
      <w:rFonts w:ascii="Times New Roman" w:hAnsi="Times New Roman" w:eastAsia="宋体" w:cs="Times New Roman"/>
      <w:color w:val="000000"/>
      <w:kern w:val="2"/>
      <w:sz w:val="21"/>
      <w:szCs w:val="21"/>
      <w:lang w:val="en-US" w:eastAsia="zh-CN" w:bidi="ar-SA"/>
      <w14:ligatures w14:val="none"/>
    </w:rPr>
  </w:style>
  <w:style w:type="paragraph" w:customStyle="1" w:styleId="73">
    <w:name w:val="#B-001a-目录标题"/>
    <w:semiHidden/>
    <w:qFormat/>
    <w:uiPriority w:val="0"/>
    <w:pPr>
      <w:widowControl w:val="0"/>
      <w:overflowPunct w:val="0"/>
      <w:topLinePunct/>
      <w:spacing w:before="520" w:after="320"/>
      <w:jc w:val="center"/>
      <w:outlineLvl w:val="0"/>
    </w:pPr>
    <w:rPr>
      <w:rFonts w:ascii="Times New Roman" w:hAnsi="Times New Roman" w:eastAsia="黑体" w:cs="Times New Roman"/>
      <w:color w:val="000000"/>
      <w:kern w:val="2"/>
      <w:sz w:val="36"/>
      <w:szCs w:val="32"/>
      <w:lang w:val="en-US" w:eastAsia="zh-CN" w:bidi="ar-SA"/>
      <w14:ligatures w14:val="none"/>
    </w:rPr>
  </w:style>
  <w:style w:type="paragraph" w:customStyle="1" w:styleId="74">
    <w:name w:val="#T-表内文字-居中"/>
    <w:semiHidden/>
    <w:qFormat/>
    <w:uiPriority w:val="0"/>
    <w:pPr>
      <w:widowControl w:val="0"/>
      <w:overflowPunct w:val="0"/>
      <w:snapToGrid w:val="0"/>
      <w:jc w:val="center"/>
    </w:pPr>
    <w:rPr>
      <w:rFonts w:ascii="微软雅黑" w:hAnsi="微软雅黑" w:eastAsia="微软雅黑" w:cs="Times New Roman"/>
      <w:color w:val="000000"/>
      <w:kern w:val="2"/>
      <w:sz w:val="15"/>
      <w:szCs w:val="24"/>
      <w:lang w:val="en-US" w:eastAsia="zh-CN" w:bidi="ar-SA"/>
      <w14:ligatures w14:val="none"/>
    </w:rPr>
  </w:style>
  <w:style w:type="paragraph" w:customStyle="1" w:styleId="75">
    <w:name w:val="#T-表内文字-右对齐"/>
    <w:semiHidden/>
    <w:qFormat/>
    <w:uiPriority w:val="0"/>
    <w:pPr>
      <w:widowControl w:val="0"/>
      <w:overflowPunct w:val="0"/>
      <w:topLinePunct/>
      <w:snapToGrid w:val="0"/>
      <w:jc w:val="right"/>
    </w:pPr>
    <w:rPr>
      <w:rFonts w:ascii="Times New Roman" w:hAnsi="Times New Roman" w:eastAsia="方正书宋简体" w:cs="Times New Roman"/>
      <w:color w:val="6B9539"/>
      <w:kern w:val="2"/>
      <w:sz w:val="18"/>
      <w:szCs w:val="24"/>
      <w:lang w:val="en-US" w:eastAsia="zh-CN" w:bidi="ar-SA"/>
      <w14:ligatures w14:val="none"/>
    </w:rPr>
  </w:style>
  <w:style w:type="paragraph" w:customStyle="1" w:styleId="76">
    <w:name w:val="#B-001"/>
    <w:next w:val="4"/>
    <w:semiHidden/>
    <w:qFormat/>
    <w:uiPriority w:val="0"/>
    <w:pPr>
      <w:keepNext/>
      <w:widowControl w:val="0"/>
      <w:overflowPunct w:val="0"/>
      <w:topLinePunct/>
      <w:snapToGrid w:val="0"/>
      <w:spacing w:before="1058" w:beforeLines="318" w:after="352" w:afterLines="106" w:line="353" w:lineRule="exact"/>
      <w:jc w:val="center"/>
      <w:outlineLvl w:val="0"/>
    </w:pPr>
    <w:rPr>
      <w:rFonts w:ascii="Times New Roman" w:hAnsi="Times New Roman" w:eastAsia="黑体" w:cs="Times New Roman"/>
      <w:color w:val="000000"/>
      <w:kern w:val="2"/>
      <w:sz w:val="30"/>
      <w:szCs w:val="32"/>
      <w:lang w:val="en-US" w:eastAsia="zh-CN" w:bidi="ar-SA"/>
      <w14:ligatures w14:val="none"/>
    </w:rPr>
  </w:style>
  <w:style w:type="paragraph" w:customStyle="1" w:styleId="77">
    <w:name w:val="#B-002"/>
    <w:next w:val="4"/>
    <w:semiHidden/>
    <w:qFormat/>
    <w:uiPriority w:val="0"/>
    <w:pPr>
      <w:widowControl w:val="0"/>
      <w:overflowPunct w:val="0"/>
      <w:topLinePunct/>
      <w:jc w:val="both"/>
      <w:outlineLvl w:val="1"/>
    </w:pPr>
    <w:rPr>
      <w:rFonts w:ascii="Times New Roman" w:hAnsi="Times New Roman" w:eastAsia="黑体" w:cs="Times New Roman"/>
      <w:color w:val="00B050"/>
      <w:kern w:val="2"/>
      <w:sz w:val="28"/>
      <w:szCs w:val="28"/>
      <w:lang w:val="en-US" w:eastAsia="zh-CN" w:bidi="ar-SA"/>
      <w14:ligatures w14:val="none"/>
    </w:rPr>
  </w:style>
  <w:style w:type="table" w:customStyle="1" w:styleId="78">
    <w:name w:val="Plain Table 1"/>
    <w:basedOn w:val="56"/>
    <w:qFormat/>
    <w:uiPriority w:val="41"/>
    <w:rPr>
      <w14:ligatures w14:val="none"/>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79">
    <w:name w:val="#P-中文摘要-标题"/>
    <w:semiHidden/>
    <w:qFormat/>
    <w:uiPriority w:val="0"/>
    <w:pPr>
      <w:widowControl w:val="0"/>
      <w:overflowPunct w:val="0"/>
      <w:topLinePunct/>
      <w:jc w:val="center"/>
      <w:outlineLvl w:val="0"/>
    </w:pPr>
    <w:rPr>
      <w:rFonts w:ascii="Times New Roman" w:hAnsi="Times New Roman" w:eastAsia="黑体" w:cs="Times New Roman"/>
      <w:color w:val="EC5646"/>
      <w:kern w:val="2"/>
      <w:sz w:val="36"/>
      <w:szCs w:val="36"/>
      <w:lang w:val="en-US" w:eastAsia="zh-CN" w:bidi="ar-SA"/>
      <w14:ligatures w14:val="none"/>
    </w:rPr>
  </w:style>
  <w:style w:type="paragraph" w:customStyle="1" w:styleId="80">
    <w:name w:val="#P-英文摘要-标题"/>
    <w:semiHidden/>
    <w:qFormat/>
    <w:uiPriority w:val="0"/>
    <w:pPr>
      <w:widowControl w:val="0"/>
      <w:overflowPunct w:val="0"/>
      <w:topLinePunct/>
      <w:jc w:val="center"/>
      <w:outlineLvl w:val="0"/>
    </w:pPr>
    <w:rPr>
      <w:rFonts w:ascii="Times New Roman" w:hAnsi="Times New Roman" w:eastAsia="黑体" w:cs="Times New Roman"/>
      <w:color w:val="0000A8"/>
      <w:kern w:val="2"/>
      <w:sz w:val="36"/>
      <w:szCs w:val="36"/>
      <w:lang w:val="en-US" w:eastAsia="zh-CN" w:bidi="ar-SA"/>
      <w14:ligatures w14:val="none"/>
    </w:rPr>
  </w:style>
  <w:style w:type="paragraph" w:customStyle="1" w:styleId="81">
    <w:name w:val="#P-目录-标题"/>
    <w:semiHidden/>
    <w:qFormat/>
    <w:uiPriority w:val="0"/>
    <w:pPr>
      <w:widowControl w:val="0"/>
      <w:overflowPunct w:val="0"/>
      <w:topLinePunct/>
      <w:jc w:val="center"/>
      <w:outlineLvl w:val="0"/>
    </w:pPr>
    <w:rPr>
      <w:rFonts w:ascii="Times New Roman" w:hAnsi="Times New Roman" w:eastAsia="黑体" w:cs="Times New Roman"/>
      <w:color w:val="00CC66"/>
      <w:kern w:val="2"/>
      <w:sz w:val="36"/>
      <w:szCs w:val="36"/>
      <w:lang w:val="en-US" w:eastAsia="zh-CN" w:bidi="ar-SA"/>
      <w14:ligatures w14:val="none"/>
    </w:rPr>
  </w:style>
  <w:style w:type="paragraph" w:customStyle="1" w:styleId="82">
    <w:name w:val="#P-引言-标题"/>
    <w:semiHidden/>
    <w:qFormat/>
    <w:uiPriority w:val="0"/>
    <w:pPr>
      <w:widowControl w:val="0"/>
      <w:overflowPunct w:val="0"/>
      <w:spacing w:before="520" w:after="320"/>
      <w:jc w:val="center"/>
      <w:outlineLvl w:val="0"/>
    </w:pPr>
    <w:rPr>
      <w:rFonts w:ascii="Times New Roman" w:hAnsi="Times New Roman" w:eastAsia="黑体" w:cs="Times New Roman"/>
      <w:color w:val="000000"/>
      <w:kern w:val="2"/>
      <w:sz w:val="36"/>
      <w:szCs w:val="36"/>
      <w:lang w:val="en-US" w:eastAsia="zh-CN" w:bidi="ar-SA"/>
      <w14:ligatures w14:val="none"/>
    </w:rPr>
  </w:style>
  <w:style w:type="paragraph" w:customStyle="1" w:styleId="83">
    <w:name w:val="#P-结论-标题"/>
    <w:semiHidden/>
    <w:qFormat/>
    <w:uiPriority w:val="0"/>
    <w:pPr>
      <w:widowControl w:val="0"/>
      <w:overflowPunct w:val="0"/>
      <w:topLinePunct/>
      <w:jc w:val="center"/>
      <w:outlineLvl w:val="0"/>
    </w:pPr>
    <w:rPr>
      <w:rFonts w:ascii="Times New Roman" w:hAnsi="Times New Roman" w:eastAsia="黑体" w:cs="Times New Roman"/>
      <w:color w:val="0099FF"/>
      <w:kern w:val="2"/>
      <w:sz w:val="36"/>
      <w:szCs w:val="36"/>
      <w:lang w:val="en-US" w:eastAsia="zh-CN" w:bidi="ar-SA"/>
      <w14:ligatures w14:val="none"/>
    </w:rPr>
  </w:style>
  <w:style w:type="paragraph" w:customStyle="1" w:styleId="84">
    <w:name w:val="#P-参考文献-标题"/>
    <w:semiHidden/>
    <w:qFormat/>
    <w:uiPriority w:val="0"/>
    <w:pPr>
      <w:keepNext/>
      <w:widowControl w:val="0"/>
      <w:overflowPunct w:val="0"/>
      <w:topLinePunct/>
      <w:spacing w:beforeLines="300" w:afterLines="100"/>
      <w:jc w:val="center"/>
      <w:outlineLvl w:val="0"/>
    </w:pPr>
    <w:rPr>
      <w:rFonts w:ascii="Arial" w:hAnsi="Arial" w:eastAsia="黑体" w:cs="Arial"/>
      <w:color w:val="000000"/>
      <w:kern w:val="2"/>
      <w:sz w:val="30"/>
      <w:szCs w:val="36"/>
      <w:lang w:val="en-US" w:eastAsia="zh-CN" w:bidi="ar-SA"/>
      <w14:ligatures w14:val="none"/>
    </w:rPr>
  </w:style>
  <w:style w:type="paragraph" w:customStyle="1" w:styleId="85">
    <w:name w:val="#P-附录-1级"/>
    <w:semiHidden/>
    <w:qFormat/>
    <w:uiPriority w:val="0"/>
    <w:pPr>
      <w:widowControl w:val="0"/>
      <w:overflowPunct w:val="0"/>
      <w:topLinePunct/>
      <w:jc w:val="center"/>
      <w:outlineLvl w:val="0"/>
    </w:pPr>
    <w:rPr>
      <w:rFonts w:ascii="Times New Roman" w:hAnsi="Times New Roman" w:eastAsia="黑体" w:cs="Times New Roman"/>
      <w:color w:val="336600"/>
      <w:kern w:val="2"/>
      <w:sz w:val="36"/>
      <w:szCs w:val="36"/>
      <w:lang w:val="en-US" w:eastAsia="zh-CN" w:bidi="ar-SA"/>
      <w14:ligatures w14:val="none"/>
    </w:rPr>
  </w:style>
  <w:style w:type="paragraph" w:customStyle="1" w:styleId="86">
    <w:name w:val="#P-附录-2级"/>
    <w:semiHidden/>
    <w:qFormat/>
    <w:uiPriority w:val="0"/>
    <w:pPr>
      <w:widowControl w:val="0"/>
      <w:overflowPunct w:val="0"/>
      <w:topLinePunct/>
      <w:outlineLvl w:val="1"/>
    </w:pPr>
    <w:rPr>
      <w:rFonts w:ascii="Times New Roman" w:hAnsi="Times New Roman" w:eastAsia="黑体" w:cs="Times New Roman"/>
      <w:color w:val="336600"/>
      <w:kern w:val="2"/>
      <w:sz w:val="32"/>
      <w:szCs w:val="32"/>
      <w:lang w:val="en-US" w:eastAsia="zh-CN" w:bidi="ar-SA"/>
      <w14:ligatures w14:val="none"/>
    </w:rPr>
  </w:style>
  <w:style w:type="paragraph" w:customStyle="1" w:styleId="87">
    <w:name w:val="#P-致谢-标题"/>
    <w:semiHidden/>
    <w:qFormat/>
    <w:uiPriority w:val="0"/>
    <w:pPr>
      <w:widowControl w:val="0"/>
      <w:overflowPunct w:val="0"/>
      <w:topLinePunct/>
      <w:jc w:val="center"/>
      <w:outlineLvl w:val="0"/>
    </w:pPr>
    <w:rPr>
      <w:rFonts w:ascii="Times New Roman" w:hAnsi="Times New Roman" w:eastAsia="黑体" w:cs="Times New Roman"/>
      <w:color w:val="9933FF"/>
      <w:kern w:val="2"/>
      <w:sz w:val="36"/>
      <w:szCs w:val="36"/>
      <w:lang w:val="en-US" w:eastAsia="zh-CN" w:bidi="ar-SA"/>
      <w14:ligatures w14:val="none"/>
    </w:rPr>
  </w:style>
  <w:style w:type="paragraph" w:customStyle="1" w:styleId="88">
    <w:name w:val="#B-003"/>
    <w:semiHidden/>
    <w:qFormat/>
    <w:uiPriority w:val="0"/>
    <w:pPr>
      <w:widowControl w:val="0"/>
      <w:overflowPunct w:val="0"/>
      <w:topLinePunct/>
      <w:jc w:val="both"/>
      <w:outlineLvl w:val="2"/>
    </w:pPr>
    <w:rPr>
      <w:rFonts w:ascii="Times New Roman" w:hAnsi="Times New Roman" w:eastAsia="黑体" w:cs="Times New Roman"/>
      <w:color w:val="0070C0"/>
      <w:kern w:val="2"/>
      <w:sz w:val="28"/>
      <w:szCs w:val="28"/>
      <w:lang w:val="en-US" w:eastAsia="zh-CN" w:bidi="ar-SA"/>
      <w14:ligatures w14:val="none"/>
    </w:rPr>
  </w:style>
  <w:style w:type="paragraph" w:customStyle="1" w:styleId="89">
    <w:name w:val="#B-004"/>
    <w:semiHidden/>
    <w:qFormat/>
    <w:uiPriority w:val="0"/>
    <w:pPr>
      <w:widowControl w:val="0"/>
      <w:overflowPunct w:val="0"/>
      <w:topLinePunct/>
      <w:jc w:val="both"/>
      <w:outlineLvl w:val="3"/>
    </w:pPr>
    <w:rPr>
      <w:rFonts w:ascii="Times New Roman" w:hAnsi="Times New Roman" w:eastAsia="黑体" w:cs="Times New Roman"/>
      <w:color w:val="548235" w:themeColor="accent6" w:themeShade="BF"/>
      <w:kern w:val="2"/>
      <w:sz w:val="24"/>
      <w:szCs w:val="28"/>
      <w:lang w:val="en-US" w:eastAsia="zh-CN" w:bidi="ar-SA"/>
      <w14:ligatures w14:val="none"/>
    </w:rPr>
  </w:style>
  <w:style w:type="paragraph" w:customStyle="1" w:styleId="90">
    <w:name w:val="#B-005"/>
    <w:semiHidden/>
    <w:qFormat/>
    <w:uiPriority w:val="0"/>
    <w:pPr>
      <w:widowControl w:val="0"/>
      <w:overflowPunct w:val="0"/>
      <w:topLinePunct/>
      <w:ind w:firstLine="200" w:firstLineChars="200"/>
      <w:jc w:val="both"/>
      <w:outlineLvl w:val="4"/>
    </w:pPr>
    <w:rPr>
      <w:rFonts w:ascii="Times New Roman" w:hAnsi="Times New Roman" w:eastAsia="方正书宋简体" w:cs="Times New Roman"/>
      <w:color w:val="00B2FF"/>
      <w:kern w:val="2"/>
      <w:sz w:val="21"/>
      <w:szCs w:val="21"/>
      <w:lang w:val="en-US" w:eastAsia="zh-CN" w:bidi="ar-SA"/>
      <w14:ligatures w14:val="none"/>
    </w:rPr>
  </w:style>
  <w:style w:type="paragraph" w:customStyle="1" w:styleId="91">
    <w:name w:val="#B-006"/>
    <w:semiHidden/>
    <w:qFormat/>
    <w:uiPriority w:val="0"/>
    <w:pPr>
      <w:widowControl w:val="0"/>
      <w:overflowPunct w:val="0"/>
      <w:topLinePunct/>
      <w:ind w:firstLine="200" w:firstLineChars="200"/>
      <w:jc w:val="both"/>
      <w:outlineLvl w:val="5"/>
    </w:pPr>
    <w:rPr>
      <w:rFonts w:ascii="Times New Roman" w:hAnsi="Times New Roman" w:eastAsia="方正书宋简体" w:cs="Times New Roman"/>
      <w:color w:val="9F1AFD"/>
      <w:kern w:val="2"/>
      <w:sz w:val="21"/>
      <w:szCs w:val="21"/>
      <w:lang w:val="en-US" w:eastAsia="zh-CN" w:bidi="ar-SA"/>
      <w14:ligatures w14:val="none"/>
    </w:rPr>
  </w:style>
  <w:style w:type="paragraph" w:customStyle="1" w:styleId="92">
    <w:name w:val="#B-007"/>
    <w:semiHidden/>
    <w:qFormat/>
    <w:uiPriority w:val="0"/>
    <w:pPr>
      <w:widowControl w:val="0"/>
      <w:overflowPunct w:val="0"/>
      <w:topLinePunct/>
      <w:ind w:firstLine="200" w:firstLineChars="200"/>
      <w:jc w:val="both"/>
      <w:outlineLvl w:val="6"/>
    </w:pPr>
    <w:rPr>
      <w:rFonts w:ascii="Times New Roman" w:hAnsi="Times New Roman" w:eastAsia="方正书宋简体" w:cs="Times New Roman"/>
      <w:color w:val="50A627"/>
      <w:kern w:val="2"/>
      <w:sz w:val="21"/>
      <w:szCs w:val="21"/>
      <w:lang w:val="en-US" w:eastAsia="zh-CN" w:bidi="ar-SA"/>
      <w14:ligatures w14:val="none"/>
    </w:rPr>
  </w:style>
  <w:style w:type="paragraph" w:customStyle="1" w:styleId="93">
    <w:name w:val="#M-正文-加粗"/>
    <w:semiHidden/>
    <w:qFormat/>
    <w:uiPriority w:val="0"/>
    <w:pPr>
      <w:widowControl w:val="0"/>
      <w:overflowPunct w:val="0"/>
      <w:topLinePunct/>
      <w:ind w:firstLine="200" w:firstLineChars="200"/>
      <w:jc w:val="both"/>
    </w:pPr>
    <w:rPr>
      <w:rFonts w:ascii="Times New Roman" w:hAnsi="Times New Roman" w:eastAsia="方正书宋简体" w:cs="Times New Roman"/>
      <w:b/>
      <w:color w:val="1A4F93"/>
      <w:kern w:val="2"/>
      <w:sz w:val="21"/>
      <w:szCs w:val="21"/>
      <w:lang w:val="en-US" w:eastAsia="zh-CN" w:bidi="ar-SA"/>
      <w14:ligatures w14:val="none"/>
    </w:rPr>
  </w:style>
  <w:style w:type="paragraph" w:customStyle="1" w:styleId="94">
    <w:name w:val="#M-正文-左对齐"/>
    <w:semiHidden/>
    <w:qFormat/>
    <w:uiPriority w:val="0"/>
    <w:pPr>
      <w:widowControl w:val="0"/>
      <w:overflowPunct w:val="0"/>
      <w:topLinePunct/>
      <w:spacing w:line="254" w:lineRule="auto"/>
      <w:ind w:hanging="2500" w:hangingChars="125"/>
      <w:jc w:val="both"/>
    </w:pPr>
    <w:rPr>
      <w:rFonts w:ascii="Times New Roman" w:hAnsi="Times New Roman" w:eastAsia="宋体" w:cs="Times New Roman"/>
      <w:kern w:val="2"/>
      <w:sz w:val="21"/>
      <w:szCs w:val="21"/>
      <w:lang w:val="en-US" w:eastAsia="zh-CN" w:bidi="ar-SA"/>
      <w14:ligatures w14:val="none"/>
    </w:rPr>
  </w:style>
  <w:style w:type="paragraph" w:customStyle="1" w:styleId="95">
    <w:name w:val="#M-正文-右对齐"/>
    <w:semiHidden/>
    <w:qFormat/>
    <w:uiPriority w:val="0"/>
    <w:pPr>
      <w:widowControl w:val="0"/>
      <w:overflowPunct w:val="0"/>
      <w:topLinePunct/>
      <w:jc w:val="right"/>
    </w:pPr>
    <w:rPr>
      <w:rFonts w:ascii="Times New Roman" w:hAnsi="Times New Roman" w:eastAsia="宋体" w:cs="Times New Roman"/>
      <w:kern w:val="2"/>
      <w:sz w:val="21"/>
      <w:szCs w:val="21"/>
      <w:lang w:val="en-US" w:eastAsia="zh-CN" w:bidi="ar-SA"/>
      <w14:ligatures w14:val="none"/>
    </w:rPr>
  </w:style>
  <w:style w:type="paragraph" w:customStyle="1" w:styleId="96">
    <w:name w:val="#M-正文-居中"/>
    <w:semiHidden/>
    <w:qFormat/>
    <w:uiPriority w:val="0"/>
    <w:pPr>
      <w:widowControl w:val="0"/>
      <w:shd w:val="clear" w:color="auto" w:fill="FCDDD4"/>
      <w:overflowPunct w:val="0"/>
      <w:topLinePunct/>
      <w:jc w:val="center"/>
    </w:pPr>
    <w:rPr>
      <w:rFonts w:ascii="Times New Roman" w:hAnsi="Times New Roman" w:eastAsia="方正书宋简体" w:cs="Times New Roman"/>
      <w:kern w:val="2"/>
      <w:sz w:val="21"/>
      <w:szCs w:val="21"/>
      <w:lang w:val="en-US" w:eastAsia="zh-CN" w:bidi="ar-SA"/>
      <w14:ligatures w14:val="none"/>
    </w:rPr>
  </w:style>
  <w:style w:type="paragraph" w:customStyle="1" w:styleId="97">
    <w:name w:val="#M-正文-特殊缩进"/>
    <w:semiHidden/>
    <w:qFormat/>
    <w:uiPriority w:val="0"/>
    <w:pPr>
      <w:widowControl w:val="0"/>
      <w:shd w:val="clear" w:color="auto" w:fill="99FF99"/>
      <w:overflowPunct w:val="0"/>
      <w:topLinePunct/>
      <w:ind w:firstLine="200" w:firstLineChars="200"/>
      <w:jc w:val="both"/>
    </w:pPr>
    <w:rPr>
      <w:rFonts w:ascii="Times New Roman" w:hAnsi="Times New Roman" w:eastAsia="方正书宋简体" w:cs="Times New Roman"/>
      <w:kern w:val="2"/>
      <w:sz w:val="21"/>
      <w:szCs w:val="21"/>
      <w:u w:val="single"/>
      <w:lang w:val="en-US" w:eastAsia="zh-CN" w:bidi="ar-SA"/>
      <w14:ligatures w14:val="none"/>
    </w:rPr>
  </w:style>
  <w:style w:type="paragraph" w:customStyle="1" w:styleId="98">
    <w:name w:val="#T-首行文字-左对齐"/>
    <w:semiHidden/>
    <w:qFormat/>
    <w:uiPriority w:val="0"/>
    <w:pPr>
      <w:widowControl w:val="0"/>
      <w:overflowPunct w:val="0"/>
      <w:topLinePunct/>
      <w:snapToGrid w:val="0"/>
    </w:pPr>
    <w:rPr>
      <w:rFonts w:ascii="Times New Roman" w:hAnsi="Times New Roman" w:eastAsia="微软雅黑" w:cs="Times New Roman"/>
      <w:b/>
      <w:color w:val="943634"/>
      <w:kern w:val="2"/>
      <w:sz w:val="18"/>
      <w:szCs w:val="24"/>
      <w:lang w:val="en-US" w:eastAsia="zh-CN" w:bidi="ar-SA"/>
      <w14:ligatures w14:val="none"/>
    </w:rPr>
  </w:style>
  <w:style w:type="paragraph" w:customStyle="1" w:styleId="99">
    <w:name w:val="#T-首行文字-居中"/>
    <w:semiHidden/>
    <w:qFormat/>
    <w:uiPriority w:val="0"/>
    <w:pPr>
      <w:widowControl w:val="0"/>
      <w:overflowPunct w:val="0"/>
      <w:topLinePunct/>
      <w:snapToGrid w:val="0"/>
      <w:jc w:val="center"/>
    </w:pPr>
    <w:rPr>
      <w:rFonts w:ascii="Times New Roman" w:hAnsi="Times New Roman" w:eastAsia="微软雅黑" w:cs="Times New Roman"/>
      <w:b/>
      <w:color w:val="9217D7"/>
      <w:kern w:val="2"/>
      <w:sz w:val="18"/>
      <w:szCs w:val="24"/>
      <w:lang w:val="en-US" w:eastAsia="zh-CN" w:bidi="ar-SA"/>
      <w14:ligatures w14:val="none"/>
    </w:rPr>
  </w:style>
  <w:style w:type="paragraph" w:customStyle="1" w:styleId="100">
    <w:name w:val="#T-首行文字-右对齐"/>
    <w:semiHidden/>
    <w:qFormat/>
    <w:uiPriority w:val="0"/>
    <w:pPr>
      <w:widowControl w:val="0"/>
      <w:overflowPunct w:val="0"/>
      <w:topLinePunct/>
      <w:snapToGrid w:val="0"/>
      <w:jc w:val="right"/>
    </w:pPr>
    <w:rPr>
      <w:rFonts w:ascii="Times New Roman" w:hAnsi="Times New Roman" w:eastAsia="微软雅黑" w:cs="Times New Roman"/>
      <w:b/>
      <w:color w:val="6B9539"/>
      <w:kern w:val="2"/>
      <w:sz w:val="18"/>
      <w:szCs w:val="24"/>
      <w:lang w:val="en-US" w:eastAsia="zh-CN" w:bidi="ar-SA"/>
      <w14:ligatures w14:val="none"/>
    </w:rPr>
  </w:style>
  <w:style w:type="paragraph" w:customStyle="1" w:styleId="101">
    <w:name w:val="#B-008"/>
    <w:semiHidden/>
    <w:qFormat/>
    <w:uiPriority w:val="0"/>
    <w:pPr>
      <w:widowControl w:val="0"/>
      <w:overflowPunct w:val="0"/>
      <w:topLinePunct/>
      <w:ind w:firstLine="200" w:firstLineChars="200"/>
      <w:jc w:val="both"/>
      <w:outlineLvl w:val="7"/>
    </w:pPr>
    <w:rPr>
      <w:rFonts w:ascii="Times New Roman" w:hAnsi="Times New Roman" w:eastAsia="方正书宋简体" w:cs="Times New Roman"/>
      <w:color w:val="6EC3C8"/>
      <w:kern w:val="2"/>
      <w:sz w:val="21"/>
      <w:szCs w:val="21"/>
      <w:lang w:val="en-US" w:eastAsia="zh-CN" w:bidi="ar-SA"/>
      <w14:ligatures w14:val="none"/>
    </w:rPr>
  </w:style>
  <w:style w:type="paragraph" w:customStyle="1" w:styleId="102">
    <w:name w:val="#B-009"/>
    <w:semiHidden/>
    <w:qFormat/>
    <w:uiPriority w:val="0"/>
    <w:pPr>
      <w:widowControl w:val="0"/>
      <w:overflowPunct w:val="0"/>
      <w:topLinePunct/>
      <w:ind w:firstLine="200" w:firstLineChars="200"/>
      <w:jc w:val="both"/>
      <w:outlineLvl w:val="8"/>
    </w:pPr>
    <w:rPr>
      <w:rFonts w:ascii="Times New Roman" w:hAnsi="Times New Roman" w:eastAsia="方正书宋简体" w:cs="Times New Roman"/>
      <w:color w:val="F5A79A"/>
      <w:kern w:val="2"/>
      <w:sz w:val="21"/>
      <w:szCs w:val="21"/>
      <w:lang w:val="en-US" w:eastAsia="zh-CN" w:bidi="ar-SA"/>
      <w14:ligatures w14:val="none"/>
    </w:rPr>
  </w:style>
  <w:style w:type="paragraph" w:customStyle="1" w:styleId="103">
    <w:name w:val="#M-正文-图上方"/>
    <w:semiHidden/>
    <w:qFormat/>
    <w:uiPriority w:val="0"/>
    <w:pPr>
      <w:widowControl w:val="0"/>
      <w:overflowPunct w:val="0"/>
      <w:topLinePunct/>
      <w:ind w:firstLine="482"/>
      <w:jc w:val="both"/>
    </w:pPr>
    <w:rPr>
      <w:rFonts w:ascii="Times New Roman" w:hAnsi="Times New Roman" w:eastAsia="宋体" w:cs="Times New Roman"/>
      <w:i/>
      <w:color w:val="CC3399"/>
      <w:kern w:val="2"/>
      <w:sz w:val="21"/>
      <w:szCs w:val="21"/>
      <w:lang w:val="en-US" w:eastAsia="zh-CN" w:bidi="ar-SA"/>
      <w14:ligatures w14:val="none"/>
    </w:rPr>
  </w:style>
  <w:style w:type="paragraph" w:customStyle="1" w:styleId="104">
    <w:name w:val="#M-正文-表下方"/>
    <w:semiHidden/>
    <w:qFormat/>
    <w:uiPriority w:val="0"/>
    <w:pPr>
      <w:widowControl w:val="0"/>
      <w:overflowPunct w:val="0"/>
      <w:topLinePunct/>
      <w:ind w:firstLine="482"/>
      <w:jc w:val="both"/>
    </w:pPr>
    <w:rPr>
      <w:rFonts w:ascii="Times New Roman" w:hAnsi="Times New Roman" w:eastAsia="宋体" w:cs="Times New Roman"/>
      <w:i/>
      <w:color w:val="33CC33"/>
      <w:kern w:val="2"/>
      <w:sz w:val="21"/>
      <w:szCs w:val="21"/>
      <w:lang w:val="en-US" w:eastAsia="zh-CN" w:bidi="ar-SA"/>
      <w14:ligatures w14:val="none"/>
    </w:rPr>
  </w:style>
  <w:style w:type="paragraph" w:customStyle="1" w:styleId="105">
    <w:name w:val="#G-图片"/>
    <w:next w:val="68"/>
    <w:semiHidden/>
    <w:qFormat/>
    <w:uiPriority w:val="0"/>
    <w:pPr>
      <w:widowControl w:val="0"/>
      <w:overflowPunct w:val="0"/>
      <w:snapToGrid w:val="0"/>
      <w:spacing w:before="60"/>
      <w:jc w:val="center"/>
    </w:pPr>
    <w:rPr>
      <w:rFonts w:ascii="Times New Roman" w:hAnsi="Times New Roman" w:eastAsia="宋体" w:cs="宋体"/>
      <w:color w:val="000000"/>
      <w:kern w:val="2"/>
      <w:sz w:val="21"/>
      <w:szCs w:val="20"/>
      <w:lang w:val="en-US" w:eastAsia="zh-CN" w:bidi="ar-SA"/>
      <w14:ligatures w14:val="none"/>
    </w:rPr>
  </w:style>
  <w:style w:type="paragraph" w:customStyle="1" w:styleId="106">
    <w:name w:val="#G-图名-特殊"/>
    <w:next w:val="4"/>
    <w:link w:val="556"/>
    <w:semiHidden/>
    <w:qFormat/>
    <w:uiPriority w:val="0"/>
    <w:pPr>
      <w:widowControl w:val="0"/>
      <w:shd w:val="clear" w:color="auto" w:fill="C5E0B3" w:themeFill="accent6" w:themeFillTint="66"/>
      <w:overflowPunct w:val="0"/>
      <w:topLinePunct/>
      <w:snapToGrid w:val="0"/>
      <w:jc w:val="both"/>
    </w:pPr>
    <w:rPr>
      <w:rFonts w:ascii="Times New Roman" w:hAnsi="Times New Roman" w:eastAsia="方正书宋简体" w:cs="Times New Roman"/>
      <w:b/>
      <w:color w:val="CC3399"/>
      <w:kern w:val="2"/>
      <w:sz w:val="18"/>
      <w:szCs w:val="21"/>
      <w:lang w:val="en-US" w:eastAsia="zh-CN" w:bidi="ar-SA"/>
      <w14:ligatures w14:val="none"/>
    </w:rPr>
  </w:style>
  <w:style w:type="paragraph" w:customStyle="1" w:styleId="107">
    <w:name w:val="#T-表名-特殊"/>
    <w:next w:val="4"/>
    <w:semiHidden/>
    <w:qFormat/>
    <w:uiPriority w:val="0"/>
    <w:pPr>
      <w:widowControl w:val="0"/>
      <w:shd w:val="clear" w:color="auto" w:fill="C5E0B3" w:themeFill="accent6" w:themeFillTint="66"/>
      <w:overflowPunct w:val="0"/>
      <w:topLinePunct/>
      <w:snapToGrid w:val="0"/>
      <w:jc w:val="both"/>
    </w:pPr>
    <w:rPr>
      <w:rFonts w:ascii="Times New Roman" w:hAnsi="Times New Roman" w:eastAsia="方正书宋简体" w:cs="Times New Roman"/>
      <w:b/>
      <w:bCs/>
      <w:color w:val="33CC33"/>
      <w:kern w:val="2"/>
      <w:sz w:val="18"/>
      <w:szCs w:val="21"/>
      <w:lang w:val="en-US" w:eastAsia="zh-CN" w:bidi="ar-SA"/>
      <w14:ligatures w14:val="none"/>
    </w:rPr>
  </w:style>
  <w:style w:type="paragraph" w:customStyle="1" w:styleId="108">
    <w:name w:val="#G-图注"/>
    <w:next w:val="109"/>
    <w:semiHidden/>
    <w:qFormat/>
    <w:uiPriority w:val="0"/>
    <w:pPr>
      <w:widowControl w:val="0"/>
      <w:shd w:val="clear" w:color="auto" w:fill="DADADA" w:themeFill="accent3" w:themeFillTint="66"/>
      <w:overflowPunct w:val="0"/>
      <w:topLinePunct/>
      <w:snapToGrid w:val="0"/>
      <w:jc w:val="both"/>
    </w:pPr>
    <w:rPr>
      <w:rFonts w:ascii="Times New Roman" w:hAnsi="Times New Roman" w:eastAsia="方正书宋简体" w:cs="Times New Roman"/>
      <w:i/>
      <w:color w:val="CC3399"/>
      <w:kern w:val="2"/>
      <w:sz w:val="18"/>
      <w:szCs w:val="21"/>
      <w:lang w:val="en-US" w:eastAsia="zh-CN" w:bidi="ar-SA"/>
      <w14:ligatures w14:val="none"/>
    </w:rPr>
  </w:style>
  <w:style w:type="paragraph" w:customStyle="1" w:styleId="109">
    <w:name w:val="#M-正文-备用10"/>
    <w:semiHidden/>
    <w:qFormat/>
    <w:uiPriority w:val="0"/>
    <w:pPr>
      <w:widowControl w:val="0"/>
      <w:overflowPunct w:val="0"/>
      <w:topLinePunct/>
      <w:spacing w:before="120" w:after="120"/>
      <w:ind w:firstLine="4000" w:firstLineChars="200"/>
      <w:jc w:val="center"/>
    </w:pPr>
    <w:rPr>
      <w:rFonts w:ascii="Times New Roman" w:hAnsi="Times New Roman" w:eastAsia="宋体" w:cs="Times New Roman"/>
      <w:color w:val="000000"/>
      <w:kern w:val="2"/>
      <w:sz w:val="18"/>
      <w:szCs w:val="21"/>
      <w:lang w:val="en-US" w:eastAsia="zh-CN" w:bidi="ar-SA"/>
      <w14:ligatures w14:val="none"/>
    </w:rPr>
  </w:style>
  <w:style w:type="paragraph" w:customStyle="1" w:styleId="110">
    <w:name w:val="#T-表注"/>
    <w:next w:val="4"/>
    <w:semiHidden/>
    <w:qFormat/>
    <w:uiPriority w:val="0"/>
    <w:pPr>
      <w:widowControl w:val="0"/>
      <w:overflowPunct w:val="0"/>
      <w:topLinePunct/>
      <w:snapToGrid w:val="0"/>
      <w:ind w:left="600" w:hanging="300"/>
      <w:jc w:val="both"/>
    </w:pPr>
    <w:rPr>
      <w:rFonts w:ascii="Times New Roman" w:hAnsi="Times New Roman" w:eastAsia="宋体" w:cs="Times New Roman"/>
      <w:color w:val="000000"/>
      <w:kern w:val="2"/>
      <w:sz w:val="15"/>
      <w:szCs w:val="21"/>
      <w:lang w:val="en-US" w:eastAsia="zh-CN" w:bidi="ar-SA"/>
      <w14:ligatures w14:val="none"/>
    </w:rPr>
  </w:style>
  <w:style w:type="paragraph" w:customStyle="1" w:styleId="111">
    <w:name w:val="#A-001"/>
    <w:semiHidden/>
    <w:qFormat/>
    <w:uiPriority w:val="0"/>
    <w:pPr>
      <w:widowControl w:val="0"/>
      <w:overflowPunct w:val="0"/>
      <w:topLinePunct/>
    </w:pPr>
    <w:rPr>
      <w:rFonts w:ascii="Times New Roman" w:hAnsi="Times New Roman" w:eastAsia="黑体" w:cs="Times New Roman"/>
      <w:color w:val="C00000"/>
      <w:kern w:val="2"/>
      <w:sz w:val="32"/>
      <w:szCs w:val="32"/>
      <w:lang w:val="en-US" w:eastAsia="zh-CN" w:bidi="ar-SA"/>
      <w14:ligatures w14:val="none"/>
    </w:rPr>
  </w:style>
  <w:style w:type="paragraph" w:customStyle="1" w:styleId="112">
    <w:name w:val="#A-002"/>
    <w:semiHidden/>
    <w:qFormat/>
    <w:uiPriority w:val="0"/>
    <w:pPr>
      <w:widowControl w:val="0"/>
      <w:overflowPunct w:val="0"/>
      <w:topLinePunct/>
    </w:pPr>
    <w:rPr>
      <w:rFonts w:ascii="Times New Roman" w:hAnsi="Times New Roman" w:eastAsia="黑体" w:cs="Times New Roman"/>
      <w:color w:val="00B050"/>
      <w:kern w:val="2"/>
      <w:sz w:val="28"/>
      <w:szCs w:val="28"/>
      <w:lang w:val="en-US" w:eastAsia="zh-CN" w:bidi="ar-SA"/>
      <w14:ligatures w14:val="none"/>
    </w:rPr>
  </w:style>
  <w:style w:type="paragraph" w:customStyle="1" w:styleId="113">
    <w:name w:val="#B-001b-隐藏"/>
    <w:semiHidden/>
    <w:qFormat/>
    <w:uiPriority w:val="0"/>
    <w:pPr>
      <w:widowControl w:val="0"/>
      <w:overflowPunct w:val="0"/>
      <w:topLinePunct/>
      <w:jc w:val="both"/>
      <w:outlineLvl w:val="0"/>
    </w:pPr>
    <w:rPr>
      <w:rFonts w:ascii="Times New Roman" w:hAnsi="Times New Roman" w:eastAsia="黑体" w:cs="Times New Roman"/>
      <w:color w:val="FF1D1D"/>
      <w:kern w:val="2"/>
      <w:sz w:val="32"/>
      <w:szCs w:val="32"/>
      <w:lang w:val="en-US" w:eastAsia="zh-CN" w:bidi="ar-SA"/>
      <w14:ligatures w14:val="none"/>
    </w:rPr>
  </w:style>
  <w:style w:type="paragraph" w:customStyle="1" w:styleId="114">
    <w:name w:val="#B-001c-备用"/>
    <w:semiHidden/>
    <w:qFormat/>
    <w:uiPriority w:val="0"/>
    <w:pPr>
      <w:widowControl w:val="0"/>
      <w:overflowPunct w:val="0"/>
      <w:topLinePunct/>
      <w:jc w:val="center"/>
      <w:outlineLvl w:val="0"/>
    </w:pPr>
    <w:rPr>
      <w:rFonts w:ascii="Times New Roman" w:hAnsi="Times New Roman" w:eastAsia="黑体" w:cs="Times New Roman"/>
      <w:color w:val="FF6565"/>
      <w:kern w:val="2"/>
      <w:sz w:val="32"/>
      <w:szCs w:val="32"/>
      <w:lang w:val="en-US" w:eastAsia="zh-CN" w:bidi="ar-SA"/>
      <w14:ligatures w14:val="none"/>
    </w:rPr>
  </w:style>
  <w:style w:type="paragraph" w:customStyle="1" w:styleId="115">
    <w:name w:val="#P-论文标题-中文"/>
    <w:semiHidden/>
    <w:qFormat/>
    <w:uiPriority w:val="0"/>
    <w:pPr>
      <w:widowControl w:val="0"/>
      <w:overflowPunct w:val="0"/>
      <w:topLinePunct/>
      <w:jc w:val="center"/>
      <w:outlineLvl w:val="0"/>
    </w:pPr>
    <w:rPr>
      <w:rFonts w:ascii="Times New Roman" w:hAnsi="Times New Roman" w:eastAsia="黑体" w:cs="Times New Roman"/>
      <w:color w:val="EC5646"/>
      <w:kern w:val="2"/>
      <w:sz w:val="44"/>
      <w:szCs w:val="21"/>
      <w:lang w:val="en-US" w:eastAsia="zh-CN" w:bidi="ar-SA"/>
      <w14:ligatures w14:val="none"/>
    </w:rPr>
  </w:style>
  <w:style w:type="paragraph" w:customStyle="1" w:styleId="116">
    <w:name w:val="#P-论文标题-英文"/>
    <w:semiHidden/>
    <w:qFormat/>
    <w:uiPriority w:val="0"/>
    <w:pPr>
      <w:widowControl w:val="0"/>
      <w:overflowPunct w:val="0"/>
      <w:topLinePunct/>
      <w:jc w:val="center"/>
      <w:outlineLvl w:val="0"/>
    </w:pPr>
    <w:rPr>
      <w:rFonts w:ascii="Times New Roman" w:hAnsi="Times New Roman" w:eastAsia="黑体" w:cs="Times New Roman"/>
      <w:color w:val="0000A8"/>
      <w:kern w:val="2"/>
      <w:sz w:val="44"/>
      <w:szCs w:val="21"/>
      <w:lang w:val="en-US" w:eastAsia="zh-CN" w:bidi="ar-SA"/>
      <w14:ligatures w14:val="none"/>
    </w:rPr>
  </w:style>
  <w:style w:type="paragraph" w:customStyle="1" w:styleId="117">
    <w:name w:val="#P-中文摘要-内容"/>
    <w:semiHidden/>
    <w:qFormat/>
    <w:uiPriority w:val="0"/>
    <w:pPr>
      <w:widowControl w:val="0"/>
      <w:overflowPunct w:val="0"/>
      <w:topLinePunct/>
      <w:ind w:firstLine="200" w:firstLineChars="200"/>
      <w:jc w:val="both"/>
    </w:pPr>
    <w:rPr>
      <w:rFonts w:ascii="Times New Roman" w:hAnsi="Times New Roman" w:eastAsia="宋体" w:cs="Times New Roman"/>
      <w:color w:val="EC5646"/>
      <w:kern w:val="2"/>
      <w:sz w:val="24"/>
      <w:szCs w:val="21"/>
      <w:lang w:val="en-US" w:eastAsia="zh-CN" w:bidi="ar-SA"/>
      <w14:ligatures w14:val="none"/>
    </w:rPr>
  </w:style>
  <w:style w:type="paragraph" w:customStyle="1" w:styleId="118">
    <w:name w:val="#P-英文摘要-内容"/>
    <w:semiHidden/>
    <w:qFormat/>
    <w:uiPriority w:val="0"/>
    <w:pPr>
      <w:widowControl w:val="0"/>
      <w:overflowPunct w:val="0"/>
      <w:topLinePunct/>
      <w:ind w:firstLine="200" w:firstLineChars="200"/>
      <w:jc w:val="both"/>
    </w:pPr>
    <w:rPr>
      <w:rFonts w:ascii="Times New Roman" w:hAnsi="Times New Roman" w:eastAsia="宋体" w:cs="Times New Roman"/>
      <w:color w:val="0000A8"/>
      <w:kern w:val="2"/>
      <w:sz w:val="24"/>
      <w:szCs w:val="21"/>
      <w:lang w:val="en-US" w:eastAsia="zh-CN" w:bidi="ar-SA"/>
      <w14:ligatures w14:val="none"/>
    </w:rPr>
  </w:style>
  <w:style w:type="paragraph" w:customStyle="1" w:styleId="119">
    <w:name w:val="#P-中文摘要-关键词"/>
    <w:semiHidden/>
    <w:qFormat/>
    <w:uiPriority w:val="0"/>
    <w:pPr>
      <w:widowControl w:val="0"/>
      <w:overflowPunct w:val="0"/>
      <w:topLinePunct/>
      <w:jc w:val="both"/>
    </w:pPr>
    <w:rPr>
      <w:rFonts w:ascii="Times New Roman" w:hAnsi="Times New Roman" w:eastAsia="宋体" w:cs="Times New Roman"/>
      <w:color w:val="EC5646"/>
      <w:kern w:val="2"/>
      <w:sz w:val="24"/>
      <w:szCs w:val="21"/>
      <w:lang w:val="en-US" w:eastAsia="zh-CN" w:bidi="ar-SA"/>
      <w14:ligatures w14:val="none"/>
    </w:rPr>
  </w:style>
  <w:style w:type="paragraph" w:customStyle="1" w:styleId="120">
    <w:name w:val="#P-英文摘要-关键词"/>
    <w:semiHidden/>
    <w:qFormat/>
    <w:uiPriority w:val="0"/>
    <w:pPr>
      <w:widowControl w:val="0"/>
      <w:overflowPunct w:val="0"/>
      <w:topLinePunct/>
      <w:jc w:val="both"/>
    </w:pPr>
    <w:rPr>
      <w:rFonts w:ascii="Times New Roman" w:hAnsi="Times New Roman" w:eastAsia="宋体" w:cs="Times New Roman"/>
      <w:color w:val="0000A8"/>
      <w:kern w:val="2"/>
      <w:sz w:val="24"/>
      <w:szCs w:val="21"/>
      <w:lang w:val="en-US" w:eastAsia="zh-CN" w:bidi="ar-SA"/>
      <w14:ligatures w14:val="none"/>
    </w:rPr>
  </w:style>
  <w:style w:type="paragraph" w:customStyle="1" w:styleId="121">
    <w:name w:val="#P-参考文献-条目"/>
    <w:semiHidden/>
    <w:qFormat/>
    <w:uiPriority w:val="0"/>
    <w:pPr>
      <w:widowControl w:val="0"/>
      <w:numPr>
        <w:ilvl w:val="0"/>
        <w:numId w:val="2"/>
      </w:numPr>
      <w:tabs>
        <w:tab w:val="left" w:pos="360"/>
      </w:tabs>
      <w:overflowPunct w:val="0"/>
      <w:topLinePunct/>
      <w:spacing w:line="254" w:lineRule="auto"/>
      <w:ind w:left="0" w:firstLine="0"/>
      <w:jc w:val="both"/>
    </w:pPr>
    <w:rPr>
      <w:rFonts w:ascii="Times New Roman" w:hAnsi="Times New Roman" w:eastAsia="宋体" w:cs="Times New Roman"/>
      <w:color w:val="000000"/>
      <w:kern w:val="2"/>
      <w:sz w:val="21"/>
      <w:szCs w:val="21"/>
      <w:lang w:val="en-US" w:eastAsia="zh-CN" w:bidi="ar-SA"/>
      <w14:ligatures w14:val="none"/>
    </w:rPr>
  </w:style>
  <w:style w:type="paragraph" w:customStyle="1" w:styleId="122">
    <w:name w:val="#P-附录-内容"/>
    <w:semiHidden/>
    <w:qFormat/>
    <w:uiPriority w:val="0"/>
    <w:pPr>
      <w:widowControl w:val="0"/>
      <w:overflowPunct w:val="0"/>
      <w:topLinePunct/>
      <w:ind w:firstLine="200" w:firstLineChars="200"/>
      <w:jc w:val="both"/>
    </w:pPr>
    <w:rPr>
      <w:rFonts w:ascii="Times New Roman" w:hAnsi="Times New Roman" w:eastAsia="方正书宋简体" w:cs="Times New Roman"/>
      <w:color w:val="336600"/>
      <w:kern w:val="2"/>
      <w:sz w:val="21"/>
      <w:szCs w:val="21"/>
      <w:lang w:val="en-US" w:eastAsia="zh-CN" w:bidi="ar-SA"/>
      <w14:ligatures w14:val="none"/>
    </w:rPr>
  </w:style>
  <w:style w:type="paragraph" w:customStyle="1" w:styleId="123">
    <w:name w:val="#P-致谢-内容"/>
    <w:semiHidden/>
    <w:qFormat/>
    <w:uiPriority w:val="0"/>
    <w:pPr>
      <w:widowControl w:val="0"/>
      <w:overflowPunct w:val="0"/>
      <w:topLinePunct/>
      <w:ind w:firstLine="200" w:firstLineChars="200"/>
      <w:jc w:val="both"/>
    </w:pPr>
    <w:rPr>
      <w:rFonts w:ascii="Times New Roman" w:hAnsi="Times New Roman" w:eastAsia="宋体" w:cs="Times New Roman"/>
      <w:color w:val="9933FF"/>
      <w:kern w:val="2"/>
      <w:sz w:val="21"/>
      <w:szCs w:val="24"/>
      <w:lang w:val="en-US" w:eastAsia="zh-CN" w:bidi="ar-SA"/>
      <w14:ligatures w14:val="none"/>
    </w:rPr>
  </w:style>
  <w:style w:type="paragraph" w:customStyle="1" w:styleId="124">
    <w:name w:val="#P-作者简介-标题"/>
    <w:semiHidden/>
    <w:qFormat/>
    <w:uiPriority w:val="0"/>
    <w:pPr>
      <w:widowControl w:val="0"/>
      <w:overflowPunct w:val="0"/>
      <w:topLinePunct/>
      <w:jc w:val="center"/>
      <w:outlineLvl w:val="0"/>
    </w:pPr>
    <w:rPr>
      <w:rFonts w:ascii="Times New Roman" w:hAnsi="Times New Roman" w:eastAsia="黑体" w:cs="Times New Roman"/>
      <w:color w:val="336699"/>
      <w:kern w:val="2"/>
      <w:sz w:val="36"/>
      <w:szCs w:val="36"/>
      <w:lang w:val="en-US" w:eastAsia="zh-CN" w:bidi="ar-SA"/>
      <w14:ligatures w14:val="none"/>
    </w:rPr>
  </w:style>
  <w:style w:type="paragraph" w:customStyle="1" w:styleId="125">
    <w:name w:val="#P-获奖-标题"/>
    <w:semiHidden/>
    <w:qFormat/>
    <w:uiPriority w:val="0"/>
    <w:pPr>
      <w:widowControl w:val="0"/>
      <w:overflowPunct w:val="0"/>
      <w:topLinePunct/>
      <w:jc w:val="center"/>
      <w:outlineLvl w:val="0"/>
    </w:pPr>
    <w:rPr>
      <w:rFonts w:ascii="Times New Roman" w:hAnsi="Times New Roman" w:eastAsia="黑体" w:cs="Times New Roman"/>
      <w:color w:val="943634"/>
      <w:kern w:val="2"/>
      <w:sz w:val="36"/>
      <w:szCs w:val="36"/>
      <w:lang w:val="en-US" w:eastAsia="zh-CN" w:bidi="ar-SA"/>
      <w14:ligatures w14:val="none"/>
    </w:rPr>
  </w:style>
  <w:style w:type="paragraph" w:customStyle="1" w:styleId="126">
    <w:name w:val="#P-申明-标题"/>
    <w:semiHidden/>
    <w:qFormat/>
    <w:uiPriority w:val="0"/>
    <w:pPr>
      <w:widowControl w:val="0"/>
      <w:overflowPunct w:val="0"/>
      <w:topLinePunct/>
      <w:jc w:val="center"/>
      <w:outlineLvl w:val="0"/>
    </w:pPr>
    <w:rPr>
      <w:rFonts w:ascii="Times New Roman" w:hAnsi="Times New Roman" w:eastAsia="黑体" w:cs="Times New Roman"/>
      <w:color w:val="FF7C80"/>
      <w:kern w:val="2"/>
      <w:sz w:val="36"/>
      <w:szCs w:val="36"/>
      <w:lang w:val="en-US" w:eastAsia="zh-CN" w:bidi="ar-SA"/>
      <w14:ligatures w14:val="none"/>
    </w:rPr>
  </w:style>
  <w:style w:type="paragraph" w:customStyle="1" w:styleId="127">
    <w:name w:val="#P-作者简介-内容"/>
    <w:semiHidden/>
    <w:qFormat/>
    <w:uiPriority w:val="0"/>
    <w:pPr>
      <w:widowControl w:val="0"/>
      <w:overflowPunct w:val="0"/>
      <w:topLinePunct/>
      <w:ind w:firstLine="200" w:firstLineChars="200"/>
      <w:jc w:val="both"/>
    </w:pPr>
    <w:rPr>
      <w:rFonts w:ascii="Times New Roman" w:hAnsi="Times New Roman" w:eastAsia="宋体" w:cs="Times New Roman"/>
      <w:color w:val="336699"/>
      <w:kern w:val="2"/>
      <w:sz w:val="24"/>
      <w:szCs w:val="21"/>
      <w:lang w:val="en-US" w:eastAsia="zh-CN" w:bidi="ar-SA"/>
      <w14:ligatures w14:val="none"/>
    </w:rPr>
  </w:style>
  <w:style w:type="paragraph" w:customStyle="1" w:styleId="128">
    <w:name w:val="#P-申明-内容"/>
    <w:semiHidden/>
    <w:qFormat/>
    <w:uiPriority w:val="0"/>
    <w:pPr>
      <w:widowControl w:val="0"/>
      <w:overflowPunct w:val="0"/>
      <w:topLinePunct/>
      <w:ind w:firstLine="200" w:firstLineChars="200"/>
      <w:jc w:val="both"/>
    </w:pPr>
    <w:rPr>
      <w:rFonts w:ascii="Times New Roman" w:hAnsi="Times New Roman" w:eastAsia="宋体" w:cs="Times New Roman"/>
      <w:color w:val="FF7C80"/>
      <w:kern w:val="2"/>
      <w:sz w:val="24"/>
      <w:szCs w:val="21"/>
      <w:lang w:val="en-US" w:eastAsia="zh-CN" w:bidi="ar-SA"/>
      <w14:ligatures w14:val="none"/>
    </w:rPr>
  </w:style>
  <w:style w:type="paragraph" w:customStyle="1" w:styleId="129">
    <w:name w:val="#P-获奖-内容"/>
    <w:semiHidden/>
    <w:qFormat/>
    <w:uiPriority w:val="0"/>
    <w:pPr>
      <w:widowControl w:val="0"/>
      <w:overflowPunct w:val="0"/>
      <w:topLinePunct/>
      <w:ind w:firstLine="200" w:firstLineChars="200"/>
      <w:jc w:val="both"/>
    </w:pPr>
    <w:rPr>
      <w:rFonts w:ascii="Times New Roman" w:hAnsi="Times New Roman" w:eastAsia="宋体" w:cs="Times New Roman"/>
      <w:color w:val="943634"/>
      <w:kern w:val="2"/>
      <w:sz w:val="24"/>
      <w:szCs w:val="21"/>
      <w:lang w:val="en-US" w:eastAsia="zh-CN" w:bidi="ar-SA"/>
      <w14:ligatures w14:val="none"/>
    </w:rPr>
  </w:style>
  <w:style w:type="paragraph" w:customStyle="1" w:styleId="130">
    <w:name w:val="#P-脚注"/>
    <w:semiHidden/>
    <w:qFormat/>
    <w:uiPriority w:val="0"/>
    <w:pPr>
      <w:widowControl w:val="0"/>
      <w:overflowPunct w:val="0"/>
      <w:topLinePunct/>
      <w:snapToGrid w:val="0"/>
      <w:ind w:firstLine="4000" w:firstLineChars="200"/>
      <w:jc w:val="both"/>
    </w:pPr>
    <w:rPr>
      <w:rFonts w:ascii="Times New Roman" w:hAnsi="Times New Roman" w:eastAsia="楷体" w:cs="Times New Roman"/>
      <w:color w:val="000000"/>
      <w:kern w:val="2"/>
      <w:sz w:val="15"/>
      <w:szCs w:val="21"/>
      <w:lang w:val="en-US" w:eastAsia="zh-CN" w:bidi="ar-SA"/>
      <w14:ligatures w14:val="none"/>
    </w:rPr>
  </w:style>
  <w:style w:type="paragraph" w:customStyle="1" w:styleId="131">
    <w:name w:val="#G-英文图名-通用"/>
    <w:next w:val="4"/>
    <w:semiHidden/>
    <w:qFormat/>
    <w:uiPriority w:val="0"/>
    <w:pPr>
      <w:widowControl w:val="0"/>
      <w:overflowPunct w:val="0"/>
      <w:topLinePunct/>
      <w:snapToGrid w:val="0"/>
      <w:jc w:val="center"/>
    </w:pPr>
    <w:rPr>
      <w:rFonts w:ascii="Times New Roman" w:hAnsi="Times New Roman" w:eastAsia="方正书宋简体" w:cs="Times New Roman"/>
      <w:b/>
      <w:color w:val="CC3399"/>
      <w:kern w:val="2"/>
      <w:sz w:val="18"/>
      <w:szCs w:val="21"/>
      <w:u w:val="single"/>
      <w:lang w:val="en-US" w:eastAsia="zh-CN" w:bidi="ar-SA"/>
      <w14:ligatures w14:val="none"/>
    </w:rPr>
  </w:style>
  <w:style w:type="paragraph" w:customStyle="1" w:styleId="132">
    <w:name w:val="#T-英文表名-通用"/>
    <w:next w:val="4"/>
    <w:semiHidden/>
    <w:qFormat/>
    <w:uiPriority w:val="0"/>
    <w:pPr>
      <w:widowControl w:val="0"/>
      <w:overflowPunct w:val="0"/>
      <w:topLinePunct/>
      <w:snapToGrid w:val="0"/>
      <w:jc w:val="center"/>
    </w:pPr>
    <w:rPr>
      <w:rFonts w:ascii="Times New Roman" w:hAnsi="Times New Roman" w:eastAsia="方正书宋简体" w:cs="Times New Roman"/>
      <w:b/>
      <w:color w:val="33CC33"/>
      <w:kern w:val="2"/>
      <w:sz w:val="18"/>
      <w:szCs w:val="21"/>
      <w:u w:val="single"/>
      <w:lang w:val="en-US" w:eastAsia="zh-CN" w:bidi="ar-SA"/>
      <w14:ligatures w14:val="none"/>
    </w:rPr>
  </w:style>
  <w:style w:type="paragraph" w:customStyle="1" w:styleId="133">
    <w:name w:val="#P-公式-居中"/>
    <w:link w:val="567"/>
    <w:semiHidden/>
    <w:qFormat/>
    <w:uiPriority w:val="0"/>
    <w:pPr>
      <w:widowControl w:val="0"/>
      <w:shd w:val="clear" w:color="auto" w:fill="FFDC6D"/>
      <w:overflowPunct w:val="0"/>
      <w:topLinePunct/>
      <w:jc w:val="both"/>
    </w:pPr>
    <w:rPr>
      <w:rFonts w:ascii="Times New Roman" w:hAnsi="Times New Roman" w:eastAsia="方正书宋简体" w:cs="Times New Roman"/>
      <w:kern w:val="2"/>
      <w:sz w:val="21"/>
      <w:szCs w:val="21"/>
      <w:lang w:val="en-US" w:eastAsia="zh-CN" w:bidi="ar-SA"/>
      <w14:ligatures w14:val="none"/>
    </w:rPr>
  </w:style>
  <w:style w:type="paragraph" w:customStyle="1" w:styleId="134">
    <w:name w:val="#P-引言-内容"/>
    <w:semiHidden/>
    <w:qFormat/>
    <w:uiPriority w:val="0"/>
    <w:pPr>
      <w:widowControl w:val="0"/>
      <w:overflowPunct w:val="0"/>
      <w:topLinePunct/>
      <w:ind w:firstLine="200" w:firstLineChars="200"/>
      <w:jc w:val="both"/>
    </w:pPr>
    <w:rPr>
      <w:rFonts w:ascii="Times New Roman" w:hAnsi="Times New Roman" w:eastAsia="宋体" w:cs="Times New Roman"/>
      <w:color w:val="009FC4"/>
      <w:kern w:val="2"/>
      <w:sz w:val="21"/>
      <w:szCs w:val="21"/>
      <w:lang w:val="en-US" w:eastAsia="zh-CN" w:bidi="ar-SA"/>
      <w14:ligatures w14:val="none"/>
    </w:rPr>
  </w:style>
  <w:style w:type="paragraph" w:customStyle="1" w:styleId="135">
    <w:name w:val="#P-注释-标题"/>
    <w:semiHidden/>
    <w:qFormat/>
    <w:uiPriority w:val="0"/>
    <w:pPr>
      <w:widowControl w:val="0"/>
      <w:overflowPunct w:val="0"/>
      <w:topLinePunct/>
      <w:jc w:val="both"/>
    </w:pPr>
    <w:rPr>
      <w:rFonts w:ascii="Times New Roman" w:hAnsi="Times New Roman" w:eastAsia="黑体" w:cs="Times New Roman"/>
      <w:color w:val="BD5907"/>
      <w:kern w:val="2"/>
      <w:sz w:val="36"/>
      <w:szCs w:val="36"/>
      <w:lang w:val="en-US" w:eastAsia="zh-CN" w:bidi="ar-SA"/>
      <w14:ligatures w14:val="none"/>
    </w:rPr>
  </w:style>
  <w:style w:type="paragraph" w:customStyle="1" w:styleId="136">
    <w:name w:val="#P-注释-内容"/>
    <w:semiHidden/>
    <w:qFormat/>
    <w:uiPriority w:val="0"/>
    <w:pPr>
      <w:widowControl w:val="0"/>
      <w:overflowPunct w:val="0"/>
      <w:topLinePunct/>
      <w:ind w:firstLine="200" w:firstLineChars="200"/>
      <w:jc w:val="both"/>
    </w:pPr>
    <w:rPr>
      <w:rFonts w:ascii="Times New Roman" w:hAnsi="Times New Roman" w:eastAsia="宋体" w:cs="Times New Roman"/>
      <w:color w:val="BD5907"/>
      <w:kern w:val="2"/>
      <w:sz w:val="21"/>
      <w:szCs w:val="21"/>
      <w:lang w:val="en-US" w:eastAsia="zh-CN" w:bidi="ar-SA"/>
      <w14:ligatures w14:val="none"/>
    </w:rPr>
  </w:style>
  <w:style w:type="paragraph" w:customStyle="1" w:styleId="137">
    <w:name w:val="#Y-页眉"/>
    <w:semiHidden/>
    <w:qFormat/>
    <w:uiPriority w:val="0"/>
    <w:pPr>
      <w:widowControl w:val="0"/>
      <w:pBdr>
        <w:bottom w:val="single" w:color="auto" w:sz="6" w:space="1"/>
      </w:pBdr>
      <w:overflowPunct w:val="0"/>
      <w:topLinePunct/>
      <w:jc w:val="center"/>
    </w:pPr>
    <w:rPr>
      <w:rFonts w:ascii="Times New Roman" w:hAnsi="Times New Roman" w:eastAsia="方正书宋简体" w:cs="Times New Roman"/>
      <w:color w:val="7030A0"/>
      <w:kern w:val="2"/>
      <w:sz w:val="21"/>
      <w:szCs w:val="21"/>
      <w:lang w:val="en-US" w:eastAsia="zh-CN" w:bidi="ar-SA"/>
      <w14:ligatures w14:val="none"/>
    </w:rPr>
  </w:style>
  <w:style w:type="paragraph" w:customStyle="1" w:styleId="138">
    <w:name w:val="#Y-页脚"/>
    <w:semiHidden/>
    <w:qFormat/>
    <w:uiPriority w:val="0"/>
    <w:pPr>
      <w:widowControl w:val="0"/>
      <w:overflowPunct w:val="0"/>
      <w:jc w:val="both"/>
    </w:pPr>
    <w:rPr>
      <w:rFonts w:ascii="Times New Roman" w:hAnsi="Times New Roman" w:eastAsia="宋体" w:cs="Times New Roman"/>
      <w:color w:val="000000"/>
      <w:kern w:val="2"/>
      <w:sz w:val="18"/>
      <w:szCs w:val="18"/>
      <w:lang w:val="en-US" w:eastAsia="zh-CN" w:bidi="ar-SA"/>
      <w14:ligatures w14:val="none"/>
    </w:rPr>
  </w:style>
  <w:style w:type="paragraph" w:customStyle="1" w:styleId="139">
    <w:name w:val="#P-公式-左对齐"/>
    <w:semiHidden/>
    <w:qFormat/>
    <w:uiPriority w:val="0"/>
    <w:pPr>
      <w:widowControl w:val="0"/>
      <w:shd w:val="clear" w:color="auto" w:fill="CCFF99"/>
      <w:tabs>
        <w:tab w:val="left" w:pos="1200"/>
        <w:tab w:val="right" w:pos="8640"/>
      </w:tabs>
      <w:overflowPunct w:val="0"/>
      <w:topLinePunct/>
      <w:jc w:val="both"/>
    </w:pPr>
    <w:rPr>
      <w:rFonts w:ascii="Times New Roman" w:hAnsi="Times New Roman" w:eastAsia="方正书宋简体" w:cs="Times New Roman"/>
      <w:kern w:val="2"/>
      <w:sz w:val="21"/>
      <w:szCs w:val="21"/>
      <w:lang w:val="en-US" w:eastAsia="zh-CN" w:bidi="ar-SA"/>
      <w14:ligatures w14:val="none"/>
    </w:rPr>
  </w:style>
  <w:style w:type="paragraph" w:customStyle="1" w:styleId="140">
    <w:name w:val="#G-英文图名-特殊"/>
    <w:next w:val="4"/>
    <w:semiHidden/>
    <w:qFormat/>
    <w:uiPriority w:val="0"/>
    <w:pPr>
      <w:widowControl w:val="0"/>
      <w:shd w:val="clear" w:color="auto" w:fill="C5E0B3" w:themeFill="accent6" w:themeFillTint="66"/>
      <w:overflowPunct w:val="0"/>
      <w:topLinePunct/>
      <w:snapToGrid w:val="0"/>
      <w:jc w:val="both"/>
    </w:pPr>
    <w:rPr>
      <w:rFonts w:ascii="Times New Roman" w:hAnsi="Times New Roman" w:eastAsia="方正书宋简体" w:cs="Times New Roman"/>
      <w:b/>
      <w:color w:val="CC3399"/>
      <w:kern w:val="2"/>
      <w:sz w:val="18"/>
      <w:szCs w:val="21"/>
      <w:u w:val="single"/>
      <w:lang w:val="en-US" w:eastAsia="zh-CN" w:bidi="ar-SA"/>
      <w14:ligatures w14:val="none"/>
    </w:rPr>
  </w:style>
  <w:style w:type="paragraph" w:customStyle="1" w:styleId="141">
    <w:name w:val="#T-英文表名-特殊"/>
    <w:next w:val="4"/>
    <w:semiHidden/>
    <w:qFormat/>
    <w:uiPriority w:val="0"/>
    <w:pPr>
      <w:widowControl w:val="0"/>
      <w:shd w:val="clear" w:color="auto" w:fill="C5E0B3" w:themeFill="accent6" w:themeFillTint="66"/>
      <w:overflowPunct w:val="0"/>
      <w:topLinePunct/>
      <w:snapToGrid w:val="0"/>
      <w:jc w:val="both"/>
    </w:pPr>
    <w:rPr>
      <w:rFonts w:ascii="Times New Roman" w:hAnsi="Times New Roman" w:eastAsia="方正书宋简体" w:cs="Times New Roman"/>
      <w:b/>
      <w:bCs/>
      <w:color w:val="33CC33"/>
      <w:kern w:val="2"/>
      <w:sz w:val="18"/>
      <w:szCs w:val="21"/>
      <w:u w:val="single"/>
      <w:lang w:val="en-US" w:eastAsia="zh-CN" w:bidi="ar-SA"/>
      <w14:ligatures w14:val="none"/>
    </w:rPr>
  </w:style>
  <w:style w:type="paragraph" w:customStyle="1" w:styleId="142">
    <w:name w:val="#P-参考文献-手动编号条目"/>
    <w:semiHidden/>
    <w:qFormat/>
    <w:uiPriority w:val="0"/>
    <w:pPr>
      <w:widowControl w:val="0"/>
      <w:overflowPunct w:val="0"/>
      <w:topLinePunct/>
      <w:spacing w:line="254" w:lineRule="auto"/>
      <w:ind w:firstLine="4000" w:firstLineChars="200"/>
      <w:jc w:val="both"/>
    </w:pPr>
    <w:rPr>
      <w:rFonts w:ascii="Times New Roman" w:hAnsi="Times New Roman" w:eastAsia="宋体" w:cs="Times New Roman"/>
      <w:color w:val="000000"/>
      <w:kern w:val="2"/>
      <w:sz w:val="21"/>
      <w:szCs w:val="21"/>
      <w:lang w:val="en-US" w:eastAsia="zh-CN" w:bidi="ar-SA"/>
      <w14:ligatures w14:val="none"/>
    </w:rPr>
  </w:style>
  <w:style w:type="paragraph" w:customStyle="1" w:styleId="143">
    <w:name w:val="#P-尾注"/>
    <w:semiHidden/>
    <w:qFormat/>
    <w:uiPriority w:val="0"/>
    <w:pPr>
      <w:widowControl w:val="0"/>
      <w:overflowPunct w:val="0"/>
      <w:topLinePunct/>
      <w:jc w:val="both"/>
    </w:pPr>
    <w:rPr>
      <w:rFonts w:ascii="Times New Roman" w:hAnsi="Times New Roman" w:eastAsia="宋体" w:cs="Times New Roman"/>
      <w:color w:val="860063"/>
      <w:kern w:val="2"/>
      <w:sz w:val="21"/>
      <w:szCs w:val="24"/>
      <w:lang w:val="en-US" w:eastAsia="zh-CN" w:bidi="ar-SA"/>
      <w14:ligatures w14:val="none"/>
    </w:rPr>
  </w:style>
  <w:style w:type="paragraph" w:customStyle="1" w:styleId="144">
    <w:name w:val="#M-正文-备用1"/>
    <w:semiHidden/>
    <w:qFormat/>
    <w:uiPriority w:val="0"/>
    <w:pPr>
      <w:keepNext/>
      <w:widowControl w:val="0"/>
      <w:overflowPunct w:val="0"/>
      <w:topLinePunct/>
      <w:snapToGrid w:val="0"/>
      <w:spacing w:beforeLines="53" w:afterLines="53" w:line="353" w:lineRule="exact"/>
      <w:jc w:val="both"/>
    </w:pPr>
    <w:rPr>
      <w:rFonts w:ascii="Times New Roman" w:hAnsi="Times New Roman" w:eastAsia="宋体" w:cs="Times New Roman"/>
      <w:b/>
      <w:color w:val="000000"/>
      <w:kern w:val="2"/>
      <w:sz w:val="28"/>
      <w:szCs w:val="21"/>
      <w:lang w:val="en-US" w:eastAsia="zh-CN" w:bidi="ar-SA"/>
      <w14:ligatures w14:val="none"/>
    </w:rPr>
  </w:style>
  <w:style w:type="paragraph" w:customStyle="1" w:styleId="145">
    <w:name w:val="#M-正文-备用2"/>
    <w:semiHidden/>
    <w:qFormat/>
    <w:uiPriority w:val="0"/>
    <w:pPr>
      <w:widowControl w:val="0"/>
      <w:shd w:val="clear" w:color="auto" w:fill="EBEBEB"/>
      <w:overflowPunct w:val="0"/>
      <w:topLinePunct/>
      <w:jc w:val="both"/>
    </w:pPr>
    <w:rPr>
      <w:rFonts w:ascii="Courier New" w:hAnsi="Courier New" w:eastAsia="宋体" w:cs="Courier New"/>
      <w:color w:val="000000"/>
      <w:kern w:val="2"/>
      <w:sz w:val="21"/>
      <w:szCs w:val="21"/>
      <w:lang w:val="en-US" w:eastAsia="zh-CN" w:bidi="ar-SA"/>
      <w14:ligatures w14:val="none"/>
    </w:rPr>
  </w:style>
  <w:style w:type="paragraph" w:customStyle="1" w:styleId="146">
    <w:name w:val="#M-正文-备用3"/>
    <w:semiHidden/>
    <w:qFormat/>
    <w:uiPriority w:val="0"/>
    <w:pPr>
      <w:widowControl w:val="0"/>
      <w:overflowPunct w:val="0"/>
      <w:topLinePunct/>
      <w:spacing w:before="10" w:after="10"/>
      <w:jc w:val="center"/>
    </w:pPr>
    <w:rPr>
      <w:rFonts w:ascii="Times New Roman" w:hAnsi="Times New Roman" w:eastAsia="宋体" w:cs="Times New Roman"/>
      <w:b/>
      <w:color w:val="000000"/>
      <w:kern w:val="2"/>
      <w:sz w:val="21"/>
      <w:szCs w:val="21"/>
      <w:lang w:val="en-US" w:eastAsia="zh-CN" w:bidi="ar-SA"/>
      <w14:ligatures w14:val="none"/>
    </w:rPr>
  </w:style>
  <w:style w:type="paragraph" w:customStyle="1" w:styleId="147">
    <w:name w:val="#M-正文-备用4"/>
    <w:semiHidden/>
    <w:qFormat/>
    <w:uiPriority w:val="0"/>
    <w:pPr>
      <w:keepNext/>
      <w:widowControl w:val="0"/>
      <w:pBdr>
        <w:top w:val="single" w:color="EBEBEB" w:sz="4" w:space="4"/>
        <w:left w:val="single" w:color="EBEBEB" w:sz="4" w:space="0"/>
        <w:bottom w:val="single" w:color="EBEBEB" w:sz="4" w:space="4"/>
        <w:right w:val="single" w:color="EBEBEB" w:sz="4" w:space="0"/>
      </w:pBdr>
      <w:shd w:val="clear" w:color="auto" w:fill="EBEBEB"/>
      <w:overflowPunct w:val="0"/>
      <w:topLinePunct/>
      <w:spacing w:beforeLines="50" w:afterLines="50"/>
      <w:ind w:left="34" w:right="34"/>
      <w:jc w:val="center"/>
    </w:pPr>
    <w:rPr>
      <w:rFonts w:ascii="Times New Roman" w:hAnsi="Times New Roman" w:eastAsia="楷体" w:cs="Times New Roman"/>
      <w:b/>
      <w:color w:val="000000"/>
      <w:kern w:val="2"/>
      <w:sz w:val="21"/>
      <w:szCs w:val="21"/>
      <w:lang w:val="en-US" w:eastAsia="zh-CN" w:bidi="ar-SA"/>
      <w14:ligatures w14:val="none"/>
    </w:rPr>
  </w:style>
  <w:style w:type="paragraph" w:customStyle="1" w:styleId="148">
    <w:name w:val="#M-正文-备用5"/>
    <w:semiHidden/>
    <w:qFormat/>
    <w:uiPriority w:val="0"/>
    <w:pPr>
      <w:widowControl w:val="0"/>
      <w:pBdr>
        <w:top w:val="single" w:color="EBEBEB" w:sz="4" w:space="4"/>
        <w:left w:val="single" w:color="EBEBEB" w:sz="4" w:space="0"/>
        <w:bottom w:val="single" w:color="EBEBEB" w:sz="4" w:space="4"/>
        <w:right w:val="single" w:color="EBEBEB" w:sz="4" w:space="0"/>
      </w:pBdr>
      <w:shd w:val="clear" w:color="auto" w:fill="EBEBEB"/>
      <w:overflowPunct w:val="0"/>
      <w:topLinePunct/>
      <w:spacing w:line="254" w:lineRule="auto"/>
      <w:ind w:left="34" w:right="34" w:firstLine="4000" w:firstLineChars="200"/>
      <w:jc w:val="both"/>
    </w:pPr>
    <w:rPr>
      <w:rFonts w:ascii="Times New Roman" w:hAnsi="Times New Roman" w:eastAsia="楷体" w:cs="Times New Roman"/>
      <w:color w:val="000000"/>
      <w:kern w:val="2"/>
      <w:sz w:val="21"/>
      <w:szCs w:val="21"/>
      <w:lang w:val="en-US" w:eastAsia="zh-CN" w:bidi="ar-SA"/>
      <w14:ligatures w14:val="none"/>
    </w:rPr>
  </w:style>
  <w:style w:type="paragraph" w:customStyle="1" w:styleId="149">
    <w:name w:val="#M-正文-备用6"/>
    <w:semiHidden/>
    <w:qFormat/>
    <w:uiPriority w:val="0"/>
    <w:pPr>
      <w:widowControl w:val="0"/>
      <w:overflowPunct w:val="0"/>
      <w:topLinePunct/>
      <w:spacing w:line="254" w:lineRule="auto"/>
      <w:jc w:val="both"/>
    </w:pPr>
    <w:rPr>
      <w:rFonts w:ascii="Times New Roman" w:hAnsi="Times New Roman" w:eastAsia="楷体" w:cs="Times New Roman"/>
      <w:color w:val="000000"/>
      <w:kern w:val="2"/>
      <w:sz w:val="21"/>
      <w:szCs w:val="21"/>
      <w:lang w:val="en-US" w:eastAsia="zh-CN" w:bidi="ar-SA"/>
      <w14:ligatures w14:val="none"/>
    </w:rPr>
  </w:style>
  <w:style w:type="paragraph" w:customStyle="1" w:styleId="150">
    <w:name w:val="#M-正文-备用7"/>
    <w:semiHidden/>
    <w:qFormat/>
    <w:uiPriority w:val="0"/>
    <w:pPr>
      <w:keepNext/>
      <w:widowControl w:val="0"/>
      <w:overflowPunct w:val="0"/>
      <w:topLinePunct/>
      <w:spacing w:line="254" w:lineRule="auto"/>
      <w:jc w:val="both"/>
    </w:pPr>
    <w:rPr>
      <w:rFonts w:ascii="Times New Roman" w:hAnsi="Times New Roman" w:eastAsia="宋体" w:cs="Times New Roman"/>
      <w:b/>
      <w:color w:val="000000"/>
      <w:kern w:val="2"/>
      <w:sz w:val="21"/>
      <w:szCs w:val="21"/>
      <w:lang w:val="en-US" w:eastAsia="zh-CN" w:bidi="ar-SA"/>
      <w14:ligatures w14:val="none"/>
    </w:rPr>
  </w:style>
  <w:style w:type="paragraph" w:customStyle="1" w:styleId="151">
    <w:name w:val="#M-正文-备用8"/>
    <w:semiHidden/>
    <w:qFormat/>
    <w:uiPriority w:val="0"/>
    <w:pPr>
      <w:widowControl w:val="0"/>
      <w:tabs>
        <w:tab w:val="left" w:pos="283"/>
      </w:tabs>
      <w:overflowPunct w:val="0"/>
      <w:topLinePunct/>
      <w:spacing w:line="254" w:lineRule="auto"/>
      <w:ind w:left="704" w:hanging="284"/>
      <w:jc w:val="both"/>
    </w:pPr>
    <w:rPr>
      <w:rFonts w:ascii="Times New Roman" w:hAnsi="Times New Roman" w:eastAsia="宋体" w:cs="Times New Roman"/>
      <w:color w:val="000000"/>
      <w:kern w:val="2"/>
      <w:sz w:val="21"/>
      <w:szCs w:val="21"/>
      <w:lang w:val="en-US" w:eastAsia="zh-CN" w:bidi="ar-SA"/>
      <w14:ligatures w14:val="none"/>
    </w:rPr>
  </w:style>
  <w:style w:type="paragraph" w:customStyle="1" w:styleId="152">
    <w:name w:val="#M-正文-备用9"/>
    <w:semiHidden/>
    <w:qFormat/>
    <w:uiPriority w:val="0"/>
    <w:pPr>
      <w:widowControl w:val="0"/>
      <w:tabs>
        <w:tab w:val="left" w:pos="2404"/>
        <w:tab w:val="left" w:pos="4099"/>
        <w:tab w:val="left" w:pos="5788"/>
      </w:tabs>
      <w:overflowPunct w:val="0"/>
      <w:topLinePunct/>
      <w:spacing w:line="254" w:lineRule="auto"/>
      <w:ind w:firstLine="714"/>
      <w:jc w:val="both"/>
    </w:pPr>
    <w:rPr>
      <w:rFonts w:ascii="Times New Roman" w:hAnsi="Times New Roman" w:eastAsia="宋体" w:cs="Times New Roman"/>
      <w:color w:val="000000"/>
      <w:kern w:val="2"/>
      <w:sz w:val="21"/>
      <w:szCs w:val="21"/>
      <w:lang w:val="en-US" w:eastAsia="zh-CN" w:bidi="ar-SA"/>
      <w14:ligatures w14:val="none"/>
    </w:rPr>
  </w:style>
  <w:style w:type="paragraph" w:customStyle="1" w:styleId="153">
    <w:name w:val="#Y-页眉-奇数"/>
    <w:semiHidden/>
    <w:qFormat/>
    <w:uiPriority w:val="0"/>
    <w:pPr>
      <w:widowControl w:val="0"/>
      <w:pBdr>
        <w:bottom w:val="single" w:color="auto" w:sz="6" w:space="1"/>
      </w:pBdr>
      <w:overflowPunct w:val="0"/>
      <w:jc w:val="right"/>
    </w:pPr>
    <w:rPr>
      <w:rFonts w:ascii="Times New Roman" w:hAnsi="Times New Roman" w:eastAsia="宋体" w:cs="Times New Roman"/>
      <w:color w:val="000000"/>
      <w:kern w:val="2"/>
      <w:sz w:val="18"/>
      <w:szCs w:val="21"/>
      <w:lang w:val="en-US" w:eastAsia="zh-CN" w:bidi="ar-SA"/>
      <w14:ligatures w14:val="none"/>
    </w:rPr>
  </w:style>
  <w:style w:type="paragraph" w:customStyle="1" w:styleId="154">
    <w:name w:val="#Y-页眉-偶数"/>
    <w:semiHidden/>
    <w:qFormat/>
    <w:uiPriority w:val="0"/>
    <w:pPr>
      <w:widowControl w:val="0"/>
      <w:pBdr>
        <w:bottom w:val="single" w:color="auto" w:sz="6" w:space="1"/>
      </w:pBdr>
      <w:overflowPunct w:val="0"/>
      <w:jc w:val="both"/>
    </w:pPr>
    <w:rPr>
      <w:rFonts w:ascii="Times New Roman" w:hAnsi="Times New Roman" w:eastAsia="宋体" w:cs="Times New Roman"/>
      <w:color w:val="000000"/>
      <w:kern w:val="2"/>
      <w:sz w:val="18"/>
      <w:szCs w:val="21"/>
      <w:lang w:val="en-US" w:eastAsia="zh-CN" w:bidi="ar-SA"/>
      <w14:ligatures w14:val="none"/>
    </w:rPr>
  </w:style>
  <w:style w:type="character" w:customStyle="1" w:styleId="155">
    <w:name w:val="#字符-样式1"/>
    <w:semiHidden/>
    <w:qFormat/>
    <w:uiPriority w:val="0"/>
    <w:rPr>
      <w:rFonts w:ascii="宋体" w:hAnsi="宋体" w:eastAsia="宋体"/>
      <w:u w:val="none"/>
      <w:shd w:val="clear" w:color="auto" w:fill="auto"/>
      <w:vertAlign w:val="superscript"/>
    </w:rPr>
  </w:style>
  <w:style w:type="character" w:customStyle="1" w:styleId="156">
    <w:name w:val="#字符-样式2"/>
    <w:semiHidden/>
    <w:qFormat/>
    <w:uiPriority w:val="0"/>
    <w:rPr>
      <w:u w:val="none"/>
      <w:shd w:val="pct40" w:color="F1F1F1" w:themeColor="background1" w:themeShade="F2" w:fill="FF9933"/>
    </w:rPr>
  </w:style>
  <w:style w:type="character" w:customStyle="1" w:styleId="157">
    <w:name w:val="#字符-样式3"/>
    <w:semiHidden/>
    <w:qFormat/>
    <w:uiPriority w:val="0"/>
    <w:rPr>
      <w:rFonts w:eastAsia="黑体"/>
      <w:u w:val="none"/>
      <w:shd w:val="clear" w:color="auto" w:fill="auto"/>
    </w:rPr>
  </w:style>
  <w:style w:type="character" w:customStyle="1" w:styleId="158">
    <w:name w:val="#字符-样式4"/>
    <w:semiHidden/>
    <w:qFormat/>
    <w:uiPriority w:val="0"/>
    <w:rPr>
      <w:u w:val="none"/>
      <w:shd w:val="pct40" w:color="F1F1F1" w:themeColor="background1" w:themeShade="F2" w:fill="0099FF"/>
    </w:rPr>
  </w:style>
  <w:style w:type="character" w:customStyle="1" w:styleId="159">
    <w:name w:val="#字符-样式5"/>
    <w:semiHidden/>
    <w:qFormat/>
    <w:uiPriority w:val="0"/>
    <w:rPr>
      <w:u w:val="none"/>
      <w:shd w:val="pct40" w:color="F1F1F1" w:themeColor="background1" w:themeShade="F2" w:fill="0099CC"/>
    </w:rPr>
  </w:style>
  <w:style w:type="character" w:customStyle="1" w:styleId="160">
    <w:name w:val="#字符-样式6"/>
    <w:semiHidden/>
    <w:qFormat/>
    <w:uiPriority w:val="0"/>
    <w:rPr>
      <w:u w:val="none"/>
      <w:shd w:val="pct40" w:color="F1F1F1" w:themeColor="background1" w:themeShade="F2" w:fill="9933FF"/>
    </w:rPr>
  </w:style>
  <w:style w:type="character" w:customStyle="1" w:styleId="161">
    <w:name w:val="#字符-样式7"/>
    <w:semiHidden/>
    <w:qFormat/>
    <w:uiPriority w:val="0"/>
    <w:rPr>
      <w:u w:val="none"/>
      <w:shd w:val="pct40" w:color="F1F1F1" w:themeColor="background1" w:themeShade="F2" w:fill="669900"/>
    </w:rPr>
  </w:style>
  <w:style w:type="character" w:customStyle="1" w:styleId="162">
    <w:name w:val="#字符-样式8"/>
    <w:semiHidden/>
    <w:qFormat/>
    <w:uiPriority w:val="0"/>
    <w:rPr>
      <w:u w:val="none"/>
      <w:shd w:val="pct40" w:color="F1F1F1" w:themeColor="background1" w:themeShade="F2" w:fill="FF33CC"/>
    </w:rPr>
  </w:style>
  <w:style w:type="character" w:customStyle="1" w:styleId="163">
    <w:name w:val="#字符-样式9"/>
    <w:semiHidden/>
    <w:qFormat/>
    <w:uiPriority w:val="0"/>
    <w:rPr>
      <w:u w:val="none"/>
      <w:shd w:val="pct40" w:color="F1F1F1" w:themeColor="background1" w:themeShade="F2" w:fill="008080"/>
    </w:rPr>
  </w:style>
  <w:style w:type="character" w:customStyle="1" w:styleId="164">
    <w:name w:val="#字符-样式10"/>
    <w:semiHidden/>
    <w:qFormat/>
    <w:uiPriority w:val="0"/>
    <w:rPr>
      <w:u w:val="none"/>
      <w:shd w:val="pct40" w:color="F1F1F1" w:themeColor="background1" w:themeShade="F2" w:fill="666699"/>
    </w:rPr>
  </w:style>
  <w:style w:type="character" w:customStyle="1" w:styleId="165">
    <w:name w:val="#字符-样式11"/>
    <w:semiHidden/>
    <w:qFormat/>
    <w:uiPriority w:val="0"/>
    <w:rPr>
      <w:u w:val="none" w:color="000000"/>
      <w:shd w:val="pct70" w:color="F1F1F1" w:themeColor="background1" w:themeShade="F2" w:fill="FF5050"/>
    </w:rPr>
  </w:style>
  <w:style w:type="character" w:customStyle="1" w:styleId="166">
    <w:name w:val="#字符-样式12"/>
    <w:semiHidden/>
    <w:qFormat/>
    <w:uiPriority w:val="0"/>
    <w:rPr>
      <w:u w:val="none" w:color="000000"/>
      <w:shd w:val="pct70" w:color="F1F1F1" w:themeColor="background1" w:themeShade="F2" w:fill="FF9933"/>
    </w:rPr>
  </w:style>
  <w:style w:type="character" w:customStyle="1" w:styleId="167">
    <w:name w:val="#字符-样式13"/>
    <w:semiHidden/>
    <w:qFormat/>
    <w:uiPriority w:val="0"/>
    <w:rPr>
      <w:u w:val="none" w:color="000000"/>
      <w:shd w:val="pct70" w:color="F1F1F1" w:themeColor="background1" w:themeShade="F2" w:fill="33CC33"/>
    </w:rPr>
  </w:style>
  <w:style w:type="character" w:customStyle="1" w:styleId="168">
    <w:name w:val="#字符-样式14"/>
    <w:semiHidden/>
    <w:qFormat/>
    <w:uiPriority w:val="0"/>
    <w:rPr>
      <w:u w:val="none" w:color="000000"/>
      <w:shd w:val="pct70" w:color="F1F1F1" w:themeColor="background1" w:themeShade="F2" w:fill="0099FF"/>
    </w:rPr>
  </w:style>
  <w:style w:type="character" w:customStyle="1" w:styleId="169">
    <w:name w:val="#字符-样式15"/>
    <w:semiHidden/>
    <w:qFormat/>
    <w:uiPriority w:val="0"/>
    <w:rPr>
      <w:u w:val="none" w:color="000000"/>
      <w:shd w:val="pct70" w:color="F1F1F1" w:themeColor="background1" w:themeShade="F2" w:fill="0099CC"/>
    </w:rPr>
  </w:style>
  <w:style w:type="character" w:customStyle="1" w:styleId="170">
    <w:name w:val="#字符-样式16"/>
    <w:semiHidden/>
    <w:qFormat/>
    <w:uiPriority w:val="0"/>
    <w:rPr>
      <w:u w:val="none" w:color="000000"/>
      <w:shd w:val="pct70" w:color="F1F1F1" w:themeColor="background1" w:themeShade="F2" w:fill="9933FF"/>
    </w:rPr>
  </w:style>
  <w:style w:type="character" w:customStyle="1" w:styleId="171">
    <w:name w:val="#字符-样式17"/>
    <w:semiHidden/>
    <w:qFormat/>
    <w:uiPriority w:val="0"/>
    <w:rPr>
      <w:u w:val="none" w:color="000000"/>
      <w:shd w:val="pct70" w:color="F1F1F1" w:themeColor="background1" w:themeShade="F2" w:fill="669900"/>
    </w:rPr>
  </w:style>
  <w:style w:type="character" w:customStyle="1" w:styleId="172">
    <w:name w:val="#字符-样式18"/>
    <w:semiHidden/>
    <w:qFormat/>
    <w:uiPriority w:val="0"/>
    <w:rPr>
      <w:u w:val="none" w:color="000000"/>
      <w:shd w:val="pct70" w:color="F1F1F1" w:themeColor="background1" w:themeShade="F2" w:fill="FF33CC"/>
    </w:rPr>
  </w:style>
  <w:style w:type="character" w:customStyle="1" w:styleId="173">
    <w:name w:val="#字符-样式19"/>
    <w:semiHidden/>
    <w:qFormat/>
    <w:uiPriority w:val="0"/>
    <w:rPr>
      <w:u w:val="none" w:color="000000"/>
      <w:shd w:val="pct70" w:color="F1F1F1" w:themeColor="background1" w:themeShade="F2" w:fill="008080"/>
    </w:rPr>
  </w:style>
  <w:style w:type="character" w:customStyle="1" w:styleId="174">
    <w:name w:val="#字符-样式20"/>
    <w:semiHidden/>
    <w:qFormat/>
    <w:uiPriority w:val="0"/>
    <w:rPr>
      <w:rFonts w:ascii="Times New Roman" w:hAnsi="Times New Roman" w:cs="Times New Roman"/>
      <w:u w:val="none" w:color="000000"/>
      <w:shd w:val="clear" w:color="auto" w:fill="FFFF00"/>
    </w:rPr>
  </w:style>
  <w:style w:type="paragraph" w:customStyle="1" w:styleId="175">
    <w:name w:val="#M-正文-备用11"/>
    <w:semiHidden/>
    <w:qFormat/>
    <w:uiPriority w:val="0"/>
    <w:pPr>
      <w:widowControl w:val="0"/>
      <w:numPr>
        <w:ilvl w:val="0"/>
        <w:numId w:val="3"/>
      </w:numPr>
      <w:overflowPunct w:val="0"/>
      <w:topLinePunct/>
      <w:jc w:val="both"/>
    </w:pPr>
    <w:rPr>
      <w:rFonts w:ascii="Times New Roman" w:hAnsi="Times New Roman" w:eastAsia="宋体" w:cs="Times New Roman"/>
      <w:color w:val="000000"/>
      <w:kern w:val="2"/>
      <w:sz w:val="21"/>
      <w:szCs w:val="32"/>
      <w:lang w:val="en-US" w:eastAsia="zh-CN" w:bidi="ar-SA"/>
      <w14:ligatures w14:val="none"/>
    </w:rPr>
  </w:style>
  <w:style w:type="paragraph" w:customStyle="1" w:styleId="176">
    <w:name w:val="#M-正文-备用12"/>
    <w:semiHidden/>
    <w:qFormat/>
    <w:uiPriority w:val="0"/>
    <w:pPr>
      <w:keepNext/>
      <w:widowControl w:val="0"/>
      <w:overflowPunct w:val="0"/>
      <w:topLinePunct/>
      <w:spacing w:before="10" w:after="10"/>
      <w:jc w:val="both"/>
    </w:pPr>
    <w:rPr>
      <w:rFonts w:ascii="Times New Roman" w:hAnsi="Times New Roman" w:eastAsia="黑体" w:cs="Times New Roman"/>
      <w:color w:val="000000"/>
      <w:kern w:val="2"/>
      <w:sz w:val="21"/>
      <w:szCs w:val="24"/>
      <w:lang w:val="en-US" w:eastAsia="zh-CN" w:bidi="ar-SA"/>
      <w14:ligatures w14:val="none"/>
    </w:rPr>
  </w:style>
  <w:style w:type="paragraph" w:customStyle="1" w:styleId="177">
    <w:name w:val="#M-正文-备用13"/>
    <w:semiHidden/>
    <w:qFormat/>
    <w:uiPriority w:val="0"/>
    <w:pPr>
      <w:widowControl w:val="0"/>
      <w:overflowPunct w:val="0"/>
      <w:topLinePunct/>
      <w:spacing w:line="254" w:lineRule="auto"/>
      <w:ind w:firstLine="420" w:firstLineChars="200"/>
      <w:jc w:val="both"/>
    </w:pPr>
    <w:rPr>
      <w:rFonts w:ascii="Times New Roman" w:hAnsi="Times New Roman" w:eastAsia="楷体" w:cs="Times New Roman"/>
      <w:color w:val="000000"/>
      <w:kern w:val="2"/>
      <w:sz w:val="21"/>
      <w:szCs w:val="24"/>
      <w:lang w:val="en-US" w:eastAsia="zh-CN" w:bidi="ar-SA"/>
      <w14:ligatures w14:val="none"/>
    </w:rPr>
  </w:style>
  <w:style w:type="paragraph" w:customStyle="1" w:styleId="178">
    <w:name w:val="#M-正文-备用14"/>
    <w:semiHidden/>
    <w:qFormat/>
    <w:uiPriority w:val="0"/>
    <w:pPr>
      <w:widowControl w:val="0"/>
      <w:overflowPunct w:val="0"/>
      <w:topLinePunct/>
      <w:snapToGrid w:val="0"/>
      <w:ind w:firstLine="420"/>
      <w:jc w:val="center"/>
    </w:pPr>
    <w:rPr>
      <w:rFonts w:ascii="Times New Roman" w:hAnsi="Times New Roman" w:eastAsia="黑体" w:cs="Times New Roman"/>
      <w:color w:val="000000"/>
      <w:kern w:val="2"/>
      <w:sz w:val="24"/>
      <w:szCs w:val="24"/>
      <w:lang w:val="en-US" w:eastAsia="zh-CN" w:bidi="ar-SA"/>
      <w14:ligatures w14:val="none"/>
    </w:rPr>
  </w:style>
  <w:style w:type="paragraph" w:customStyle="1" w:styleId="179">
    <w:name w:val="#M-正文-备用15"/>
    <w:semiHidden/>
    <w:qFormat/>
    <w:uiPriority w:val="0"/>
    <w:pPr>
      <w:widowControl w:val="0"/>
      <w:overflowPunct w:val="0"/>
      <w:topLinePunct/>
      <w:spacing w:line="254" w:lineRule="auto"/>
      <w:ind w:left="420" w:firstLine="4000" w:firstLineChars="200"/>
      <w:jc w:val="both"/>
    </w:pPr>
    <w:rPr>
      <w:rFonts w:ascii="Times New Roman" w:hAnsi="Times New Roman" w:eastAsia="宋体" w:cs="Times New Roman"/>
      <w:color w:val="000000"/>
      <w:kern w:val="2"/>
      <w:sz w:val="21"/>
      <w:szCs w:val="24"/>
      <w:lang w:val="en-US" w:eastAsia="zh-CN" w:bidi="ar-SA"/>
      <w14:ligatures w14:val="none"/>
    </w:rPr>
  </w:style>
  <w:style w:type="paragraph" w:customStyle="1" w:styleId="180">
    <w:name w:val="#M-正文-备用16"/>
    <w:semiHidden/>
    <w:qFormat/>
    <w:uiPriority w:val="0"/>
    <w:pPr>
      <w:keepNext/>
      <w:widowControl w:val="0"/>
      <w:numPr>
        <w:ilvl w:val="0"/>
        <w:numId w:val="4"/>
      </w:numPr>
      <w:overflowPunct w:val="0"/>
      <w:topLinePunct/>
      <w:snapToGrid w:val="0"/>
      <w:spacing w:before="127" w:beforeLines="53" w:after="127" w:afterLines="53" w:line="353" w:lineRule="exact"/>
      <w:jc w:val="both"/>
    </w:pPr>
    <w:rPr>
      <w:rFonts w:ascii="Times New Roman" w:hAnsi="Times New Roman" w:eastAsia="黑体" w:cs="Times New Roman"/>
      <w:color w:val="000000"/>
      <w:kern w:val="2"/>
      <w:sz w:val="21"/>
      <w:szCs w:val="24"/>
      <w:lang w:val="en-US" w:eastAsia="zh-CN" w:bidi="ar-SA"/>
      <w14:ligatures w14:val="none"/>
    </w:rPr>
  </w:style>
  <w:style w:type="paragraph" w:customStyle="1" w:styleId="181">
    <w:name w:val="#M-正文-备用17"/>
    <w:semiHidden/>
    <w:qFormat/>
    <w:uiPriority w:val="0"/>
    <w:pPr>
      <w:widowControl w:val="0"/>
      <w:pBdr>
        <w:top w:val="dashSmallGap" w:color="765B97" w:sz="8" w:space="1"/>
        <w:left w:val="dashSmallGap" w:color="765B97" w:sz="8" w:space="4"/>
        <w:bottom w:val="dashSmallGap" w:color="765B97" w:sz="8" w:space="1"/>
        <w:right w:val="dashSmallGap" w:color="765B97" w:sz="8" w:space="4"/>
      </w:pBdr>
      <w:overflowPunct w:val="0"/>
      <w:topLinePunct/>
      <w:jc w:val="both"/>
    </w:pPr>
    <w:rPr>
      <w:rFonts w:ascii="Times New Roman" w:hAnsi="Times New Roman" w:eastAsia="方正书宋简体" w:cs="Times New Roman"/>
      <w:color w:val="765B97"/>
      <w:kern w:val="2"/>
      <w:sz w:val="21"/>
      <w:szCs w:val="24"/>
      <w:lang w:val="en-US" w:eastAsia="zh-CN" w:bidi="ar-SA"/>
      <w14:ligatures w14:val="none"/>
    </w:rPr>
  </w:style>
  <w:style w:type="paragraph" w:customStyle="1" w:styleId="182">
    <w:name w:val="#M-正文-备用18"/>
    <w:semiHidden/>
    <w:qFormat/>
    <w:uiPriority w:val="0"/>
    <w:pPr>
      <w:widowControl w:val="0"/>
      <w:pBdr>
        <w:top w:val="dashSmallGap" w:color="00B0EE" w:sz="8" w:space="1"/>
        <w:left w:val="dashSmallGap" w:color="00B0EE" w:sz="8" w:space="4"/>
        <w:bottom w:val="dashSmallGap" w:color="00B0EE" w:sz="8" w:space="1"/>
        <w:right w:val="dashSmallGap" w:color="00B0EE" w:sz="8" w:space="4"/>
      </w:pBdr>
      <w:overflowPunct w:val="0"/>
      <w:topLinePunct/>
      <w:jc w:val="both"/>
    </w:pPr>
    <w:rPr>
      <w:rFonts w:ascii="Times New Roman" w:hAnsi="Times New Roman" w:eastAsia="方正书宋简体" w:cs="Times New Roman"/>
      <w:color w:val="00B0EE"/>
      <w:kern w:val="2"/>
      <w:sz w:val="21"/>
      <w:szCs w:val="24"/>
      <w:lang w:val="en-US" w:eastAsia="zh-CN" w:bidi="ar-SA"/>
      <w14:ligatures w14:val="none"/>
    </w:rPr>
  </w:style>
  <w:style w:type="paragraph" w:customStyle="1" w:styleId="183">
    <w:name w:val="#M-正文-备用19"/>
    <w:semiHidden/>
    <w:qFormat/>
    <w:uiPriority w:val="0"/>
    <w:pPr>
      <w:keepNext/>
      <w:widowControl w:val="0"/>
      <w:overflowPunct w:val="0"/>
      <w:topLinePunct/>
      <w:spacing w:line="254" w:lineRule="auto"/>
      <w:ind w:firstLine="420"/>
      <w:jc w:val="both"/>
    </w:pPr>
    <w:rPr>
      <w:rFonts w:ascii="TimesNewRomanBold (v1)" w:hAnsi="TimesNewRomanBold (v1)" w:eastAsia="宋体" w:cs="TimesNewRomanBold (v1)"/>
      <w:b/>
      <w:color w:val="000000"/>
      <w:kern w:val="2"/>
      <w:sz w:val="21"/>
      <w:szCs w:val="24"/>
      <w:lang w:val="en-US" w:eastAsia="zh-CN" w:bidi="ar-SA"/>
      <w14:ligatures w14:val="none"/>
    </w:rPr>
  </w:style>
  <w:style w:type="paragraph" w:customStyle="1" w:styleId="184">
    <w:name w:val="#M-正文-备用20"/>
    <w:semiHidden/>
    <w:qFormat/>
    <w:uiPriority w:val="0"/>
    <w:pPr>
      <w:widowControl w:val="0"/>
      <w:pBdr>
        <w:top w:val="dashSmallGap" w:color="AE12A7" w:sz="8" w:space="1"/>
        <w:left w:val="dashSmallGap" w:color="AE12A7" w:sz="8" w:space="4"/>
        <w:bottom w:val="dashSmallGap" w:color="AE12A7" w:sz="8" w:space="1"/>
        <w:right w:val="dashSmallGap" w:color="AE12A7" w:sz="8" w:space="4"/>
      </w:pBdr>
      <w:overflowPunct w:val="0"/>
      <w:topLinePunct/>
      <w:jc w:val="both"/>
    </w:pPr>
    <w:rPr>
      <w:rFonts w:ascii="Times New Roman" w:hAnsi="Times New Roman" w:eastAsia="方正书宋简体" w:cs="Times New Roman"/>
      <w:color w:val="AE12A7"/>
      <w:kern w:val="2"/>
      <w:sz w:val="21"/>
      <w:szCs w:val="24"/>
      <w:lang w:val="en-US" w:eastAsia="zh-CN" w:bidi="ar-SA"/>
      <w14:ligatures w14:val="none"/>
    </w:rPr>
  </w:style>
  <w:style w:type="paragraph" w:customStyle="1" w:styleId="185">
    <w:name w:val="#M-正文-备用21"/>
    <w:semiHidden/>
    <w:qFormat/>
    <w:uiPriority w:val="0"/>
    <w:pPr>
      <w:widowControl w:val="0"/>
      <w:pBdr>
        <w:top w:val="thickThinSmallGap" w:color="FF0909" w:sz="18" w:space="1"/>
        <w:left w:val="thickThinSmallGap" w:color="FF0909" w:sz="18" w:space="0"/>
        <w:bottom w:val="thickThinSmallGap" w:color="FF0909" w:sz="18" w:space="1"/>
        <w:right w:val="thickThinSmallGap" w:color="FF0909" w:sz="18" w:space="4"/>
      </w:pBdr>
      <w:overflowPunct w:val="0"/>
      <w:topLinePunct/>
      <w:ind w:firstLine="198" w:firstLineChars="200"/>
      <w:jc w:val="both"/>
    </w:pPr>
    <w:rPr>
      <w:rFonts w:ascii="Times New Roman" w:hAnsi="Times New Roman" w:eastAsia="方正书宋简体" w:cs="Times New Roman"/>
      <w:i/>
      <w:color w:val="FF0909"/>
      <w:kern w:val="2"/>
      <w:sz w:val="21"/>
      <w:szCs w:val="24"/>
      <w:lang w:val="en-US" w:eastAsia="zh-CN" w:bidi="ar-SA"/>
      <w14:ligatures w14:val="none"/>
    </w:rPr>
  </w:style>
  <w:style w:type="paragraph" w:customStyle="1" w:styleId="186">
    <w:name w:val="#M-正文-备用22"/>
    <w:semiHidden/>
    <w:qFormat/>
    <w:uiPriority w:val="0"/>
    <w:pPr>
      <w:widowControl w:val="0"/>
      <w:pBdr>
        <w:top w:val="thickThinSmallGap" w:color="EF720B" w:sz="18" w:space="1"/>
        <w:left w:val="thickThinSmallGap" w:color="EF720B" w:sz="18" w:space="0"/>
        <w:bottom w:val="thickThinSmallGap" w:color="EF720B" w:sz="18" w:space="1"/>
        <w:right w:val="thickThinSmallGap" w:color="EF720B" w:sz="18" w:space="4"/>
      </w:pBdr>
      <w:overflowPunct w:val="0"/>
      <w:topLinePunct/>
      <w:ind w:firstLine="198" w:firstLineChars="200"/>
      <w:jc w:val="both"/>
    </w:pPr>
    <w:rPr>
      <w:rFonts w:ascii="Times New Roman" w:hAnsi="Times New Roman" w:eastAsia="方正书宋简体" w:cs="Times New Roman"/>
      <w:i/>
      <w:color w:val="EF720B"/>
      <w:kern w:val="2"/>
      <w:sz w:val="21"/>
      <w:szCs w:val="24"/>
      <w:lang w:val="en-US" w:eastAsia="zh-CN" w:bidi="ar-SA"/>
      <w14:ligatures w14:val="none"/>
    </w:rPr>
  </w:style>
  <w:style w:type="paragraph" w:customStyle="1" w:styleId="187">
    <w:name w:val="#M-正文-备用23"/>
    <w:semiHidden/>
    <w:qFormat/>
    <w:uiPriority w:val="0"/>
    <w:pPr>
      <w:widowControl w:val="0"/>
      <w:pBdr>
        <w:top w:val="thickThinSmallGap" w:color="FFC305" w:sz="18" w:space="1"/>
        <w:left w:val="thickThinSmallGap" w:color="FFC305" w:sz="18" w:space="0"/>
        <w:bottom w:val="thickThinSmallGap" w:color="FFC305" w:sz="18" w:space="1"/>
        <w:right w:val="thickThinSmallGap" w:color="FFC305" w:sz="18" w:space="4"/>
      </w:pBdr>
      <w:overflowPunct w:val="0"/>
      <w:topLinePunct/>
      <w:ind w:firstLine="198" w:firstLineChars="200"/>
      <w:jc w:val="both"/>
    </w:pPr>
    <w:rPr>
      <w:rFonts w:ascii="Times New Roman" w:hAnsi="Times New Roman" w:eastAsia="方正书宋简体" w:cs="Times New Roman"/>
      <w:i/>
      <w:color w:val="FFC305"/>
      <w:kern w:val="2"/>
      <w:sz w:val="21"/>
      <w:szCs w:val="24"/>
      <w:lang w:val="en-US" w:eastAsia="zh-CN" w:bidi="ar-SA"/>
      <w14:ligatures w14:val="none"/>
    </w:rPr>
  </w:style>
  <w:style w:type="paragraph" w:customStyle="1" w:styleId="188">
    <w:name w:val="#M-正文-备用24"/>
    <w:semiHidden/>
    <w:qFormat/>
    <w:uiPriority w:val="0"/>
    <w:pPr>
      <w:widowControl w:val="0"/>
      <w:pBdr>
        <w:top w:val="thickThinSmallGap" w:color="00B853" w:sz="18" w:space="1"/>
        <w:left w:val="thickThinSmallGap" w:color="00B853" w:sz="18" w:space="0"/>
        <w:bottom w:val="thickThinSmallGap" w:color="00B853" w:sz="18" w:space="1"/>
        <w:right w:val="thickThinSmallGap" w:color="00B853" w:sz="18" w:space="4"/>
      </w:pBdr>
      <w:overflowPunct w:val="0"/>
      <w:topLinePunct/>
      <w:ind w:firstLine="198" w:firstLineChars="200"/>
      <w:jc w:val="both"/>
    </w:pPr>
    <w:rPr>
      <w:rFonts w:ascii="Times New Roman" w:hAnsi="Times New Roman" w:eastAsia="方正书宋简体" w:cs="Times New Roman"/>
      <w:i/>
      <w:color w:val="00B853"/>
      <w:kern w:val="2"/>
      <w:sz w:val="21"/>
      <w:szCs w:val="24"/>
      <w:lang w:val="en-US" w:eastAsia="zh-CN" w:bidi="ar-SA"/>
      <w14:ligatures w14:val="none"/>
    </w:rPr>
  </w:style>
  <w:style w:type="paragraph" w:customStyle="1" w:styleId="189">
    <w:name w:val="#M-正文-备用25"/>
    <w:semiHidden/>
    <w:qFormat/>
    <w:uiPriority w:val="0"/>
    <w:pPr>
      <w:widowControl w:val="0"/>
      <w:pBdr>
        <w:top w:val="thickThinSmallGap" w:color="31849B" w:sz="18" w:space="1"/>
        <w:left w:val="thickThinSmallGap" w:color="31849B" w:sz="18" w:space="0"/>
        <w:bottom w:val="thickThinSmallGap" w:color="31849B" w:sz="18" w:space="1"/>
        <w:right w:val="thickThinSmallGap" w:color="31849B" w:sz="18" w:space="4"/>
      </w:pBdr>
      <w:overflowPunct w:val="0"/>
      <w:topLinePunct/>
      <w:ind w:firstLine="198" w:firstLineChars="200"/>
      <w:jc w:val="both"/>
    </w:pPr>
    <w:rPr>
      <w:rFonts w:ascii="Times New Roman" w:hAnsi="Times New Roman" w:eastAsia="方正书宋简体" w:cs="Times New Roman"/>
      <w:i/>
      <w:color w:val="31849B"/>
      <w:kern w:val="2"/>
      <w:sz w:val="21"/>
      <w:szCs w:val="24"/>
      <w:lang w:val="en-US" w:eastAsia="zh-CN" w:bidi="ar-SA"/>
      <w14:ligatures w14:val="none"/>
    </w:rPr>
  </w:style>
  <w:style w:type="paragraph" w:customStyle="1" w:styleId="190">
    <w:name w:val="#M-正文-备用26"/>
    <w:semiHidden/>
    <w:qFormat/>
    <w:uiPriority w:val="0"/>
    <w:pPr>
      <w:widowControl w:val="0"/>
      <w:pBdr>
        <w:top w:val="thickThinSmallGap" w:color="2264BC" w:sz="18" w:space="1"/>
        <w:left w:val="thickThinSmallGap" w:color="2264BC" w:sz="18" w:space="0"/>
        <w:bottom w:val="thickThinSmallGap" w:color="2264BC" w:sz="18" w:space="1"/>
        <w:right w:val="thickThinSmallGap" w:color="2264BC" w:sz="18" w:space="4"/>
      </w:pBdr>
      <w:overflowPunct w:val="0"/>
      <w:topLinePunct/>
      <w:ind w:firstLine="198" w:firstLineChars="200"/>
      <w:jc w:val="both"/>
    </w:pPr>
    <w:rPr>
      <w:rFonts w:ascii="Times New Roman" w:hAnsi="Times New Roman" w:eastAsia="方正书宋简体" w:cs="Times New Roman"/>
      <w:i/>
      <w:color w:val="2264BC"/>
      <w:kern w:val="2"/>
      <w:sz w:val="21"/>
      <w:szCs w:val="24"/>
      <w:lang w:val="en-US" w:eastAsia="zh-CN" w:bidi="ar-SA"/>
      <w14:ligatures w14:val="none"/>
    </w:rPr>
  </w:style>
  <w:style w:type="paragraph" w:customStyle="1" w:styleId="191">
    <w:name w:val="#M-正文-备用27"/>
    <w:semiHidden/>
    <w:qFormat/>
    <w:uiPriority w:val="0"/>
    <w:pPr>
      <w:widowControl w:val="0"/>
      <w:pBdr>
        <w:top w:val="thickThinSmallGap" w:color="765B97" w:sz="18" w:space="1"/>
        <w:left w:val="thickThinSmallGap" w:color="765B97" w:sz="18" w:space="0"/>
        <w:bottom w:val="thickThinSmallGap" w:color="765B97" w:sz="18" w:space="1"/>
        <w:right w:val="thickThinSmallGap" w:color="765B97" w:sz="18" w:space="4"/>
      </w:pBdr>
      <w:overflowPunct w:val="0"/>
      <w:topLinePunct/>
      <w:ind w:firstLine="198" w:firstLineChars="200"/>
      <w:jc w:val="both"/>
    </w:pPr>
    <w:rPr>
      <w:rFonts w:ascii="Times New Roman" w:hAnsi="Times New Roman" w:eastAsia="方正书宋简体" w:cs="Times New Roman"/>
      <w:i/>
      <w:color w:val="765B97"/>
      <w:kern w:val="2"/>
      <w:sz w:val="21"/>
      <w:szCs w:val="24"/>
      <w:lang w:val="en-US" w:eastAsia="zh-CN" w:bidi="ar-SA"/>
      <w14:ligatures w14:val="none"/>
    </w:rPr>
  </w:style>
  <w:style w:type="paragraph" w:customStyle="1" w:styleId="192">
    <w:name w:val="#M-正文-备用28"/>
    <w:semiHidden/>
    <w:qFormat/>
    <w:uiPriority w:val="0"/>
    <w:pPr>
      <w:widowControl w:val="0"/>
      <w:pBdr>
        <w:top w:val="thickThinSmallGap" w:color="00B0EE" w:sz="18" w:space="1"/>
        <w:left w:val="thickThinSmallGap" w:color="00B0EE" w:sz="18" w:space="0"/>
        <w:bottom w:val="thickThinSmallGap" w:color="00B0EE" w:sz="18" w:space="1"/>
        <w:right w:val="thickThinSmallGap" w:color="00B0EE" w:sz="18" w:space="4"/>
      </w:pBdr>
      <w:overflowPunct w:val="0"/>
      <w:topLinePunct/>
      <w:ind w:firstLine="198" w:firstLineChars="200"/>
      <w:jc w:val="both"/>
    </w:pPr>
    <w:rPr>
      <w:rFonts w:ascii="Times New Roman" w:hAnsi="Times New Roman" w:eastAsia="方正书宋简体" w:cs="Times New Roman"/>
      <w:i/>
      <w:color w:val="00B0EE"/>
      <w:kern w:val="2"/>
      <w:sz w:val="21"/>
      <w:szCs w:val="24"/>
      <w:lang w:val="en-US" w:eastAsia="zh-CN" w:bidi="ar-SA"/>
      <w14:ligatures w14:val="none"/>
    </w:rPr>
  </w:style>
  <w:style w:type="paragraph" w:customStyle="1" w:styleId="193">
    <w:name w:val="#M-正文-备用29"/>
    <w:semiHidden/>
    <w:qFormat/>
    <w:uiPriority w:val="0"/>
    <w:pPr>
      <w:widowControl w:val="0"/>
      <w:pBdr>
        <w:top w:val="thickThinSmallGap" w:color="78953D" w:sz="18" w:space="1"/>
        <w:left w:val="thickThinSmallGap" w:color="78953D" w:sz="18" w:space="0"/>
        <w:bottom w:val="thickThinSmallGap" w:color="78953D" w:sz="18" w:space="1"/>
        <w:right w:val="thickThinSmallGap" w:color="78953D" w:sz="18" w:space="4"/>
      </w:pBdr>
      <w:overflowPunct w:val="0"/>
      <w:topLinePunct/>
      <w:ind w:firstLine="198" w:firstLineChars="200"/>
      <w:jc w:val="both"/>
    </w:pPr>
    <w:rPr>
      <w:rFonts w:ascii="Times New Roman" w:hAnsi="Times New Roman" w:eastAsia="方正书宋简体" w:cs="Times New Roman"/>
      <w:i/>
      <w:color w:val="78953D"/>
      <w:kern w:val="2"/>
      <w:sz w:val="21"/>
      <w:szCs w:val="24"/>
      <w:lang w:val="en-US" w:eastAsia="zh-CN" w:bidi="ar-SA"/>
      <w14:ligatures w14:val="none"/>
    </w:rPr>
  </w:style>
  <w:style w:type="paragraph" w:customStyle="1" w:styleId="194">
    <w:name w:val="#M-正文-备用30"/>
    <w:semiHidden/>
    <w:qFormat/>
    <w:uiPriority w:val="0"/>
    <w:pPr>
      <w:widowControl w:val="0"/>
      <w:pBdr>
        <w:top w:val="thickThinSmallGap" w:color="AE12A7" w:sz="18" w:space="1"/>
        <w:left w:val="thickThinSmallGap" w:color="AE12A7" w:sz="18" w:space="0"/>
        <w:bottom w:val="thickThinSmallGap" w:color="AE12A7" w:sz="18" w:space="1"/>
        <w:right w:val="thickThinSmallGap" w:color="AE12A7" w:sz="18" w:space="4"/>
      </w:pBdr>
      <w:overflowPunct w:val="0"/>
      <w:topLinePunct/>
      <w:ind w:firstLine="198" w:firstLineChars="200"/>
      <w:jc w:val="both"/>
    </w:pPr>
    <w:rPr>
      <w:rFonts w:ascii="Times New Roman" w:hAnsi="Times New Roman" w:eastAsia="方正书宋简体" w:cs="Times New Roman"/>
      <w:i/>
      <w:color w:val="AE12A7"/>
      <w:kern w:val="2"/>
      <w:sz w:val="21"/>
      <w:szCs w:val="24"/>
      <w:lang w:val="en-US" w:eastAsia="zh-CN" w:bidi="ar-SA"/>
      <w14:ligatures w14:val="none"/>
    </w:rPr>
  </w:style>
  <w:style w:type="paragraph" w:customStyle="1" w:styleId="195">
    <w:name w:val="#M-正文-备用31"/>
    <w:semiHidden/>
    <w:qFormat/>
    <w:uiPriority w:val="0"/>
    <w:pPr>
      <w:widowControl w:val="0"/>
      <w:pBdr>
        <w:top w:val="triple" w:color="FF0909" w:sz="4" w:space="1"/>
        <w:left w:val="triple" w:color="FF0909" w:sz="4" w:space="0"/>
        <w:bottom w:val="triple" w:color="FF0909" w:sz="4" w:space="1"/>
        <w:right w:val="triple" w:color="FF0909" w:sz="4" w:space="4"/>
      </w:pBdr>
      <w:overflowPunct w:val="0"/>
      <w:topLinePunct/>
      <w:ind w:firstLine="198" w:firstLineChars="200"/>
      <w:jc w:val="both"/>
    </w:pPr>
    <w:rPr>
      <w:rFonts w:ascii="Times New Roman" w:hAnsi="Times New Roman" w:eastAsia="方正书宋简体" w:cs="Times New Roman"/>
      <w:i/>
      <w:color w:val="FF0909"/>
      <w:kern w:val="2"/>
      <w:sz w:val="21"/>
      <w:szCs w:val="24"/>
      <w:lang w:val="en-US" w:eastAsia="zh-CN" w:bidi="ar-SA"/>
      <w14:ligatures w14:val="none"/>
    </w:rPr>
  </w:style>
  <w:style w:type="paragraph" w:customStyle="1" w:styleId="196">
    <w:name w:val="#M-正文-备用32"/>
    <w:semiHidden/>
    <w:qFormat/>
    <w:uiPriority w:val="0"/>
    <w:pPr>
      <w:widowControl w:val="0"/>
      <w:pBdr>
        <w:top w:val="triple" w:color="EF720B" w:sz="4" w:space="1"/>
        <w:left w:val="triple" w:color="EF720B" w:sz="4" w:space="0"/>
        <w:bottom w:val="triple" w:color="EF720B" w:sz="4" w:space="1"/>
        <w:right w:val="triple" w:color="EF720B" w:sz="4" w:space="4"/>
      </w:pBdr>
      <w:overflowPunct w:val="0"/>
      <w:topLinePunct/>
      <w:ind w:firstLine="198" w:firstLineChars="200"/>
      <w:jc w:val="both"/>
    </w:pPr>
    <w:rPr>
      <w:rFonts w:ascii="Times New Roman" w:hAnsi="Times New Roman" w:eastAsia="方正书宋简体" w:cs="Times New Roman"/>
      <w:i/>
      <w:color w:val="EF720B"/>
      <w:kern w:val="2"/>
      <w:sz w:val="21"/>
      <w:szCs w:val="24"/>
      <w:lang w:val="en-US" w:eastAsia="zh-CN" w:bidi="ar-SA"/>
      <w14:ligatures w14:val="none"/>
    </w:rPr>
  </w:style>
  <w:style w:type="paragraph" w:customStyle="1" w:styleId="197">
    <w:name w:val="#M-正文-备用33"/>
    <w:semiHidden/>
    <w:qFormat/>
    <w:uiPriority w:val="0"/>
    <w:pPr>
      <w:widowControl w:val="0"/>
      <w:pBdr>
        <w:top w:val="triple" w:color="FFC305" w:sz="4" w:space="1"/>
        <w:left w:val="triple" w:color="FFC305" w:sz="4" w:space="0"/>
        <w:bottom w:val="triple" w:color="FFC305" w:sz="4" w:space="1"/>
        <w:right w:val="triple" w:color="FFC305" w:sz="4" w:space="4"/>
      </w:pBdr>
      <w:overflowPunct w:val="0"/>
      <w:topLinePunct/>
      <w:ind w:firstLine="198" w:firstLineChars="200"/>
      <w:jc w:val="both"/>
    </w:pPr>
    <w:rPr>
      <w:rFonts w:ascii="Times New Roman" w:hAnsi="Times New Roman" w:eastAsia="方正书宋简体" w:cs="Times New Roman"/>
      <w:i/>
      <w:color w:val="FFC305"/>
      <w:kern w:val="2"/>
      <w:sz w:val="21"/>
      <w:szCs w:val="24"/>
      <w:lang w:val="en-US" w:eastAsia="zh-CN" w:bidi="ar-SA"/>
      <w14:ligatures w14:val="none"/>
    </w:rPr>
  </w:style>
  <w:style w:type="paragraph" w:customStyle="1" w:styleId="198">
    <w:name w:val="#M-正文-备用34"/>
    <w:semiHidden/>
    <w:qFormat/>
    <w:uiPriority w:val="0"/>
    <w:pPr>
      <w:widowControl w:val="0"/>
      <w:pBdr>
        <w:top w:val="triple" w:color="00B853" w:sz="4" w:space="1"/>
        <w:left w:val="triple" w:color="00B853" w:sz="4" w:space="0"/>
        <w:bottom w:val="triple" w:color="00B853" w:sz="4" w:space="1"/>
        <w:right w:val="triple" w:color="00B853" w:sz="4" w:space="4"/>
      </w:pBdr>
      <w:overflowPunct w:val="0"/>
      <w:topLinePunct/>
      <w:ind w:firstLine="198" w:firstLineChars="200"/>
      <w:jc w:val="both"/>
    </w:pPr>
    <w:rPr>
      <w:rFonts w:ascii="Times New Roman" w:hAnsi="Times New Roman" w:eastAsia="方正书宋简体" w:cs="Times New Roman"/>
      <w:i/>
      <w:color w:val="00B853"/>
      <w:kern w:val="2"/>
      <w:sz w:val="21"/>
      <w:szCs w:val="24"/>
      <w:lang w:val="en-US" w:eastAsia="zh-CN" w:bidi="ar-SA"/>
      <w14:ligatures w14:val="none"/>
    </w:rPr>
  </w:style>
  <w:style w:type="paragraph" w:customStyle="1" w:styleId="199">
    <w:name w:val="#M-正文-备用35"/>
    <w:semiHidden/>
    <w:qFormat/>
    <w:uiPriority w:val="0"/>
    <w:pPr>
      <w:widowControl w:val="0"/>
      <w:pBdr>
        <w:top w:val="triple" w:color="31849B" w:sz="4" w:space="1"/>
        <w:left w:val="triple" w:color="31849B" w:sz="4" w:space="0"/>
        <w:bottom w:val="triple" w:color="31849B" w:sz="4" w:space="1"/>
        <w:right w:val="triple" w:color="31849B" w:sz="4" w:space="4"/>
      </w:pBdr>
      <w:overflowPunct w:val="0"/>
      <w:topLinePunct/>
      <w:ind w:firstLine="198" w:firstLineChars="200"/>
      <w:jc w:val="both"/>
    </w:pPr>
    <w:rPr>
      <w:rFonts w:ascii="Times New Roman" w:hAnsi="Times New Roman" w:eastAsia="方正书宋简体" w:cs="Times New Roman"/>
      <w:i/>
      <w:color w:val="31849B"/>
      <w:kern w:val="2"/>
      <w:sz w:val="21"/>
      <w:szCs w:val="24"/>
      <w:lang w:val="en-US" w:eastAsia="zh-CN" w:bidi="ar-SA"/>
      <w14:ligatures w14:val="none"/>
    </w:rPr>
  </w:style>
  <w:style w:type="paragraph" w:customStyle="1" w:styleId="200">
    <w:name w:val="#M-正文-备用36"/>
    <w:semiHidden/>
    <w:qFormat/>
    <w:uiPriority w:val="0"/>
    <w:pPr>
      <w:widowControl w:val="0"/>
      <w:pBdr>
        <w:top w:val="triple" w:color="2264BC" w:sz="4" w:space="1"/>
        <w:left w:val="triple" w:color="2264BC" w:sz="4" w:space="0"/>
        <w:bottom w:val="triple" w:color="2264BC" w:sz="4" w:space="1"/>
        <w:right w:val="triple" w:color="2264BC" w:sz="4" w:space="4"/>
      </w:pBdr>
      <w:overflowPunct w:val="0"/>
      <w:topLinePunct/>
      <w:ind w:firstLine="198" w:firstLineChars="200"/>
      <w:jc w:val="both"/>
    </w:pPr>
    <w:rPr>
      <w:rFonts w:ascii="Times New Roman" w:hAnsi="Times New Roman" w:eastAsia="方正书宋简体" w:cs="Times New Roman"/>
      <w:i/>
      <w:color w:val="2264BC"/>
      <w:kern w:val="2"/>
      <w:sz w:val="21"/>
      <w:szCs w:val="24"/>
      <w:lang w:val="en-US" w:eastAsia="zh-CN" w:bidi="ar-SA"/>
      <w14:ligatures w14:val="none"/>
    </w:rPr>
  </w:style>
  <w:style w:type="paragraph" w:customStyle="1" w:styleId="201">
    <w:name w:val="#M-正文-备用37"/>
    <w:semiHidden/>
    <w:qFormat/>
    <w:uiPriority w:val="0"/>
    <w:pPr>
      <w:widowControl w:val="0"/>
      <w:pBdr>
        <w:top w:val="triple" w:color="765B97" w:sz="4" w:space="1"/>
        <w:left w:val="triple" w:color="765B97" w:sz="4" w:space="0"/>
        <w:bottom w:val="triple" w:color="765B97" w:sz="4" w:space="1"/>
        <w:right w:val="triple" w:color="765B97" w:sz="4" w:space="4"/>
      </w:pBdr>
      <w:overflowPunct w:val="0"/>
      <w:topLinePunct/>
      <w:ind w:firstLine="198" w:firstLineChars="200"/>
      <w:jc w:val="both"/>
    </w:pPr>
    <w:rPr>
      <w:rFonts w:ascii="Times New Roman" w:hAnsi="Times New Roman" w:eastAsia="方正书宋简体" w:cs="Times New Roman"/>
      <w:i/>
      <w:color w:val="765B97"/>
      <w:kern w:val="2"/>
      <w:sz w:val="21"/>
      <w:szCs w:val="24"/>
      <w:lang w:val="en-US" w:eastAsia="zh-CN" w:bidi="ar-SA"/>
      <w14:ligatures w14:val="none"/>
    </w:rPr>
  </w:style>
  <w:style w:type="paragraph" w:customStyle="1" w:styleId="202">
    <w:name w:val="#M-正文-备用38"/>
    <w:semiHidden/>
    <w:qFormat/>
    <w:uiPriority w:val="0"/>
    <w:pPr>
      <w:widowControl w:val="0"/>
      <w:pBdr>
        <w:top w:val="triple" w:color="00B0EE" w:sz="4" w:space="1"/>
        <w:left w:val="triple" w:color="00B0EE" w:sz="4" w:space="0"/>
        <w:bottom w:val="triple" w:color="00B0EE" w:sz="4" w:space="1"/>
        <w:right w:val="triple" w:color="00B0EE" w:sz="4" w:space="4"/>
      </w:pBdr>
      <w:overflowPunct w:val="0"/>
      <w:topLinePunct/>
      <w:ind w:firstLine="198" w:firstLineChars="200"/>
      <w:jc w:val="both"/>
    </w:pPr>
    <w:rPr>
      <w:rFonts w:ascii="Times New Roman" w:hAnsi="Times New Roman" w:eastAsia="方正书宋简体" w:cs="Times New Roman"/>
      <w:i/>
      <w:color w:val="00B0EE"/>
      <w:kern w:val="2"/>
      <w:sz w:val="21"/>
      <w:szCs w:val="24"/>
      <w:lang w:val="en-US" w:eastAsia="zh-CN" w:bidi="ar-SA"/>
      <w14:ligatures w14:val="none"/>
    </w:rPr>
  </w:style>
  <w:style w:type="paragraph" w:customStyle="1" w:styleId="203">
    <w:name w:val="#M-正文-备用39"/>
    <w:semiHidden/>
    <w:qFormat/>
    <w:uiPriority w:val="0"/>
    <w:pPr>
      <w:widowControl w:val="0"/>
      <w:pBdr>
        <w:top w:val="triple" w:color="78953D" w:sz="4" w:space="1"/>
        <w:left w:val="triple" w:color="78953D" w:sz="4" w:space="0"/>
        <w:bottom w:val="triple" w:color="78953D" w:sz="4" w:space="1"/>
        <w:right w:val="triple" w:color="78953D" w:sz="4" w:space="4"/>
      </w:pBdr>
      <w:overflowPunct w:val="0"/>
      <w:topLinePunct/>
      <w:ind w:firstLine="198" w:firstLineChars="200"/>
      <w:jc w:val="both"/>
    </w:pPr>
    <w:rPr>
      <w:rFonts w:ascii="Times New Roman" w:hAnsi="Times New Roman" w:eastAsia="方正书宋简体" w:cs="Times New Roman"/>
      <w:i/>
      <w:color w:val="78953D"/>
      <w:kern w:val="2"/>
      <w:sz w:val="21"/>
      <w:szCs w:val="24"/>
      <w:lang w:val="en-US" w:eastAsia="zh-CN" w:bidi="ar-SA"/>
      <w14:ligatures w14:val="none"/>
    </w:rPr>
  </w:style>
  <w:style w:type="paragraph" w:customStyle="1" w:styleId="204">
    <w:name w:val="#M-正文-备用40"/>
    <w:semiHidden/>
    <w:qFormat/>
    <w:uiPriority w:val="0"/>
    <w:pPr>
      <w:widowControl w:val="0"/>
      <w:pBdr>
        <w:top w:val="triple" w:color="AE12A7" w:sz="4" w:space="1"/>
        <w:left w:val="triple" w:color="AE12A7" w:sz="4" w:space="0"/>
        <w:bottom w:val="triple" w:color="AE12A7" w:sz="4" w:space="1"/>
        <w:right w:val="triple" w:color="AE12A7" w:sz="4" w:space="4"/>
      </w:pBdr>
      <w:overflowPunct w:val="0"/>
      <w:topLinePunct/>
      <w:ind w:firstLine="198" w:firstLineChars="200"/>
      <w:jc w:val="both"/>
    </w:pPr>
    <w:rPr>
      <w:rFonts w:ascii="Times New Roman" w:hAnsi="Times New Roman" w:eastAsia="方正书宋简体" w:cs="Times New Roman"/>
      <w:i/>
      <w:color w:val="AE12A7"/>
      <w:kern w:val="2"/>
      <w:sz w:val="21"/>
      <w:szCs w:val="24"/>
      <w:lang w:val="en-US" w:eastAsia="zh-CN" w:bidi="ar-SA"/>
      <w14:ligatures w14:val="none"/>
    </w:rPr>
  </w:style>
  <w:style w:type="paragraph" w:customStyle="1" w:styleId="205">
    <w:name w:val="#M-正文-备用41"/>
    <w:semiHidden/>
    <w:qFormat/>
    <w:uiPriority w:val="0"/>
    <w:pPr>
      <w:widowControl w:val="0"/>
      <w:pBdr>
        <w:top w:val="wave" w:color="FF0909" w:sz="12" w:space="1"/>
        <w:left w:val="wave" w:color="FF0909" w:sz="12" w:space="0"/>
        <w:bottom w:val="wave" w:color="FF0909" w:sz="12" w:space="1"/>
        <w:right w:val="wave" w:color="FF0909" w:sz="12" w:space="4"/>
      </w:pBdr>
      <w:overflowPunct w:val="0"/>
      <w:topLinePunct/>
      <w:ind w:firstLine="198" w:firstLineChars="200"/>
      <w:jc w:val="both"/>
    </w:pPr>
    <w:rPr>
      <w:rFonts w:ascii="Times New Roman" w:hAnsi="Times New Roman" w:eastAsia="方正书宋简体" w:cs="Times New Roman"/>
      <w:i/>
      <w:color w:val="FF0909"/>
      <w:kern w:val="2"/>
      <w:sz w:val="21"/>
      <w:szCs w:val="24"/>
      <w:lang w:val="en-US" w:eastAsia="zh-CN" w:bidi="ar-SA"/>
      <w14:ligatures w14:val="none"/>
    </w:rPr>
  </w:style>
  <w:style w:type="paragraph" w:customStyle="1" w:styleId="206">
    <w:name w:val="#M-正文-备用42"/>
    <w:semiHidden/>
    <w:qFormat/>
    <w:uiPriority w:val="0"/>
    <w:pPr>
      <w:widowControl w:val="0"/>
      <w:pBdr>
        <w:top w:val="wave" w:color="EF720B" w:sz="12" w:space="1"/>
        <w:left w:val="wave" w:color="EF720B" w:sz="12" w:space="0"/>
        <w:bottom w:val="wave" w:color="EF720B" w:sz="12" w:space="1"/>
        <w:right w:val="wave" w:color="EF720B" w:sz="12" w:space="4"/>
      </w:pBdr>
      <w:overflowPunct w:val="0"/>
      <w:topLinePunct/>
      <w:ind w:firstLine="198" w:firstLineChars="200"/>
      <w:jc w:val="both"/>
    </w:pPr>
    <w:rPr>
      <w:rFonts w:ascii="Times New Roman" w:hAnsi="Times New Roman" w:eastAsia="方正书宋简体" w:cs="Times New Roman"/>
      <w:i/>
      <w:color w:val="EF720B"/>
      <w:kern w:val="2"/>
      <w:sz w:val="21"/>
      <w:szCs w:val="24"/>
      <w:lang w:val="en-US" w:eastAsia="zh-CN" w:bidi="ar-SA"/>
      <w14:ligatures w14:val="none"/>
    </w:rPr>
  </w:style>
  <w:style w:type="paragraph" w:customStyle="1" w:styleId="207">
    <w:name w:val="#M-正文-备用43"/>
    <w:semiHidden/>
    <w:qFormat/>
    <w:uiPriority w:val="0"/>
    <w:pPr>
      <w:widowControl w:val="0"/>
      <w:pBdr>
        <w:top w:val="wave" w:color="FFC305" w:sz="12" w:space="1"/>
        <w:left w:val="wave" w:color="FFC305" w:sz="12" w:space="0"/>
        <w:bottom w:val="wave" w:color="FFC305" w:sz="12" w:space="1"/>
        <w:right w:val="wave" w:color="FFC305" w:sz="12" w:space="4"/>
      </w:pBdr>
      <w:overflowPunct w:val="0"/>
      <w:topLinePunct/>
      <w:ind w:firstLine="198" w:firstLineChars="200"/>
      <w:jc w:val="both"/>
    </w:pPr>
    <w:rPr>
      <w:rFonts w:ascii="Times New Roman" w:hAnsi="Times New Roman" w:eastAsia="方正书宋简体" w:cs="Times New Roman"/>
      <w:i/>
      <w:color w:val="FFC305"/>
      <w:kern w:val="2"/>
      <w:sz w:val="21"/>
      <w:szCs w:val="24"/>
      <w:lang w:val="en-US" w:eastAsia="zh-CN" w:bidi="ar-SA"/>
      <w14:ligatures w14:val="none"/>
    </w:rPr>
  </w:style>
  <w:style w:type="paragraph" w:customStyle="1" w:styleId="208">
    <w:name w:val="#M-正文-备用44"/>
    <w:semiHidden/>
    <w:qFormat/>
    <w:uiPriority w:val="0"/>
    <w:pPr>
      <w:widowControl w:val="0"/>
      <w:pBdr>
        <w:top w:val="wave" w:color="00B853" w:sz="12" w:space="1"/>
        <w:left w:val="wave" w:color="00B853" w:sz="12" w:space="0"/>
        <w:bottom w:val="wave" w:color="00B853" w:sz="12" w:space="1"/>
        <w:right w:val="wave" w:color="00B853" w:sz="12" w:space="4"/>
      </w:pBdr>
      <w:overflowPunct w:val="0"/>
      <w:topLinePunct/>
      <w:ind w:firstLine="198" w:firstLineChars="200"/>
      <w:jc w:val="both"/>
    </w:pPr>
    <w:rPr>
      <w:rFonts w:ascii="Times New Roman" w:hAnsi="Times New Roman" w:eastAsia="方正书宋简体" w:cs="Times New Roman"/>
      <w:i/>
      <w:color w:val="00B853"/>
      <w:kern w:val="2"/>
      <w:sz w:val="21"/>
      <w:szCs w:val="24"/>
      <w:lang w:val="en-US" w:eastAsia="zh-CN" w:bidi="ar-SA"/>
      <w14:ligatures w14:val="none"/>
    </w:rPr>
  </w:style>
  <w:style w:type="paragraph" w:customStyle="1" w:styleId="209">
    <w:name w:val="#M-正文-备用45"/>
    <w:semiHidden/>
    <w:qFormat/>
    <w:uiPriority w:val="0"/>
    <w:pPr>
      <w:widowControl w:val="0"/>
      <w:pBdr>
        <w:top w:val="wave" w:color="31849B" w:sz="12" w:space="1"/>
        <w:left w:val="wave" w:color="31849B" w:sz="12" w:space="0"/>
        <w:bottom w:val="wave" w:color="31849B" w:sz="12" w:space="1"/>
        <w:right w:val="wave" w:color="31849B" w:sz="12" w:space="4"/>
      </w:pBdr>
      <w:overflowPunct w:val="0"/>
      <w:topLinePunct/>
      <w:ind w:firstLine="198" w:firstLineChars="200"/>
      <w:jc w:val="both"/>
    </w:pPr>
    <w:rPr>
      <w:rFonts w:ascii="Times New Roman" w:hAnsi="Times New Roman" w:eastAsia="方正书宋简体" w:cs="Times New Roman"/>
      <w:i/>
      <w:color w:val="31849B"/>
      <w:kern w:val="2"/>
      <w:sz w:val="21"/>
      <w:szCs w:val="24"/>
      <w:lang w:val="en-US" w:eastAsia="zh-CN" w:bidi="ar-SA"/>
      <w14:ligatures w14:val="none"/>
    </w:rPr>
  </w:style>
  <w:style w:type="paragraph" w:customStyle="1" w:styleId="210">
    <w:name w:val="#M-正文-备用46"/>
    <w:semiHidden/>
    <w:qFormat/>
    <w:uiPriority w:val="0"/>
    <w:pPr>
      <w:widowControl w:val="0"/>
      <w:pBdr>
        <w:top w:val="wave" w:color="2264BC" w:sz="12" w:space="1"/>
        <w:left w:val="wave" w:color="2264BC" w:sz="12" w:space="0"/>
        <w:bottom w:val="wave" w:color="2264BC" w:sz="12" w:space="1"/>
        <w:right w:val="wave" w:color="2264BC" w:sz="12" w:space="4"/>
      </w:pBdr>
      <w:overflowPunct w:val="0"/>
      <w:topLinePunct/>
      <w:ind w:firstLine="198" w:firstLineChars="200"/>
      <w:jc w:val="both"/>
    </w:pPr>
    <w:rPr>
      <w:rFonts w:ascii="Times New Roman" w:hAnsi="Times New Roman" w:eastAsia="方正书宋简体" w:cs="Times New Roman"/>
      <w:i/>
      <w:color w:val="2264BC"/>
      <w:kern w:val="2"/>
      <w:sz w:val="21"/>
      <w:szCs w:val="24"/>
      <w:lang w:val="en-US" w:eastAsia="zh-CN" w:bidi="ar-SA"/>
      <w14:ligatures w14:val="none"/>
    </w:rPr>
  </w:style>
  <w:style w:type="paragraph" w:customStyle="1" w:styleId="211">
    <w:name w:val="#M-正文-备用47"/>
    <w:semiHidden/>
    <w:qFormat/>
    <w:uiPriority w:val="0"/>
    <w:pPr>
      <w:widowControl w:val="0"/>
      <w:pBdr>
        <w:top w:val="wave" w:color="765B97" w:sz="12" w:space="1"/>
        <w:left w:val="wave" w:color="765B97" w:sz="12" w:space="0"/>
        <w:bottom w:val="wave" w:color="765B97" w:sz="12" w:space="1"/>
        <w:right w:val="wave" w:color="765B97" w:sz="12" w:space="4"/>
      </w:pBdr>
      <w:overflowPunct w:val="0"/>
      <w:topLinePunct/>
      <w:ind w:firstLine="198" w:firstLineChars="200"/>
      <w:jc w:val="both"/>
    </w:pPr>
    <w:rPr>
      <w:rFonts w:ascii="Times New Roman" w:hAnsi="Times New Roman" w:eastAsia="方正书宋简体" w:cs="Times New Roman"/>
      <w:i/>
      <w:color w:val="765B97"/>
      <w:kern w:val="2"/>
      <w:sz w:val="21"/>
      <w:szCs w:val="24"/>
      <w:lang w:val="en-US" w:eastAsia="zh-CN" w:bidi="ar-SA"/>
      <w14:ligatures w14:val="none"/>
    </w:rPr>
  </w:style>
  <w:style w:type="paragraph" w:customStyle="1" w:styleId="212">
    <w:name w:val="#M-正文-备用48"/>
    <w:semiHidden/>
    <w:qFormat/>
    <w:uiPriority w:val="0"/>
    <w:pPr>
      <w:widowControl w:val="0"/>
      <w:pBdr>
        <w:top w:val="wave" w:color="00B0EE" w:sz="12" w:space="1"/>
        <w:left w:val="wave" w:color="00B0EE" w:sz="12" w:space="0"/>
        <w:bottom w:val="wave" w:color="00B0EE" w:sz="12" w:space="1"/>
        <w:right w:val="wave" w:color="00B0EE" w:sz="12" w:space="4"/>
      </w:pBdr>
      <w:overflowPunct w:val="0"/>
      <w:topLinePunct/>
      <w:ind w:firstLine="198" w:firstLineChars="200"/>
      <w:jc w:val="both"/>
    </w:pPr>
    <w:rPr>
      <w:rFonts w:ascii="Times New Roman" w:hAnsi="Times New Roman" w:eastAsia="方正书宋简体" w:cs="Times New Roman"/>
      <w:i/>
      <w:color w:val="00B0EE"/>
      <w:kern w:val="2"/>
      <w:sz w:val="21"/>
      <w:szCs w:val="24"/>
      <w:lang w:val="en-US" w:eastAsia="zh-CN" w:bidi="ar-SA"/>
      <w14:ligatures w14:val="none"/>
    </w:rPr>
  </w:style>
  <w:style w:type="paragraph" w:customStyle="1" w:styleId="213">
    <w:name w:val="#M-正文-备用49"/>
    <w:semiHidden/>
    <w:qFormat/>
    <w:uiPriority w:val="0"/>
    <w:pPr>
      <w:widowControl w:val="0"/>
      <w:pBdr>
        <w:top w:val="wave" w:color="78953D" w:sz="12" w:space="1"/>
        <w:left w:val="wave" w:color="78953D" w:sz="12" w:space="0"/>
        <w:bottom w:val="wave" w:color="78953D" w:sz="12" w:space="1"/>
        <w:right w:val="wave" w:color="78953D" w:sz="12" w:space="4"/>
      </w:pBdr>
      <w:overflowPunct w:val="0"/>
      <w:topLinePunct/>
      <w:ind w:firstLine="198" w:firstLineChars="200"/>
      <w:jc w:val="both"/>
    </w:pPr>
    <w:rPr>
      <w:rFonts w:ascii="Times New Roman" w:hAnsi="Times New Roman" w:eastAsia="方正书宋简体" w:cs="Times New Roman"/>
      <w:i/>
      <w:color w:val="78953D"/>
      <w:kern w:val="2"/>
      <w:sz w:val="21"/>
      <w:szCs w:val="24"/>
      <w:lang w:val="en-US" w:eastAsia="zh-CN" w:bidi="ar-SA"/>
      <w14:ligatures w14:val="none"/>
    </w:rPr>
  </w:style>
  <w:style w:type="paragraph" w:customStyle="1" w:styleId="214">
    <w:name w:val="#M-正文-备用50"/>
    <w:semiHidden/>
    <w:qFormat/>
    <w:uiPriority w:val="0"/>
    <w:pPr>
      <w:widowControl w:val="0"/>
      <w:pBdr>
        <w:top w:val="wave" w:color="AE12A7" w:sz="12" w:space="1"/>
        <w:left w:val="wave" w:color="AE12A7" w:sz="12" w:space="0"/>
        <w:bottom w:val="wave" w:color="AE12A7" w:sz="12" w:space="1"/>
        <w:right w:val="wave" w:color="AE12A7" w:sz="12" w:space="4"/>
      </w:pBdr>
      <w:overflowPunct w:val="0"/>
      <w:topLinePunct/>
      <w:ind w:firstLine="198" w:firstLineChars="200"/>
      <w:jc w:val="both"/>
    </w:pPr>
    <w:rPr>
      <w:rFonts w:ascii="Times New Roman" w:hAnsi="Times New Roman" w:eastAsia="方正书宋简体" w:cs="Times New Roman"/>
      <w:i/>
      <w:color w:val="AE12A7"/>
      <w:kern w:val="2"/>
      <w:sz w:val="21"/>
      <w:szCs w:val="24"/>
      <w:lang w:val="en-US" w:eastAsia="zh-CN" w:bidi="ar-SA"/>
      <w14:ligatures w14:val="none"/>
    </w:rPr>
  </w:style>
  <w:style w:type="paragraph" w:customStyle="1" w:styleId="215">
    <w:name w:val="#P-内容提要-标题"/>
    <w:next w:val="216"/>
    <w:semiHidden/>
    <w:qFormat/>
    <w:uiPriority w:val="0"/>
    <w:pPr>
      <w:widowControl w:val="0"/>
      <w:overflowPunct w:val="0"/>
      <w:topLinePunct/>
      <w:jc w:val="center"/>
      <w:outlineLvl w:val="0"/>
    </w:pPr>
    <w:rPr>
      <w:rFonts w:ascii="Times New Roman" w:hAnsi="Times New Roman" w:eastAsia="黑体" w:cs="Times New Roman"/>
      <w:i/>
      <w:color w:val="C00000"/>
      <w:kern w:val="2"/>
      <w:sz w:val="24"/>
      <w:szCs w:val="32"/>
      <w:lang w:val="en-US" w:eastAsia="zh-CN" w:bidi="ar-SA"/>
      <w14:ligatures w14:val="none"/>
    </w:rPr>
  </w:style>
  <w:style w:type="paragraph" w:customStyle="1" w:styleId="216">
    <w:name w:val="#P-内容提要-内容"/>
    <w:semiHidden/>
    <w:qFormat/>
    <w:uiPriority w:val="0"/>
    <w:pPr>
      <w:widowControl w:val="0"/>
      <w:overflowPunct w:val="0"/>
      <w:topLinePunct/>
      <w:ind w:firstLine="200" w:firstLineChars="200"/>
      <w:jc w:val="both"/>
    </w:pPr>
    <w:rPr>
      <w:rFonts w:ascii="Times New Roman" w:hAnsi="Times New Roman" w:eastAsia="楷体" w:cs="Times New Roman"/>
      <w:i/>
      <w:color w:val="C00000"/>
      <w:kern w:val="2"/>
      <w:sz w:val="21"/>
      <w:szCs w:val="32"/>
      <w:lang w:val="en-US" w:eastAsia="zh-CN" w:bidi="ar-SA"/>
      <w14:ligatures w14:val="none"/>
    </w:rPr>
  </w:style>
  <w:style w:type="paragraph" w:customStyle="1" w:styleId="217">
    <w:name w:val="#P-版权声明-标题"/>
    <w:next w:val="218"/>
    <w:semiHidden/>
    <w:qFormat/>
    <w:uiPriority w:val="0"/>
    <w:pPr>
      <w:widowControl w:val="0"/>
      <w:overflowPunct w:val="0"/>
      <w:topLinePunct/>
      <w:jc w:val="center"/>
      <w:outlineLvl w:val="0"/>
    </w:pPr>
    <w:rPr>
      <w:rFonts w:ascii="Times New Roman" w:hAnsi="Times New Roman" w:eastAsia="黑体" w:cs="Times New Roman"/>
      <w:i/>
      <w:color w:val="C00000"/>
      <w:kern w:val="2"/>
      <w:sz w:val="36"/>
      <w:szCs w:val="32"/>
      <w:lang w:val="en-US" w:eastAsia="zh-CN" w:bidi="ar-SA"/>
      <w14:ligatures w14:val="none"/>
    </w:rPr>
  </w:style>
  <w:style w:type="paragraph" w:customStyle="1" w:styleId="218">
    <w:name w:val="#P-版权声明-内容"/>
    <w:semiHidden/>
    <w:qFormat/>
    <w:uiPriority w:val="0"/>
    <w:pPr>
      <w:widowControl w:val="0"/>
      <w:overflowPunct w:val="0"/>
      <w:topLinePunct/>
      <w:ind w:firstLine="200" w:firstLineChars="200"/>
      <w:jc w:val="both"/>
    </w:pPr>
    <w:rPr>
      <w:rFonts w:ascii="Times New Roman" w:hAnsi="Times New Roman" w:eastAsia="方正书宋简体" w:cs="Times New Roman"/>
      <w:i/>
      <w:color w:val="C00000"/>
      <w:kern w:val="2"/>
      <w:sz w:val="21"/>
      <w:szCs w:val="32"/>
      <w:lang w:val="en-US" w:eastAsia="zh-CN" w:bidi="ar-SA"/>
      <w14:ligatures w14:val="none"/>
    </w:rPr>
  </w:style>
  <w:style w:type="character" w:customStyle="1" w:styleId="219">
    <w:name w:val="#字符-常规-粗体"/>
    <w:semiHidden/>
    <w:qFormat/>
    <w:uiPriority w:val="0"/>
    <w:rPr>
      <w:b/>
    </w:rPr>
  </w:style>
  <w:style w:type="character" w:customStyle="1" w:styleId="220">
    <w:name w:val="#字符-常规-斜体"/>
    <w:semiHidden/>
    <w:qFormat/>
    <w:uiPriority w:val="0"/>
    <w:rPr>
      <w:i/>
    </w:rPr>
  </w:style>
  <w:style w:type="character" w:customStyle="1" w:styleId="221">
    <w:name w:val="#字符-常规-粗斜体"/>
    <w:semiHidden/>
    <w:qFormat/>
    <w:uiPriority w:val="0"/>
    <w:rPr>
      <w:b/>
      <w:i/>
      <w:bdr w:val="single" w:color="FF0000" w:sz="8" w:space="0"/>
    </w:rPr>
  </w:style>
  <w:style w:type="character" w:customStyle="1" w:styleId="222">
    <w:name w:val="#字符-下划线-粗体"/>
    <w:semiHidden/>
    <w:qFormat/>
    <w:uiPriority w:val="0"/>
    <w:rPr>
      <w:b/>
      <w:u w:val="single"/>
      <w:bdr w:val="single" w:color="FF0000" w:sz="8" w:space="0"/>
    </w:rPr>
  </w:style>
  <w:style w:type="character" w:customStyle="1" w:styleId="223">
    <w:name w:val="#字符-下划线-斜体"/>
    <w:semiHidden/>
    <w:qFormat/>
    <w:uiPriority w:val="0"/>
    <w:rPr>
      <w:i/>
      <w:u w:val="single"/>
      <w:bdr w:val="single" w:color="FF0000" w:sz="8" w:space="0"/>
    </w:rPr>
  </w:style>
  <w:style w:type="character" w:customStyle="1" w:styleId="224">
    <w:name w:val="#字符-下划线-粗斜体"/>
    <w:semiHidden/>
    <w:qFormat/>
    <w:uiPriority w:val="0"/>
    <w:rPr>
      <w:b/>
      <w:i/>
      <w:u w:val="single"/>
      <w:bdr w:val="single" w:color="FF0000" w:sz="8" w:space="0"/>
    </w:rPr>
  </w:style>
  <w:style w:type="character" w:customStyle="1" w:styleId="225">
    <w:name w:val="#字符-上标"/>
    <w:semiHidden/>
    <w:qFormat/>
    <w:uiPriority w:val="0"/>
    <w:rPr>
      <w:vertAlign w:val="superscript"/>
    </w:rPr>
  </w:style>
  <w:style w:type="character" w:customStyle="1" w:styleId="226">
    <w:name w:val="#字符-上标-粗体"/>
    <w:semiHidden/>
    <w:qFormat/>
    <w:uiPriority w:val="0"/>
    <w:rPr>
      <w:b/>
      <w:bdr w:val="single" w:color="FF0000" w:sz="8" w:space="0"/>
      <w:vertAlign w:val="superscript"/>
    </w:rPr>
  </w:style>
  <w:style w:type="character" w:customStyle="1" w:styleId="227">
    <w:name w:val="#字符-上标-斜体"/>
    <w:semiHidden/>
    <w:qFormat/>
    <w:uiPriority w:val="0"/>
    <w:rPr>
      <w:i/>
      <w:bdr w:val="single" w:color="FF0000" w:sz="8" w:space="0"/>
      <w:vertAlign w:val="superscript"/>
    </w:rPr>
  </w:style>
  <w:style w:type="character" w:customStyle="1" w:styleId="228">
    <w:name w:val="#字符-上标-粗斜体"/>
    <w:semiHidden/>
    <w:qFormat/>
    <w:uiPriority w:val="0"/>
    <w:rPr>
      <w:b/>
      <w:i/>
      <w:bdr w:val="single" w:color="FF0000" w:sz="8" w:space="0"/>
      <w:vertAlign w:val="superscript"/>
    </w:rPr>
  </w:style>
  <w:style w:type="character" w:customStyle="1" w:styleId="229">
    <w:name w:val="#字符-下标"/>
    <w:semiHidden/>
    <w:qFormat/>
    <w:uiPriority w:val="0"/>
    <w:rPr>
      <w:vertAlign w:val="subscript"/>
    </w:rPr>
  </w:style>
  <w:style w:type="character" w:customStyle="1" w:styleId="230">
    <w:name w:val="#字符-下标-粗体"/>
    <w:semiHidden/>
    <w:qFormat/>
    <w:uiPriority w:val="0"/>
    <w:rPr>
      <w:b/>
      <w:bdr w:val="single" w:color="FF0000" w:sz="8" w:space="0"/>
      <w:vertAlign w:val="subscript"/>
    </w:rPr>
  </w:style>
  <w:style w:type="character" w:customStyle="1" w:styleId="231">
    <w:name w:val="#字符-下标-斜体"/>
    <w:semiHidden/>
    <w:qFormat/>
    <w:uiPriority w:val="0"/>
    <w:rPr>
      <w:i/>
      <w:bdr w:val="single" w:color="FF0000" w:sz="8" w:space="0"/>
      <w:vertAlign w:val="subscript"/>
    </w:rPr>
  </w:style>
  <w:style w:type="character" w:customStyle="1" w:styleId="232">
    <w:name w:val="#字符-下标-粗斜体"/>
    <w:semiHidden/>
    <w:qFormat/>
    <w:uiPriority w:val="0"/>
    <w:rPr>
      <w:b/>
      <w:i/>
      <w:bdr w:val="single" w:color="FF0000" w:sz="8" w:space="0"/>
      <w:vertAlign w:val="subscript"/>
    </w:rPr>
  </w:style>
  <w:style w:type="character" w:customStyle="1" w:styleId="233">
    <w:name w:val="#字符-删除线"/>
    <w:semiHidden/>
    <w:qFormat/>
    <w:uiPriority w:val="1"/>
    <w:rPr>
      <w:rFonts w:ascii="宋体" w:hAnsi="宋体" w:cs="宋体"/>
      <w:kern w:val="0"/>
      <w:sz w:val="24"/>
      <w:bdr w:val="single" w:color="FF0000" w:sz="8" w:space="0"/>
    </w:rPr>
  </w:style>
  <w:style w:type="character" w:customStyle="1" w:styleId="234">
    <w:name w:val="#字符-着重号"/>
    <w:semiHidden/>
    <w:qFormat/>
    <w:uiPriority w:val="1"/>
    <w:rPr>
      <w:rFonts w:ascii="宋体" w:hAnsi="宋体" w:cs="宋体"/>
      <w:kern w:val="0"/>
      <w:sz w:val="24"/>
      <w:bdr w:val="single" w:color="FF0000" w:sz="8" w:space="0"/>
    </w:rPr>
  </w:style>
  <w:style w:type="character" w:customStyle="1" w:styleId="235">
    <w:name w:val="#字符-全部大写"/>
    <w:semiHidden/>
    <w:qFormat/>
    <w:uiPriority w:val="1"/>
    <w:rPr>
      <w:rFonts w:ascii="宋体" w:hAnsi="宋体" w:cs="宋体"/>
      <w:kern w:val="0"/>
      <w:sz w:val="24"/>
      <w:bdr w:val="single" w:color="FF0000" w:sz="8" w:space="0"/>
    </w:rPr>
  </w:style>
  <w:style w:type="character" w:customStyle="1" w:styleId="236">
    <w:name w:val="#字符-缩放"/>
    <w:semiHidden/>
    <w:qFormat/>
    <w:uiPriority w:val="1"/>
    <w:rPr>
      <w:rFonts w:ascii="宋体" w:hAnsi="宋体" w:cs="宋体"/>
      <w:kern w:val="0"/>
      <w:sz w:val="24"/>
      <w:bdr w:val="single" w:color="FF0000" w:sz="8" w:space="0"/>
    </w:rPr>
  </w:style>
  <w:style w:type="character" w:customStyle="1" w:styleId="237">
    <w:name w:val="#字符-小型大写"/>
    <w:semiHidden/>
    <w:qFormat/>
    <w:uiPriority w:val="1"/>
    <w:rPr>
      <w:bdr w:val="single" w:color="FF0000" w:sz="8" w:space="0"/>
    </w:rPr>
  </w:style>
  <w:style w:type="character" w:customStyle="1" w:styleId="238">
    <w:name w:val="#字符-表编号"/>
    <w:semiHidden/>
    <w:qFormat/>
    <w:uiPriority w:val="1"/>
  </w:style>
  <w:style w:type="character" w:customStyle="1" w:styleId="239">
    <w:name w:val="#字符-下划线"/>
    <w:semiHidden/>
    <w:qFormat/>
    <w:uiPriority w:val="1"/>
    <w:rPr>
      <w:bdr w:val="single" w:color="FF0000" w:sz="8" w:space="0"/>
    </w:rPr>
  </w:style>
  <w:style w:type="paragraph" w:customStyle="1" w:styleId="240">
    <w:name w:val="#M-正文-式中"/>
    <w:basedOn w:val="4"/>
    <w:semiHidden/>
    <w:qFormat/>
    <w:uiPriority w:val="0"/>
    <w:pPr>
      <w:ind w:firstLine="0" w:firstLineChars="0"/>
    </w:pPr>
  </w:style>
  <w:style w:type="paragraph" w:customStyle="1" w:styleId="241">
    <w:name w:val="#M-正文-式中参数"/>
    <w:basedOn w:val="4"/>
    <w:semiHidden/>
    <w:qFormat/>
    <w:uiPriority w:val="0"/>
    <w:pPr>
      <w:ind w:firstLine="0" w:firstLineChars="0"/>
      <w:jc w:val="right"/>
    </w:pPr>
  </w:style>
  <w:style w:type="paragraph" w:customStyle="1" w:styleId="242">
    <w:name w:val="#M-正文-式中参数注释"/>
    <w:basedOn w:val="4"/>
    <w:semiHidden/>
    <w:qFormat/>
    <w:uiPriority w:val="0"/>
    <w:pPr>
      <w:ind w:firstLine="0" w:firstLineChars="0"/>
    </w:pPr>
  </w:style>
  <w:style w:type="character" w:customStyle="1" w:styleId="243">
    <w:name w:val="#字符-带圈编号"/>
    <w:semiHidden/>
    <w:qFormat/>
    <w:uiPriority w:val="1"/>
    <w:rPr>
      <w:rFonts w:ascii="宋体" w:hAnsi="宋体" w:eastAsia="宋体" w:cs="Times New Roman"/>
    </w:rPr>
  </w:style>
  <w:style w:type="character" w:customStyle="1" w:styleId="244">
    <w:name w:val="#P-隐藏-字符"/>
    <w:semiHidden/>
    <w:qFormat/>
    <w:uiPriority w:val="1"/>
    <w:rPr>
      <w:rFonts w:ascii="Times New Roman" w:hAnsi="Times New Roman" w:eastAsia="宋体" w:cs="Times New Roman"/>
      <w:b/>
      <w:strike/>
      <w:vanish/>
      <w:color w:val="FF0000"/>
    </w:rPr>
  </w:style>
  <w:style w:type="paragraph" w:customStyle="1" w:styleId="245">
    <w:name w:val="#P-隐藏-段落"/>
    <w:semiHidden/>
    <w:qFormat/>
    <w:uiPriority w:val="0"/>
    <w:pPr>
      <w:widowControl w:val="0"/>
      <w:overflowPunct w:val="0"/>
      <w:topLinePunct/>
      <w:snapToGrid w:val="0"/>
    </w:pPr>
    <w:rPr>
      <w:rFonts w:ascii="Times New Roman" w:hAnsi="Times New Roman" w:eastAsia="宋体" w:cs="Times New Roman"/>
      <w:dstrike/>
      <w:vanish/>
      <w:color w:val="FF0000"/>
      <w:kern w:val="2"/>
      <w:sz w:val="21"/>
      <w:szCs w:val="24"/>
      <w:lang w:val="en-US" w:eastAsia="zh-CN" w:bidi="ar-SA"/>
      <w14:ligatures w14:val="none"/>
    </w:rPr>
  </w:style>
  <w:style w:type="table" w:customStyle="1" w:styleId="246">
    <w:name w:val="#T-表格-常规"/>
    <w:qFormat/>
    <w:uiPriority w:val="99"/>
    <w:pPr>
      <w:widowControl w:val="0"/>
      <w:overflowPunct w:val="0"/>
    </w:pPr>
    <w:rPr>
      <w:kern w:val="0"/>
      <w:sz w:val="20"/>
      <w:szCs w:val="20"/>
      <w14:ligatures w14:val="none"/>
    </w:rPr>
    <w:tblPr>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
    <w:trPr>
      <w:jc w:val="center"/>
    </w:trPr>
    <w:tcPr>
      <w:shd w:val="clear" w:color="auto" w:fill="auto"/>
      <w:vAlign w:val="center"/>
    </w:tcPr>
    <w:tblStylePr w:type="firstRow">
      <w:tcPr>
        <w:tcBorders>
          <w:top w:val="single" w:color="auto" w:sz="6" w:space="0"/>
          <w:left w:val="single" w:color="auto" w:sz="6" w:space="0"/>
          <w:bottom w:val="single" w:color="auto" w:sz="4" w:space="0"/>
          <w:right w:val="single" w:color="auto" w:sz="6" w:space="0"/>
          <w:insideH w:val="nil"/>
          <w:insideV w:val="single" w:sz="4" w:space="0"/>
          <w:tl2br w:val="nil"/>
          <w:tr2bl w:val="nil"/>
        </w:tcBorders>
        <w:shd w:val="clear" w:color="auto" w:fill="auto"/>
      </w:tcPr>
    </w:tblStylePr>
  </w:style>
  <w:style w:type="table" w:customStyle="1" w:styleId="247">
    <w:name w:val="#T-表格-图片"/>
    <w:qFormat/>
    <w:uiPriority w:val="99"/>
    <w:pPr>
      <w:widowControl w:val="0"/>
      <w:overflowPunct w:val="0"/>
    </w:pPr>
    <w:rPr>
      <w14:ligatures w14:val="none"/>
    </w:rPr>
    <w:tblPr>
      <w:jc w:val="center"/>
      <w:tblCellMar>
        <w:top w:w="0" w:type="dxa"/>
        <w:left w:w="96" w:type="dxa"/>
        <w:bottom w:w="0" w:type="dxa"/>
        <w:right w:w="96" w:type="dxa"/>
      </w:tblCellMar>
    </w:tblPr>
    <w:trPr>
      <w:jc w:val="center"/>
    </w:trPr>
    <w:tcPr>
      <w:shd w:val="clear" w:color="auto" w:fill="auto"/>
    </w:tcPr>
  </w:style>
  <w:style w:type="table" w:customStyle="1" w:styleId="248">
    <w:name w:val="#T-表格-式中"/>
    <w:qFormat/>
    <w:uiPriority w:val="99"/>
    <w:pPr>
      <w:widowControl w:val="0"/>
      <w:overflowPunct w:val="0"/>
    </w:pPr>
    <w:rPr>
      <w14:ligatures w14:val="none"/>
    </w:rPr>
    <w:tblPr>
      <w:tblCellMar>
        <w:top w:w="0" w:type="dxa"/>
        <w:left w:w="0" w:type="dxa"/>
        <w:bottom w:w="0" w:type="dxa"/>
        <w:right w:w="0" w:type="dxa"/>
      </w:tblCellMar>
    </w:tblPr>
    <w:tcPr>
      <w:shd w:val="clear" w:color="auto" w:fill="FFEECD"/>
    </w:tcPr>
  </w:style>
  <w:style w:type="table" w:customStyle="1" w:styleId="249">
    <w:name w:val="#T-表格-备用1"/>
    <w:qFormat/>
    <w:uiPriority w:val="99"/>
    <w:pPr>
      <w:widowControl w:val="0"/>
      <w:overflowPunct w:val="0"/>
    </w:pPr>
    <w:rPr>
      <w14:ligatures w14:val="none"/>
    </w:rPr>
    <w:tblPr>
      <w:tblCellMar>
        <w:top w:w="0" w:type="dxa"/>
        <w:left w:w="108" w:type="dxa"/>
        <w:bottom w:w="0" w:type="dxa"/>
        <w:right w:w="108" w:type="dxa"/>
      </w:tblCellMar>
    </w:tblPr>
  </w:style>
  <w:style w:type="table" w:customStyle="1" w:styleId="250">
    <w:name w:val="#T-表格-备用2"/>
    <w:qFormat/>
    <w:uiPriority w:val="99"/>
    <w:pPr>
      <w:widowControl w:val="0"/>
      <w:overflowPunct w:val="0"/>
    </w:pPr>
    <w:rPr>
      <w14:ligatures w14:val="none"/>
    </w:rPr>
    <w:tblPr>
      <w:tblCellMar>
        <w:top w:w="0" w:type="dxa"/>
        <w:left w:w="108" w:type="dxa"/>
        <w:bottom w:w="0" w:type="dxa"/>
        <w:right w:w="108" w:type="dxa"/>
      </w:tblCellMar>
    </w:tblPr>
  </w:style>
  <w:style w:type="table" w:customStyle="1" w:styleId="251">
    <w:name w:val="#T-表格-备用3"/>
    <w:qFormat/>
    <w:uiPriority w:val="99"/>
    <w:pPr>
      <w:widowControl w:val="0"/>
      <w:overflowPunct w:val="0"/>
    </w:pPr>
    <w:rPr>
      <w14:ligatures w14:val="none"/>
    </w:rPr>
    <w:tblPr>
      <w:tblCellMar>
        <w:top w:w="0" w:type="dxa"/>
        <w:left w:w="108" w:type="dxa"/>
        <w:bottom w:w="0" w:type="dxa"/>
        <w:right w:w="108" w:type="dxa"/>
      </w:tblCellMar>
    </w:tblPr>
  </w:style>
  <w:style w:type="table" w:customStyle="1" w:styleId="252">
    <w:name w:val="#T-表格-备用4"/>
    <w:qFormat/>
    <w:uiPriority w:val="99"/>
    <w:pPr>
      <w:widowControl w:val="0"/>
      <w:overflowPunct w:val="0"/>
    </w:pPr>
    <w:rPr>
      <w14:ligatures w14:val="none"/>
    </w:rPr>
    <w:tblPr>
      <w:tblCellMar>
        <w:top w:w="0" w:type="dxa"/>
        <w:left w:w="108" w:type="dxa"/>
        <w:bottom w:w="0" w:type="dxa"/>
        <w:right w:w="108" w:type="dxa"/>
      </w:tblCellMar>
    </w:tblPr>
  </w:style>
  <w:style w:type="table" w:customStyle="1" w:styleId="253">
    <w:name w:val="#T-表格-备用5"/>
    <w:qFormat/>
    <w:uiPriority w:val="99"/>
    <w:pPr>
      <w:widowControl w:val="0"/>
      <w:overflowPunct w:val="0"/>
    </w:pPr>
    <w:rPr>
      <w14:ligatures w14:val="none"/>
    </w:rPr>
    <w:tblPr>
      <w:tblCellMar>
        <w:top w:w="0" w:type="dxa"/>
        <w:left w:w="0" w:type="dxa"/>
        <w:bottom w:w="0" w:type="dxa"/>
        <w:right w:w="0" w:type="dxa"/>
      </w:tblCellMar>
    </w:tblPr>
  </w:style>
  <w:style w:type="table" w:customStyle="1" w:styleId="254">
    <w:name w:val="#T-表格-备用6"/>
    <w:qFormat/>
    <w:uiPriority w:val="99"/>
    <w:pPr>
      <w:widowControl w:val="0"/>
      <w:overflowPunct w:val="0"/>
    </w:pPr>
    <w:rPr>
      <w14:ligatures w14:val="none"/>
    </w:rPr>
    <w:tblPr>
      <w:tblCellMar>
        <w:top w:w="0" w:type="dxa"/>
        <w:left w:w="0" w:type="dxa"/>
        <w:bottom w:w="0" w:type="dxa"/>
        <w:right w:w="0" w:type="dxa"/>
      </w:tblCellMar>
    </w:tblPr>
  </w:style>
  <w:style w:type="table" w:customStyle="1" w:styleId="255">
    <w:name w:val="#T-表格-备用7"/>
    <w:qFormat/>
    <w:uiPriority w:val="99"/>
    <w:pPr>
      <w:widowControl w:val="0"/>
      <w:overflowPunct w:val="0"/>
    </w:pPr>
    <w:rPr>
      <w14:ligatures w14:val="none"/>
    </w:rPr>
    <w:tblPr>
      <w:tblCellMar>
        <w:top w:w="0" w:type="dxa"/>
        <w:left w:w="0" w:type="dxa"/>
        <w:bottom w:w="0" w:type="dxa"/>
        <w:right w:w="0" w:type="dxa"/>
      </w:tblCellMar>
    </w:tblPr>
  </w:style>
  <w:style w:type="table" w:customStyle="1" w:styleId="256">
    <w:name w:val="#T-表格-备用8"/>
    <w:qFormat/>
    <w:uiPriority w:val="99"/>
    <w:pPr>
      <w:widowControl w:val="0"/>
      <w:overflowPunct w:val="0"/>
    </w:pPr>
    <w:rPr>
      <w14:ligatures w14:val="none"/>
    </w:rPr>
    <w:tblPr>
      <w:tblCellMar>
        <w:top w:w="0" w:type="dxa"/>
        <w:left w:w="0" w:type="dxa"/>
        <w:bottom w:w="0" w:type="dxa"/>
        <w:right w:w="0" w:type="dxa"/>
      </w:tblCellMar>
    </w:tblPr>
  </w:style>
  <w:style w:type="table" w:customStyle="1" w:styleId="257">
    <w:name w:val="#T-表格-备用9"/>
    <w:qFormat/>
    <w:uiPriority w:val="99"/>
    <w:pPr>
      <w:widowControl w:val="0"/>
      <w:overflowPunct w:val="0"/>
    </w:pPr>
    <w:rPr>
      <w14:ligatures w14:val="none"/>
    </w:rPr>
    <w:tblPr>
      <w:tblCellMar>
        <w:top w:w="0" w:type="dxa"/>
        <w:left w:w="0" w:type="dxa"/>
        <w:bottom w:w="0" w:type="dxa"/>
        <w:right w:w="0" w:type="dxa"/>
      </w:tblCellMar>
    </w:tblPr>
  </w:style>
  <w:style w:type="table" w:customStyle="1" w:styleId="258">
    <w:name w:val="#T-表格-备用10"/>
    <w:qFormat/>
    <w:uiPriority w:val="99"/>
    <w:pPr>
      <w:widowControl w:val="0"/>
      <w:overflowPunct w:val="0"/>
    </w:pPr>
    <w:rPr>
      <w14:ligatures w14:val="none"/>
    </w:rPr>
    <w:tblPr>
      <w:tblCellMar>
        <w:top w:w="0" w:type="dxa"/>
        <w:left w:w="108" w:type="dxa"/>
        <w:bottom w:w="0" w:type="dxa"/>
        <w:right w:w="108" w:type="dxa"/>
      </w:tblCellMar>
    </w:tblPr>
  </w:style>
  <w:style w:type="paragraph" w:customStyle="1" w:styleId="259">
    <w:name w:val="#P-空行-表下空行"/>
    <w:next w:val="4"/>
    <w:semiHidden/>
    <w:qFormat/>
    <w:uiPriority w:val="0"/>
    <w:pPr>
      <w:widowControl w:val="0"/>
      <w:overflowPunct w:val="0"/>
      <w:topLinePunct/>
      <w:snapToGrid w:val="0"/>
      <w:spacing w:line="60" w:lineRule="exact"/>
    </w:pPr>
    <w:rPr>
      <w:rFonts w:ascii="Times New Roman" w:hAnsi="Times New Roman" w:eastAsia="宋体" w:cs="Times New Roman"/>
      <w:kern w:val="2"/>
      <w:sz w:val="21"/>
      <w:szCs w:val="24"/>
      <w:lang w:val="en-US" w:eastAsia="zh-CN" w:bidi="ar-SA"/>
      <w14:ligatures w14:val="none"/>
    </w:rPr>
  </w:style>
  <w:style w:type="paragraph" w:customStyle="1" w:styleId="260">
    <w:name w:val="#P-空行-末行"/>
    <w:semiHidden/>
    <w:qFormat/>
    <w:uiPriority w:val="0"/>
    <w:pPr>
      <w:snapToGrid w:val="0"/>
      <w:spacing w:after="20000" w:line="14" w:lineRule="exact"/>
    </w:pPr>
    <w:rPr>
      <w:rFonts w:ascii="Times New Roman" w:hAnsi="Times New Roman" w:eastAsia="方正书宋简体" w:cs="Times New Roman"/>
      <w:color w:val="1A4F93"/>
      <w:kern w:val="2"/>
      <w:sz w:val="21"/>
      <w:szCs w:val="21"/>
      <w:lang w:val="en-US" w:eastAsia="zh-CN" w:bidi="ar-SA"/>
      <w14:ligatures w14:val="none"/>
    </w:rPr>
  </w:style>
  <w:style w:type="paragraph" w:customStyle="1" w:styleId="261">
    <w:name w:val="#P-空行-零空行"/>
    <w:next w:val="4"/>
    <w:semiHidden/>
    <w:qFormat/>
    <w:uiPriority w:val="0"/>
    <w:pPr>
      <w:widowControl w:val="0"/>
      <w:overflowPunct w:val="0"/>
      <w:topLinePunct/>
      <w:snapToGrid w:val="0"/>
      <w:spacing w:line="14" w:lineRule="exact"/>
    </w:pPr>
    <w:rPr>
      <w:rFonts w:ascii="Times New Roman" w:hAnsi="Times New Roman" w:eastAsia="宋体" w:cs="Times New Roman"/>
      <w:kern w:val="2"/>
      <w:sz w:val="21"/>
      <w:szCs w:val="24"/>
      <w:lang w:val="en-US" w:eastAsia="zh-CN" w:bidi="ar-SA"/>
      <w14:ligatures w14:val="none"/>
    </w:rPr>
  </w:style>
  <w:style w:type="character" w:customStyle="1" w:styleId="262">
    <w:name w:val="#字符-汉字占位符"/>
    <w:semiHidden/>
    <w:qFormat/>
    <w:uiPriority w:val="1"/>
    <w:rPr>
      <w:rFonts w:ascii="方正书宋简体" w:hAnsi="方正书宋简体" w:eastAsia="方正书宋简体" w:cs="方正书宋简体"/>
      <w:color w:val="FFFFFF" w:themeColor="background1"/>
      <w14:textFill>
        <w14:solidFill>
          <w14:schemeClr w14:val="bg1"/>
        </w14:solidFill>
      </w14:textFill>
    </w:rPr>
  </w:style>
  <w:style w:type="character" w:customStyle="1" w:styleId="263">
    <w:name w:val="#字符-汉字零宽度占位符"/>
    <w:semiHidden/>
    <w:qFormat/>
    <w:uiPriority w:val="1"/>
    <w:rPr>
      <w:rFonts w:ascii="方正书宋简体" w:eastAsia="方正书宋简体"/>
      <w:color w:val="FFFFFF" w:themeColor="background1"/>
      <w:w w:val="1"/>
      <w14:textFill>
        <w14:solidFill>
          <w14:schemeClr w14:val="bg1"/>
        </w14:solidFill>
      </w14:textFill>
    </w:rPr>
  </w:style>
  <w:style w:type="character" w:styleId="264">
    <w:name w:val="Placeholder Text"/>
    <w:basedOn w:val="58"/>
    <w:qFormat/>
    <w:uiPriority w:val="99"/>
    <w:rPr>
      <w:color w:val="808080"/>
    </w:rPr>
  </w:style>
  <w:style w:type="paragraph" w:customStyle="1" w:styleId="265">
    <w:name w:val="#P-空行-拆分文档"/>
    <w:next w:val="4"/>
    <w:semiHidden/>
    <w:qFormat/>
    <w:uiPriority w:val="0"/>
    <w:pPr>
      <w:pBdr>
        <w:bottom w:val="threeDEngrave" w:color="C00000" w:sz="24" w:space="1"/>
      </w:pBdr>
      <w:topLinePunct/>
    </w:pPr>
    <w:rPr>
      <w:rFonts w:ascii="Times New Roman" w:hAnsi="Times New Roman" w:eastAsia="宋体" w:cs="Times New Roman"/>
      <w:kern w:val="2"/>
      <w:sz w:val="21"/>
      <w:szCs w:val="24"/>
      <w:lang w:val="en-US" w:eastAsia="zh-CN" w:bidi="ar-SA"/>
      <w14:ligatures w14:val="none"/>
    </w:rPr>
  </w:style>
  <w:style w:type="paragraph" w:customStyle="1" w:styleId="266">
    <w:name w:val="#P-空行-标题前零空行"/>
    <w:next w:val="4"/>
    <w:semiHidden/>
    <w:qFormat/>
    <w:uiPriority w:val="0"/>
    <w:pPr>
      <w:pageBreakBefore/>
      <w:topLinePunct/>
      <w:spacing w:line="14" w:lineRule="exact"/>
    </w:pPr>
    <w:rPr>
      <w:rFonts w:ascii="Times New Roman" w:hAnsi="Times New Roman" w:eastAsia="宋体" w:cs="Times New Roman"/>
      <w:kern w:val="2"/>
      <w:sz w:val="21"/>
      <w:szCs w:val="24"/>
      <w:lang w:val="en-US" w:eastAsia="zh-CN" w:bidi="ar-SA"/>
      <w14:ligatures w14:val="none"/>
    </w:rPr>
  </w:style>
  <w:style w:type="table" w:customStyle="1" w:styleId="267">
    <w:name w:val="#T-表格-显示公式"/>
    <w:qFormat/>
    <w:uiPriority w:val="99"/>
    <w:pPr>
      <w:overflowPunct w:val="0"/>
    </w:pPr>
    <w:rPr>
      <w14:ligatures w14:val="none"/>
    </w:rPr>
    <w:tblPr>
      <w:jc w:val="center"/>
      <w:tblCellMar>
        <w:top w:w="0" w:type="dxa"/>
        <w:left w:w="0" w:type="dxa"/>
        <w:bottom w:w="0" w:type="dxa"/>
        <w:right w:w="0" w:type="dxa"/>
      </w:tblCellMar>
    </w:tblPr>
    <w:trPr>
      <w:jc w:val="center"/>
    </w:trPr>
    <w:tcPr>
      <w:shd w:val="clear" w:color="auto" w:fill="auto"/>
    </w:tcPr>
  </w:style>
  <w:style w:type="character" w:customStyle="1" w:styleId="268">
    <w:name w:val="#字符-样式21"/>
    <w:semiHidden/>
    <w:qFormat/>
    <w:uiPriority w:val="0"/>
    <w:rPr>
      <w:shd w:val="pct30" w:color="0000FF" w:fill="auto"/>
    </w:rPr>
  </w:style>
  <w:style w:type="character" w:customStyle="1" w:styleId="269">
    <w:name w:val="#字符-样式22"/>
    <w:semiHidden/>
    <w:qFormat/>
    <w:uiPriority w:val="0"/>
    <w:rPr>
      <w:shd w:val="pct30" w:color="0000FF" w:fill="auto"/>
    </w:rPr>
  </w:style>
  <w:style w:type="character" w:customStyle="1" w:styleId="270">
    <w:name w:val="#字符-样式23"/>
    <w:semiHidden/>
    <w:qFormat/>
    <w:uiPriority w:val="0"/>
    <w:rPr>
      <w:shd w:val="pct30" w:color="0000FF" w:fill="auto"/>
    </w:rPr>
  </w:style>
  <w:style w:type="character" w:customStyle="1" w:styleId="271">
    <w:name w:val="#字符-样式24"/>
    <w:semiHidden/>
    <w:qFormat/>
    <w:uiPriority w:val="0"/>
    <w:rPr>
      <w:shd w:val="pct30" w:color="0000FF" w:fill="auto"/>
    </w:rPr>
  </w:style>
  <w:style w:type="character" w:customStyle="1" w:styleId="272">
    <w:name w:val="#字符-样式25"/>
    <w:semiHidden/>
    <w:qFormat/>
    <w:uiPriority w:val="0"/>
    <w:rPr>
      <w:shd w:val="pct30" w:color="0000FF" w:fill="auto"/>
    </w:rPr>
  </w:style>
  <w:style w:type="character" w:customStyle="1" w:styleId="273">
    <w:name w:val="#字符-样式26"/>
    <w:semiHidden/>
    <w:qFormat/>
    <w:uiPriority w:val="0"/>
    <w:rPr>
      <w:shd w:val="pct30" w:color="0000FF" w:fill="auto"/>
    </w:rPr>
  </w:style>
  <w:style w:type="character" w:customStyle="1" w:styleId="274">
    <w:name w:val="#字符-样式27"/>
    <w:semiHidden/>
    <w:qFormat/>
    <w:uiPriority w:val="0"/>
    <w:rPr>
      <w:shd w:val="pct30" w:color="0000FF" w:fill="auto"/>
    </w:rPr>
  </w:style>
  <w:style w:type="character" w:customStyle="1" w:styleId="275">
    <w:name w:val="#字符-样式28"/>
    <w:semiHidden/>
    <w:qFormat/>
    <w:uiPriority w:val="0"/>
    <w:rPr>
      <w:shd w:val="pct30" w:color="0000FF" w:fill="auto"/>
    </w:rPr>
  </w:style>
  <w:style w:type="character" w:customStyle="1" w:styleId="276">
    <w:name w:val="#字符-样式29"/>
    <w:semiHidden/>
    <w:qFormat/>
    <w:uiPriority w:val="0"/>
    <w:rPr>
      <w:shd w:val="pct30" w:color="0000FF" w:fill="auto"/>
    </w:rPr>
  </w:style>
  <w:style w:type="character" w:customStyle="1" w:styleId="277">
    <w:name w:val="#字符-样式30"/>
    <w:semiHidden/>
    <w:qFormat/>
    <w:uiPriority w:val="0"/>
    <w:rPr>
      <w:shd w:val="pct30" w:color="0000FF" w:fill="auto"/>
    </w:rPr>
  </w:style>
  <w:style w:type="character" w:customStyle="1" w:styleId="278">
    <w:name w:val="#字符-样式31"/>
    <w:semiHidden/>
    <w:qFormat/>
    <w:uiPriority w:val="0"/>
    <w:rPr>
      <w:shd w:val="pct30" w:color="0000FF" w:fill="auto"/>
    </w:rPr>
  </w:style>
  <w:style w:type="character" w:customStyle="1" w:styleId="279">
    <w:name w:val="#字符-样式32"/>
    <w:semiHidden/>
    <w:qFormat/>
    <w:uiPriority w:val="0"/>
    <w:rPr>
      <w:shd w:val="pct30" w:color="0000FF" w:fill="auto"/>
    </w:rPr>
  </w:style>
  <w:style w:type="character" w:customStyle="1" w:styleId="280">
    <w:name w:val="#字符-样式33"/>
    <w:semiHidden/>
    <w:qFormat/>
    <w:uiPriority w:val="0"/>
    <w:rPr>
      <w:shd w:val="pct30" w:color="0000FF" w:fill="auto"/>
    </w:rPr>
  </w:style>
  <w:style w:type="character" w:customStyle="1" w:styleId="281">
    <w:name w:val="#字符-样式34"/>
    <w:semiHidden/>
    <w:qFormat/>
    <w:uiPriority w:val="0"/>
    <w:rPr>
      <w:shd w:val="pct30" w:color="0000FF" w:fill="auto"/>
    </w:rPr>
  </w:style>
  <w:style w:type="character" w:customStyle="1" w:styleId="282">
    <w:name w:val="#字符-样式35"/>
    <w:semiHidden/>
    <w:qFormat/>
    <w:uiPriority w:val="0"/>
    <w:rPr>
      <w:shd w:val="pct30" w:color="0000FF" w:fill="auto"/>
    </w:rPr>
  </w:style>
  <w:style w:type="character" w:customStyle="1" w:styleId="283">
    <w:name w:val="#字符-样式36"/>
    <w:semiHidden/>
    <w:qFormat/>
    <w:uiPriority w:val="0"/>
    <w:rPr>
      <w:shd w:val="pct30" w:color="0000FF" w:fill="auto"/>
    </w:rPr>
  </w:style>
  <w:style w:type="character" w:customStyle="1" w:styleId="284">
    <w:name w:val="#字符-样式37"/>
    <w:semiHidden/>
    <w:qFormat/>
    <w:uiPriority w:val="0"/>
    <w:rPr>
      <w:shd w:val="pct30" w:color="0000FF" w:fill="auto"/>
    </w:rPr>
  </w:style>
  <w:style w:type="character" w:customStyle="1" w:styleId="285">
    <w:name w:val="#字符-样式38"/>
    <w:semiHidden/>
    <w:qFormat/>
    <w:uiPriority w:val="0"/>
    <w:rPr>
      <w:shd w:val="pct30" w:color="0000FF" w:fill="auto"/>
    </w:rPr>
  </w:style>
  <w:style w:type="character" w:customStyle="1" w:styleId="286">
    <w:name w:val="#字符-样式39"/>
    <w:semiHidden/>
    <w:qFormat/>
    <w:uiPriority w:val="0"/>
    <w:rPr>
      <w:shd w:val="pct30" w:color="0000FF" w:fill="auto"/>
    </w:rPr>
  </w:style>
  <w:style w:type="character" w:customStyle="1" w:styleId="287">
    <w:name w:val="#字符-样式40"/>
    <w:semiHidden/>
    <w:qFormat/>
    <w:uiPriority w:val="0"/>
    <w:rPr>
      <w:shd w:val="pct30" w:color="0000FF" w:fill="auto"/>
    </w:rPr>
  </w:style>
  <w:style w:type="character" w:customStyle="1" w:styleId="288">
    <w:name w:val="#字符-样式41"/>
    <w:semiHidden/>
    <w:qFormat/>
    <w:uiPriority w:val="0"/>
    <w:rPr>
      <w:shd w:val="pct30" w:color="0000FF" w:fill="auto"/>
    </w:rPr>
  </w:style>
  <w:style w:type="character" w:customStyle="1" w:styleId="289">
    <w:name w:val="#字符-样式42"/>
    <w:semiHidden/>
    <w:qFormat/>
    <w:uiPriority w:val="0"/>
    <w:rPr>
      <w:shd w:val="pct30" w:color="0000FF" w:fill="auto"/>
    </w:rPr>
  </w:style>
  <w:style w:type="character" w:customStyle="1" w:styleId="290">
    <w:name w:val="#字符-样式43"/>
    <w:semiHidden/>
    <w:qFormat/>
    <w:uiPriority w:val="0"/>
    <w:rPr>
      <w:shd w:val="pct30" w:color="0000FF" w:fill="auto"/>
    </w:rPr>
  </w:style>
  <w:style w:type="character" w:customStyle="1" w:styleId="291">
    <w:name w:val="#字符-样式44"/>
    <w:semiHidden/>
    <w:qFormat/>
    <w:uiPriority w:val="0"/>
    <w:rPr>
      <w:shd w:val="pct30" w:color="0000FF" w:fill="auto"/>
    </w:rPr>
  </w:style>
  <w:style w:type="character" w:customStyle="1" w:styleId="292">
    <w:name w:val="#字符-样式45"/>
    <w:semiHidden/>
    <w:qFormat/>
    <w:uiPriority w:val="0"/>
    <w:rPr>
      <w:shd w:val="pct30" w:color="0000FF" w:fill="auto"/>
    </w:rPr>
  </w:style>
  <w:style w:type="character" w:customStyle="1" w:styleId="293">
    <w:name w:val="#字符-样式46"/>
    <w:semiHidden/>
    <w:qFormat/>
    <w:uiPriority w:val="0"/>
    <w:rPr>
      <w:shd w:val="pct30" w:color="0000FF" w:fill="auto"/>
    </w:rPr>
  </w:style>
  <w:style w:type="character" w:customStyle="1" w:styleId="294">
    <w:name w:val="#字符-样式47"/>
    <w:semiHidden/>
    <w:qFormat/>
    <w:uiPriority w:val="0"/>
    <w:rPr>
      <w:shd w:val="pct30" w:color="0000FF" w:fill="auto"/>
    </w:rPr>
  </w:style>
  <w:style w:type="character" w:customStyle="1" w:styleId="295">
    <w:name w:val="#字符-样式48"/>
    <w:semiHidden/>
    <w:qFormat/>
    <w:uiPriority w:val="0"/>
    <w:rPr>
      <w:shd w:val="pct30" w:color="0000FF" w:fill="auto"/>
    </w:rPr>
  </w:style>
  <w:style w:type="character" w:customStyle="1" w:styleId="296">
    <w:name w:val="#字符-样式49"/>
    <w:semiHidden/>
    <w:qFormat/>
    <w:uiPriority w:val="0"/>
    <w:rPr>
      <w:shd w:val="pct30" w:color="0000FF" w:fill="auto"/>
    </w:rPr>
  </w:style>
  <w:style w:type="character" w:customStyle="1" w:styleId="297">
    <w:name w:val="#字符-样式50"/>
    <w:semiHidden/>
    <w:qFormat/>
    <w:uiPriority w:val="0"/>
    <w:rPr>
      <w:shd w:val="pct30" w:color="0000FF" w:fill="auto"/>
    </w:rPr>
  </w:style>
  <w:style w:type="character" w:customStyle="1" w:styleId="298">
    <w:name w:val="#字符-样式51"/>
    <w:semiHidden/>
    <w:qFormat/>
    <w:uiPriority w:val="0"/>
    <w:rPr>
      <w:shd w:val="pct30" w:color="0000FF" w:fill="auto"/>
    </w:rPr>
  </w:style>
  <w:style w:type="character" w:customStyle="1" w:styleId="299">
    <w:name w:val="#字符-样式52"/>
    <w:semiHidden/>
    <w:qFormat/>
    <w:uiPriority w:val="0"/>
    <w:rPr>
      <w:shd w:val="pct30" w:color="0000FF" w:fill="auto"/>
    </w:rPr>
  </w:style>
  <w:style w:type="character" w:customStyle="1" w:styleId="300">
    <w:name w:val="#字符-样式53"/>
    <w:semiHidden/>
    <w:qFormat/>
    <w:uiPriority w:val="0"/>
    <w:rPr>
      <w:shd w:val="pct30" w:color="0000FF" w:fill="auto"/>
    </w:rPr>
  </w:style>
  <w:style w:type="character" w:customStyle="1" w:styleId="301">
    <w:name w:val="#字符-样式54"/>
    <w:semiHidden/>
    <w:qFormat/>
    <w:uiPriority w:val="0"/>
    <w:rPr>
      <w:shd w:val="pct30" w:color="0000FF" w:fill="auto"/>
    </w:rPr>
  </w:style>
  <w:style w:type="character" w:customStyle="1" w:styleId="302">
    <w:name w:val="#字符-样式55"/>
    <w:semiHidden/>
    <w:qFormat/>
    <w:uiPriority w:val="0"/>
    <w:rPr>
      <w:shd w:val="pct30" w:color="0000FF" w:fill="auto"/>
    </w:rPr>
  </w:style>
  <w:style w:type="character" w:customStyle="1" w:styleId="303">
    <w:name w:val="#字符-样式56"/>
    <w:semiHidden/>
    <w:qFormat/>
    <w:uiPriority w:val="0"/>
    <w:rPr>
      <w:shd w:val="pct30" w:color="0000FF" w:fill="auto"/>
    </w:rPr>
  </w:style>
  <w:style w:type="character" w:customStyle="1" w:styleId="304">
    <w:name w:val="#字符-样式57"/>
    <w:semiHidden/>
    <w:qFormat/>
    <w:uiPriority w:val="0"/>
    <w:rPr>
      <w:shd w:val="pct30" w:color="0000FF" w:fill="auto"/>
    </w:rPr>
  </w:style>
  <w:style w:type="character" w:customStyle="1" w:styleId="305">
    <w:name w:val="#字符-样式58"/>
    <w:semiHidden/>
    <w:qFormat/>
    <w:uiPriority w:val="0"/>
    <w:rPr>
      <w:shd w:val="pct30" w:color="0000FF" w:fill="auto"/>
    </w:rPr>
  </w:style>
  <w:style w:type="character" w:customStyle="1" w:styleId="306">
    <w:name w:val="#字符-样式59"/>
    <w:semiHidden/>
    <w:qFormat/>
    <w:uiPriority w:val="0"/>
    <w:rPr>
      <w:shd w:val="pct30" w:color="0000FF" w:fill="auto"/>
    </w:rPr>
  </w:style>
  <w:style w:type="character" w:customStyle="1" w:styleId="307">
    <w:name w:val="#字符-样式60"/>
    <w:semiHidden/>
    <w:qFormat/>
    <w:uiPriority w:val="0"/>
    <w:rPr>
      <w:shd w:val="pct30" w:color="0000FF" w:fill="auto"/>
    </w:rPr>
  </w:style>
  <w:style w:type="character" w:customStyle="1" w:styleId="308">
    <w:name w:val="#字符-样式61"/>
    <w:semiHidden/>
    <w:qFormat/>
    <w:uiPriority w:val="0"/>
    <w:rPr>
      <w:shd w:val="pct30" w:color="0000FF" w:fill="auto"/>
    </w:rPr>
  </w:style>
  <w:style w:type="character" w:customStyle="1" w:styleId="309">
    <w:name w:val="#字符-样式62"/>
    <w:semiHidden/>
    <w:qFormat/>
    <w:uiPriority w:val="0"/>
    <w:rPr>
      <w:shd w:val="pct30" w:color="0000FF" w:fill="auto"/>
    </w:rPr>
  </w:style>
  <w:style w:type="character" w:customStyle="1" w:styleId="310">
    <w:name w:val="#字符-样式63"/>
    <w:semiHidden/>
    <w:qFormat/>
    <w:uiPriority w:val="0"/>
    <w:rPr>
      <w:shd w:val="pct30" w:color="0000FF" w:fill="auto"/>
    </w:rPr>
  </w:style>
  <w:style w:type="character" w:customStyle="1" w:styleId="311">
    <w:name w:val="#字符-样式64"/>
    <w:semiHidden/>
    <w:qFormat/>
    <w:uiPriority w:val="0"/>
    <w:rPr>
      <w:shd w:val="pct30" w:color="0000FF" w:fill="auto"/>
    </w:rPr>
  </w:style>
  <w:style w:type="character" w:customStyle="1" w:styleId="312">
    <w:name w:val="#字符-样式65"/>
    <w:semiHidden/>
    <w:qFormat/>
    <w:uiPriority w:val="0"/>
    <w:rPr>
      <w:shd w:val="pct30" w:color="0000FF" w:fill="auto"/>
    </w:rPr>
  </w:style>
  <w:style w:type="character" w:customStyle="1" w:styleId="313">
    <w:name w:val="#字符-样式66"/>
    <w:semiHidden/>
    <w:qFormat/>
    <w:uiPriority w:val="0"/>
    <w:rPr>
      <w:shd w:val="pct30" w:color="0000FF" w:fill="auto"/>
    </w:rPr>
  </w:style>
  <w:style w:type="character" w:customStyle="1" w:styleId="314">
    <w:name w:val="#字符-样式67"/>
    <w:semiHidden/>
    <w:qFormat/>
    <w:uiPriority w:val="0"/>
    <w:rPr>
      <w:shd w:val="pct30" w:color="0000FF" w:fill="auto"/>
    </w:rPr>
  </w:style>
  <w:style w:type="character" w:customStyle="1" w:styleId="315">
    <w:name w:val="#字符-样式68"/>
    <w:semiHidden/>
    <w:qFormat/>
    <w:uiPriority w:val="0"/>
    <w:rPr>
      <w:shd w:val="pct30" w:color="0000FF" w:fill="auto"/>
    </w:rPr>
  </w:style>
  <w:style w:type="character" w:customStyle="1" w:styleId="316">
    <w:name w:val="#字符-样式69"/>
    <w:semiHidden/>
    <w:qFormat/>
    <w:uiPriority w:val="0"/>
    <w:rPr>
      <w:shd w:val="pct30" w:color="0000FF" w:fill="auto"/>
    </w:rPr>
  </w:style>
  <w:style w:type="character" w:customStyle="1" w:styleId="317">
    <w:name w:val="#字符-样式70"/>
    <w:semiHidden/>
    <w:qFormat/>
    <w:uiPriority w:val="0"/>
    <w:rPr>
      <w:shd w:val="pct30" w:color="0000FF" w:fill="auto"/>
    </w:rPr>
  </w:style>
  <w:style w:type="character" w:customStyle="1" w:styleId="318">
    <w:name w:val="#字符-样式71"/>
    <w:semiHidden/>
    <w:qFormat/>
    <w:uiPriority w:val="0"/>
    <w:rPr>
      <w:shd w:val="pct30" w:color="0000FF" w:fill="auto"/>
    </w:rPr>
  </w:style>
  <w:style w:type="character" w:customStyle="1" w:styleId="319">
    <w:name w:val="#字符-样式72"/>
    <w:semiHidden/>
    <w:qFormat/>
    <w:uiPriority w:val="0"/>
    <w:rPr>
      <w:shd w:val="pct30" w:color="0000FF" w:fill="auto"/>
    </w:rPr>
  </w:style>
  <w:style w:type="character" w:customStyle="1" w:styleId="320">
    <w:name w:val="#字符-样式73"/>
    <w:semiHidden/>
    <w:qFormat/>
    <w:uiPriority w:val="0"/>
    <w:rPr>
      <w:shd w:val="pct30" w:color="0000FF" w:fill="auto"/>
    </w:rPr>
  </w:style>
  <w:style w:type="character" w:customStyle="1" w:styleId="321">
    <w:name w:val="#字符-样式74"/>
    <w:semiHidden/>
    <w:qFormat/>
    <w:uiPriority w:val="0"/>
    <w:rPr>
      <w:shd w:val="pct30" w:color="0000FF" w:fill="auto"/>
    </w:rPr>
  </w:style>
  <w:style w:type="character" w:customStyle="1" w:styleId="322">
    <w:name w:val="#字符-样式75"/>
    <w:semiHidden/>
    <w:qFormat/>
    <w:uiPriority w:val="0"/>
    <w:rPr>
      <w:shd w:val="pct30" w:color="0000FF" w:fill="auto"/>
    </w:rPr>
  </w:style>
  <w:style w:type="character" w:customStyle="1" w:styleId="323">
    <w:name w:val="#字符-样式76"/>
    <w:semiHidden/>
    <w:qFormat/>
    <w:uiPriority w:val="0"/>
    <w:rPr>
      <w:shd w:val="pct30" w:color="0000FF" w:fill="auto"/>
    </w:rPr>
  </w:style>
  <w:style w:type="character" w:customStyle="1" w:styleId="324">
    <w:name w:val="#字符-样式77"/>
    <w:semiHidden/>
    <w:qFormat/>
    <w:uiPriority w:val="0"/>
    <w:rPr>
      <w:shd w:val="pct30" w:color="0000FF" w:fill="auto"/>
    </w:rPr>
  </w:style>
  <w:style w:type="character" w:customStyle="1" w:styleId="325">
    <w:name w:val="#字符-样式78"/>
    <w:semiHidden/>
    <w:qFormat/>
    <w:uiPriority w:val="0"/>
    <w:rPr>
      <w:shd w:val="pct30" w:color="0000FF" w:fill="auto"/>
    </w:rPr>
  </w:style>
  <w:style w:type="character" w:customStyle="1" w:styleId="326">
    <w:name w:val="#字符-样式79"/>
    <w:semiHidden/>
    <w:qFormat/>
    <w:uiPriority w:val="0"/>
    <w:rPr>
      <w:shd w:val="pct30" w:color="0000FF" w:fill="auto"/>
    </w:rPr>
  </w:style>
  <w:style w:type="character" w:customStyle="1" w:styleId="327">
    <w:name w:val="#字符-样式80"/>
    <w:semiHidden/>
    <w:qFormat/>
    <w:uiPriority w:val="0"/>
    <w:rPr>
      <w:shd w:val="pct30" w:color="0000FF" w:fill="auto"/>
    </w:rPr>
  </w:style>
  <w:style w:type="character" w:customStyle="1" w:styleId="328">
    <w:name w:val="#字符-样式81"/>
    <w:semiHidden/>
    <w:qFormat/>
    <w:uiPriority w:val="0"/>
    <w:rPr>
      <w:shd w:val="pct30" w:color="0000FF" w:fill="auto"/>
    </w:rPr>
  </w:style>
  <w:style w:type="character" w:customStyle="1" w:styleId="329">
    <w:name w:val="#字符-样式82"/>
    <w:semiHidden/>
    <w:qFormat/>
    <w:uiPriority w:val="0"/>
    <w:rPr>
      <w:shd w:val="pct30" w:color="0000FF" w:fill="auto"/>
    </w:rPr>
  </w:style>
  <w:style w:type="character" w:customStyle="1" w:styleId="330">
    <w:name w:val="#字符-样式83"/>
    <w:semiHidden/>
    <w:qFormat/>
    <w:uiPriority w:val="0"/>
    <w:rPr>
      <w:shd w:val="pct30" w:color="0000FF" w:fill="auto"/>
    </w:rPr>
  </w:style>
  <w:style w:type="character" w:customStyle="1" w:styleId="331">
    <w:name w:val="#字符-样式84"/>
    <w:semiHidden/>
    <w:qFormat/>
    <w:uiPriority w:val="0"/>
    <w:rPr>
      <w:shd w:val="pct30" w:color="0000FF" w:fill="auto"/>
    </w:rPr>
  </w:style>
  <w:style w:type="character" w:customStyle="1" w:styleId="332">
    <w:name w:val="#字符-样式85"/>
    <w:semiHidden/>
    <w:qFormat/>
    <w:uiPriority w:val="0"/>
    <w:rPr>
      <w:shd w:val="pct30" w:color="0000FF" w:fill="auto"/>
    </w:rPr>
  </w:style>
  <w:style w:type="character" w:customStyle="1" w:styleId="333">
    <w:name w:val="#字符-样式86"/>
    <w:semiHidden/>
    <w:uiPriority w:val="0"/>
    <w:rPr>
      <w:shd w:val="pct30" w:color="0000FF" w:fill="auto"/>
    </w:rPr>
  </w:style>
  <w:style w:type="character" w:customStyle="1" w:styleId="334">
    <w:name w:val="#字符-样式87"/>
    <w:semiHidden/>
    <w:qFormat/>
    <w:uiPriority w:val="0"/>
    <w:rPr>
      <w:shd w:val="pct30" w:color="0000FF" w:fill="auto"/>
    </w:rPr>
  </w:style>
  <w:style w:type="character" w:customStyle="1" w:styleId="335">
    <w:name w:val="#字符-样式88"/>
    <w:semiHidden/>
    <w:qFormat/>
    <w:uiPriority w:val="0"/>
    <w:rPr>
      <w:shd w:val="pct30" w:color="0000FF" w:fill="auto"/>
    </w:rPr>
  </w:style>
  <w:style w:type="character" w:customStyle="1" w:styleId="336">
    <w:name w:val="#字符-样式89"/>
    <w:semiHidden/>
    <w:uiPriority w:val="0"/>
    <w:rPr>
      <w:shd w:val="pct30" w:color="0000FF" w:fill="auto"/>
    </w:rPr>
  </w:style>
  <w:style w:type="character" w:customStyle="1" w:styleId="337">
    <w:name w:val="#字符-样式90"/>
    <w:semiHidden/>
    <w:qFormat/>
    <w:uiPriority w:val="0"/>
    <w:rPr>
      <w:shd w:val="pct30" w:color="0000FF" w:fill="auto"/>
    </w:rPr>
  </w:style>
  <w:style w:type="character" w:customStyle="1" w:styleId="338">
    <w:name w:val="#字符-样式91"/>
    <w:semiHidden/>
    <w:qFormat/>
    <w:uiPriority w:val="0"/>
    <w:rPr>
      <w:shd w:val="pct30" w:color="0000FF" w:fill="auto"/>
    </w:rPr>
  </w:style>
  <w:style w:type="character" w:customStyle="1" w:styleId="339">
    <w:name w:val="#字符-样式92"/>
    <w:semiHidden/>
    <w:qFormat/>
    <w:uiPriority w:val="0"/>
    <w:rPr>
      <w:shd w:val="pct30" w:color="0000FF" w:fill="auto"/>
    </w:rPr>
  </w:style>
  <w:style w:type="character" w:customStyle="1" w:styleId="340">
    <w:name w:val="#字符-样式93"/>
    <w:semiHidden/>
    <w:qFormat/>
    <w:uiPriority w:val="0"/>
    <w:rPr>
      <w:shd w:val="pct30" w:color="0000FF" w:fill="auto"/>
    </w:rPr>
  </w:style>
  <w:style w:type="character" w:customStyle="1" w:styleId="341">
    <w:name w:val="#字符-样式94"/>
    <w:semiHidden/>
    <w:qFormat/>
    <w:uiPriority w:val="0"/>
    <w:rPr>
      <w:shd w:val="pct30" w:color="0000FF" w:fill="auto"/>
    </w:rPr>
  </w:style>
  <w:style w:type="character" w:customStyle="1" w:styleId="342">
    <w:name w:val="#字符-样式95"/>
    <w:semiHidden/>
    <w:qFormat/>
    <w:uiPriority w:val="0"/>
    <w:rPr>
      <w:shd w:val="pct30" w:color="0000FF" w:fill="auto"/>
    </w:rPr>
  </w:style>
  <w:style w:type="character" w:customStyle="1" w:styleId="343">
    <w:name w:val="#字符-样式96"/>
    <w:semiHidden/>
    <w:qFormat/>
    <w:uiPriority w:val="0"/>
    <w:rPr>
      <w:shd w:val="pct30" w:color="0000FF" w:fill="auto"/>
    </w:rPr>
  </w:style>
  <w:style w:type="character" w:customStyle="1" w:styleId="344">
    <w:name w:val="#字符-样式97"/>
    <w:semiHidden/>
    <w:qFormat/>
    <w:uiPriority w:val="0"/>
    <w:rPr>
      <w:shd w:val="pct30" w:color="0000FF" w:fill="auto"/>
    </w:rPr>
  </w:style>
  <w:style w:type="character" w:customStyle="1" w:styleId="345">
    <w:name w:val="#字符-样式98"/>
    <w:semiHidden/>
    <w:qFormat/>
    <w:uiPriority w:val="0"/>
    <w:rPr>
      <w:shd w:val="pct30" w:color="0000FF" w:fill="auto"/>
    </w:rPr>
  </w:style>
  <w:style w:type="character" w:customStyle="1" w:styleId="346">
    <w:name w:val="#字符-样式99"/>
    <w:semiHidden/>
    <w:qFormat/>
    <w:uiPriority w:val="0"/>
    <w:rPr>
      <w:shd w:val="pct30" w:color="0000FF" w:fill="auto"/>
    </w:rPr>
  </w:style>
  <w:style w:type="character" w:customStyle="1" w:styleId="347">
    <w:name w:val="#字符-样式100"/>
    <w:semiHidden/>
    <w:qFormat/>
    <w:uiPriority w:val="0"/>
    <w:rPr>
      <w:shd w:val="pct30" w:color="0000FF" w:fill="auto"/>
    </w:rPr>
  </w:style>
  <w:style w:type="paragraph" w:customStyle="1" w:styleId="348">
    <w:name w:val="#M-正文-备用51"/>
    <w:semiHidden/>
    <w:uiPriority w:val="0"/>
    <w:pPr>
      <w:widowControl w:val="0"/>
      <w:overflowPunct w:val="0"/>
      <w:spacing w:beforeLines="1550" w:afterLines="300"/>
      <w:jc w:val="center"/>
    </w:pPr>
    <w:rPr>
      <w:rFonts w:ascii="Times New Roman" w:hAnsi="Times New Roman" w:eastAsia="黑体" w:cs="Times New Roman"/>
      <w:kern w:val="2"/>
      <w:sz w:val="52"/>
      <w:szCs w:val="24"/>
      <w:lang w:val="en-US" w:eastAsia="zh-CN" w:bidi="ar-SA"/>
      <w14:ligatures w14:val="none"/>
    </w:rPr>
  </w:style>
  <w:style w:type="paragraph" w:customStyle="1" w:styleId="349">
    <w:name w:val="#M-正文-备用52"/>
    <w:semiHidden/>
    <w:qFormat/>
    <w:uiPriority w:val="0"/>
    <w:pPr>
      <w:widowControl w:val="0"/>
      <w:overflowPunct w:val="0"/>
      <w:jc w:val="center"/>
    </w:pPr>
    <w:rPr>
      <w:rFonts w:ascii="Times New Roman" w:hAnsi="Times New Roman" w:eastAsia="黑体" w:cs="Times New Roman"/>
      <w:kern w:val="2"/>
      <w:sz w:val="24"/>
      <w:szCs w:val="24"/>
      <w:lang w:val="en-US" w:eastAsia="zh-CN" w:bidi="ar-SA"/>
      <w14:ligatures w14:val="none"/>
    </w:rPr>
  </w:style>
  <w:style w:type="paragraph" w:customStyle="1" w:styleId="350">
    <w:name w:val="#M-正文-备用5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1">
    <w:name w:val="#M-正文-备用5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2">
    <w:name w:val="#M-正文-备用5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3">
    <w:name w:val="#M-正文-备用56"/>
    <w:semiHidden/>
    <w:qFormat/>
    <w:uiPriority w:val="0"/>
    <w:pPr>
      <w:widowControl w:val="0"/>
      <w:overflowPunct w:val="0"/>
      <w:topLinePunct/>
      <w:snapToGrid w:val="0"/>
      <w:spacing w:line="268" w:lineRule="atLeast"/>
      <w:ind w:firstLine="2680" w:firstLineChars="134"/>
      <w:contextualSpacing/>
      <w:jc w:val="both"/>
    </w:pPr>
    <w:rPr>
      <w:rFonts w:ascii="Times New Roman" w:hAnsi="Times New Roman" w:eastAsia="宋体" w:cs="Times New Roman"/>
      <w:kern w:val="2"/>
      <w:sz w:val="21"/>
      <w:szCs w:val="24"/>
      <w:lang w:val="en-US" w:eastAsia="zh-CN" w:bidi="ar-SA"/>
      <w14:ligatures w14:val="none"/>
    </w:rPr>
  </w:style>
  <w:style w:type="paragraph" w:customStyle="1" w:styleId="354">
    <w:name w:val="#M-正文-备用57"/>
    <w:semiHidden/>
    <w:uiPriority w:val="0"/>
    <w:pPr>
      <w:widowControl w:val="0"/>
      <w:overflowPunct w:val="0"/>
      <w:topLinePunct/>
      <w:snapToGrid w:val="0"/>
      <w:spacing w:after="164"/>
      <w:jc w:val="both"/>
    </w:pPr>
    <w:rPr>
      <w:rFonts w:ascii="Times New Roman" w:hAnsi="Times New Roman" w:eastAsia="宋体" w:cs="Times New Roman"/>
      <w:b/>
      <w:kern w:val="2"/>
      <w:sz w:val="28"/>
      <w:szCs w:val="24"/>
      <w:lang w:val="en-US" w:eastAsia="zh-CN" w:bidi="ar-SA"/>
      <w14:ligatures w14:val="none"/>
    </w:rPr>
  </w:style>
  <w:style w:type="paragraph" w:customStyle="1" w:styleId="355">
    <w:name w:val="#M-正文-备用58"/>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6">
    <w:name w:val="#M-正文-备用5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7">
    <w:name w:val="#M-正文-备用6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8">
    <w:name w:val="#M-正文-备用6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9">
    <w:name w:val="#M-正文-备用6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0">
    <w:name w:val="#M-正文-备用6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1">
    <w:name w:val="#M-正文-备用6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2">
    <w:name w:val="#M-正文-备用6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3">
    <w:name w:val="#M-正文-备用6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4">
    <w:name w:val="#M-正文-备用67"/>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5">
    <w:name w:val="#M-正文-备用6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6">
    <w:name w:val="#M-正文-备用6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7">
    <w:name w:val="#M-正文-备用7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8">
    <w:name w:val="#M-正文-备用7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9">
    <w:name w:val="#M-正文-备用7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0">
    <w:name w:val="#M-正文-备用7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1">
    <w:name w:val="#M-正文-备用7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2">
    <w:name w:val="#M-正文-备用7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3">
    <w:name w:val="#M-正文-备用7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4">
    <w:name w:val="#M-正文-备用7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5">
    <w:name w:val="#M-正文-备用7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6">
    <w:name w:val="#M-正文-备用79"/>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7">
    <w:name w:val="#M-正文-备用8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8">
    <w:name w:val="#M-正文-备用8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9">
    <w:name w:val="#M-正文-备用82"/>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0">
    <w:name w:val="#M-正文-备用8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1">
    <w:name w:val="#M-正文-备用84"/>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2">
    <w:name w:val="#M-正文-备用8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3">
    <w:name w:val="#M-正文-备用8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4">
    <w:name w:val="#M-正文-备用8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5">
    <w:name w:val="#M-正文-备用88"/>
    <w:semiHidden/>
    <w:qFormat/>
    <w:uiPriority w:val="0"/>
    <w:pPr>
      <w:widowControl w:val="0"/>
      <w:overflowPunct w:val="0"/>
      <w:topLinePunct/>
      <w:snapToGrid w:val="0"/>
      <w:spacing w:line="268" w:lineRule="atLeast"/>
      <w:jc w:val="both"/>
    </w:pPr>
    <w:rPr>
      <w:rFonts w:ascii="Times New Roman" w:hAnsi="Times New Roman" w:eastAsia="宋体" w:cs="Times New Roman"/>
      <w:kern w:val="2"/>
      <w:sz w:val="21"/>
      <w:szCs w:val="24"/>
      <w:lang w:val="en-US" w:eastAsia="zh-CN" w:bidi="ar-SA"/>
      <w14:ligatures w14:val="none"/>
    </w:rPr>
  </w:style>
  <w:style w:type="paragraph" w:customStyle="1" w:styleId="386">
    <w:name w:val="#M-正文-备用8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7">
    <w:name w:val="#M-正文-备用9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8">
    <w:name w:val="#M-正文-备用9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9">
    <w:name w:val="#M-正文-备用9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0">
    <w:name w:val="#M-正文-备用9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1">
    <w:name w:val="#M-正文-备用9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2">
    <w:name w:val="#M-正文-备用95"/>
    <w:semiHidden/>
    <w:qFormat/>
    <w:uiPriority w:val="0"/>
    <w:pPr>
      <w:widowControl w:val="0"/>
      <w:overflowPunct w:val="0"/>
      <w:topLinePunct/>
      <w:spacing w:line="254" w:lineRule="auto"/>
      <w:ind w:firstLine="4000" w:firstLineChars="200"/>
      <w:jc w:val="both"/>
    </w:pPr>
    <w:rPr>
      <w:rFonts w:ascii="Times New Roman" w:hAnsi="Times New Roman" w:eastAsia="宋体" w:cs="Times New Roman"/>
      <w:kern w:val="2"/>
      <w:sz w:val="21"/>
      <w:szCs w:val="24"/>
      <w:lang w:val="en-US" w:eastAsia="zh-CN" w:bidi="ar-SA"/>
      <w14:ligatures w14:val="none"/>
    </w:rPr>
  </w:style>
  <w:style w:type="paragraph" w:customStyle="1" w:styleId="393">
    <w:name w:val="#M-正文-备用9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4">
    <w:name w:val="#M-正文-备用9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5">
    <w:name w:val="#M-正文-备用9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6">
    <w:name w:val="#M-正文-备用9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7">
    <w:name w:val="#M-正文-备用100"/>
    <w:semiHidden/>
    <w:qFormat/>
    <w:uiPriority w:val="0"/>
    <w:pPr>
      <w:widowControl w:val="0"/>
      <w:overflowPunct w:val="0"/>
      <w:topLinePunct/>
      <w:spacing w:beforeLines="1582"/>
      <w:jc w:val="center"/>
    </w:pPr>
    <w:rPr>
      <w:rFonts w:ascii="Times New Roman" w:hAnsi="Times New Roman" w:eastAsia="宋体" w:cs="Times New Roman"/>
      <w:b/>
      <w:kern w:val="2"/>
      <w:sz w:val="24"/>
      <w:szCs w:val="24"/>
      <w:lang w:val="en-US" w:eastAsia="zh-CN" w:bidi="ar-SA"/>
      <w14:ligatures w14:val="none"/>
    </w:rPr>
  </w:style>
  <w:style w:type="paragraph" w:customStyle="1" w:styleId="398">
    <w:name w:val="#G-图名-分图名"/>
    <w:next w:val="68"/>
    <w:semiHidden/>
    <w:qFormat/>
    <w:uiPriority w:val="0"/>
    <w:pPr>
      <w:widowControl w:val="0"/>
      <w:overflowPunct w:val="0"/>
      <w:topLinePunct/>
      <w:snapToGrid w:val="0"/>
      <w:spacing w:before="60" w:after="60"/>
      <w:jc w:val="center"/>
    </w:pPr>
    <w:rPr>
      <w:rFonts w:ascii="Times New Roman" w:hAnsi="Times New Roman" w:eastAsia="宋体" w:cs="Times New Roman"/>
      <w:color w:val="000000"/>
      <w:kern w:val="2"/>
      <w:sz w:val="15"/>
      <w:szCs w:val="21"/>
      <w:lang w:val="en-US" w:eastAsia="zh-CN" w:bidi="ar-SA"/>
      <w14:ligatures w14:val="none"/>
    </w:rPr>
  </w:style>
  <w:style w:type="paragraph" w:customStyle="1" w:styleId="399">
    <w:name w:val="#P-空行-通用"/>
    <w:next w:val="4"/>
    <w:semiHidden/>
    <w:qFormat/>
    <w:uiPriority w:val="0"/>
    <w:pPr>
      <w:widowControl w:val="0"/>
      <w:overflowPunct w:val="0"/>
      <w:snapToGrid w:val="0"/>
      <w:jc w:val="both"/>
    </w:pPr>
    <w:rPr>
      <w:rFonts w:ascii="Times New Roman" w:hAnsi="Times New Roman" w:eastAsia="宋体" w:cs="Times New Roman"/>
      <w:kern w:val="2"/>
      <w:sz w:val="21"/>
      <w:szCs w:val="24"/>
      <w:lang w:val="en-US" w:eastAsia="zh-CN" w:bidi="ar-SA"/>
      <w14:ligatures w14:val="none"/>
    </w:rPr>
  </w:style>
  <w:style w:type="paragraph" w:customStyle="1" w:styleId="400">
    <w:name w:val="#M-正文-备用101"/>
    <w:semiHidden/>
    <w:qFormat/>
    <w:uiPriority w:val="0"/>
    <w:pPr>
      <w:widowControl w:val="0"/>
      <w:overflowPunct w:val="0"/>
      <w:topLinePunct/>
      <w:jc w:val="center"/>
    </w:pPr>
    <w:rPr>
      <w:rFonts w:ascii="Times New Roman" w:hAnsi="Times New Roman" w:eastAsia="宋体" w:cs="Times New Roman"/>
      <w:kern w:val="2"/>
      <w:sz w:val="24"/>
      <w:szCs w:val="24"/>
      <w:lang w:val="en-US" w:eastAsia="zh-CN" w:bidi="ar-SA"/>
      <w14:ligatures w14:val="none"/>
    </w:rPr>
  </w:style>
  <w:style w:type="paragraph" w:customStyle="1" w:styleId="401">
    <w:name w:val="#M-正文-备用10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2">
    <w:name w:val="#M-正文-备用10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3">
    <w:name w:val="#M-正文-备用10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4">
    <w:name w:val="#M-正文-备用10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5">
    <w:name w:val="#M-正文-备用10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6">
    <w:name w:val="#M-正文-备用10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7">
    <w:name w:val="#M-正文-备用10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8">
    <w:name w:val="#M-正文-备用10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9">
    <w:name w:val="#M-正文-备用11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0">
    <w:name w:val="#M-正文-备用11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1">
    <w:name w:val="#M-正文-备用11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2">
    <w:name w:val="#M-正文-备用11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3">
    <w:name w:val="#M-正文-备用11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4">
    <w:name w:val="#M-正文-备用11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5">
    <w:name w:val="#M-正文-备用11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6">
    <w:name w:val="#M-正文-备用11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7">
    <w:name w:val="#M-正文-备用118"/>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8">
    <w:name w:val="#M-正文-备用11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9">
    <w:name w:val="#M-正文-备用120"/>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0">
    <w:name w:val="#M-正文-备用12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1">
    <w:name w:val="#M-正文-备用12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2">
    <w:name w:val="#M-正文-备用12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3">
    <w:name w:val="#M-正文-备用12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4">
    <w:name w:val="#M-正文-备用12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5">
    <w:name w:val="#M-正文-备用12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6">
    <w:name w:val="#M-正文-备用12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7">
    <w:name w:val="#M-正文-备用12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8">
    <w:name w:val="#M-正文-备用12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9">
    <w:name w:val="#M-正文-备用13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0">
    <w:name w:val="#M-正文-备用131"/>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1">
    <w:name w:val="#M-正文-备用132"/>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2">
    <w:name w:val="#M-正文-备用133"/>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3">
    <w:name w:val="#M-正文-备用13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4">
    <w:name w:val="#M-正文-备用13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5">
    <w:name w:val="#M-正文-备用136"/>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6">
    <w:name w:val="#M-正文-备用13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7">
    <w:name w:val="#M-正文-备用13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8">
    <w:name w:val="#M-正文-备用13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9">
    <w:name w:val="#M-正文-备用140"/>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0">
    <w:name w:val="#M-正文-备用14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1">
    <w:name w:val="#M-正文-备用142"/>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2">
    <w:name w:val="#M-正文-备用14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3">
    <w:name w:val="#M-正文-备用14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4">
    <w:name w:val="#M-正文-备用14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5">
    <w:name w:val="#M-正文-备用14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6">
    <w:name w:val="#M-正文-备用147"/>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7">
    <w:name w:val="#M-正文-备用14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8">
    <w:name w:val="#M-正文-备用14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9">
    <w:name w:val="#M-正文-备用15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character" w:customStyle="1" w:styleId="450">
    <w:name w:val="#字符-样式1000"/>
    <w:semiHidden/>
    <w:qFormat/>
    <w:uiPriority w:val="0"/>
    <w:rPr>
      <w:bdr w:val="dotted" w:color="FF0000" w:sz="8" w:space="0"/>
    </w:rPr>
  </w:style>
  <w:style w:type="character" w:customStyle="1" w:styleId="451">
    <w:name w:val="#字符-样式1001"/>
    <w:semiHidden/>
    <w:qFormat/>
    <w:uiPriority w:val="0"/>
    <w:rPr>
      <w:position w:val="2"/>
    </w:rPr>
  </w:style>
  <w:style w:type="character" w:customStyle="1" w:styleId="452">
    <w:name w:val="#字符-样式1002"/>
    <w:semiHidden/>
    <w:qFormat/>
    <w:uiPriority w:val="0"/>
    <w:rPr>
      <w:bdr w:val="dotted" w:color="FF0000" w:sz="8" w:space="0"/>
    </w:rPr>
  </w:style>
  <w:style w:type="character" w:customStyle="1" w:styleId="453">
    <w:name w:val="#字符-样式1003"/>
    <w:semiHidden/>
    <w:qFormat/>
    <w:uiPriority w:val="0"/>
    <w:rPr>
      <w:bdr w:val="dotted" w:color="FF0000" w:sz="8" w:space="0"/>
    </w:rPr>
  </w:style>
  <w:style w:type="character" w:customStyle="1" w:styleId="454">
    <w:name w:val="#字符-样式1004"/>
    <w:semiHidden/>
    <w:qFormat/>
    <w:uiPriority w:val="0"/>
    <w:rPr>
      <w:bdr w:val="dotted" w:color="FF0000" w:sz="8" w:space="0"/>
    </w:rPr>
  </w:style>
  <w:style w:type="character" w:customStyle="1" w:styleId="455">
    <w:name w:val="#字符-样式1005"/>
    <w:semiHidden/>
    <w:qFormat/>
    <w:uiPriority w:val="0"/>
    <w:rPr>
      <w:bdr w:val="dotted" w:color="FF0000" w:sz="8" w:space="0"/>
    </w:rPr>
  </w:style>
  <w:style w:type="character" w:customStyle="1" w:styleId="456">
    <w:name w:val="#字符-样式1006"/>
    <w:semiHidden/>
    <w:qFormat/>
    <w:uiPriority w:val="0"/>
    <w:rPr>
      <w:bdr w:val="dotted" w:color="FF0000" w:sz="8" w:space="0"/>
    </w:rPr>
  </w:style>
  <w:style w:type="character" w:customStyle="1" w:styleId="457">
    <w:name w:val="#字符-样式1007"/>
    <w:semiHidden/>
    <w:qFormat/>
    <w:uiPriority w:val="0"/>
    <w:rPr>
      <w:bdr w:val="dotted" w:color="FF0000" w:sz="8" w:space="0"/>
    </w:rPr>
  </w:style>
  <w:style w:type="character" w:customStyle="1" w:styleId="458">
    <w:name w:val="#字符-样式1008"/>
    <w:semiHidden/>
    <w:qFormat/>
    <w:uiPriority w:val="0"/>
    <w:rPr>
      <w:bdr w:val="dotted" w:color="FF0000" w:sz="8" w:space="0"/>
    </w:rPr>
  </w:style>
  <w:style w:type="character" w:customStyle="1" w:styleId="459">
    <w:name w:val="#字符-样式1009"/>
    <w:semiHidden/>
    <w:qFormat/>
    <w:uiPriority w:val="0"/>
    <w:rPr>
      <w:bdr w:val="dotted" w:color="FF0000" w:sz="8" w:space="0"/>
    </w:rPr>
  </w:style>
  <w:style w:type="character" w:customStyle="1" w:styleId="460">
    <w:name w:val="#字符-样式1010"/>
    <w:semiHidden/>
    <w:qFormat/>
    <w:uiPriority w:val="0"/>
    <w:rPr>
      <w:bdr w:val="dotted" w:color="FF0000" w:sz="8" w:space="0"/>
    </w:rPr>
  </w:style>
  <w:style w:type="character" w:customStyle="1" w:styleId="461">
    <w:name w:val="#字符-样式1011"/>
    <w:semiHidden/>
    <w:qFormat/>
    <w:uiPriority w:val="0"/>
    <w:rPr>
      <w:bdr w:val="dotted" w:color="FF0000" w:sz="8" w:space="0"/>
    </w:rPr>
  </w:style>
  <w:style w:type="character" w:customStyle="1" w:styleId="462">
    <w:name w:val="#字符-样式1012"/>
    <w:semiHidden/>
    <w:qFormat/>
    <w:uiPriority w:val="0"/>
    <w:rPr>
      <w:bdr w:val="dotted" w:color="FF0000" w:sz="8" w:space="0"/>
    </w:rPr>
  </w:style>
  <w:style w:type="character" w:customStyle="1" w:styleId="463">
    <w:name w:val="#字符-样式1013"/>
    <w:semiHidden/>
    <w:qFormat/>
    <w:uiPriority w:val="0"/>
    <w:rPr>
      <w:bdr w:val="dotted" w:color="FF0000" w:sz="8" w:space="0"/>
    </w:rPr>
  </w:style>
  <w:style w:type="character" w:customStyle="1" w:styleId="464">
    <w:name w:val="#字符-样式1014"/>
    <w:semiHidden/>
    <w:qFormat/>
    <w:uiPriority w:val="0"/>
    <w:rPr>
      <w:bdr w:val="dotted" w:color="FF0000" w:sz="8" w:space="0"/>
    </w:rPr>
  </w:style>
  <w:style w:type="character" w:customStyle="1" w:styleId="465">
    <w:name w:val="#字符-样式1015"/>
    <w:semiHidden/>
    <w:qFormat/>
    <w:uiPriority w:val="0"/>
    <w:rPr>
      <w:bdr w:val="dotted" w:color="FF0000" w:sz="8" w:space="0"/>
    </w:rPr>
  </w:style>
  <w:style w:type="character" w:customStyle="1" w:styleId="466">
    <w:name w:val="#字符-样式1016"/>
    <w:semiHidden/>
    <w:qFormat/>
    <w:uiPriority w:val="0"/>
    <w:rPr>
      <w:bdr w:val="dotted" w:color="FF0000" w:sz="8" w:space="0"/>
    </w:rPr>
  </w:style>
  <w:style w:type="character" w:customStyle="1" w:styleId="467">
    <w:name w:val="#字符-样式1017"/>
    <w:semiHidden/>
    <w:qFormat/>
    <w:uiPriority w:val="0"/>
    <w:rPr>
      <w:bdr w:val="dotted" w:color="FF0000" w:sz="8" w:space="0"/>
    </w:rPr>
  </w:style>
  <w:style w:type="character" w:customStyle="1" w:styleId="468">
    <w:name w:val="#字符-样式1018"/>
    <w:semiHidden/>
    <w:qFormat/>
    <w:uiPriority w:val="0"/>
    <w:rPr>
      <w:bdr w:val="dotted" w:color="FF0000" w:sz="8" w:space="0"/>
    </w:rPr>
  </w:style>
  <w:style w:type="character" w:customStyle="1" w:styleId="469">
    <w:name w:val="#字符-样式1019"/>
    <w:semiHidden/>
    <w:qFormat/>
    <w:uiPriority w:val="0"/>
    <w:rPr>
      <w:bdr w:val="dotted" w:color="FF0000" w:sz="8" w:space="0"/>
    </w:rPr>
  </w:style>
  <w:style w:type="character" w:customStyle="1" w:styleId="470">
    <w:name w:val="#字符-样式1020"/>
    <w:semiHidden/>
    <w:qFormat/>
    <w:uiPriority w:val="0"/>
    <w:rPr>
      <w:rFonts w:ascii="MS PMincho" w:hAnsi="MS PMincho" w:eastAsia="MS PMincho"/>
      <w:vertAlign w:val="superscript"/>
    </w:rPr>
  </w:style>
  <w:style w:type="character" w:customStyle="1" w:styleId="471">
    <w:name w:val="#字符-样式1021"/>
    <w:semiHidden/>
    <w:qFormat/>
    <w:uiPriority w:val="0"/>
    <w:rPr>
      <w:bdr w:val="dotted" w:color="FF0000" w:sz="8" w:space="0"/>
    </w:rPr>
  </w:style>
  <w:style w:type="character" w:customStyle="1" w:styleId="472">
    <w:name w:val="#字符-样式1022"/>
    <w:semiHidden/>
    <w:qFormat/>
    <w:uiPriority w:val="0"/>
    <w:rPr>
      <w:bdr w:val="dotted" w:color="FF0000" w:sz="8" w:space="0"/>
    </w:rPr>
  </w:style>
  <w:style w:type="character" w:customStyle="1" w:styleId="473">
    <w:name w:val="#字符-样式1023"/>
    <w:semiHidden/>
    <w:qFormat/>
    <w:uiPriority w:val="0"/>
    <w:rPr>
      <w:bdr w:val="dotted" w:color="FF0000" w:sz="8" w:space="0"/>
    </w:rPr>
  </w:style>
  <w:style w:type="character" w:customStyle="1" w:styleId="474">
    <w:name w:val="#字符-样式1024"/>
    <w:semiHidden/>
    <w:qFormat/>
    <w:uiPriority w:val="0"/>
    <w:rPr>
      <w:bdr w:val="dotted" w:color="FF0000" w:sz="8" w:space="0"/>
    </w:rPr>
  </w:style>
  <w:style w:type="character" w:customStyle="1" w:styleId="475">
    <w:name w:val="#字符-样式1025"/>
    <w:semiHidden/>
    <w:qFormat/>
    <w:uiPriority w:val="0"/>
    <w:rPr>
      <w:bdr w:val="dotted" w:color="FF0000" w:sz="8" w:space="0"/>
    </w:rPr>
  </w:style>
  <w:style w:type="character" w:customStyle="1" w:styleId="476">
    <w:name w:val="#字符-样式1026"/>
    <w:semiHidden/>
    <w:qFormat/>
    <w:uiPriority w:val="0"/>
    <w:rPr>
      <w:bdr w:val="dotted" w:color="FF0000" w:sz="8" w:space="0"/>
    </w:rPr>
  </w:style>
  <w:style w:type="character" w:customStyle="1" w:styleId="477">
    <w:name w:val="#字符-样式1027"/>
    <w:semiHidden/>
    <w:qFormat/>
    <w:uiPriority w:val="0"/>
    <w:rPr>
      <w:bdr w:val="dotted" w:color="FF0000" w:sz="8" w:space="0"/>
    </w:rPr>
  </w:style>
  <w:style w:type="character" w:customStyle="1" w:styleId="478">
    <w:name w:val="#字符-样式1028"/>
    <w:semiHidden/>
    <w:qFormat/>
    <w:uiPriority w:val="0"/>
    <w:rPr>
      <w:bdr w:val="dotted" w:color="FF0000" w:sz="8" w:space="0"/>
    </w:rPr>
  </w:style>
  <w:style w:type="character" w:customStyle="1" w:styleId="479">
    <w:name w:val="#字符-样式1029"/>
    <w:semiHidden/>
    <w:qFormat/>
    <w:uiPriority w:val="0"/>
    <w:rPr>
      <w:bdr w:val="dotted" w:color="FF0000" w:sz="8" w:space="0"/>
    </w:rPr>
  </w:style>
  <w:style w:type="character" w:customStyle="1" w:styleId="480">
    <w:name w:val="#字符-样式1030"/>
    <w:semiHidden/>
    <w:qFormat/>
    <w:uiPriority w:val="0"/>
    <w:rPr>
      <w:bdr w:val="dotted" w:color="FF0000" w:sz="8" w:space="0"/>
    </w:rPr>
  </w:style>
  <w:style w:type="character" w:customStyle="1" w:styleId="481">
    <w:name w:val="#字符-样式1031"/>
    <w:semiHidden/>
    <w:qFormat/>
    <w:uiPriority w:val="0"/>
    <w:rPr>
      <w:bdr w:val="dotted" w:color="FF0000" w:sz="8" w:space="0"/>
    </w:rPr>
  </w:style>
  <w:style w:type="character" w:customStyle="1" w:styleId="482">
    <w:name w:val="#字符-样式1032"/>
    <w:semiHidden/>
    <w:qFormat/>
    <w:uiPriority w:val="0"/>
    <w:rPr>
      <w:bdr w:val="dotted" w:color="FF0000" w:sz="8" w:space="0"/>
    </w:rPr>
  </w:style>
  <w:style w:type="character" w:customStyle="1" w:styleId="483">
    <w:name w:val="#字符-样式1033"/>
    <w:semiHidden/>
    <w:qFormat/>
    <w:uiPriority w:val="0"/>
    <w:rPr>
      <w:bdr w:val="dotted" w:color="FF0000" w:sz="8" w:space="0"/>
    </w:rPr>
  </w:style>
  <w:style w:type="character" w:customStyle="1" w:styleId="484">
    <w:name w:val="#字符-样式1034"/>
    <w:semiHidden/>
    <w:qFormat/>
    <w:uiPriority w:val="0"/>
    <w:rPr>
      <w:bdr w:val="dotted" w:color="FF0000" w:sz="8" w:space="0"/>
    </w:rPr>
  </w:style>
  <w:style w:type="character" w:customStyle="1" w:styleId="485">
    <w:name w:val="#字符-样式1035"/>
    <w:semiHidden/>
    <w:qFormat/>
    <w:uiPriority w:val="0"/>
    <w:rPr>
      <w:bdr w:val="dotted" w:color="FF0000" w:sz="8" w:space="0"/>
    </w:rPr>
  </w:style>
  <w:style w:type="character" w:customStyle="1" w:styleId="486">
    <w:name w:val="#字符-样式1036"/>
    <w:semiHidden/>
    <w:qFormat/>
    <w:uiPriority w:val="0"/>
    <w:rPr>
      <w:bdr w:val="dotted" w:color="FF0000" w:sz="8" w:space="0"/>
    </w:rPr>
  </w:style>
  <w:style w:type="character" w:customStyle="1" w:styleId="487">
    <w:name w:val="#字符-样式1037"/>
    <w:semiHidden/>
    <w:qFormat/>
    <w:uiPriority w:val="0"/>
    <w:rPr>
      <w:bdr w:val="dotted" w:color="FF0000" w:sz="8" w:space="0"/>
    </w:rPr>
  </w:style>
  <w:style w:type="character" w:customStyle="1" w:styleId="488">
    <w:name w:val="#字符-样式1038"/>
    <w:semiHidden/>
    <w:qFormat/>
    <w:uiPriority w:val="0"/>
    <w:rPr>
      <w:bdr w:val="dotted" w:color="FF0000" w:sz="8" w:space="0"/>
    </w:rPr>
  </w:style>
  <w:style w:type="character" w:customStyle="1" w:styleId="489">
    <w:name w:val="#字符-样式1039"/>
    <w:semiHidden/>
    <w:qFormat/>
    <w:uiPriority w:val="0"/>
    <w:rPr>
      <w:bdr w:val="dotted" w:color="FF0000" w:sz="8" w:space="0"/>
    </w:rPr>
  </w:style>
  <w:style w:type="character" w:customStyle="1" w:styleId="490">
    <w:name w:val="#字符-样式1040"/>
    <w:semiHidden/>
    <w:qFormat/>
    <w:uiPriority w:val="0"/>
    <w:rPr>
      <w:bdr w:val="dotted" w:color="FF0000" w:sz="8" w:space="0"/>
    </w:rPr>
  </w:style>
  <w:style w:type="character" w:customStyle="1" w:styleId="491">
    <w:name w:val="#字符-样式1041"/>
    <w:semiHidden/>
    <w:qFormat/>
    <w:uiPriority w:val="0"/>
    <w:rPr>
      <w:bdr w:val="dotted" w:color="FF0000" w:sz="8" w:space="0"/>
    </w:rPr>
  </w:style>
  <w:style w:type="character" w:customStyle="1" w:styleId="492">
    <w:name w:val="#字符-样式1042"/>
    <w:semiHidden/>
    <w:qFormat/>
    <w:uiPriority w:val="0"/>
    <w:rPr>
      <w:bdr w:val="dotted" w:color="FF0000" w:sz="8" w:space="0"/>
    </w:rPr>
  </w:style>
  <w:style w:type="character" w:customStyle="1" w:styleId="493">
    <w:name w:val="#字符-样式1043"/>
    <w:semiHidden/>
    <w:qFormat/>
    <w:uiPriority w:val="0"/>
    <w:rPr>
      <w:bdr w:val="dotted" w:color="FF0000" w:sz="8" w:space="0"/>
    </w:rPr>
  </w:style>
  <w:style w:type="character" w:customStyle="1" w:styleId="494">
    <w:name w:val="#字符-样式1044"/>
    <w:semiHidden/>
    <w:qFormat/>
    <w:uiPriority w:val="0"/>
    <w:rPr>
      <w:bdr w:val="dotted" w:color="FF0000" w:sz="8" w:space="0"/>
    </w:rPr>
  </w:style>
  <w:style w:type="character" w:customStyle="1" w:styleId="495">
    <w:name w:val="#字符-样式1045"/>
    <w:semiHidden/>
    <w:qFormat/>
    <w:uiPriority w:val="0"/>
    <w:rPr>
      <w:bdr w:val="dotted" w:color="FF0000" w:sz="8" w:space="0"/>
    </w:rPr>
  </w:style>
  <w:style w:type="character" w:customStyle="1" w:styleId="496">
    <w:name w:val="#字符-样式1046"/>
    <w:semiHidden/>
    <w:qFormat/>
    <w:uiPriority w:val="0"/>
    <w:rPr>
      <w:bdr w:val="dotted" w:color="FF0000" w:sz="8" w:space="0"/>
    </w:rPr>
  </w:style>
  <w:style w:type="character" w:customStyle="1" w:styleId="497">
    <w:name w:val="#字符-样式1047"/>
    <w:semiHidden/>
    <w:qFormat/>
    <w:uiPriority w:val="0"/>
    <w:rPr>
      <w:bdr w:val="dotted" w:color="FF0000" w:sz="8" w:space="0"/>
    </w:rPr>
  </w:style>
  <w:style w:type="character" w:customStyle="1" w:styleId="498">
    <w:name w:val="#字符-样式1048"/>
    <w:semiHidden/>
    <w:qFormat/>
    <w:uiPriority w:val="0"/>
    <w:rPr>
      <w:bdr w:val="dotted" w:color="FF0000" w:sz="8" w:space="0"/>
    </w:rPr>
  </w:style>
  <w:style w:type="character" w:customStyle="1" w:styleId="499">
    <w:name w:val="#字符-样式1049"/>
    <w:semiHidden/>
    <w:qFormat/>
    <w:uiPriority w:val="0"/>
    <w:rPr>
      <w:bdr w:val="dotted" w:color="FF0000" w:sz="8" w:space="0"/>
    </w:rPr>
  </w:style>
  <w:style w:type="character" w:customStyle="1" w:styleId="500">
    <w:name w:val="#字符-样式1050"/>
    <w:semiHidden/>
    <w:qFormat/>
    <w:uiPriority w:val="0"/>
    <w:rPr>
      <w:bdr w:val="dotted" w:color="FF0000" w:sz="8" w:space="0"/>
    </w:rPr>
  </w:style>
  <w:style w:type="character" w:customStyle="1" w:styleId="501">
    <w:name w:val="#字符-样式1051"/>
    <w:semiHidden/>
    <w:qFormat/>
    <w:uiPriority w:val="0"/>
    <w:rPr>
      <w:bdr w:val="dotted" w:color="FF0000" w:sz="8" w:space="0"/>
    </w:rPr>
  </w:style>
  <w:style w:type="character" w:customStyle="1" w:styleId="502">
    <w:name w:val="#字符-样式1052"/>
    <w:semiHidden/>
    <w:qFormat/>
    <w:uiPriority w:val="0"/>
    <w:rPr>
      <w:bdr w:val="dotted" w:color="FF0000" w:sz="8" w:space="0"/>
    </w:rPr>
  </w:style>
  <w:style w:type="character" w:customStyle="1" w:styleId="503">
    <w:name w:val="#字符-样式1053"/>
    <w:semiHidden/>
    <w:qFormat/>
    <w:uiPriority w:val="0"/>
    <w:rPr>
      <w:bdr w:val="dotted" w:color="FF0000" w:sz="8" w:space="0"/>
    </w:rPr>
  </w:style>
  <w:style w:type="character" w:customStyle="1" w:styleId="504">
    <w:name w:val="#字符-样式1054"/>
    <w:semiHidden/>
    <w:qFormat/>
    <w:uiPriority w:val="0"/>
    <w:rPr>
      <w:bdr w:val="dotted" w:color="FF0000" w:sz="8" w:space="0"/>
    </w:rPr>
  </w:style>
  <w:style w:type="character" w:customStyle="1" w:styleId="505">
    <w:name w:val="#字符-样式1055"/>
    <w:semiHidden/>
    <w:qFormat/>
    <w:uiPriority w:val="0"/>
    <w:rPr>
      <w:bdr w:val="dotted" w:color="FF0000" w:sz="8" w:space="0"/>
    </w:rPr>
  </w:style>
  <w:style w:type="character" w:customStyle="1" w:styleId="506">
    <w:name w:val="#字符-样式1056"/>
    <w:semiHidden/>
    <w:qFormat/>
    <w:uiPriority w:val="0"/>
    <w:rPr>
      <w:bdr w:val="dotted" w:color="FF0000" w:sz="8" w:space="0"/>
    </w:rPr>
  </w:style>
  <w:style w:type="character" w:customStyle="1" w:styleId="507">
    <w:name w:val="#字符-样式1057"/>
    <w:semiHidden/>
    <w:qFormat/>
    <w:uiPriority w:val="0"/>
    <w:rPr>
      <w:bdr w:val="dotted" w:color="FF0000" w:sz="8" w:space="0"/>
    </w:rPr>
  </w:style>
  <w:style w:type="character" w:customStyle="1" w:styleId="508">
    <w:name w:val="#字符-样式1058"/>
    <w:semiHidden/>
    <w:qFormat/>
    <w:uiPriority w:val="0"/>
    <w:rPr>
      <w:bdr w:val="dotted" w:color="FF0000" w:sz="8" w:space="0"/>
    </w:rPr>
  </w:style>
  <w:style w:type="character" w:customStyle="1" w:styleId="509">
    <w:name w:val="#字符-样式1059"/>
    <w:semiHidden/>
    <w:qFormat/>
    <w:uiPriority w:val="0"/>
    <w:rPr>
      <w:bdr w:val="dotted" w:color="FF0000" w:sz="8" w:space="0"/>
    </w:rPr>
  </w:style>
  <w:style w:type="character" w:customStyle="1" w:styleId="510">
    <w:name w:val="#字符-样式1060"/>
    <w:semiHidden/>
    <w:qFormat/>
    <w:uiPriority w:val="0"/>
    <w:rPr>
      <w:bdr w:val="dotted" w:color="FF0000" w:sz="8" w:space="0"/>
    </w:rPr>
  </w:style>
  <w:style w:type="character" w:customStyle="1" w:styleId="511">
    <w:name w:val="#字符-样式1061"/>
    <w:semiHidden/>
    <w:qFormat/>
    <w:uiPriority w:val="0"/>
    <w:rPr>
      <w:bdr w:val="dotted" w:color="FF0000" w:sz="8" w:space="0"/>
    </w:rPr>
  </w:style>
  <w:style w:type="character" w:customStyle="1" w:styleId="512">
    <w:name w:val="#字符-样式1062"/>
    <w:semiHidden/>
    <w:qFormat/>
    <w:uiPriority w:val="0"/>
    <w:rPr>
      <w:bdr w:val="dotted" w:color="FF0000" w:sz="8" w:space="0"/>
    </w:rPr>
  </w:style>
  <w:style w:type="character" w:customStyle="1" w:styleId="513">
    <w:name w:val="#字符-样式1063"/>
    <w:semiHidden/>
    <w:qFormat/>
    <w:uiPriority w:val="0"/>
    <w:rPr>
      <w:bdr w:val="dotted" w:color="FF0000" w:sz="8" w:space="0"/>
    </w:rPr>
  </w:style>
  <w:style w:type="character" w:customStyle="1" w:styleId="514">
    <w:name w:val="#字符-样式1064"/>
    <w:semiHidden/>
    <w:qFormat/>
    <w:uiPriority w:val="0"/>
    <w:rPr>
      <w:bdr w:val="dotted" w:color="FF0000" w:sz="8" w:space="0"/>
    </w:rPr>
  </w:style>
  <w:style w:type="character" w:customStyle="1" w:styleId="515">
    <w:name w:val="#字符-样式1065"/>
    <w:semiHidden/>
    <w:qFormat/>
    <w:uiPriority w:val="0"/>
    <w:rPr>
      <w:bdr w:val="dotted" w:color="FF0000" w:sz="8" w:space="0"/>
    </w:rPr>
  </w:style>
  <w:style w:type="character" w:customStyle="1" w:styleId="516">
    <w:name w:val="#字符-样式1066"/>
    <w:semiHidden/>
    <w:qFormat/>
    <w:uiPriority w:val="0"/>
    <w:rPr>
      <w:bdr w:val="dotted" w:color="FF0000" w:sz="8" w:space="0"/>
    </w:rPr>
  </w:style>
  <w:style w:type="character" w:customStyle="1" w:styleId="517">
    <w:name w:val="#字符-样式1067"/>
    <w:semiHidden/>
    <w:qFormat/>
    <w:uiPriority w:val="0"/>
    <w:rPr>
      <w:bdr w:val="dotted" w:color="FF0000" w:sz="8" w:space="0"/>
    </w:rPr>
  </w:style>
  <w:style w:type="character" w:customStyle="1" w:styleId="518">
    <w:name w:val="#字符-样式1068"/>
    <w:semiHidden/>
    <w:qFormat/>
    <w:uiPriority w:val="0"/>
    <w:rPr>
      <w:bdr w:val="dotted" w:color="FF0000" w:sz="8" w:space="0"/>
    </w:rPr>
  </w:style>
  <w:style w:type="character" w:customStyle="1" w:styleId="519">
    <w:name w:val="#字符-样式1069"/>
    <w:semiHidden/>
    <w:qFormat/>
    <w:uiPriority w:val="0"/>
    <w:rPr>
      <w:bdr w:val="dotted" w:color="FF0000" w:sz="8" w:space="0"/>
    </w:rPr>
  </w:style>
  <w:style w:type="character" w:customStyle="1" w:styleId="520">
    <w:name w:val="#字符-样式1070"/>
    <w:semiHidden/>
    <w:qFormat/>
    <w:uiPriority w:val="0"/>
    <w:rPr>
      <w:bdr w:val="dotted" w:color="FF0000" w:sz="8" w:space="0"/>
    </w:rPr>
  </w:style>
  <w:style w:type="character" w:customStyle="1" w:styleId="521">
    <w:name w:val="#字符-样式1071"/>
    <w:semiHidden/>
    <w:qFormat/>
    <w:uiPriority w:val="0"/>
    <w:rPr>
      <w:bdr w:val="dotted" w:color="FF0000" w:sz="8" w:space="0"/>
    </w:rPr>
  </w:style>
  <w:style w:type="character" w:customStyle="1" w:styleId="522">
    <w:name w:val="#字符-样式1072"/>
    <w:semiHidden/>
    <w:qFormat/>
    <w:uiPriority w:val="0"/>
    <w:rPr>
      <w:bdr w:val="dotted" w:color="FF0000" w:sz="8" w:space="0"/>
    </w:rPr>
  </w:style>
  <w:style w:type="character" w:customStyle="1" w:styleId="523">
    <w:name w:val="#字符-样式1073"/>
    <w:semiHidden/>
    <w:qFormat/>
    <w:uiPriority w:val="0"/>
    <w:rPr>
      <w:bdr w:val="dotted" w:color="FF0000" w:sz="8" w:space="0"/>
    </w:rPr>
  </w:style>
  <w:style w:type="character" w:customStyle="1" w:styleId="524">
    <w:name w:val="#字符-样式1074"/>
    <w:semiHidden/>
    <w:qFormat/>
    <w:uiPriority w:val="0"/>
    <w:rPr>
      <w:bdr w:val="dotted" w:color="FF0000" w:sz="8" w:space="0"/>
    </w:rPr>
  </w:style>
  <w:style w:type="character" w:customStyle="1" w:styleId="525">
    <w:name w:val="#字符-样式1075"/>
    <w:semiHidden/>
    <w:qFormat/>
    <w:uiPriority w:val="0"/>
    <w:rPr>
      <w:bdr w:val="dotted" w:color="FF0000" w:sz="8" w:space="0"/>
    </w:rPr>
  </w:style>
  <w:style w:type="character" w:customStyle="1" w:styleId="526">
    <w:name w:val="#字符-样式1076"/>
    <w:semiHidden/>
    <w:qFormat/>
    <w:uiPriority w:val="0"/>
    <w:rPr>
      <w:bdr w:val="dotted" w:color="FF0000" w:sz="8" w:space="0"/>
    </w:rPr>
  </w:style>
  <w:style w:type="character" w:customStyle="1" w:styleId="527">
    <w:name w:val="#字符-样式1077"/>
    <w:semiHidden/>
    <w:qFormat/>
    <w:uiPriority w:val="0"/>
    <w:rPr>
      <w:bdr w:val="dotted" w:color="FF0000" w:sz="8" w:space="0"/>
    </w:rPr>
  </w:style>
  <w:style w:type="character" w:customStyle="1" w:styleId="528">
    <w:name w:val="#字符-样式1078"/>
    <w:semiHidden/>
    <w:qFormat/>
    <w:uiPriority w:val="0"/>
    <w:rPr>
      <w:bdr w:val="dotted" w:color="FF0000" w:sz="8" w:space="0"/>
    </w:rPr>
  </w:style>
  <w:style w:type="character" w:customStyle="1" w:styleId="529">
    <w:name w:val="#字符-样式1079"/>
    <w:semiHidden/>
    <w:qFormat/>
    <w:uiPriority w:val="0"/>
    <w:rPr>
      <w:bdr w:val="dotted" w:color="FF0000" w:sz="8" w:space="0"/>
    </w:rPr>
  </w:style>
  <w:style w:type="character" w:customStyle="1" w:styleId="530">
    <w:name w:val="#字符-样式1080"/>
    <w:semiHidden/>
    <w:qFormat/>
    <w:uiPriority w:val="0"/>
    <w:rPr>
      <w:bdr w:val="dotted" w:color="FF0000" w:sz="8" w:space="0"/>
    </w:rPr>
  </w:style>
  <w:style w:type="character" w:customStyle="1" w:styleId="531">
    <w:name w:val="#字符-样式1081"/>
    <w:semiHidden/>
    <w:qFormat/>
    <w:uiPriority w:val="0"/>
    <w:rPr>
      <w:bdr w:val="dotted" w:color="FF0000" w:sz="8" w:space="0"/>
    </w:rPr>
  </w:style>
  <w:style w:type="character" w:customStyle="1" w:styleId="532">
    <w:name w:val="#字符-样式1082"/>
    <w:semiHidden/>
    <w:qFormat/>
    <w:uiPriority w:val="0"/>
    <w:rPr>
      <w:bdr w:val="dotted" w:color="FF0000" w:sz="8" w:space="0"/>
    </w:rPr>
  </w:style>
  <w:style w:type="character" w:customStyle="1" w:styleId="533">
    <w:name w:val="#字符-样式1083"/>
    <w:semiHidden/>
    <w:qFormat/>
    <w:uiPriority w:val="0"/>
    <w:rPr>
      <w:bdr w:val="dotted" w:color="FF0000" w:sz="8" w:space="0"/>
    </w:rPr>
  </w:style>
  <w:style w:type="character" w:customStyle="1" w:styleId="534">
    <w:name w:val="#字符-样式1084"/>
    <w:semiHidden/>
    <w:qFormat/>
    <w:uiPriority w:val="0"/>
    <w:rPr>
      <w:bdr w:val="dotted" w:color="FF0000" w:sz="8" w:space="0"/>
    </w:rPr>
  </w:style>
  <w:style w:type="character" w:customStyle="1" w:styleId="535">
    <w:name w:val="#字符-样式1085"/>
    <w:semiHidden/>
    <w:qFormat/>
    <w:uiPriority w:val="0"/>
    <w:rPr>
      <w:bdr w:val="dotted" w:color="FF0000" w:sz="8" w:space="0"/>
    </w:rPr>
  </w:style>
  <w:style w:type="character" w:customStyle="1" w:styleId="536">
    <w:name w:val="#字符-样式1086"/>
    <w:semiHidden/>
    <w:qFormat/>
    <w:uiPriority w:val="0"/>
    <w:rPr>
      <w:bdr w:val="dotted" w:color="FF0000" w:sz="8" w:space="0"/>
    </w:rPr>
  </w:style>
  <w:style w:type="character" w:customStyle="1" w:styleId="537">
    <w:name w:val="#字符-样式1087"/>
    <w:semiHidden/>
    <w:qFormat/>
    <w:uiPriority w:val="0"/>
    <w:rPr>
      <w:bdr w:val="dotted" w:color="FF0000" w:sz="8" w:space="0"/>
    </w:rPr>
  </w:style>
  <w:style w:type="character" w:customStyle="1" w:styleId="538">
    <w:name w:val="#字符-样式1088"/>
    <w:semiHidden/>
    <w:qFormat/>
    <w:uiPriority w:val="0"/>
    <w:rPr>
      <w:bdr w:val="dotted" w:color="FF0000" w:sz="8" w:space="0"/>
    </w:rPr>
  </w:style>
  <w:style w:type="character" w:customStyle="1" w:styleId="539">
    <w:name w:val="#字符-样式1089"/>
    <w:semiHidden/>
    <w:qFormat/>
    <w:uiPriority w:val="0"/>
    <w:rPr>
      <w:bdr w:val="dotted" w:color="FF0000" w:sz="8" w:space="0"/>
    </w:rPr>
  </w:style>
  <w:style w:type="character" w:customStyle="1" w:styleId="540">
    <w:name w:val="#字符-样式1090"/>
    <w:semiHidden/>
    <w:qFormat/>
    <w:uiPriority w:val="0"/>
    <w:rPr>
      <w:bdr w:val="dotted" w:color="FF0000" w:sz="8" w:space="0"/>
    </w:rPr>
  </w:style>
  <w:style w:type="character" w:customStyle="1" w:styleId="541">
    <w:name w:val="#字符-样式1091"/>
    <w:semiHidden/>
    <w:qFormat/>
    <w:uiPriority w:val="0"/>
    <w:rPr>
      <w:bdr w:val="dotted" w:color="FF0000" w:sz="8" w:space="0"/>
    </w:rPr>
  </w:style>
  <w:style w:type="character" w:customStyle="1" w:styleId="542">
    <w:name w:val="#字符-样式1092"/>
    <w:semiHidden/>
    <w:qFormat/>
    <w:uiPriority w:val="0"/>
    <w:rPr>
      <w:bdr w:val="dotted" w:color="FF0000" w:sz="8" w:space="0"/>
    </w:rPr>
  </w:style>
  <w:style w:type="character" w:customStyle="1" w:styleId="543">
    <w:name w:val="#字符-样式1093"/>
    <w:semiHidden/>
    <w:qFormat/>
    <w:uiPriority w:val="0"/>
    <w:rPr>
      <w:bdr w:val="dotted" w:color="FF0000" w:sz="8" w:space="0"/>
    </w:rPr>
  </w:style>
  <w:style w:type="character" w:customStyle="1" w:styleId="544">
    <w:name w:val="#字符-样式1094"/>
    <w:semiHidden/>
    <w:qFormat/>
    <w:uiPriority w:val="0"/>
    <w:rPr>
      <w:bdr w:val="dotted" w:color="FF0000" w:sz="8" w:space="0"/>
    </w:rPr>
  </w:style>
  <w:style w:type="character" w:customStyle="1" w:styleId="545">
    <w:name w:val="#字符-样式1095"/>
    <w:semiHidden/>
    <w:qFormat/>
    <w:uiPriority w:val="0"/>
    <w:rPr>
      <w:bdr w:val="dotted" w:color="FF0000" w:sz="8" w:space="0"/>
    </w:rPr>
  </w:style>
  <w:style w:type="character" w:customStyle="1" w:styleId="546">
    <w:name w:val="#字符-样式1096"/>
    <w:semiHidden/>
    <w:qFormat/>
    <w:uiPriority w:val="0"/>
    <w:rPr>
      <w:bdr w:val="dotted" w:color="FF0000" w:sz="8" w:space="0"/>
    </w:rPr>
  </w:style>
  <w:style w:type="character" w:customStyle="1" w:styleId="547">
    <w:name w:val="#字符-样式1097"/>
    <w:semiHidden/>
    <w:qFormat/>
    <w:uiPriority w:val="0"/>
    <w:rPr>
      <w:bdr w:val="dotted" w:color="FF0000" w:sz="8" w:space="0"/>
    </w:rPr>
  </w:style>
  <w:style w:type="character" w:customStyle="1" w:styleId="548">
    <w:name w:val="#字符-样式1098"/>
    <w:semiHidden/>
    <w:qFormat/>
    <w:uiPriority w:val="0"/>
    <w:rPr>
      <w:bdr w:val="dotted" w:color="FF0000" w:sz="8" w:space="0"/>
    </w:rPr>
  </w:style>
  <w:style w:type="character" w:customStyle="1" w:styleId="549">
    <w:name w:val="#字符-样式1099"/>
    <w:semiHidden/>
    <w:qFormat/>
    <w:uiPriority w:val="0"/>
    <w:rPr>
      <w:bdr w:val="dotted" w:color="FF0000" w:sz="8" w:space="0"/>
    </w:rPr>
  </w:style>
  <w:style w:type="character" w:customStyle="1" w:styleId="550">
    <w:name w:val="#字符-样式1100"/>
    <w:semiHidden/>
    <w:qFormat/>
    <w:uiPriority w:val="0"/>
    <w:rPr>
      <w:bdr w:val="dotted" w:color="FF0000" w:sz="8" w:space="0"/>
    </w:rPr>
  </w:style>
  <w:style w:type="paragraph" w:customStyle="1" w:styleId="551">
    <w:name w:val="#N-注释-通用"/>
    <w:link w:val="552"/>
    <w:qFormat/>
    <w:uiPriority w:val="0"/>
    <w:pPr>
      <w:widowControl w:val="0"/>
      <w:overflowPunct w:val="0"/>
      <w:topLinePunct/>
      <w:snapToGrid w:val="0"/>
      <w:jc w:val="both"/>
    </w:pPr>
    <w:rPr>
      <w:rFonts w:ascii="Times New Roman" w:hAnsi="Times New Roman" w:eastAsia="宋体" w:cstheme="minorBidi"/>
      <w:color w:val="A6A6A6" w:themeColor="background1" w:themeShade="A6"/>
      <w:kern w:val="2"/>
      <w:sz w:val="15"/>
      <w:szCs w:val="15"/>
      <w:lang w:val="en-US" w:eastAsia="zh-CN" w:bidi="ar-SA"/>
      <w14:ligatures w14:val="none"/>
    </w:rPr>
  </w:style>
  <w:style w:type="character" w:customStyle="1" w:styleId="552">
    <w:name w:val="#N-注释-通用 字符"/>
    <w:basedOn w:val="58"/>
    <w:link w:val="551"/>
    <w:qFormat/>
    <w:uiPriority w:val="0"/>
    <w:rPr>
      <w:rFonts w:ascii="Times New Roman" w:hAnsi="Times New Roman" w:eastAsia="宋体"/>
      <w:color w:val="A6A6A6" w:themeColor="background1" w:themeShade="A6"/>
      <w:sz w:val="15"/>
      <w:szCs w:val="15"/>
      <w14:ligatures w14:val="none"/>
    </w:rPr>
  </w:style>
  <w:style w:type="paragraph" w:styleId="553">
    <w:name w:val="List Paragraph"/>
    <w:basedOn w:val="1"/>
    <w:unhideWhenUsed/>
    <w:qFormat/>
    <w:uiPriority w:val="34"/>
    <w:pPr>
      <w:widowControl/>
      <w:ind w:firstLine="420" w:firstLineChars="200"/>
      <w:jc w:val="left"/>
    </w:pPr>
    <w:rPr>
      <w:rFonts w:ascii="Times New Roman" w:hAnsi="Times New Roman" w:eastAsia="宋体" w:cs="Times New Roman"/>
      <w:kern w:val="0"/>
      <w:szCs w:val="20"/>
    </w:rPr>
  </w:style>
  <w:style w:type="paragraph" w:customStyle="1" w:styleId="554">
    <w:name w:val="Revision"/>
    <w:hidden/>
    <w:unhideWhenUsed/>
    <w:qFormat/>
    <w:uiPriority w:val="99"/>
    <w:rPr>
      <w:rFonts w:ascii="Times New Roman" w:hAnsi="Times New Roman" w:eastAsia="宋体" w:cs="Times New Roman"/>
      <w:kern w:val="0"/>
      <w:sz w:val="21"/>
      <w:szCs w:val="20"/>
      <w:lang w:val="en-US" w:eastAsia="zh-CN" w:bidi="ar-SA"/>
      <w14:ligatures w14:val="none"/>
    </w:rPr>
  </w:style>
  <w:style w:type="character" w:customStyle="1" w:styleId="555">
    <w:name w:val="#A-006 字符"/>
    <w:basedOn w:val="58"/>
    <w:link w:val="70"/>
    <w:semiHidden/>
    <w:qFormat/>
    <w:uiPriority w:val="0"/>
    <w:rPr>
      <w:rFonts w:ascii="Times New Roman" w:hAnsi="Times New Roman" w:eastAsia="宋体" w:cs="Times New Roman"/>
      <w:color w:val="000000"/>
      <w:szCs w:val="24"/>
      <w14:ligatures w14:val="none"/>
    </w:rPr>
  </w:style>
  <w:style w:type="character" w:customStyle="1" w:styleId="556">
    <w:name w:val="#G-图名-特殊 字符"/>
    <w:basedOn w:val="58"/>
    <w:link w:val="106"/>
    <w:semiHidden/>
    <w:qFormat/>
    <w:uiPriority w:val="0"/>
    <w:rPr>
      <w:rFonts w:ascii="Times New Roman" w:hAnsi="Times New Roman" w:eastAsia="方正书宋简体" w:cs="Times New Roman"/>
      <w:b/>
      <w:color w:val="CC3399"/>
      <w:sz w:val="18"/>
      <w:shd w:val="clear" w:color="auto" w:fill="C5E0B3" w:themeFill="accent6" w:themeFillTint="66"/>
      <w14:ligatures w14:val="none"/>
    </w:rPr>
  </w:style>
  <w:style w:type="character" w:customStyle="1" w:styleId="557">
    <w:name w:val="#G-图名-通用 字符"/>
    <w:basedOn w:val="58"/>
    <w:link w:val="68"/>
    <w:semiHidden/>
    <w:qFormat/>
    <w:uiPriority w:val="0"/>
    <w:rPr>
      <w:rFonts w:ascii="Times New Roman" w:hAnsi="Times New Roman" w:eastAsia="宋体" w:cs="宋体"/>
      <w:color w:val="000000"/>
      <w:sz w:val="18"/>
      <w:szCs w:val="20"/>
      <w14:ligatures w14:val="none"/>
    </w:rPr>
  </w:style>
  <w:style w:type="paragraph" w:customStyle="1" w:styleId="558">
    <w:name w:val="#G-图名-通用-subStyle-A"/>
    <w:basedOn w:val="68"/>
    <w:qFormat/>
    <w:uiPriority w:val="0"/>
    <w:pPr>
      <w:ind w:left="1077" w:right="113" w:hanging="737"/>
      <w:jc w:val="left"/>
    </w:pPr>
    <w:rPr>
      <w:kern w:val="0"/>
    </w:rPr>
  </w:style>
  <w:style w:type="paragraph" w:customStyle="1" w:styleId="559">
    <w:name w:val="#G-图注-subStyle-两排图注"/>
    <w:basedOn w:val="108"/>
    <w:qFormat/>
    <w:uiPriority w:val="0"/>
    <w:pPr>
      <w:spacing w:after="120"/>
    </w:pPr>
  </w:style>
  <w:style w:type="paragraph" w:customStyle="1" w:styleId="560">
    <w:name w:val="#M-正文-备用5-subStyle-编者"/>
    <w:basedOn w:val="148"/>
    <w:qFormat/>
    <w:uiPriority w:val="0"/>
    <w:pPr>
      <w:ind w:right="142"/>
    </w:pPr>
  </w:style>
  <w:style w:type="paragraph" w:customStyle="1" w:styleId="561">
    <w:name w:val="#M-正文-备用80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character" w:customStyle="1" w:styleId="562">
    <w:name w:val="#M-正文-通用 字符"/>
    <w:basedOn w:val="58"/>
    <w:link w:val="4"/>
    <w:semiHidden/>
    <w:qFormat/>
    <w:uiPriority w:val="0"/>
    <w:rPr>
      <w:rFonts w:ascii="Times New Roman" w:hAnsi="Times New Roman" w:eastAsia="宋体" w:cs="宋体"/>
      <w:color w:val="000000"/>
      <w:szCs w:val="20"/>
      <w14:ligatures w14:val="none"/>
    </w:rPr>
  </w:style>
  <w:style w:type="paragraph" w:customStyle="1" w:styleId="563">
    <w:name w:val="#M-正文-通用-subStyle-“"/>
    <w:basedOn w:val="4"/>
    <w:qFormat/>
    <w:uiPriority w:val="0"/>
    <w:pPr>
      <w:ind w:firstLine="340" w:firstLineChars="0"/>
    </w:pPr>
  </w:style>
  <w:style w:type="paragraph" w:customStyle="1" w:styleId="564">
    <w:name w:val="#M-正文-占位符"/>
    <w:basedOn w:val="1"/>
    <w:qFormat/>
    <w:uiPriority w:val="0"/>
    <w:pPr>
      <w:spacing w:line="360" w:lineRule="auto"/>
      <w:ind w:firstLine="480" w:firstLineChars="200"/>
    </w:pPr>
    <w:rPr>
      <w:rFonts w:ascii="宋体" w:hAnsi="宋体" w:eastAsia="宋体" w:cs="宋体"/>
      <w:sz w:val="24"/>
      <w:szCs w:val="28"/>
    </w:rPr>
  </w:style>
  <w:style w:type="paragraph" w:customStyle="1" w:styleId="565">
    <w:name w:val="#P-参考文献-条目-subStyle-1"/>
    <w:basedOn w:val="121"/>
    <w:qFormat/>
    <w:uiPriority w:val="0"/>
    <w:pPr>
      <w:ind w:left="408" w:hanging="408"/>
    </w:pPr>
  </w:style>
  <w:style w:type="paragraph" w:customStyle="1" w:styleId="566">
    <w:name w:val="#P-参考文献-条目-subStyle-缩进"/>
    <w:basedOn w:val="121"/>
    <w:qFormat/>
    <w:uiPriority w:val="0"/>
    <w:pPr>
      <w:numPr>
        <w:numId w:val="5"/>
      </w:numPr>
    </w:pPr>
  </w:style>
  <w:style w:type="character" w:customStyle="1" w:styleId="567">
    <w:name w:val="#P-公式-居中 字符"/>
    <w:basedOn w:val="58"/>
    <w:link w:val="133"/>
    <w:semiHidden/>
    <w:qFormat/>
    <w:uiPriority w:val="0"/>
    <w:rPr>
      <w:rFonts w:ascii="Times New Roman" w:hAnsi="Times New Roman" w:eastAsia="方正书宋简体" w:cs="Times New Roman"/>
      <w:shd w:val="clear" w:color="auto" w:fill="FFDC6D"/>
      <w14:ligatures w14:val="none"/>
    </w:rPr>
  </w:style>
  <w:style w:type="paragraph" w:customStyle="1" w:styleId="568">
    <w:name w:val="#T-表名-通用-subStyle-横"/>
    <w:basedOn w:val="67"/>
    <w:qFormat/>
    <w:uiPriority w:val="0"/>
    <w:pPr>
      <w:tabs>
        <w:tab w:val="right" w:pos="8419"/>
        <w:tab w:val="right" w:pos="14712"/>
      </w:tabs>
    </w:pPr>
  </w:style>
  <w:style w:type="paragraph" w:customStyle="1" w:styleId="569">
    <w:name w:val="#T-表内文字-左对齐-subStyle-表内左表头"/>
    <w:basedOn w:val="64"/>
    <w:qFormat/>
    <w:uiPriority w:val="0"/>
  </w:style>
  <w:style w:type="paragraph" w:customStyle="1" w:styleId="570">
    <w:name w:val="#T-表注-subStyle-1"/>
    <w:basedOn w:val="110"/>
    <w:qFormat/>
    <w:uiPriority w:val="0"/>
  </w:style>
  <w:style w:type="paragraph" w:customStyle="1" w:styleId="571">
    <w:name w:val="#T-表注-subStyle-1."/>
    <w:basedOn w:val="110"/>
    <w:qFormat/>
    <w:uiPriority w:val="0"/>
    <w:pPr>
      <w:ind w:left="448"/>
    </w:pPr>
  </w:style>
  <w:style w:type="paragraph" w:customStyle="1" w:styleId="572">
    <w:name w:val="#T-表注-subStyle-2"/>
    <w:basedOn w:val="110"/>
    <w:qFormat/>
    <w:uiPriority w:val="0"/>
    <w:pPr>
      <w:ind w:left="5000" w:leftChars="250" w:hanging="420"/>
    </w:pPr>
  </w:style>
  <w:style w:type="character" w:customStyle="1" w:styleId="573">
    <w:name w:val="#公式-白斜体"/>
    <w:semiHidden/>
    <w:qFormat/>
    <w:uiPriority w:val="1"/>
    <w:rPr>
      <w:rFonts w:ascii="Cambria Math" w:hAnsi="Cambria Math"/>
      <w:i/>
      <w:color w:val="008000"/>
      <w:shd w:val="clear" w:color="auto" w:fill="auto"/>
      <w14:glow w14:rad="0">
        <w14:srgbClr w14:val="33CC33"/>
      </w14:glow>
    </w:rPr>
  </w:style>
  <w:style w:type="character" w:customStyle="1" w:styleId="574">
    <w:name w:val="#公式-白正体"/>
    <w:semiHidden/>
    <w:qFormat/>
    <w:uiPriority w:val="1"/>
    <w:rPr>
      <w:color w:val="0099FF"/>
      <w:shd w:val="clear" w:color="auto" w:fill="auto"/>
      <w14:glow w14:rad="0">
        <w14:schemeClr w14:val="tx2">
          <w14:lumMod w14:val="40000"/>
          <w14:lumOff w14:val="60000"/>
        </w14:schemeClr>
      </w14:glow>
    </w:rPr>
  </w:style>
  <w:style w:type="character" w:customStyle="1" w:styleId="575">
    <w:name w:val="#公式-黑斜体"/>
    <w:semiHidden/>
    <w:qFormat/>
    <w:uiPriority w:val="1"/>
    <w:rPr>
      <w:rFonts w:ascii="Cambria Math" w:hAnsi="Cambria Math"/>
      <w:b/>
      <w:bCs/>
      <w:i/>
      <w:color w:val="CC3300"/>
      <w:shd w:val="clear" w:color="auto" w:fill="auto"/>
      <w14:glow w14:rad="0">
        <w14:srgbClr w14:val="FF7575"/>
      </w14:glow>
    </w:rPr>
  </w:style>
  <w:style w:type="character" w:customStyle="1" w:styleId="576">
    <w:name w:val="#公式-黑正体"/>
    <w:semiHidden/>
    <w:qFormat/>
    <w:uiPriority w:val="1"/>
    <w:rPr>
      <w:rFonts w:ascii="Cambria Math" w:hAnsi="Cambria Math"/>
      <w:b/>
      <w:bCs/>
      <w:iCs/>
      <w:color w:val="FF9900"/>
      <w:shd w:val="clear" w:color="auto" w:fill="auto"/>
      <w14:glow w14:rad="0">
        <w14:srgbClr w14:val="FFCC00"/>
      </w14:glow>
    </w:rPr>
  </w:style>
  <w:style w:type="character" w:customStyle="1" w:styleId="577">
    <w:name w:val="#字符-半角百分号"/>
    <w:basedOn w:val="58"/>
    <w:semiHidden/>
    <w:qFormat/>
    <w:uiPriority w:val="0"/>
    <w:rPr>
      <w:bdr w:val="single" w:color="FF0000" w:sz="8" w:space="0"/>
    </w:rPr>
  </w:style>
  <w:style w:type="character" w:customStyle="1" w:styleId="578">
    <w:name w:val="#字符-半角波浪号"/>
    <w:basedOn w:val="58"/>
    <w:semiHidden/>
    <w:qFormat/>
    <w:uiPriority w:val="0"/>
    <w:rPr>
      <w:bdr w:val="single" w:color="FF0000" w:sz="8" w:space="0"/>
    </w:rPr>
  </w:style>
  <w:style w:type="character" w:customStyle="1" w:styleId="579">
    <w:name w:val="#字符-半角乘号"/>
    <w:basedOn w:val="58"/>
    <w:semiHidden/>
    <w:qFormat/>
    <w:uiPriority w:val="0"/>
    <w:rPr>
      <w:bdr w:val="single" w:color="FF0000" w:sz="8" w:space="0"/>
    </w:rPr>
  </w:style>
  <w:style w:type="character" w:customStyle="1" w:styleId="580">
    <w:name w:val="#字符-半角大写罗马数字"/>
    <w:basedOn w:val="58"/>
    <w:semiHidden/>
    <w:qFormat/>
    <w:uiPriority w:val="0"/>
    <w:rPr>
      <w:bdr w:val="single" w:color="FF0000" w:sz="8" w:space="0"/>
    </w:rPr>
  </w:style>
  <w:style w:type="character" w:customStyle="1" w:styleId="581">
    <w:name w:val="#字符-半角小写罗马数字"/>
    <w:basedOn w:val="58"/>
    <w:semiHidden/>
    <w:qFormat/>
    <w:uiPriority w:val="0"/>
    <w:rPr>
      <w:bdr w:val="single" w:color="FF0000" w:sz="8" w:space="0"/>
    </w:rPr>
  </w:style>
  <w:style w:type="character" w:customStyle="1" w:styleId="582">
    <w:name w:val="#字符-半字线"/>
    <w:basedOn w:val="58"/>
    <w:semiHidden/>
    <w:qFormat/>
    <w:uiPriority w:val="0"/>
    <w:rPr>
      <w:bdr w:val="single" w:color="FF0000" w:sz="8" w:space="0"/>
    </w:rPr>
  </w:style>
  <w:style w:type="character" w:customStyle="1" w:styleId="583">
    <w:name w:val="#字符-破折号"/>
    <w:basedOn w:val="58"/>
    <w:semiHidden/>
    <w:qFormat/>
    <w:uiPriority w:val="0"/>
    <w:rPr>
      <w:bdr w:val="single" w:color="FF0000" w:sz="8" w:space="0"/>
    </w:rPr>
  </w:style>
  <w:style w:type="character" w:customStyle="1" w:styleId="584">
    <w:name w:val="#字符-千分号"/>
    <w:basedOn w:val="58"/>
    <w:semiHidden/>
    <w:qFormat/>
    <w:uiPriority w:val="0"/>
    <w:rPr>
      <w:bdr w:val="single" w:color="FF0000" w:sz="8" w:space="0"/>
    </w:rPr>
  </w:style>
  <w:style w:type="character" w:customStyle="1" w:styleId="585">
    <w:name w:val="#字符-全角百分号"/>
    <w:basedOn w:val="58"/>
    <w:semiHidden/>
    <w:qFormat/>
    <w:uiPriority w:val="0"/>
    <w:rPr>
      <w:bdr w:val="single" w:color="FF0000" w:sz="8" w:space="0"/>
    </w:rPr>
  </w:style>
  <w:style w:type="character" w:customStyle="1" w:styleId="586">
    <w:name w:val="#字符-全角波浪号"/>
    <w:basedOn w:val="58"/>
    <w:semiHidden/>
    <w:qFormat/>
    <w:uiPriority w:val="0"/>
    <w:rPr>
      <w:bdr w:val="single" w:color="FF0000" w:sz="8" w:space="0"/>
    </w:rPr>
  </w:style>
  <w:style w:type="character" w:customStyle="1" w:styleId="587">
    <w:name w:val="#字符-全角乘号"/>
    <w:basedOn w:val="58"/>
    <w:semiHidden/>
    <w:qFormat/>
    <w:uiPriority w:val="0"/>
    <w:rPr>
      <w:bdr w:val="single" w:color="FF0000" w:sz="8" w:space="0"/>
    </w:rPr>
  </w:style>
  <w:style w:type="character" w:customStyle="1" w:styleId="588">
    <w:name w:val="#字符-全角大写罗马数字"/>
    <w:basedOn w:val="58"/>
    <w:semiHidden/>
    <w:qFormat/>
    <w:uiPriority w:val="0"/>
    <w:rPr>
      <w:bdr w:val="single" w:color="FF0000" w:sz="8" w:space="0"/>
    </w:rPr>
  </w:style>
  <w:style w:type="character" w:customStyle="1" w:styleId="589">
    <w:name w:val="#字符-全角小写罗马数字"/>
    <w:basedOn w:val="58"/>
    <w:semiHidden/>
    <w:qFormat/>
    <w:uiPriority w:val="0"/>
    <w:rPr>
      <w:bdr w:val="single" w:color="FF0000" w:sz="8" w:space="0"/>
    </w:rPr>
  </w:style>
  <w:style w:type="character" w:customStyle="1" w:styleId="590">
    <w:name w:val="#字符-斜线"/>
    <w:semiHidden/>
    <w:qFormat/>
    <w:uiPriority w:val="1"/>
    <w:rPr>
      <w:bdr w:val="single" w:color="FF0000" w:sz="8" w:space="0"/>
    </w:rPr>
  </w:style>
  <w:style w:type="character" w:customStyle="1" w:styleId="591">
    <w:name w:val="#字符-一字线"/>
    <w:basedOn w:val="58"/>
    <w:semiHidden/>
    <w:qFormat/>
    <w:uiPriority w:val="0"/>
    <w:rPr>
      <w:bdr w:val="single" w:color="FF0000" w:sz="8" w:space="0"/>
    </w:rPr>
  </w:style>
  <w:style w:type="character" w:customStyle="1" w:styleId="592">
    <w:name w:val="#字符-中间点"/>
    <w:basedOn w:val="58"/>
    <w:semiHidden/>
    <w:qFormat/>
    <w:uiPriority w:val="0"/>
    <w:rPr>
      <w:bdr w:val="single" w:color="FF0000" w:sz="8" w:space="0"/>
    </w:rPr>
  </w:style>
  <w:style w:type="table" w:customStyle="1" w:styleId="593">
    <w:name w:val="无格式表格 11"/>
    <w:basedOn w:val="56"/>
    <w:qFormat/>
    <w:uiPriority w:val="41"/>
    <w:rPr>
      <w:kern w:val="0"/>
      <w:sz w:val="20"/>
      <w:szCs w:val="20"/>
      <w14:ligatures w14:val="none"/>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594">
    <w:name w:val="修订1"/>
    <w:hidden/>
    <w:unhideWhenUsed/>
    <w:qFormat/>
    <w:uiPriority w:val="99"/>
    <w:rPr>
      <w:rFonts w:ascii="Times New Roman" w:hAnsi="Times New Roman" w:eastAsia="宋体" w:cs="Times New Roman"/>
      <w:kern w:val="0"/>
      <w:sz w:val="21"/>
      <w:szCs w:val="20"/>
      <w:lang w:val="en-US" w:eastAsia="zh-CN" w:bidi="ar-SA"/>
      <w14:ligatures w14:val="none"/>
    </w:rPr>
  </w:style>
  <w:style w:type="character" w:customStyle="1" w:styleId="595">
    <w:name w:val="页脚 字符"/>
    <w:basedOn w:val="58"/>
    <w:link w:val="35"/>
    <w:qFormat/>
    <w:uiPriority w:val="99"/>
    <w:rPr>
      <w:sz w:val="18"/>
      <w:szCs w:val="18"/>
      <w14:ligatures w14:val="none"/>
    </w:rPr>
  </w:style>
  <w:style w:type="paragraph" w:customStyle="1" w:styleId="596">
    <w:name w:val="ZW-1"/>
    <w:qFormat/>
    <w:uiPriority w:val="0"/>
    <w:pPr>
      <w:widowControl w:val="0"/>
      <w:topLinePunct/>
      <w:adjustRightInd w:val="0"/>
      <w:snapToGrid w:val="0"/>
      <w:spacing w:line="312" w:lineRule="atLeast"/>
      <w:ind w:firstLine="425"/>
      <w:jc w:val="both"/>
    </w:pPr>
    <w:rPr>
      <w:rFonts w:ascii="Times New Roman" w:hAnsi="Times New Roman" w:eastAsia="宋体" w:cs="Times New Roman"/>
      <w:color w:val="000000"/>
      <w:kern w:val="21"/>
      <w:sz w:val="21"/>
      <w:szCs w:val="21"/>
      <w:lang w:val="en-US" w:eastAsia="zh-CN" w:bidi="ar-SA"/>
      <w14:ligatures w14:val="none"/>
    </w:rPr>
  </w:style>
  <w:style w:type="character" w:customStyle="1" w:styleId="597">
    <w:name w:val="页眉 字符"/>
    <w:basedOn w:val="58"/>
    <w:link w:val="36"/>
    <w:qFormat/>
    <w:uiPriority w:val="0"/>
    <w:rPr>
      <w:sz w:val="18"/>
      <w:szCs w:val="18"/>
      <w14:ligatures w14:val="none"/>
    </w:rPr>
  </w:style>
  <w:style w:type="character" w:customStyle="1" w:styleId="598">
    <w:name w:val="标题 3 字符"/>
    <w:basedOn w:val="58"/>
    <w:link w:val="6"/>
    <w:qFormat/>
    <w:uiPriority w:val="0"/>
    <w:rPr>
      <w:rFonts w:eastAsia="黑体"/>
      <w:bCs/>
      <w:sz w:val="28"/>
      <w:szCs w:val="28"/>
      <w14:ligatures w14:val="none"/>
    </w:rPr>
  </w:style>
  <w:style w:type="character" w:customStyle="1" w:styleId="599">
    <w:name w:val="标题 5 字符"/>
    <w:basedOn w:val="58"/>
    <w:link w:val="8"/>
    <w:qFormat/>
    <w:uiPriority w:val="0"/>
    <w:rPr>
      <w:bCs/>
      <w:szCs w:val="28"/>
      <w14:ligatures w14:val="none"/>
    </w:rPr>
  </w:style>
  <w:style w:type="character" w:customStyle="1" w:styleId="600">
    <w:name w:val="标题 6 字符"/>
    <w:basedOn w:val="58"/>
    <w:link w:val="9"/>
    <w:qFormat/>
    <w:uiPriority w:val="0"/>
    <w:rPr>
      <w:bCs/>
      <w:szCs w:val="24"/>
      <w14:ligatures w14:val="none"/>
    </w:rPr>
  </w:style>
  <w:style w:type="character" w:customStyle="1" w:styleId="601">
    <w:name w:val="标题 7 字符"/>
    <w:basedOn w:val="58"/>
    <w:link w:val="10"/>
    <w:qFormat/>
    <w:uiPriority w:val="0"/>
    <w:rPr>
      <w:bCs/>
      <w:szCs w:val="24"/>
      <w14:ligatures w14:val="none"/>
    </w:rPr>
  </w:style>
  <w:style w:type="character" w:customStyle="1" w:styleId="602">
    <w:name w:val="日期 字符"/>
    <w:basedOn w:val="58"/>
    <w:link w:val="31"/>
    <w:qFormat/>
    <w:uiPriority w:val="0"/>
    <w:rPr>
      <w:szCs w:val="24"/>
      <w14:ligatures w14:val="none"/>
    </w:rPr>
  </w:style>
  <w:style w:type="table" w:customStyle="1" w:styleId="603">
    <w:name w:val="网格型1"/>
    <w:basedOn w:val="56"/>
    <w:qFormat/>
    <w:uiPriority w:val="39"/>
    <w:rPr>
      <w:rFonts w:ascii="等线" w:hAnsi="等线" w:eastAsia="等线"/>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04">
    <w:name w:val="网格型2"/>
    <w:basedOn w:val="56"/>
    <w:qFormat/>
    <w:uiPriority w:val="39"/>
    <w:rPr>
      <w:rFonts w:ascii="等线" w:hAnsi="等线" w:eastAsia="等线"/>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05">
    <w:name w:val="标题 1 字符"/>
    <w:basedOn w:val="58"/>
    <w:link w:val="3"/>
    <w:qFormat/>
    <w:uiPriority w:val="0"/>
    <w:rPr>
      <w:rFonts w:ascii="Times New Roman" w:hAnsi="Times New Roman" w:eastAsia="黑体" w:cs="Times New Roman"/>
      <w:color w:val="000000"/>
      <w:sz w:val="30"/>
      <w:szCs w:val="24"/>
      <w14:ligatures w14:val="none"/>
    </w:rPr>
  </w:style>
  <w:style w:type="character" w:customStyle="1" w:styleId="606">
    <w:name w:val="正文文本 字符"/>
    <w:basedOn w:val="58"/>
    <w:link w:val="24"/>
    <w:qFormat/>
    <w:uiPriority w:val="0"/>
    <w:rPr>
      <w:szCs w:val="24"/>
      <w14:ligatures w14:val="none"/>
    </w:rPr>
  </w:style>
  <w:style w:type="character" w:customStyle="1" w:styleId="607">
    <w:name w:val="正文文本 2 字符"/>
    <w:basedOn w:val="58"/>
    <w:link w:val="49"/>
    <w:qFormat/>
    <w:uiPriority w:val="99"/>
    <w:rPr>
      <w:szCs w:val="24"/>
      <w14:ligatures w14:val="none"/>
    </w:rPr>
  </w:style>
  <w:style w:type="character" w:customStyle="1" w:styleId="608">
    <w:name w:val="正文文本 3 字符"/>
    <w:basedOn w:val="58"/>
    <w:link w:val="23"/>
    <w:qFormat/>
    <w:uiPriority w:val="99"/>
    <w:rPr>
      <w:sz w:val="16"/>
      <w:szCs w:val="16"/>
      <w14:ligatures w14:val="none"/>
    </w:rPr>
  </w:style>
  <w:style w:type="character" w:customStyle="1" w:styleId="609">
    <w:name w:val="正文文本首行缩进 字符"/>
    <w:basedOn w:val="606"/>
    <w:link w:val="54"/>
    <w:qFormat/>
    <w:uiPriority w:val="99"/>
    <w:rPr>
      <w:szCs w:val="24"/>
      <w14:ligatures w14:val="none"/>
    </w:rPr>
  </w:style>
  <w:style w:type="character" w:customStyle="1" w:styleId="610">
    <w:name w:val="正文文本缩进 字符"/>
    <w:basedOn w:val="58"/>
    <w:link w:val="25"/>
    <w:qFormat/>
    <w:uiPriority w:val="99"/>
    <w:rPr>
      <w:szCs w:val="24"/>
      <w14:ligatures w14:val="none"/>
    </w:rPr>
  </w:style>
  <w:style w:type="character" w:customStyle="1" w:styleId="611">
    <w:name w:val="正文文本首行缩进 2 字符"/>
    <w:basedOn w:val="610"/>
    <w:link w:val="55"/>
    <w:qFormat/>
    <w:uiPriority w:val="0"/>
    <w:rPr>
      <w:rFonts w:ascii="Calibri" w:hAnsi="Calibri"/>
      <w:szCs w:val="24"/>
      <w14:ligatures w14:val="none"/>
    </w:rPr>
  </w:style>
  <w:style w:type="character" w:customStyle="1" w:styleId="612">
    <w:name w:val="正文文本缩进 2 字符"/>
    <w:basedOn w:val="58"/>
    <w:link w:val="32"/>
    <w:qFormat/>
    <w:uiPriority w:val="99"/>
    <w:rPr>
      <w:szCs w:val="24"/>
      <w14:ligatures w14:val="none"/>
    </w:rPr>
  </w:style>
  <w:style w:type="character" w:customStyle="1" w:styleId="613">
    <w:name w:val="正文文本缩进 3 字符"/>
    <w:basedOn w:val="58"/>
    <w:link w:val="43"/>
    <w:qFormat/>
    <w:uiPriority w:val="99"/>
    <w:rPr>
      <w:sz w:val="16"/>
      <w:szCs w:val="16"/>
      <w14:ligatures w14:val="none"/>
    </w:rPr>
  </w:style>
</w:styles>
</file>

<file path=word/_rels/document.xml.rels><?xml version="1.0" encoding="UTF-8" standalone="yes"?>
<Relationships xmlns="http://schemas.openxmlformats.org/package/2006/relationships"><Relationship Id="rId99" Type="http://schemas.openxmlformats.org/officeDocument/2006/relationships/image" Target="media/image45.jpeg"/><Relationship Id="rId98" Type="http://schemas.openxmlformats.org/officeDocument/2006/relationships/hyperlink" Target="resource/images/illustration/32" TargetMode="External"/><Relationship Id="rId97" Type="http://schemas.openxmlformats.org/officeDocument/2006/relationships/image" Target="media/image44.png"/><Relationship Id="rId96" Type="http://schemas.openxmlformats.org/officeDocument/2006/relationships/hyperlink" Target="resource/images/illustration/31" TargetMode="External"/><Relationship Id="rId95" Type="http://schemas.openxmlformats.org/officeDocument/2006/relationships/image" Target="media/image43.png"/><Relationship Id="rId94" Type="http://schemas.openxmlformats.org/officeDocument/2006/relationships/image" Target="media/image42.png"/><Relationship Id="rId93" Type="http://schemas.openxmlformats.org/officeDocument/2006/relationships/hyperlink" Target="resource/images/illustration/30" TargetMode="External"/><Relationship Id="rId92" Type="http://schemas.openxmlformats.org/officeDocument/2006/relationships/image" Target="media/image41.png"/><Relationship Id="rId91" Type="http://schemas.openxmlformats.org/officeDocument/2006/relationships/hyperlink" Target="resource/images/illustration/29" TargetMode="External"/><Relationship Id="rId90" Type="http://schemas.openxmlformats.org/officeDocument/2006/relationships/image" Target="media/image40.png"/><Relationship Id="rId9" Type="http://schemas.openxmlformats.org/officeDocument/2006/relationships/footer" Target="footer4.xml"/><Relationship Id="rId89" Type="http://schemas.openxmlformats.org/officeDocument/2006/relationships/hyperlink" Target="resource/images/illustration/28" TargetMode="External"/><Relationship Id="rId88" Type="http://schemas.openxmlformats.org/officeDocument/2006/relationships/image" Target="media/image39.png"/><Relationship Id="rId87" Type="http://schemas.openxmlformats.org/officeDocument/2006/relationships/hyperlink" Target="resource/images/illustration/27" TargetMode="External"/><Relationship Id="rId86" Type="http://schemas.openxmlformats.org/officeDocument/2006/relationships/image" Target="media/image38.png"/><Relationship Id="rId85" Type="http://schemas.openxmlformats.org/officeDocument/2006/relationships/hyperlink" Target="resource/images/illustration/26" TargetMode="External"/><Relationship Id="rId84" Type="http://schemas.openxmlformats.org/officeDocument/2006/relationships/image" Target="media/image37.png"/><Relationship Id="rId83" Type="http://schemas.openxmlformats.org/officeDocument/2006/relationships/hyperlink" Target="resource/images/illustration/25" TargetMode="External"/><Relationship Id="rId82" Type="http://schemas.openxmlformats.org/officeDocument/2006/relationships/image" Target="media/image36.png"/><Relationship Id="rId81" Type="http://schemas.openxmlformats.org/officeDocument/2006/relationships/image" Target="media/image35.png"/><Relationship Id="rId80" Type="http://schemas.openxmlformats.org/officeDocument/2006/relationships/hyperlink" Target="resource/images/illustration/24" TargetMode="External"/><Relationship Id="rId8" Type="http://schemas.openxmlformats.org/officeDocument/2006/relationships/footer" Target="footer3.xml"/><Relationship Id="rId79" Type="http://schemas.openxmlformats.org/officeDocument/2006/relationships/image" Target="media/image34.png"/><Relationship Id="rId78" Type="http://schemas.openxmlformats.org/officeDocument/2006/relationships/hyperlink" Target="resource/images/illustration/23" TargetMode="External"/><Relationship Id="rId77" Type="http://schemas.openxmlformats.org/officeDocument/2006/relationships/image" Target="media/image33.png"/><Relationship Id="rId76" Type="http://schemas.openxmlformats.org/officeDocument/2006/relationships/hyperlink" Target="resource/images/illustration/22" TargetMode="External"/><Relationship Id="rId75" Type="http://schemas.openxmlformats.org/officeDocument/2006/relationships/image" Target="media/image32.png"/><Relationship Id="rId74" Type="http://schemas.openxmlformats.org/officeDocument/2006/relationships/hyperlink" Target="resource/images/illustration/21" TargetMode="External"/><Relationship Id="rId73" Type="http://schemas.openxmlformats.org/officeDocument/2006/relationships/image" Target="media/image31.png"/><Relationship Id="rId72" Type="http://schemas.openxmlformats.org/officeDocument/2006/relationships/hyperlink" Target="resource/images/illustration/20" TargetMode="External"/><Relationship Id="rId71" Type="http://schemas.openxmlformats.org/officeDocument/2006/relationships/image" Target="media/image30.png"/><Relationship Id="rId70" Type="http://schemas.openxmlformats.org/officeDocument/2006/relationships/hyperlink" Target="resource/images/illustration/19" TargetMode="External"/><Relationship Id="rId7" Type="http://schemas.openxmlformats.org/officeDocument/2006/relationships/footer" Target="footer2.xml"/><Relationship Id="rId69" Type="http://schemas.openxmlformats.org/officeDocument/2006/relationships/image" Target="media/image29.png"/><Relationship Id="rId68" Type="http://schemas.openxmlformats.org/officeDocument/2006/relationships/image" Target="media/image28.png"/><Relationship Id="rId67" Type="http://schemas.openxmlformats.org/officeDocument/2006/relationships/hyperlink" Target="resource/images/illustration/18" TargetMode="External"/><Relationship Id="rId66" Type="http://schemas.openxmlformats.org/officeDocument/2006/relationships/image" Target="media/image27.png"/><Relationship Id="rId65" Type="http://schemas.openxmlformats.org/officeDocument/2006/relationships/hyperlink" Target="resource/images/illustration/17" TargetMode="External"/><Relationship Id="rId64" Type="http://schemas.openxmlformats.org/officeDocument/2006/relationships/image" Target="media/image26.png"/><Relationship Id="rId63" Type="http://schemas.openxmlformats.org/officeDocument/2006/relationships/hyperlink" Target="resource/images/illustration/16" TargetMode="External"/><Relationship Id="rId62" Type="http://schemas.openxmlformats.org/officeDocument/2006/relationships/image" Target="media/image25.png"/><Relationship Id="rId61" Type="http://schemas.openxmlformats.org/officeDocument/2006/relationships/image" Target="media/image24.png"/><Relationship Id="rId60" Type="http://schemas.openxmlformats.org/officeDocument/2006/relationships/image" Target="media/image23.png"/><Relationship Id="rId6" Type="http://schemas.openxmlformats.org/officeDocument/2006/relationships/footer" Target="footer1.xml"/><Relationship Id="rId59" Type="http://schemas.openxmlformats.org/officeDocument/2006/relationships/hyperlink" Target="resource/images/illustration/15" TargetMode="External"/><Relationship Id="rId58" Type="http://schemas.openxmlformats.org/officeDocument/2006/relationships/image" Target="media/image22.png"/><Relationship Id="rId57" Type="http://schemas.openxmlformats.org/officeDocument/2006/relationships/hyperlink" Target="resource/images/illustration/14" TargetMode="External"/><Relationship Id="rId56" Type="http://schemas.openxmlformats.org/officeDocument/2006/relationships/image" Target="media/image21.png"/><Relationship Id="rId55" Type="http://schemas.openxmlformats.org/officeDocument/2006/relationships/hyperlink" Target="resource/images/illustration/13" TargetMode="External"/><Relationship Id="rId54" Type="http://schemas.openxmlformats.org/officeDocument/2006/relationships/image" Target="media/image20.png"/><Relationship Id="rId53" Type="http://schemas.openxmlformats.org/officeDocument/2006/relationships/image" Target="media/image19.png"/><Relationship Id="rId52" Type="http://schemas.openxmlformats.org/officeDocument/2006/relationships/image" Target="media/image18.png"/><Relationship Id="rId51" Type="http://schemas.openxmlformats.org/officeDocument/2006/relationships/hyperlink" Target="resource/images/illustration/12" TargetMode="External"/><Relationship Id="rId50" Type="http://schemas.openxmlformats.org/officeDocument/2006/relationships/image" Target="media/image17.png"/><Relationship Id="rId5" Type="http://schemas.openxmlformats.org/officeDocument/2006/relationships/header" Target="header3.xml"/><Relationship Id="rId49" Type="http://schemas.openxmlformats.org/officeDocument/2006/relationships/hyperlink" Target="resource/images/illustration/11" TargetMode="External"/><Relationship Id="rId48" Type="http://schemas.openxmlformats.org/officeDocument/2006/relationships/image" Target="media/image16.emf"/><Relationship Id="rId47" Type="http://schemas.openxmlformats.org/officeDocument/2006/relationships/hyperlink" Target="resource/images/illustration/10" TargetMode="External"/><Relationship Id="rId46" Type="http://schemas.openxmlformats.org/officeDocument/2006/relationships/image" Target="media/image15.png"/><Relationship Id="rId450" Type="http://schemas.microsoft.com/office/2011/relationships/people" Target="people.xml"/><Relationship Id="rId45" Type="http://schemas.openxmlformats.org/officeDocument/2006/relationships/image" Target="media/image14.emf"/><Relationship Id="rId449" Type="http://schemas.openxmlformats.org/officeDocument/2006/relationships/fontTable" Target="fontTable.xml"/><Relationship Id="rId448" Type="http://schemas.openxmlformats.org/officeDocument/2006/relationships/numbering" Target="numbering.xml"/><Relationship Id="rId447" Type="http://schemas.openxmlformats.org/officeDocument/2006/relationships/image" Target="media/image247.png"/><Relationship Id="rId446" Type="http://schemas.openxmlformats.org/officeDocument/2006/relationships/image" Target="media/image246.png"/><Relationship Id="rId445" Type="http://schemas.openxmlformats.org/officeDocument/2006/relationships/hyperlink" Target="resource/images/illustration/123" TargetMode="External"/><Relationship Id="rId444" Type="http://schemas.openxmlformats.org/officeDocument/2006/relationships/image" Target="media/image245.png"/><Relationship Id="rId443" Type="http://schemas.openxmlformats.org/officeDocument/2006/relationships/image" Target="media/image244.png"/><Relationship Id="rId442" Type="http://schemas.openxmlformats.org/officeDocument/2006/relationships/image" Target="media/image243.png"/><Relationship Id="rId441" Type="http://schemas.openxmlformats.org/officeDocument/2006/relationships/hyperlink" Target="resource/images/illustration/122" TargetMode="External"/><Relationship Id="rId440" Type="http://schemas.openxmlformats.org/officeDocument/2006/relationships/image" Target="media/image242.png"/><Relationship Id="rId44" Type="http://schemas.openxmlformats.org/officeDocument/2006/relationships/hyperlink" Target="resource/images/illustration/9" TargetMode="External"/><Relationship Id="rId439" Type="http://schemas.openxmlformats.org/officeDocument/2006/relationships/hyperlink" Target="resource/images/illustration/121" TargetMode="External"/><Relationship Id="rId438" Type="http://schemas.openxmlformats.org/officeDocument/2006/relationships/image" Target="media/image241.png"/><Relationship Id="rId437" Type="http://schemas.openxmlformats.org/officeDocument/2006/relationships/hyperlink" Target="resource/images/illustration/120" TargetMode="External"/><Relationship Id="rId436" Type="http://schemas.openxmlformats.org/officeDocument/2006/relationships/image" Target="media/image240.png"/><Relationship Id="rId435" Type="http://schemas.openxmlformats.org/officeDocument/2006/relationships/hyperlink" Target="resource/images/illustration/119" TargetMode="External"/><Relationship Id="rId434" Type="http://schemas.openxmlformats.org/officeDocument/2006/relationships/image" Target="media/image239.png"/><Relationship Id="rId433" Type="http://schemas.openxmlformats.org/officeDocument/2006/relationships/image" Target="media/image238.png"/><Relationship Id="rId432" Type="http://schemas.openxmlformats.org/officeDocument/2006/relationships/hyperlink" Target="resource/images/illustration/118" TargetMode="External"/><Relationship Id="rId431" Type="http://schemas.openxmlformats.org/officeDocument/2006/relationships/image" Target="media/image237.png"/><Relationship Id="rId430" Type="http://schemas.openxmlformats.org/officeDocument/2006/relationships/hyperlink" Target="resource/images/illustration/117" TargetMode="External"/><Relationship Id="rId43" Type="http://schemas.openxmlformats.org/officeDocument/2006/relationships/image" Target="media/image13.png"/><Relationship Id="rId429" Type="http://schemas.openxmlformats.org/officeDocument/2006/relationships/image" Target="media/image236.png"/><Relationship Id="rId428" Type="http://schemas.openxmlformats.org/officeDocument/2006/relationships/hyperlink" Target="resource/images/illustration/116" TargetMode="External"/><Relationship Id="rId427" Type="http://schemas.openxmlformats.org/officeDocument/2006/relationships/image" Target="media/image235.png"/><Relationship Id="rId426" Type="http://schemas.openxmlformats.org/officeDocument/2006/relationships/image" Target="media/image234.wmf"/><Relationship Id="rId425" Type="http://schemas.openxmlformats.org/officeDocument/2006/relationships/hyperlink" Target="resource/images/illustration/115" TargetMode="External"/><Relationship Id="rId424" Type="http://schemas.openxmlformats.org/officeDocument/2006/relationships/image" Target="media/image233.png"/><Relationship Id="rId423" Type="http://schemas.openxmlformats.org/officeDocument/2006/relationships/image" Target="media/image232.png"/><Relationship Id="rId422" Type="http://schemas.openxmlformats.org/officeDocument/2006/relationships/image" Target="media/image231.png"/><Relationship Id="rId421" Type="http://schemas.openxmlformats.org/officeDocument/2006/relationships/hyperlink" Target="resource/images/illustration/114" TargetMode="External"/><Relationship Id="rId420" Type="http://schemas.openxmlformats.org/officeDocument/2006/relationships/image" Target="media/image230.png"/><Relationship Id="rId42" Type="http://schemas.openxmlformats.org/officeDocument/2006/relationships/image" Target="media/image12.png"/><Relationship Id="rId419" Type="http://schemas.openxmlformats.org/officeDocument/2006/relationships/hyperlink" Target="resource/images/illustration/113" TargetMode="External"/><Relationship Id="rId418" Type="http://schemas.openxmlformats.org/officeDocument/2006/relationships/image" Target="media/image229.png"/><Relationship Id="rId417" Type="http://schemas.openxmlformats.org/officeDocument/2006/relationships/image" Target="media/image228.png"/><Relationship Id="rId416" Type="http://schemas.openxmlformats.org/officeDocument/2006/relationships/hyperlink" Target="resource/images/illustration/112" TargetMode="External"/><Relationship Id="rId415" Type="http://schemas.openxmlformats.org/officeDocument/2006/relationships/image" Target="media/image227.png"/><Relationship Id="rId414" Type="http://schemas.openxmlformats.org/officeDocument/2006/relationships/image" Target="media/image226.png"/><Relationship Id="rId413" Type="http://schemas.openxmlformats.org/officeDocument/2006/relationships/image" Target="media/image225.png"/><Relationship Id="rId412" Type="http://schemas.openxmlformats.org/officeDocument/2006/relationships/image" Target="media/image224.png"/><Relationship Id="rId411" Type="http://schemas.openxmlformats.org/officeDocument/2006/relationships/hyperlink" Target="resource/images/illustration/111" TargetMode="External"/><Relationship Id="rId410" Type="http://schemas.openxmlformats.org/officeDocument/2006/relationships/image" Target="media/image223.png"/><Relationship Id="rId41" Type="http://schemas.openxmlformats.org/officeDocument/2006/relationships/hyperlink" Target="resource/images/illustration/8" TargetMode="External"/><Relationship Id="rId409" Type="http://schemas.openxmlformats.org/officeDocument/2006/relationships/hyperlink" Target="resource/images/illustration/110" TargetMode="External"/><Relationship Id="rId408" Type="http://schemas.openxmlformats.org/officeDocument/2006/relationships/image" Target="media/image222.png"/><Relationship Id="rId407" Type="http://schemas.openxmlformats.org/officeDocument/2006/relationships/hyperlink" Target="resource/images/illustration/109" TargetMode="External"/><Relationship Id="rId406" Type="http://schemas.openxmlformats.org/officeDocument/2006/relationships/image" Target="media/image221.png"/><Relationship Id="rId405" Type="http://schemas.openxmlformats.org/officeDocument/2006/relationships/hyperlink" Target="resource/images/illustration/108" TargetMode="External"/><Relationship Id="rId404" Type="http://schemas.openxmlformats.org/officeDocument/2006/relationships/image" Target="media/image220.png"/><Relationship Id="rId403" Type="http://schemas.openxmlformats.org/officeDocument/2006/relationships/hyperlink" Target="resource/images/illustration/107" TargetMode="External"/><Relationship Id="rId402" Type="http://schemas.openxmlformats.org/officeDocument/2006/relationships/image" Target="media/image219.png"/><Relationship Id="rId401" Type="http://schemas.openxmlformats.org/officeDocument/2006/relationships/hyperlink" Target="resource/images/illustration/106" TargetMode="External"/><Relationship Id="rId400" Type="http://schemas.openxmlformats.org/officeDocument/2006/relationships/image" Target="media/image218.png"/><Relationship Id="rId40" Type="http://schemas.openxmlformats.org/officeDocument/2006/relationships/image" Target="media/image11.png"/><Relationship Id="rId4" Type="http://schemas.openxmlformats.org/officeDocument/2006/relationships/header" Target="header2.xml"/><Relationship Id="rId399" Type="http://schemas.openxmlformats.org/officeDocument/2006/relationships/hyperlink" Target="resource/images/illustration/105" TargetMode="External"/><Relationship Id="rId398" Type="http://schemas.openxmlformats.org/officeDocument/2006/relationships/image" Target="media/image217.png"/><Relationship Id="rId397" Type="http://schemas.openxmlformats.org/officeDocument/2006/relationships/hyperlink" Target="resource/images/illustration/104" TargetMode="External"/><Relationship Id="rId396" Type="http://schemas.openxmlformats.org/officeDocument/2006/relationships/image" Target="media/image216.png"/><Relationship Id="rId395" Type="http://schemas.openxmlformats.org/officeDocument/2006/relationships/image" Target="media/image215.png"/><Relationship Id="rId394" Type="http://schemas.openxmlformats.org/officeDocument/2006/relationships/hyperlink" Target="resource/images/illustration/103" TargetMode="External"/><Relationship Id="rId393" Type="http://schemas.openxmlformats.org/officeDocument/2006/relationships/image" Target="media/image214.png"/><Relationship Id="rId392" Type="http://schemas.openxmlformats.org/officeDocument/2006/relationships/hyperlink" Target="resource/images/illustration/102" TargetMode="External"/><Relationship Id="rId391" Type="http://schemas.openxmlformats.org/officeDocument/2006/relationships/image" Target="media/image213.png"/><Relationship Id="rId390" Type="http://schemas.openxmlformats.org/officeDocument/2006/relationships/hyperlink" Target="resource/images/illustration/101" TargetMode="External"/><Relationship Id="rId39" Type="http://schemas.openxmlformats.org/officeDocument/2006/relationships/hyperlink" Target="resource/images/illustration/7" TargetMode="External"/><Relationship Id="rId389" Type="http://schemas.openxmlformats.org/officeDocument/2006/relationships/image" Target="media/image212.png"/><Relationship Id="rId388" Type="http://schemas.openxmlformats.org/officeDocument/2006/relationships/image" Target="media/image211.png"/><Relationship Id="rId387" Type="http://schemas.openxmlformats.org/officeDocument/2006/relationships/hyperlink" Target="resource/images/illustration/100" TargetMode="External"/><Relationship Id="rId386" Type="http://schemas.openxmlformats.org/officeDocument/2006/relationships/image" Target="media/image210.png"/><Relationship Id="rId385" Type="http://schemas.openxmlformats.org/officeDocument/2006/relationships/image" Target="media/image209.png"/><Relationship Id="rId384" Type="http://schemas.openxmlformats.org/officeDocument/2006/relationships/hyperlink" Target="resource/images/illustration/99" TargetMode="External"/><Relationship Id="rId383" Type="http://schemas.openxmlformats.org/officeDocument/2006/relationships/image" Target="media/image208.png"/><Relationship Id="rId382" Type="http://schemas.openxmlformats.org/officeDocument/2006/relationships/hyperlink" Target="resource/images/illustration/98" TargetMode="External"/><Relationship Id="rId381" Type="http://schemas.openxmlformats.org/officeDocument/2006/relationships/image" Target="media/image207.png"/><Relationship Id="rId380" Type="http://schemas.openxmlformats.org/officeDocument/2006/relationships/image" Target="media/image206.png"/><Relationship Id="rId38" Type="http://schemas.openxmlformats.org/officeDocument/2006/relationships/image" Target="media/image10.png"/><Relationship Id="rId379" Type="http://schemas.openxmlformats.org/officeDocument/2006/relationships/hyperlink" Target="resource/images/illustration/97" TargetMode="External"/><Relationship Id="rId378" Type="http://schemas.openxmlformats.org/officeDocument/2006/relationships/image" Target="media/image205.png"/><Relationship Id="rId377" Type="http://schemas.openxmlformats.org/officeDocument/2006/relationships/hyperlink" Target="resource/images/illustration/96" TargetMode="External"/><Relationship Id="rId376" Type="http://schemas.openxmlformats.org/officeDocument/2006/relationships/image" Target="media/image204.png"/><Relationship Id="rId375" Type="http://schemas.openxmlformats.org/officeDocument/2006/relationships/hyperlink" Target="resource/images/illustration/95" TargetMode="External"/><Relationship Id="rId374" Type="http://schemas.openxmlformats.org/officeDocument/2006/relationships/image" Target="media/image203.png"/><Relationship Id="rId373" Type="http://schemas.openxmlformats.org/officeDocument/2006/relationships/hyperlink" Target="resource/images/illustration/94" TargetMode="External"/><Relationship Id="rId372" Type="http://schemas.openxmlformats.org/officeDocument/2006/relationships/image" Target="media/image202.png"/><Relationship Id="rId371" Type="http://schemas.openxmlformats.org/officeDocument/2006/relationships/hyperlink" Target="resource/images/illustration/93" TargetMode="External"/><Relationship Id="rId370" Type="http://schemas.openxmlformats.org/officeDocument/2006/relationships/image" Target="media/image201.png"/><Relationship Id="rId37" Type="http://schemas.openxmlformats.org/officeDocument/2006/relationships/hyperlink" Target="resource/images/illustration/6" TargetMode="External"/><Relationship Id="rId369" Type="http://schemas.openxmlformats.org/officeDocument/2006/relationships/hyperlink" Target="resource/images/illustration/92" TargetMode="External"/><Relationship Id="rId368" Type="http://schemas.openxmlformats.org/officeDocument/2006/relationships/image" Target="media/image200.png"/><Relationship Id="rId367" Type="http://schemas.openxmlformats.org/officeDocument/2006/relationships/hyperlink" Target="resource/images/illustration/91" TargetMode="External"/><Relationship Id="rId366" Type="http://schemas.openxmlformats.org/officeDocument/2006/relationships/image" Target="media/image199.wmf"/><Relationship Id="rId365" Type="http://schemas.openxmlformats.org/officeDocument/2006/relationships/hyperlink" Target="resource/images/illustration/90" TargetMode="External"/><Relationship Id="rId364" Type="http://schemas.openxmlformats.org/officeDocument/2006/relationships/image" Target="media/image198.png"/><Relationship Id="rId363" Type="http://schemas.openxmlformats.org/officeDocument/2006/relationships/image" Target="media/image197.png"/><Relationship Id="rId362" Type="http://schemas.openxmlformats.org/officeDocument/2006/relationships/hyperlink" Target="resource/images/illustration/89" TargetMode="External"/><Relationship Id="rId361" Type="http://schemas.openxmlformats.org/officeDocument/2006/relationships/image" Target="media/image196.png"/><Relationship Id="rId360" Type="http://schemas.openxmlformats.org/officeDocument/2006/relationships/hyperlink" Target="resource/images/illustration/88" TargetMode="External"/><Relationship Id="rId36" Type="http://schemas.openxmlformats.org/officeDocument/2006/relationships/image" Target="media/image9.png"/><Relationship Id="rId359" Type="http://schemas.openxmlformats.org/officeDocument/2006/relationships/image" Target="media/image195.png"/><Relationship Id="rId358" Type="http://schemas.openxmlformats.org/officeDocument/2006/relationships/image" Target="media/image194.png"/><Relationship Id="rId357" Type="http://schemas.openxmlformats.org/officeDocument/2006/relationships/hyperlink" Target="resource/images/illustration/87" TargetMode="External"/><Relationship Id="rId356" Type="http://schemas.openxmlformats.org/officeDocument/2006/relationships/image" Target="media/image193.png"/><Relationship Id="rId355" Type="http://schemas.openxmlformats.org/officeDocument/2006/relationships/hyperlink" Target="resource/images/illustration/86" TargetMode="External"/><Relationship Id="rId354" Type="http://schemas.openxmlformats.org/officeDocument/2006/relationships/image" Target="media/image192.png"/><Relationship Id="rId353" Type="http://schemas.openxmlformats.org/officeDocument/2006/relationships/hyperlink" Target="resource/images/illustration/85" TargetMode="External"/><Relationship Id="rId352" Type="http://schemas.openxmlformats.org/officeDocument/2006/relationships/image" Target="media/image191.png"/><Relationship Id="rId351" Type="http://schemas.openxmlformats.org/officeDocument/2006/relationships/hyperlink" Target="resource/images/illustration/84" TargetMode="External"/><Relationship Id="rId350" Type="http://schemas.openxmlformats.org/officeDocument/2006/relationships/image" Target="media/image190.png"/><Relationship Id="rId35" Type="http://schemas.openxmlformats.org/officeDocument/2006/relationships/hyperlink" Target="resource/images/illustration/5" TargetMode="External"/><Relationship Id="rId349" Type="http://schemas.openxmlformats.org/officeDocument/2006/relationships/image" Target="media/image189.png"/><Relationship Id="rId348" Type="http://schemas.openxmlformats.org/officeDocument/2006/relationships/image" Target="media/image188.png"/><Relationship Id="rId347" Type="http://schemas.openxmlformats.org/officeDocument/2006/relationships/image" Target="media/image187.png"/><Relationship Id="rId346" Type="http://schemas.openxmlformats.org/officeDocument/2006/relationships/image" Target="media/image186.png"/><Relationship Id="rId345" Type="http://schemas.openxmlformats.org/officeDocument/2006/relationships/hyperlink" Target="resource/images/illustration/81" TargetMode="External"/><Relationship Id="rId344" Type="http://schemas.openxmlformats.org/officeDocument/2006/relationships/image" Target="media/image185.png"/><Relationship Id="rId343" Type="http://schemas.openxmlformats.org/officeDocument/2006/relationships/hyperlink" Target="resource/images/illustration/80" TargetMode="External"/><Relationship Id="rId342" Type="http://schemas.openxmlformats.org/officeDocument/2006/relationships/image" Target="media/image184.png"/><Relationship Id="rId341" Type="http://schemas.openxmlformats.org/officeDocument/2006/relationships/hyperlink" Target="resource/images/illustration/79" TargetMode="External"/><Relationship Id="rId340" Type="http://schemas.openxmlformats.org/officeDocument/2006/relationships/image" Target="media/image183.png"/><Relationship Id="rId34" Type="http://schemas.openxmlformats.org/officeDocument/2006/relationships/image" Target="media/image8.png"/><Relationship Id="rId339" Type="http://schemas.openxmlformats.org/officeDocument/2006/relationships/image" Target="media/image182.png"/><Relationship Id="rId338" Type="http://schemas.openxmlformats.org/officeDocument/2006/relationships/hyperlink" Target="resource/images/illustration/78" TargetMode="External"/><Relationship Id="rId337" Type="http://schemas.openxmlformats.org/officeDocument/2006/relationships/image" Target="media/image181.png"/><Relationship Id="rId336" Type="http://schemas.openxmlformats.org/officeDocument/2006/relationships/hyperlink" Target="resource/images/illustration/77" TargetMode="External"/><Relationship Id="rId335" Type="http://schemas.openxmlformats.org/officeDocument/2006/relationships/image" Target="media/image180.png"/><Relationship Id="rId334" Type="http://schemas.openxmlformats.org/officeDocument/2006/relationships/hyperlink" Target="resource/images/illustration/76" TargetMode="External"/><Relationship Id="rId333" Type="http://schemas.openxmlformats.org/officeDocument/2006/relationships/image" Target="media/image179.png"/><Relationship Id="rId332" Type="http://schemas.openxmlformats.org/officeDocument/2006/relationships/image" Target="media/image178.png"/><Relationship Id="rId331" Type="http://schemas.openxmlformats.org/officeDocument/2006/relationships/hyperlink" Target="resource/images/illustration/75" TargetMode="External"/><Relationship Id="rId330" Type="http://schemas.openxmlformats.org/officeDocument/2006/relationships/image" Target="media/image177.png"/><Relationship Id="rId33" Type="http://schemas.openxmlformats.org/officeDocument/2006/relationships/hyperlink" Target="resource/images/illustration/4" TargetMode="External"/><Relationship Id="rId329" Type="http://schemas.openxmlformats.org/officeDocument/2006/relationships/image" Target="media/image176.png"/><Relationship Id="rId328" Type="http://schemas.openxmlformats.org/officeDocument/2006/relationships/hyperlink" Target="resource/images/illustration/74" TargetMode="External"/><Relationship Id="rId327" Type="http://schemas.openxmlformats.org/officeDocument/2006/relationships/image" Target="media/image175.png"/><Relationship Id="rId326" Type="http://schemas.openxmlformats.org/officeDocument/2006/relationships/hyperlink" Target="resource/images/illustration/73" TargetMode="External"/><Relationship Id="rId325" Type="http://schemas.openxmlformats.org/officeDocument/2006/relationships/image" Target="media/image174.png"/><Relationship Id="rId324" Type="http://schemas.openxmlformats.org/officeDocument/2006/relationships/hyperlink" Target="resource/images/illustration/72" TargetMode="External"/><Relationship Id="rId323" Type="http://schemas.openxmlformats.org/officeDocument/2006/relationships/image" Target="media/image173.png"/><Relationship Id="rId322" Type="http://schemas.openxmlformats.org/officeDocument/2006/relationships/hyperlink" Target="resource/images/illustration/71" TargetMode="External"/><Relationship Id="rId321" Type="http://schemas.openxmlformats.org/officeDocument/2006/relationships/image" Target="media/image172.png"/><Relationship Id="rId320" Type="http://schemas.openxmlformats.org/officeDocument/2006/relationships/image" Target="media/image171.png"/><Relationship Id="rId32" Type="http://schemas.openxmlformats.org/officeDocument/2006/relationships/image" Target="media/image7.png"/><Relationship Id="rId319" Type="http://schemas.openxmlformats.org/officeDocument/2006/relationships/hyperlink" Target="resource/images/illustration/70" TargetMode="External"/><Relationship Id="rId318" Type="http://schemas.openxmlformats.org/officeDocument/2006/relationships/hyperlink" Target="resource/images/illustration/69" TargetMode="External"/><Relationship Id="rId317" Type="http://schemas.openxmlformats.org/officeDocument/2006/relationships/image" Target="media/image170.png"/><Relationship Id="rId316" Type="http://schemas.openxmlformats.org/officeDocument/2006/relationships/hyperlink" Target="resource/images/illustration/68" TargetMode="External"/><Relationship Id="rId315" Type="http://schemas.openxmlformats.org/officeDocument/2006/relationships/image" Target="media/image169.png"/><Relationship Id="rId314" Type="http://schemas.openxmlformats.org/officeDocument/2006/relationships/hyperlink" Target="resource/images/illustration/67" TargetMode="External"/><Relationship Id="rId313" Type="http://schemas.openxmlformats.org/officeDocument/2006/relationships/image" Target="media/image168.png"/><Relationship Id="rId312" Type="http://schemas.openxmlformats.org/officeDocument/2006/relationships/hyperlink" Target="resource/images/illustration/66" TargetMode="External"/><Relationship Id="rId311" Type="http://schemas.openxmlformats.org/officeDocument/2006/relationships/image" Target="media/image167.png"/><Relationship Id="rId310" Type="http://schemas.openxmlformats.org/officeDocument/2006/relationships/hyperlink" Target="resource/images/illustration/65" TargetMode="External"/><Relationship Id="rId31" Type="http://schemas.openxmlformats.org/officeDocument/2006/relationships/image" Target="media/image6.png"/><Relationship Id="rId309" Type="http://schemas.openxmlformats.org/officeDocument/2006/relationships/image" Target="media/image166.png"/><Relationship Id="rId308" Type="http://schemas.openxmlformats.org/officeDocument/2006/relationships/hyperlink" Target="resource/images/illustration/64" TargetMode="External"/><Relationship Id="rId307" Type="http://schemas.openxmlformats.org/officeDocument/2006/relationships/image" Target="media/image165.png"/><Relationship Id="rId306" Type="http://schemas.openxmlformats.org/officeDocument/2006/relationships/hyperlink" Target="resource/images/illustration/63" TargetMode="External"/><Relationship Id="rId305" Type="http://schemas.openxmlformats.org/officeDocument/2006/relationships/image" Target="media/image164.jpeg"/><Relationship Id="rId304" Type="http://schemas.openxmlformats.org/officeDocument/2006/relationships/hyperlink" Target="resource/images/illustration/62" TargetMode="External"/><Relationship Id="rId303" Type="http://schemas.openxmlformats.org/officeDocument/2006/relationships/image" Target="media/image163.png"/><Relationship Id="rId302" Type="http://schemas.openxmlformats.org/officeDocument/2006/relationships/hyperlink" Target="resource/images/illustration/61" TargetMode="External"/><Relationship Id="rId301" Type="http://schemas.openxmlformats.org/officeDocument/2006/relationships/image" Target="media/image162.png"/><Relationship Id="rId300" Type="http://schemas.openxmlformats.org/officeDocument/2006/relationships/image" Target="media/image161.png"/><Relationship Id="rId30" Type="http://schemas.openxmlformats.org/officeDocument/2006/relationships/hyperlink" Target="resource/images/illustration/3" TargetMode="External"/><Relationship Id="rId3" Type="http://schemas.openxmlformats.org/officeDocument/2006/relationships/header" Target="header1.xml"/><Relationship Id="rId299" Type="http://schemas.openxmlformats.org/officeDocument/2006/relationships/image" Target="media/image160.png"/><Relationship Id="rId298" Type="http://schemas.openxmlformats.org/officeDocument/2006/relationships/hyperlink" Target="resource/images/illustration/180" TargetMode="External"/><Relationship Id="rId297" Type="http://schemas.openxmlformats.org/officeDocument/2006/relationships/image" Target="media/image159.png"/><Relationship Id="rId296" Type="http://schemas.openxmlformats.org/officeDocument/2006/relationships/hyperlink" Target="resource/images/illustration/179" TargetMode="External"/><Relationship Id="rId295" Type="http://schemas.openxmlformats.org/officeDocument/2006/relationships/image" Target="media/image158.png"/><Relationship Id="rId294" Type="http://schemas.openxmlformats.org/officeDocument/2006/relationships/hyperlink" Target="resource/images/illustration/178" TargetMode="External"/><Relationship Id="rId293" Type="http://schemas.openxmlformats.org/officeDocument/2006/relationships/image" Target="media/image157.png"/><Relationship Id="rId292" Type="http://schemas.openxmlformats.org/officeDocument/2006/relationships/hyperlink" Target="resource/images/illustration/177" TargetMode="External"/><Relationship Id="rId291" Type="http://schemas.openxmlformats.org/officeDocument/2006/relationships/image" Target="media/image156.png"/><Relationship Id="rId290" Type="http://schemas.openxmlformats.org/officeDocument/2006/relationships/hyperlink" Target="resource/images/illustration/176" TargetMode="External"/><Relationship Id="rId29" Type="http://schemas.openxmlformats.org/officeDocument/2006/relationships/image" Target="media/image5.png"/><Relationship Id="rId289" Type="http://schemas.openxmlformats.org/officeDocument/2006/relationships/image" Target="media/image155.png"/><Relationship Id="rId288" Type="http://schemas.openxmlformats.org/officeDocument/2006/relationships/image" Target="media/image154.png"/><Relationship Id="rId287" Type="http://schemas.openxmlformats.org/officeDocument/2006/relationships/hyperlink" Target="resource/images/illustration/175" TargetMode="External"/><Relationship Id="rId286" Type="http://schemas.openxmlformats.org/officeDocument/2006/relationships/image" Target="media/image153.png"/><Relationship Id="rId285" Type="http://schemas.openxmlformats.org/officeDocument/2006/relationships/hyperlink" Target="resource/images/illustration/174" TargetMode="External"/><Relationship Id="rId284" Type="http://schemas.openxmlformats.org/officeDocument/2006/relationships/image" Target="media/image152.png"/><Relationship Id="rId283" Type="http://schemas.openxmlformats.org/officeDocument/2006/relationships/hyperlink" Target="resource/images/illustration/173" TargetMode="External"/><Relationship Id="rId282" Type="http://schemas.openxmlformats.org/officeDocument/2006/relationships/image" Target="media/image151.png"/><Relationship Id="rId281" Type="http://schemas.openxmlformats.org/officeDocument/2006/relationships/image" Target="media/image150.png"/><Relationship Id="rId280" Type="http://schemas.openxmlformats.org/officeDocument/2006/relationships/image" Target="media/image149.png"/><Relationship Id="rId28" Type="http://schemas.openxmlformats.org/officeDocument/2006/relationships/hyperlink" Target="resource/images/illustration/2" TargetMode="External"/><Relationship Id="rId279" Type="http://schemas.openxmlformats.org/officeDocument/2006/relationships/image" Target="media/image148.png"/><Relationship Id="rId278" Type="http://schemas.openxmlformats.org/officeDocument/2006/relationships/image" Target="media/image147.png"/><Relationship Id="rId277" Type="http://schemas.openxmlformats.org/officeDocument/2006/relationships/hyperlink" Target="resource/images/illustration/172" TargetMode="External"/><Relationship Id="rId276" Type="http://schemas.openxmlformats.org/officeDocument/2006/relationships/image" Target="media/image146.png"/><Relationship Id="rId275" Type="http://schemas.openxmlformats.org/officeDocument/2006/relationships/hyperlink" Target="resource/images/illustration/171" TargetMode="External"/><Relationship Id="rId274" Type="http://schemas.openxmlformats.org/officeDocument/2006/relationships/image" Target="media/image145.png"/><Relationship Id="rId273" Type="http://schemas.openxmlformats.org/officeDocument/2006/relationships/image" Target="media/image144.png"/><Relationship Id="rId272" Type="http://schemas.openxmlformats.org/officeDocument/2006/relationships/image" Target="media/image143.jpeg"/><Relationship Id="rId271" Type="http://schemas.openxmlformats.org/officeDocument/2006/relationships/hyperlink" Target="resource/images/illustration/170" TargetMode="External"/><Relationship Id="rId270" Type="http://schemas.openxmlformats.org/officeDocument/2006/relationships/image" Target="media/image142.jpeg"/><Relationship Id="rId27" Type="http://schemas.openxmlformats.org/officeDocument/2006/relationships/image" Target="media/image4.png"/><Relationship Id="rId269" Type="http://schemas.openxmlformats.org/officeDocument/2006/relationships/hyperlink" Target="resource/images/illustration/169" TargetMode="External"/><Relationship Id="rId268" Type="http://schemas.openxmlformats.org/officeDocument/2006/relationships/image" Target="media/image141.jpeg"/><Relationship Id="rId267" Type="http://schemas.openxmlformats.org/officeDocument/2006/relationships/hyperlink" Target="resource/images/illustration/168" TargetMode="External"/><Relationship Id="rId266" Type="http://schemas.openxmlformats.org/officeDocument/2006/relationships/image" Target="media/image140.jpeg"/><Relationship Id="rId265" Type="http://schemas.openxmlformats.org/officeDocument/2006/relationships/hyperlink" Target="resource/images/illustration/167" TargetMode="External"/><Relationship Id="rId264" Type="http://schemas.openxmlformats.org/officeDocument/2006/relationships/image" Target="media/image139.jpeg"/><Relationship Id="rId263" Type="http://schemas.openxmlformats.org/officeDocument/2006/relationships/hyperlink" Target="resource/images/illustration/166" TargetMode="External"/><Relationship Id="rId262" Type="http://schemas.openxmlformats.org/officeDocument/2006/relationships/image" Target="media/image138.jpeg"/><Relationship Id="rId261" Type="http://schemas.openxmlformats.org/officeDocument/2006/relationships/hyperlink" Target="resource/images/illustration/165" TargetMode="External"/><Relationship Id="rId260" Type="http://schemas.openxmlformats.org/officeDocument/2006/relationships/image" Target="media/image137.jpeg"/><Relationship Id="rId26" Type="http://schemas.openxmlformats.org/officeDocument/2006/relationships/hyperlink" Target="resource/images/illustration/1" TargetMode="External"/><Relationship Id="rId259" Type="http://schemas.openxmlformats.org/officeDocument/2006/relationships/hyperlink" Target="resource/images/illustration/164" TargetMode="External"/><Relationship Id="rId258" Type="http://schemas.openxmlformats.org/officeDocument/2006/relationships/image" Target="media/image136.jpeg"/><Relationship Id="rId257" Type="http://schemas.openxmlformats.org/officeDocument/2006/relationships/hyperlink" Target="resource/images/illustration/163" TargetMode="External"/><Relationship Id="rId256" Type="http://schemas.openxmlformats.org/officeDocument/2006/relationships/image" Target="media/image135.jpeg"/><Relationship Id="rId255" Type="http://schemas.openxmlformats.org/officeDocument/2006/relationships/hyperlink" Target="resource/images/illustration/162" TargetMode="External"/><Relationship Id="rId254" Type="http://schemas.openxmlformats.org/officeDocument/2006/relationships/image" Target="media/image134.jpeg"/><Relationship Id="rId253" Type="http://schemas.openxmlformats.org/officeDocument/2006/relationships/hyperlink" Target="resource/images/illustration/161" TargetMode="External"/><Relationship Id="rId252" Type="http://schemas.openxmlformats.org/officeDocument/2006/relationships/image" Target="media/image133.jpeg"/><Relationship Id="rId251" Type="http://schemas.openxmlformats.org/officeDocument/2006/relationships/hyperlink" Target="resource/images/illustration/160" TargetMode="External"/><Relationship Id="rId250" Type="http://schemas.openxmlformats.org/officeDocument/2006/relationships/image" Target="media/image132.jpeg"/><Relationship Id="rId25" Type="http://schemas.openxmlformats.org/officeDocument/2006/relationships/image" Target="media/image3.png"/><Relationship Id="rId249" Type="http://schemas.openxmlformats.org/officeDocument/2006/relationships/hyperlink" Target="resource/images/illustration/159" TargetMode="External"/><Relationship Id="rId248" Type="http://schemas.openxmlformats.org/officeDocument/2006/relationships/image" Target="media/image131.jpeg"/><Relationship Id="rId247" Type="http://schemas.openxmlformats.org/officeDocument/2006/relationships/hyperlink" Target="resource/images/illustration/158" TargetMode="External"/><Relationship Id="rId246" Type="http://schemas.openxmlformats.org/officeDocument/2006/relationships/image" Target="media/image130.jpeg"/><Relationship Id="rId245" Type="http://schemas.openxmlformats.org/officeDocument/2006/relationships/hyperlink" Target="resource/images/illustration/157" TargetMode="External"/><Relationship Id="rId244" Type="http://schemas.openxmlformats.org/officeDocument/2006/relationships/image" Target="media/image129.jpeg"/><Relationship Id="rId243" Type="http://schemas.openxmlformats.org/officeDocument/2006/relationships/hyperlink" Target="resource/images/illustration/156" TargetMode="External"/><Relationship Id="rId242" Type="http://schemas.openxmlformats.org/officeDocument/2006/relationships/image" Target="media/image128.jpeg"/><Relationship Id="rId241" Type="http://schemas.openxmlformats.org/officeDocument/2006/relationships/hyperlink" Target="resource/images/illustration/155" TargetMode="External"/><Relationship Id="rId240" Type="http://schemas.openxmlformats.org/officeDocument/2006/relationships/image" Target="media/image127.png"/><Relationship Id="rId24" Type="http://schemas.openxmlformats.org/officeDocument/2006/relationships/image" Target="media/image2.png"/><Relationship Id="rId239" Type="http://schemas.openxmlformats.org/officeDocument/2006/relationships/hyperlink" Target="resource/images/illustration/154" TargetMode="External"/><Relationship Id="rId238" Type="http://schemas.openxmlformats.org/officeDocument/2006/relationships/image" Target="media/image126.png"/><Relationship Id="rId237" Type="http://schemas.openxmlformats.org/officeDocument/2006/relationships/hyperlink" Target="resource/images/illustration/153" TargetMode="External"/><Relationship Id="rId236" Type="http://schemas.openxmlformats.org/officeDocument/2006/relationships/image" Target="media/image125.jpeg"/><Relationship Id="rId235" Type="http://schemas.openxmlformats.org/officeDocument/2006/relationships/hyperlink" Target="resource/images/illustration/152" TargetMode="External"/><Relationship Id="rId234" Type="http://schemas.openxmlformats.org/officeDocument/2006/relationships/image" Target="media/image124.jpeg"/><Relationship Id="rId233" Type="http://schemas.openxmlformats.org/officeDocument/2006/relationships/hyperlink" Target="resource/images/illustration/151" TargetMode="External"/><Relationship Id="rId232" Type="http://schemas.openxmlformats.org/officeDocument/2006/relationships/image" Target="media/image123.jpeg"/><Relationship Id="rId231" Type="http://schemas.openxmlformats.org/officeDocument/2006/relationships/hyperlink" Target="resource/images/illustration/150" TargetMode="External"/><Relationship Id="rId230" Type="http://schemas.openxmlformats.org/officeDocument/2006/relationships/image" Target="media/image122.jpeg"/><Relationship Id="rId23" Type="http://schemas.openxmlformats.org/officeDocument/2006/relationships/image" Target="media/image1.png"/><Relationship Id="rId229" Type="http://schemas.openxmlformats.org/officeDocument/2006/relationships/hyperlink" Target="resource/images/illustration/149" TargetMode="External"/><Relationship Id="rId228" Type="http://schemas.openxmlformats.org/officeDocument/2006/relationships/image" Target="media/image121.jpeg"/><Relationship Id="rId227" Type="http://schemas.openxmlformats.org/officeDocument/2006/relationships/hyperlink" Target="resource/images/illustration/148" TargetMode="External"/><Relationship Id="rId226" Type="http://schemas.openxmlformats.org/officeDocument/2006/relationships/image" Target="media/image120.png"/><Relationship Id="rId225" Type="http://schemas.openxmlformats.org/officeDocument/2006/relationships/image" Target="media/image119.jpeg"/><Relationship Id="rId224" Type="http://schemas.openxmlformats.org/officeDocument/2006/relationships/hyperlink" Target="resource/images/illustration/147" TargetMode="External"/><Relationship Id="rId223" Type="http://schemas.openxmlformats.org/officeDocument/2006/relationships/image" Target="media/image118.png"/><Relationship Id="rId222" Type="http://schemas.openxmlformats.org/officeDocument/2006/relationships/image" Target="media/image117.jpeg"/><Relationship Id="rId221" Type="http://schemas.openxmlformats.org/officeDocument/2006/relationships/hyperlink" Target="resource/images/illustration/146" TargetMode="External"/><Relationship Id="rId220" Type="http://schemas.openxmlformats.org/officeDocument/2006/relationships/image" Target="media/image116.jpeg"/><Relationship Id="rId22" Type="http://schemas.openxmlformats.org/officeDocument/2006/relationships/theme" Target="theme/theme1.xml"/><Relationship Id="rId219" Type="http://schemas.openxmlformats.org/officeDocument/2006/relationships/hyperlink" Target="resource/images/illustration/145" TargetMode="External"/><Relationship Id="rId218" Type="http://schemas.openxmlformats.org/officeDocument/2006/relationships/image" Target="media/image115.jpeg"/><Relationship Id="rId217" Type="http://schemas.openxmlformats.org/officeDocument/2006/relationships/hyperlink" Target="resource/images/illustration/144" TargetMode="External"/><Relationship Id="rId216" Type="http://schemas.openxmlformats.org/officeDocument/2006/relationships/image" Target="media/image114.png"/><Relationship Id="rId215" Type="http://schemas.openxmlformats.org/officeDocument/2006/relationships/hyperlink" Target="resource/images/illustration/143" TargetMode="External"/><Relationship Id="rId214" Type="http://schemas.openxmlformats.org/officeDocument/2006/relationships/image" Target="media/image113.png"/><Relationship Id="rId213" Type="http://schemas.openxmlformats.org/officeDocument/2006/relationships/hyperlink" Target="resource/images/illustration/142" TargetMode="External"/><Relationship Id="rId212" Type="http://schemas.openxmlformats.org/officeDocument/2006/relationships/image" Target="media/image112.png"/><Relationship Id="rId211" Type="http://schemas.openxmlformats.org/officeDocument/2006/relationships/hyperlink" Target="resource/images/illustration/141" TargetMode="External"/><Relationship Id="rId210" Type="http://schemas.openxmlformats.org/officeDocument/2006/relationships/image" Target="media/image111.png"/><Relationship Id="rId21" Type="http://schemas.openxmlformats.org/officeDocument/2006/relationships/footer" Target="footer11.xml"/><Relationship Id="rId209" Type="http://schemas.openxmlformats.org/officeDocument/2006/relationships/hyperlink" Target="resource/images/illustration/140" TargetMode="External"/><Relationship Id="rId208" Type="http://schemas.openxmlformats.org/officeDocument/2006/relationships/image" Target="media/image110.jpeg"/><Relationship Id="rId207" Type="http://schemas.openxmlformats.org/officeDocument/2006/relationships/hyperlink" Target="resource/images/illustration/139" TargetMode="External"/><Relationship Id="rId206" Type="http://schemas.openxmlformats.org/officeDocument/2006/relationships/image" Target="media/image109.png"/><Relationship Id="rId205" Type="http://schemas.openxmlformats.org/officeDocument/2006/relationships/image" Target="media/image108.png"/><Relationship Id="rId204" Type="http://schemas.openxmlformats.org/officeDocument/2006/relationships/hyperlink" Target="resource/images/illustration/138" TargetMode="External"/><Relationship Id="rId203" Type="http://schemas.openxmlformats.org/officeDocument/2006/relationships/image" Target="media/image107.png"/><Relationship Id="rId202" Type="http://schemas.openxmlformats.org/officeDocument/2006/relationships/hyperlink" Target="resource/images/illustration/137" TargetMode="External"/><Relationship Id="rId201" Type="http://schemas.openxmlformats.org/officeDocument/2006/relationships/image" Target="media/image106.png"/><Relationship Id="rId200" Type="http://schemas.openxmlformats.org/officeDocument/2006/relationships/image" Target="media/image105.png"/><Relationship Id="rId20" Type="http://schemas.openxmlformats.org/officeDocument/2006/relationships/footer" Target="footer10.xml"/><Relationship Id="rId2" Type="http://schemas.openxmlformats.org/officeDocument/2006/relationships/settings" Target="settings.xml"/><Relationship Id="rId199" Type="http://schemas.openxmlformats.org/officeDocument/2006/relationships/hyperlink" Target="resource/images/illustration/136" TargetMode="External"/><Relationship Id="rId198" Type="http://schemas.openxmlformats.org/officeDocument/2006/relationships/image" Target="media/image104.png"/><Relationship Id="rId197" Type="http://schemas.openxmlformats.org/officeDocument/2006/relationships/hyperlink" Target="resource/images/illustration/135" TargetMode="External"/><Relationship Id="rId196" Type="http://schemas.openxmlformats.org/officeDocument/2006/relationships/image" Target="media/image103.emf"/><Relationship Id="rId195" Type="http://schemas.openxmlformats.org/officeDocument/2006/relationships/hyperlink" Target="resource/images/illustration/134" TargetMode="External"/><Relationship Id="rId194" Type="http://schemas.openxmlformats.org/officeDocument/2006/relationships/image" Target="media/image102.png"/><Relationship Id="rId193" Type="http://schemas.openxmlformats.org/officeDocument/2006/relationships/hyperlink" Target="resource/images/illustration/133" TargetMode="External"/><Relationship Id="rId192" Type="http://schemas.openxmlformats.org/officeDocument/2006/relationships/image" Target="media/image101.png"/><Relationship Id="rId191" Type="http://schemas.openxmlformats.org/officeDocument/2006/relationships/image" Target="media/image100.png"/><Relationship Id="rId190" Type="http://schemas.openxmlformats.org/officeDocument/2006/relationships/hyperlink" Target="resource/images/illustration/132" TargetMode="External"/><Relationship Id="rId19" Type="http://schemas.openxmlformats.org/officeDocument/2006/relationships/footer" Target="footer9.xml"/><Relationship Id="rId189" Type="http://schemas.openxmlformats.org/officeDocument/2006/relationships/image" Target="media/image99.png"/><Relationship Id="rId188" Type="http://schemas.openxmlformats.org/officeDocument/2006/relationships/hyperlink" Target="resource/images/illustration/131" TargetMode="External"/><Relationship Id="rId187" Type="http://schemas.openxmlformats.org/officeDocument/2006/relationships/image" Target="media/image98.png"/><Relationship Id="rId186" Type="http://schemas.openxmlformats.org/officeDocument/2006/relationships/hyperlink" Target="resource/images/illustration/130" TargetMode="External"/><Relationship Id="rId185" Type="http://schemas.openxmlformats.org/officeDocument/2006/relationships/image" Target="media/image97.png"/><Relationship Id="rId184" Type="http://schemas.openxmlformats.org/officeDocument/2006/relationships/hyperlink" Target="resource/images/illustration/129" TargetMode="External"/><Relationship Id="rId183" Type="http://schemas.openxmlformats.org/officeDocument/2006/relationships/image" Target="media/image96.png"/><Relationship Id="rId182" Type="http://schemas.openxmlformats.org/officeDocument/2006/relationships/image" Target="media/image95.png"/><Relationship Id="rId181" Type="http://schemas.openxmlformats.org/officeDocument/2006/relationships/hyperlink" Target="resource/images/illustration/128" TargetMode="External"/><Relationship Id="rId180" Type="http://schemas.openxmlformats.org/officeDocument/2006/relationships/image" Target="media/image94.png"/><Relationship Id="rId18" Type="http://schemas.openxmlformats.org/officeDocument/2006/relationships/header" Target="header8.xml"/><Relationship Id="rId179" Type="http://schemas.openxmlformats.org/officeDocument/2006/relationships/image" Target="media/image93.png"/><Relationship Id="rId178" Type="http://schemas.openxmlformats.org/officeDocument/2006/relationships/hyperlink" Target="resource/images/illustration/127" TargetMode="External"/><Relationship Id="rId177" Type="http://schemas.openxmlformats.org/officeDocument/2006/relationships/image" Target="media/image92.png"/><Relationship Id="rId176" Type="http://schemas.openxmlformats.org/officeDocument/2006/relationships/hyperlink" Target="resource/images/illustration/126" TargetMode="External"/><Relationship Id="rId175" Type="http://schemas.openxmlformats.org/officeDocument/2006/relationships/image" Target="media/image91.png"/><Relationship Id="rId174" Type="http://schemas.openxmlformats.org/officeDocument/2006/relationships/image" Target="media/image90.png"/><Relationship Id="rId173" Type="http://schemas.openxmlformats.org/officeDocument/2006/relationships/hyperlink" Target="resource/images/illustration/125" TargetMode="External"/><Relationship Id="rId172" Type="http://schemas.openxmlformats.org/officeDocument/2006/relationships/image" Target="media/image89.png"/><Relationship Id="rId171" Type="http://schemas.openxmlformats.org/officeDocument/2006/relationships/hyperlink" Target="resource/images/illustration/124" TargetMode="External"/><Relationship Id="rId170" Type="http://schemas.openxmlformats.org/officeDocument/2006/relationships/image" Target="media/image88.png"/><Relationship Id="rId17" Type="http://schemas.openxmlformats.org/officeDocument/2006/relationships/header" Target="header7.xml"/><Relationship Id="rId169" Type="http://schemas.openxmlformats.org/officeDocument/2006/relationships/image" Target="media/image87.png"/><Relationship Id="rId168" Type="http://schemas.openxmlformats.org/officeDocument/2006/relationships/image" Target="media/image86.png"/><Relationship Id="rId167" Type="http://schemas.openxmlformats.org/officeDocument/2006/relationships/image" Target="media/image85.png"/><Relationship Id="rId166" Type="http://schemas.openxmlformats.org/officeDocument/2006/relationships/image" Target="media/image84.png"/><Relationship Id="rId165" Type="http://schemas.openxmlformats.org/officeDocument/2006/relationships/image" Target="media/image83.png"/><Relationship Id="rId164" Type="http://schemas.openxmlformats.org/officeDocument/2006/relationships/image" Target="media/image82.jpeg"/><Relationship Id="rId163" Type="http://schemas.openxmlformats.org/officeDocument/2006/relationships/hyperlink" Target="resource/images/illustration/60" TargetMode="External"/><Relationship Id="rId162" Type="http://schemas.openxmlformats.org/officeDocument/2006/relationships/image" Target="media/image81.png"/><Relationship Id="rId161" Type="http://schemas.openxmlformats.org/officeDocument/2006/relationships/hyperlink" Target="resource/images/illustration/59" TargetMode="External"/><Relationship Id="rId160" Type="http://schemas.openxmlformats.org/officeDocument/2006/relationships/image" Target="media/image80.png"/><Relationship Id="rId16" Type="http://schemas.openxmlformats.org/officeDocument/2006/relationships/header" Target="header6.xml"/><Relationship Id="rId159" Type="http://schemas.openxmlformats.org/officeDocument/2006/relationships/hyperlink" Target="resource/images/illustration/58" TargetMode="External"/><Relationship Id="rId158" Type="http://schemas.openxmlformats.org/officeDocument/2006/relationships/image" Target="media/image79.png"/><Relationship Id="rId157" Type="http://schemas.openxmlformats.org/officeDocument/2006/relationships/image" Target="media/image78.jpeg"/><Relationship Id="rId156" Type="http://schemas.openxmlformats.org/officeDocument/2006/relationships/hyperlink" Target="resource/images/illustration/57" TargetMode="External"/><Relationship Id="rId155" Type="http://schemas.openxmlformats.org/officeDocument/2006/relationships/image" Target="media/image77.png"/><Relationship Id="rId154" Type="http://schemas.openxmlformats.org/officeDocument/2006/relationships/hyperlink" Target="resource/images/illustration/56" TargetMode="External"/><Relationship Id="rId153" Type="http://schemas.openxmlformats.org/officeDocument/2006/relationships/image" Target="media/image76.png"/><Relationship Id="rId152" Type="http://schemas.openxmlformats.org/officeDocument/2006/relationships/image" Target="media/image75.jpeg"/><Relationship Id="rId151" Type="http://schemas.openxmlformats.org/officeDocument/2006/relationships/hyperlink" Target="resource/images/illustration/55" TargetMode="External"/><Relationship Id="rId150" Type="http://schemas.openxmlformats.org/officeDocument/2006/relationships/image" Target="media/image74.jpeg"/><Relationship Id="rId15" Type="http://schemas.openxmlformats.org/officeDocument/2006/relationships/footer" Target="footer8.xml"/><Relationship Id="rId149" Type="http://schemas.openxmlformats.org/officeDocument/2006/relationships/hyperlink" Target="resource/images/illustration/54" TargetMode="External"/><Relationship Id="rId148" Type="http://schemas.openxmlformats.org/officeDocument/2006/relationships/image" Target="media/image73.png"/><Relationship Id="rId147" Type="http://schemas.openxmlformats.org/officeDocument/2006/relationships/hyperlink" Target="resource/images/illustration/53" TargetMode="External"/><Relationship Id="rId146" Type="http://schemas.openxmlformats.org/officeDocument/2006/relationships/image" Target="media/image72.png"/><Relationship Id="rId145" Type="http://schemas.openxmlformats.org/officeDocument/2006/relationships/image" Target="media/image71.png"/><Relationship Id="rId144" Type="http://schemas.openxmlformats.org/officeDocument/2006/relationships/image" Target="media/image70.png"/><Relationship Id="rId143" Type="http://schemas.openxmlformats.org/officeDocument/2006/relationships/hyperlink" Target="resource/images/illustration/52" TargetMode="External"/><Relationship Id="rId142" Type="http://schemas.openxmlformats.org/officeDocument/2006/relationships/image" Target="media/image69.jpeg"/><Relationship Id="rId141" Type="http://schemas.openxmlformats.org/officeDocument/2006/relationships/hyperlink" Target="resource/images/illustration/51" TargetMode="External"/><Relationship Id="rId140" Type="http://schemas.openxmlformats.org/officeDocument/2006/relationships/image" Target="media/image68.png"/><Relationship Id="rId14" Type="http://schemas.openxmlformats.org/officeDocument/2006/relationships/footer" Target="footer7.xml"/><Relationship Id="rId139" Type="http://schemas.openxmlformats.org/officeDocument/2006/relationships/image" Target="media/image67.jpeg"/><Relationship Id="rId138" Type="http://schemas.openxmlformats.org/officeDocument/2006/relationships/hyperlink" Target="resource/images/illustration/50" TargetMode="External"/><Relationship Id="rId137" Type="http://schemas.openxmlformats.org/officeDocument/2006/relationships/image" Target="media/image66.jpeg"/><Relationship Id="rId136" Type="http://schemas.openxmlformats.org/officeDocument/2006/relationships/hyperlink" Target="resource/images/illustration/49" TargetMode="External"/><Relationship Id="rId135" Type="http://schemas.openxmlformats.org/officeDocument/2006/relationships/image" Target="media/image65.png"/><Relationship Id="rId134" Type="http://schemas.openxmlformats.org/officeDocument/2006/relationships/hyperlink" Target="resource/images/illustration/48" TargetMode="External"/><Relationship Id="rId133" Type="http://schemas.openxmlformats.org/officeDocument/2006/relationships/image" Target="media/image64.jpeg"/><Relationship Id="rId132" Type="http://schemas.openxmlformats.org/officeDocument/2006/relationships/hyperlink" Target="resource/images/illustration/47" TargetMode="External"/><Relationship Id="rId131" Type="http://schemas.openxmlformats.org/officeDocument/2006/relationships/image" Target="media/image63.png"/><Relationship Id="rId130" Type="http://schemas.openxmlformats.org/officeDocument/2006/relationships/image" Target="media/image62.jpeg"/><Relationship Id="rId13" Type="http://schemas.openxmlformats.org/officeDocument/2006/relationships/footer" Target="footer6.xml"/><Relationship Id="rId129" Type="http://schemas.openxmlformats.org/officeDocument/2006/relationships/hyperlink" Target="resource/images/illustration/46" TargetMode="External"/><Relationship Id="rId128" Type="http://schemas.openxmlformats.org/officeDocument/2006/relationships/image" Target="media/image61.jpeg"/><Relationship Id="rId127" Type="http://schemas.openxmlformats.org/officeDocument/2006/relationships/hyperlink" Target="resource/images/illustration/45" TargetMode="External"/><Relationship Id="rId126" Type="http://schemas.openxmlformats.org/officeDocument/2006/relationships/image" Target="media/image60.png"/><Relationship Id="rId125" Type="http://schemas.openxmlformats.org/officeDocument/2006/relationships/image" Target="media/image59.png"/><Relationship Id="rId124" Type="http://schemas.openxmlformats.org/officeDocument/2006/relationships/image" Target="media/image58.png"/><Relationship Id="rId123" Type="http://schemas.openxmlformats.org/officeDocument/2006/relationships/hyperlink" Target="resource/images/illustration/44" TargetMode="External"/><Relationship Id="rId122" Type="http://schemas.openxmlformats.org/officeDocument/2006/relationships/image" Target="media/image57.png"/><Relationship Id="rId121" Type="http://schemas.openxmlformats.org/officeDocument/2006/relationships/hyperlink" Target="resource/images/illustration/43" TargetMode="External"/><Relationship Id="rId120" Type="http://schemas.openxmlformats.org/officeDocument/2006/relationships/image" Target="media/image56.png"/><Relationship Id="rId12" Type="http://schemas.openxmlformats.org/officeDocument/2006/relationships/header" Target="header5.xml"/><Relationship Id="rId119" Type="http://schemas.openxmlformats.org/officeDocument/2006/relationships/hyperlink" Target="resource/images/illustration/42" TargetMode="External"/><Relationship Id="rId118" Type="http://schemas.openxmlformats.org/officeDocument/2006/relationships/image" Target="media/image55.png"/><Relationship Id="rId117" Type="http://schemas.openxmlformats.org/officeDocument/2006/relationships/hyperlink" Target="resource/images/illustration/41" TargetMode="External"/><Relationship Id="rId116" Type="http://schemas.openxmlformats.org/officeDocument/2006/relationships/image" Target="media/image54.png"/><Relationship Id="rId115" Type="http://schemas.openxmlformats.org/officeDocument/2006/relationships/hyperlink" Target="resource/images/illustration/40" TargetMode="External"/><Relationship Id="rId114" Type="http://schemas.openxmlformats.org/officeDocument/2006/relationships/image" Target="media/image53.png"/><Relationship Id="rId113" Type="http://schemas.openxmlformats.org/officeDocument/2006/relationships/hyperlink" Target="resource/images/illustration/39" TargetMode="External"/><Relationship Id="rId112" Type="http://schemas.openxmlformats.org/officeDocument/2006/relationships/image" Target="media/image52.png"/><Relationship Id="rId111" Type="http://schemas.openxmlformats.org/officeDocument/2006/relationships/hyperlink" Target="resource/images/illustration/38" TargetMode="External"/><Relationship Id="rId110" Type="http://schemas.openxmlformats.org/officeDocument/2006/relationships/image" Target="media/image51.png"/><Relationship Id="rId11" Type="http://schemas.openxmlformats.org/officeDocument/2006/relationships/header" Target="header4.xml"/><Relationship Id="rId109" Type="http://schemas.openxmlformats.org/officeDocument/2006/relationships/hyperlink" Target="resource/images/illustration/37" TargetMode="External"/><Relationship Id="rId108" Type="http://schemas.openxmlformats.org/officeDocument/2006/relationships/image" Target="media/image50.png"/><Relationship Id="rId107" Type="http://schemas.openxmlformats.org/officeDocument/2006/relationships/hyperlink" Target="resource/images/illustration/36" TargetMode="External"/><Relationship Id="rId106" Type="http://schemas.openxmlformats.org/officeDocument/2006/relationships/image" Target="media/image49.png"/><Relationship Id="rId105" Type="http://schemas.openxmlformats.org/officeDocument/2006/relationships/hyperlink" Target="resource/images/illustration/35" TargetMode="External"/><Relationship Id="rId104" Type="http://schemas.openxmlformats.org/officeDocument/2006/relationships/image" Target="media/image48.png"/><Relationship Id="rId103" Type="http://schemas.openxmlformats.org/officeDocument/2006/relationships/hyperlink" Target="resource/images/illustration/34" TargetMode="External"/><Relationship Id="rId102" Type="http://schemas.openxmlformats.org/officeDocument/2006/relationships/image" Target="media/image47.png"/><Relationship Id="rId101" Type="http://schemas.openxmlformats.org/officeDocument/2006/relationships/image" Target="media/image46.png"/><Relationship Id="rId100" Type="http://schemas.openxmlformats.org/officeDocument/2006/relationships/hyperlink" Target="resource/images/illustration/33" TargetMode="External"/><Relationship Id="rId10" Type="http://schemas.openxmlformats.org/officeDocument/2006/relationships/footer" Target="footer5.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QWord\Projects\&#12304;#TRAINING_20241008151856001&#12305;\~temporary.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
        <a:ea typeface=""/>
        <a:cs typeface=""/>
        <a:font script="Jpan" typeface="游ゴシック Light"/>
        <a:font script="Hang" typeface="맑은 고딕"/>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
        <a:ea typeface=""/>
        <a:cs typeface=""/>
        <a:font script="Jpan" typeface="游明朝"/>
        <a:font script="Hang" typeface="맑은 고딕"/>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~temporary.dotx</Template>
  <Pages>216</Pages>
  <Words>4213</Words>
  <Characters>5822</Characters>
  <Lines>997</Lines>
  <Paragraphs>280</Paragraphs>
  <TotalTime>22</TotalTime>
  <ScaleCrop>false</ScaleCrop>
  <LinksUpToDate>false</LinksUpToDate>
  <CharactersWithSpaces>6213</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2024-10-08T09:12:00Z</dcterms:created>
  <dc:creator>vicky si</dc:creator>
  <cp:lastModifiedBy>小马哥</cp:lastModifiedBy>
  <dcterms:modified xsi:type="dcterms:W3CDTF">2024-12-29T09:43:13Z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8DD38DEC59B54E9E87625C7E3A51D293_13</vt:lpwstr>
  </property>
  <property fmtid="{D5CDD505-2E9C-101B-9397-08002B2CF9AE}" pid="4" name="KSOTemplateDocerSaveRecord">
    <vt:lpwstr>eyJoZGlkIjoiMzEwNTM5NzYwMDRjMzkwZTVkZjY2ODkwMGIxNGU0OTUiLCJ1c2VySWQiOiIyMDYxMDQ5MDQifQ==</vt:lpwstr>
  </property>
</Properties>
</file>